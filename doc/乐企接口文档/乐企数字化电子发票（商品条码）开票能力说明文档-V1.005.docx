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909A2D">
      <w:pPr>
        <w:pStyle w:val="33"/>
        <w:tabs>
          <w:tab w:val="left" w:pos="432"/>
          <w:tab w:val="left" w:pos="864"/>
        </w:tabs>
        <w:bidi w:val="0"/>
        <w:rPr>
          <w:rFonts w:hint="default" w:ascii="Helvetica" w:hAnsi="Helvetica"/>
          <w:color w:val="000000"/>
          <w:kern w:val="2"/>
          <w:szCs w:val="32"/>
          <w:lang w:val="en-US" w:eastAsia="zh-CN" w:bidi="ar"/>
        </w:rPr>
      </w:pPr>
      <w:bookmarkStart w:id="0" w:name="_Toc31425"/>
      <w:bookmarkStart w:id="1" w:name="_Toc4995"/>
      <w:bookmarkStart w:id="2" w:name="_Toc30310"/>
      <w:bookmarkStart w:id="3" w:name="_Toc4965"/>
      <w:bookmarkStart w:id="4" w:name="_Toc25429"/>
      <w:bookmarkStart w:id="5" w:name="_Toc7184"/>
      <w:bookmarkStart w:id="6" w:name="_Toc32642"/>
      <w:bookmarkStart w:id="7" w:name="_Toc9059"/>
      <w:bookmarkStart w:id="8" w:name="_Toc27657"/>
      <w:bookmarkStart w:id="9" w:name="_Toc24832"/>
      <w:bookmarkStart w:id="10" w:name="_Toc24657"/>
      <w:bookmarkStart w:id="11" w:name="_Toc17141"/>
      <w:bookmarkStart w:id="12" w:name="_Toc14207"/>
      <w:bookmarkStart w:id="13" w:name="_Toc11964"/>
      <w:bookmarkStart w:id="14" w:name="_Toc988"/>
      <w:bookmarkStart w:id="15" w:name="_Toc16739"/>
      <w:bookmarkStart w:id="16" w:name="_Toc22489"/>
      <w:bookmarkStart w:id="17" w:name="_Toc12991"/>
      <w:r>
        <w:rPr>
          <w:rFonts w:hint="default" w:ascii="Helvetica" w:hAnsi="Helvetica"/>
          <w:color w:val="000000"/>
          <w:kern w:val="2"/>
          <w:szCs w:val="32"/>
          <w:lang w:val="en-US" w:bidi="ar"/>
        </w:rPr>
        <w:t>乐企数电发票（</w:t>
      </w:r>
      <w:r>
        <w:rPr>
          <w:rFonts w:hint="eastAsia" w:ascii="Helvetica" w:hAnsi="Helvetica"/>
          <w:color w:val="000000"/>
          <w:kern w:val="2"/>
          <w:szCs w:val="32"/>
          <w:lang w:val="en-US" w:eastAsia="zh-CN" w:bidi="ar"/>
        </w:rPr>
        <w:t>商品条码</w:t>
      </w:r>
      <w:r>
        <w:rPr>
          <w:rFonts w:hint="default" w:ascii="Helvetica" w:hAnsi="Helvetica"/>
          <w:color w:val="000000"/>
          <w:kern w:val="2"/>
          <w:szCs w:val="32"/>
          <w:lang w:val="en-US" w:bidi="ar"/>
        </w:rPr>
        <w:t>）开票能力说明文档V</w:t>
      </w:r>
      <w:bookmarkEnd w:id="0"/>
      <w:bookmarkEnd w:id="1"/>
      <w:bookmarkEnd w:id="2"/>
      <w:bookmarkEnd w:id="3"/>
      <w:bookmarkEnd w:id="4"/>
      <w:bookmarkEnd w:id="5"/>
      <w:bookmarkEnd w:id="6"/>
      <w:bookmarkEnd w:id="7"/>
      <w:bookmarkEnd w:id="8"/>
      <w:bookmarkEnd w:id="9"/>
      <w:bookmarkEnd w:id="10"/>
      <w:bookmarkEnd w:id="11"/>
      <w:bookmarkEnd w:id="12"/>
      <w:r>
        <w:rPr>
          <w:rFonts w:hint="default" w:ascii="Helvetica" w:hAnsi="Helvetica"/>
          <w:color w:val="000000"/>
          <w:kern w:val="2"/>
          <w:szCs w:val="32"/>
          <w:lang w:val="en-US" w:eastAsia="zh-CN" w:bidi="ar"/>
        </w:rPr>
        <w:t>1.00</w:t>
      </w:r>
      <w:bookmarkEnd w:id="13"/>
      <w:bookmarkEnd w:id="14"/>
      <w:bookmarkEnd w:id="15"/>
      <w:bookmarkEnd w:id="16"/>
      <w:bookmarkEnd w:id="17"/>
      <w:ins w:id="0" w:author="曹桂僮" w:date="2025-06-10T15:04:58Z">
        <w:r>
          <w:rPr>
            <w:rFonts w:hint="eastAsia" w:ascii="Helvetica" w:hAnsi="Helvetica"/>
            <w:color w:val="000000"/>
            <w:kern w:val="2"/>
            <w:szCs w:val="32"/>
            <w:lang w:val="en-US" w:eastAsia="zh-CN" w:bidi="ar"/>
          </w:rPr>
          <w:t>5</w:t>
        </w:r>
      </w:ins>
      <w:del w:id="1" w:author="曹桂僮" w:date="2025-06-10T15:04:57Z">
        <w:r>
          <w:rPr>
            <w:rFonts w:hint="eastAsia" w:ascii="Helvetica" w:hAnsi="Helvetica"/>
            <w:color w:val="000000"/>
            <w:kern w:val="2"/>
            <w:szCs w:val="32"/>
            <w:lang w:val="en-US" w:eastAsia="zh-CN" w:bidi="ar"/>
          </w:rPr>
          <w:delText>4</w:delText>
        </w:r>
      </w:del>
    </w:p>
    <w:p w14:paraId="5EF01984">
      <w:pPr>
        <w:widowControl/>
        <w:rPr>
          <w:rFonts w:hint="default" w:ascii="Times New Roman" w:hAnsi="Times New Roman" w:cs="Times New Roman"/>
        </w:rPr>
      </w:pPr>
      <w:r>
        <w:rPr>
          <w:rFonts w:hint="default" w:ascii="Times New Roman" w:hAnsi="Times New Roman" w:cs="Times New Roman"/>
        </w:rPr>
        <w:pict>
          <v:rect id="_x0000_i1025" o:spt="1" style="height:1.5pt;width:432pt;" fillcolor="#D5DDDC" filled="t" stroked="f" coordsize="21600,21600" o:hr="t" o:hrstd="t" o:hrnoshade="t" o:hralign="center">
            <v:path/>
            <v:fill on="t" focussize="0,0"/>
            <v:stroke on="f"/>
            <v:imagedata o:title=""/>
            <o:lock v:ext="edit"/>
            <w10:wrap type="none"/>
            <w10:anchorlock/>
          </v:rect>
        </w:pict>
      </w:r>
    </w:p>
    <w:p w14:paraId="59E03A91">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7F7278E3">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5572BB1D">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4EDCFB0E">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112D5D3E">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24B35B96">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58E6DE86">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1808ABB5">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5A6795FC">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0C6BD377">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4CF0505B">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058D01D4">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48C0A371">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258F65DC">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6589BA64">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1034BDA8">
      <w:pPr>
        <w:widowControl/>
        <w:spacing w:before="120" w:after="120" w:line="360" w:lineRule="atLeast"/>
        <w:jc w:val="center"/>
        <w:rPr>
          <w:rFonts w:hint="default" w:ascii="Times New Roman" w:hAnsi="Times New Roman" w:eastAsia="黑体" w:cs="Times New Roman"/>
          <w:b/>
          <w:bCs/>
          <w:color w:val="000000"/>
          <w:kern w:val="0"/>
          <w:sz w:val="44"/>
          <w:szCs w:val="44"/>
        </w:rPr>
      </w:pPr>
    </w:p>
    <w:p w14:paraId="5FF64A4E">
      <w:pPr>
        <w:pStyle w:val="34"/>
        <w:bidi w:val="0"/>
        <w:rPr>
          <w:rFonts w:hint="default"/>
          <w:lang w:val="en-US"/>
        </w:rPr>
      </w:pPr>
      <w:r>
        <w:rPr>
          <w:rFonts w:hint="default"/>
          <w:lang w:val="en-US"/>
        </w:rPr>
        <w:t>修改说明</w:t>
      </w:r>
    </w:p>
    <w:tbl>
      <w:tblPr>
        <w:tblStyle w:val="24"/>
        <w:tblW w:w="0" w:type="auto"/>
        <w:jc w:val="center"/>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Layout w:type="fixed"/>
        <w:tblCellMar>
          <w:top w:w="15" w:type="dxa"/>
          <w:left w:w="15" w:type="dxa"/>
          <w:bottom w:w="15" w:type="dxa"/>
          <w:right w:w="15" w:type="dxa"/>
        </w:tblCellMar>
      </w:tblPr>
      <w:tblGrid>
        <w:gridCol w:w="1053"/>
        <w:gridCol w:w="1386"/>
        <w:gridCol w:w="4502"/>
        <w:gridCol w:w="1298"/>
      </w:tblGrid>
      <w:tr w14:paraId="4039C2A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shd w:val="clear" w:color="auto" w:fill="DDDDDD"/>
            <w:noWrap w:val="0"/>
            <w:tcMar>
              <w:top w:w="0" w:type="dxa"/>
              <w:left w:w="108" w:type="dxa"/>
              <w:bottom w:w="0" w:type="dxa"/>
              <w:right w:w="108" w:type="dxa"/>
            </w:tcMar>
            <w:vAlign w:val="center"/>
          </w:tcPr>
          <w:p w14:paraId="6B04622F">
            <w:pPr>
              <w:widowControl/>
              <w:spacing w:before="100" w:beforeAutospacing="1" w:after="100" w:afterAutospacing="1"/>
              <w:jc w:val="left"/>
              <w:rPr>
                <w:rFonts w:hint="default" w:ascii="Times New Roman" w:hAnsi="Times New Roman" w:cs="Times New Roman"/>
                <w:kern w:val="0"/>
                <w:sz w:val="20"/>
                <w:szCs w:val="20"/>
              </w:rPr>
            </w:pPr>
            <w:r>
              <w:rPr>
                <w:rFonts w:hint="default" w:ascii="Times New Roman" w:hAnsi="Times New Roman" w:cs="Times New Roman"/>
                <w:b/>
                <w:bCs/>
                <w:kern w:val="0"/>
                <w:szCs w:val="21"/>
              </w:rPr>
              <w:t>版本</w:t>
            </w:r>
          </w:p>
        </w:tc>
        <w:tc>
          <w:tcPr>
            <w:tcW w:w="1386" w:type="dxa"/>
            <w:shd w:val="clear" w:color="auto" w:fill="DDDDDD"/>
            <w:noWrap w:val="0"/>
            <w:tcMar>
              <w:top w:w="0" w:type="dxa"/>
              <w:left w:w="108" w:type="dxa"/>
              <w:bottom w:w="0" w:type="dxa"/>
              <w:right w:w="108" w:type="dxa"/>
            </w:tcMar>
            <w:vAlign w:val="center"/>
          </w:tcPr>
          <w:p w14:paraId="7DF037B9">
            <w:pPr>
              <w:widowControl/>
              <w:spacing w:before="100" w:beforeAutospacing="1" w:after="100" w:afterAutospacing="1"/>
              <w:jc w:val="left"/>
              <w:rPr>
                <w:rFonts w:hint="default" w:ascii="Times New Roman" w:hAnsi="Times New Roman" w:cs="Times New Roman"/>
                <w:kern w:val="0"/>
                <w:sz w:val="20"/>
                <w:szCs w:val="20"/>
              </w:rPr>
            </w:pPr>
            <w:r>
              <w:rPr>
                <w:rFonts w:hint="default" w:ascii="Times New Roman" w:hAnsi="Times New Roman" w:cs="Times New Roman"/>
                <w:b/>
                <w:bCs/>
                <w:kern w:val="0"/>
                <w:szCs w:val="21"/>
              </w:rPr>
              <w:t>章节编号</w:t>
            </w:r>
          </w:p>
        </w:tc>
        <w:tc>
          <w:tcPr>
            <w:tcW w:w="4502" w:type="dxa"/>
            <w:shd w:val="clear" w:color="auto" w:fill="DDDDDD"/>
            <w:noWrap w:val="0"/>
            <w:tcMar>
              <w:top w:w="0" w:type="dxa"/>
              <w:left w:w="108" w:type="dxa"/>
              <w:bottom w:w="0" w:type="dxa"/>
              <w:right w:w="108" w:type="dxa"/>
            </w:tcMar>
            <w:vAlign w:val="center"/>
          </w:tcPr>
          <w:p w14:paraId="399EC752">
            <w:pPr>
              <w:widowControl/>
              <w:spacing w:before="100" w:beforeAutospacing="1" w:after="100" w:afterAutospacing="1"/>
              <w:jc w:val="left"/>
              <w:rPr>
                <w:rFonts w:hint="default" w:ascii="Times New Roman" w:hAnsi="Times New Roman" w:cs="Times New Roman"/>
                <w:kern w:val="0"/>
                <w:sz w:val="20"/>
                <w:szCs w:val="20"/>
              </w:rPr>
            </w:pPr>
            <w:r>
              <w:rPr>
                <w:rFonts w:hint="default" w:ascii="Times New Roman" w:hAnsi="Times New Roman" w:cs="Times New Roman"/>
                <w:b/>
                <w:bCs/>
                <w:kern w:val="0"/>
                <w:szCs w:val="21"/>
              </w:rPr>
              <w:t>修订内容简述</w:t>
            </w:r>
          </w:p>
        </w:tc>
        <w:tc>
          <w:tcPr>
            <w:tcW w:w="1298" w:type="dxa"/>
            <w:shd w:val="clear" w:color="auto" w:fill="DDDDDD"/>
            <w:noWrap w:val="0"/>
            <w:tcMar>
              <w:top w:w="0" w:type="dxa"/>
              <w:left w:w="108" w:type="dxa"/>
              <w:bottom w:w="0" w:type="dxa"/>
              <w:right w:w="108" w:type="dxa"/>
            </w:tcMar>
            <w:vAlign w:val="center"/>
          </w:tcPr>
          <w:p w14:paraId="38AEF04D">
            <w:pPr>
              <w:widowControl/>
              <w:spacing w:before="100" w:beforeAutospacing="1" w:after="100" w:afterAutospacing="1"/>
              <w:jc w:val="left"/>
              <w:rPr>
                <w:rFonts w:hint="default" w:ascii="Times New Roman" w:hAnsi="Times New Roman" w:cs="Times New Roman"/>
                <w:kern w:val="0"/>
                <w:sz w:val="20"/>
                <w:szCs w:val="20"/>
              </w:rPr>
            </w:pPr>
            <w:r>
              <w:rPr>
                <w:rFonts w:hint="default" w:ascii="Times New Roman" w:hAnsi="Times New Roman" w:cs="Times New Roman"/>
                <w:b/>
                <w:bCs/>
                <w:kern w:val="0"/>
                <w:szCs w:val="21"/>
              </w:rPr>
              <w:t>生效日期</w:t>
            </w:r>
          </w:p>
        </w:tc>
      </w:tr>
      <w:tr w14:paraId="4D4DDC7D">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685D287A">
            <w:pPr>
              <w:widowControl/>
              <w:spacing w:before="100" w:beforeAutospacing="1" w:after="100" w:afterAutospacing="1"/>
              <w:jc w:val="left"/>
              <w:rPr>
                <w:rFonts w:hint="default" w:ascii="Times New Roman" w:hAnsi="Times New Roman" w:eastAsia="宋体" w:cs="Times New Roman"/>
                <w:kern w:val="0"/>
                <w:sz w:val="20"/>
                <w:szCs w:val="20"/>
                <w:lang w:eastAsia="zh-CN"/>
              </w:rPr>
            </w:pPr>
            <w:r>
              <w:rPr>
                <w:rFonts w:hint="default" w:ascii="Times New Roman" w:hAnsi="Times New Roman" w:cs="Times New Roman"/>
                <w:kern w:val="0"/>
                <w:szCs w:val="21"/>
              </w:rPr>
              <w:t> V1.00</w:t>
            </w:r>
            <w:r>
              <w:rPr>
                <w:rFonts w:hint="default" w:ascii="Times New Roman" w:hAnsi="Times New Roman" w:cs="Times New Roman"/>
                <w:kern w:val="0"/>
                <w:szCs w:val="21"/>
                <w:lang w:val="en-US" w:eastAsia="zh-CN"/>
              </w:rPr>
              <w:t>0</w:t>
            </w:r>
          </w:p>
        </w:tc>
        <w:tc>
          <w:tcPr>
            <w:tcW w:w="1386" w:type="dxa"/>
            <w:noWrap w:val="0"/>
            <w:tcMar>
              <w:top w:w="0" w:type="dxa"/>
              <w:left w:w="108" w:type="dxa"/>
              <w:bottom w:w="0" w:type="dxa"/>
              <w:right w:w="108" w:type="dxa"/>
            </w:tcMar>
            <w:vAlign w:val="center"/>
          </w:tcPr>
          <w:p w14:paraId="432FC637">
            <w:pPr>
              <w:widowControl/>
              <w:spacing w:before="100" w:beforeAutospacing="1" w:after="100" w:afterAutospacing="1"/>
              <w:jc w:val="left"/>
              <w:rPr>
                <w:rFonts w:hint="default" w:ascii="Times New Roman" w:hAnsi="Times New Roman" w:eastAsia="宋体" w:cs="Times New Roman"/>
                <w:kern w:val="0"/>
                <w:sz w:val="20"/>
                <w:szCs w:val="20"/>
                <w:lang w:eastAsia="zh-CN"/>
              </w:rPr>
            </w:pPr>
            <w:r>
              <w:rPr>
                <w:rFonts w:hint="default" w:ascii="Times New Roman" w:hAnsi="Times New Roman" w:cs="Times New Roman"/>
                <w:kern w:val="0"/>
                <w:szCs w:val="21"/>
                <w:lang w:val="en-US" w:eastAsia="zh-CN"/>
              </w:rPr>
              <w:t>全部</w:t>
            </w:r>
          </w:p>
        </w:tc>
        <w:tc>
          <w:tcPr>
            <w:tcW w:w="4502" w:type="dxa"/>
            <w:noWrap w:val="0"/>
            <w:tcMar>
              <w:top w:w="0" w:type="dxa"/>
              <w:left w:w="108" w:type="dxa"/>
              <w:bottom w:w="0" w:type="dxa"/>
              <w:right w:w="108" w:type="dxa"/>
            </w:tcMar>
            <w:vAlign w:val="center"/>
          </w:tcPr>
          <w:p w14:paraId="7E7B287B">
            <w:pPr>
              <w:widowControl/>
              <w:spacing w:before="100" w:beforeAutospacing="1" w:after="100" w:afterAutospacing="1"/>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lang w:val="en-US" w:eastAsia="zh-CN"/>
              </w:rPr>
              <w:t>新建文档</w:t>
            </w:r>
          </w:p>
        </w:tc>
        <w:tc>
          <w:tcPr>
            <w:tcW w:w="1298" w:type="dxa"/>
            <w:noWrap w:val="0"/>
            <w:tcMar>
              <w:top w:w="0" w:type="dxa"/>
              <w:left w:w="108" w:type="dxa"/>
              <w:bottom w:w="0" w:type="dxa"/>
              <w:right w:w="108" w:type="dxa"/>
            </w:tcMar>
            <w:vAlign w:val="center"/>
          </w:tcPr>
          <w:p w14:paraId="6CA9DE8C">
            <w:pPr>
              <w:widowControl/>
              <w:spacing w:before="100" w:beforeAutospacing="1" w:after="100" w:afterAutospacing="1"/>
              <w:jc w:val="left"/>
              <w:rPr>
                <w:rFonts w:hint="default" w:ascii="Times New Roman" w:hAnsi="Times New Roman" w:eastAsia="宋体" w:cs="Times New Roman"/>
                <w:kern w:val="0"/>
                <w:sz w:val="20"/>
                <w:szCs w:val="20"/>
                <w:lang w:val="en-US" w:eastAsia="zh-CN"/>
              </w:rPr>
            </w:pPr>
            <w:r>
              <w:rPr>
                <w:rFonts w:hint="default" w:ascii="Times New Roman" w:hAnsi="Times New Roman" w:cs="Times New Roman"/>
                <w:kern w:val="0"/>
                <w:sz w:val="20"/>
                <w:szCs w:val="20"/>
              </w:rPr>
              <w:t>202</w:t>
            </w:r>
            <w:r>
              <w:rPr>
                <w:rFonts w:hint="default" w:ascii="Times New Roman" w:hAnsi="Times New Roman" w:cs="Times New Roman"/>
                <w:kern w:val="0"/>
                <w:sz w:val="20"/>
                <w:szCs w:val="20"/>
                <w:lang w:val="en-US" w:eastAsia="zh-CN"/>
              </w:rPr>
              <w:t>4</w:t>
            </w:r>
            <w:r>
              <w:rPr>
                <w:rFonts w:hint="default" w:ascii="Times New Roman" w:hAnsi="Times New Roman" w:cs="Times New Roman"/>
                <w:kern w:val="0"/>
                <w:sz w:val="20"/>
                <w:szCs w:val="20"/>
              </w:rPr>
              <w:t>.</w:t>
            </w:r>
            <w:r>
              <w:rPr>
                <w:rFonts w:hint="default" w:ascii="Times New Roman" w:hAnsi="Times New Roman" w:cs="Times New Roman"/>
                <w:kern w:val="0"/>
                <w:sz w:val="20"/>
                <w:szCs w:val="20"/>
                <w:lang w:val="en-US" w:eastAsia="zh-CN"/>
              </w:rPr>
              <w:t>05</w:t>
            </w:r>
            <w:r>
              <w:rPr>
                <w:rFonts w:hint="default" w:ascii="Times New Roman" w:hAnsi="Times New Roman" w:cs="Times New Roman"/>
                <w:kern w:val="0"/>
                <w:sz w:val="20"/>
                <w:szCs w:val="20"/>
              </w:rPr>
              <w:t>.</w:t>
            </w:r>
            <w:r>
              <w:rPr>
                <w:rFonts w:hint="eastAsia" w:ascii="Times New Roman" w:hAnsi="Times New Roman" w:cs="Times New Roman"/>
                <w:kern w:val="0"/>
                <w:sz w:val="20"/>
                <w:szCs w:val="20"/>
                <w:lang w:val="en-US" w:eastAsia="zh-CN"/>
              </w:rPr>
              <w:t>22</w:t>
            </w:r>
          </w:p>
        </w:tc>
      </w:tr>
      <w:tr w14:paraId="54E09AAF">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noWrap w:val="0"/>
            <w:tcMar>
              <w:top w:w="0" w:type="dxa"/>
              <w:left w:w="108" w:type="dxa"/>
              <w:bottom w:w="0" w:type="dxa"/>
              <w:right w:w="108" w:type="dxa"/>
            </w:tcMar>
            <w:vAlign w:val="center"/>
          </w:tcPr>
          <w:p w14:paraId="334F6DB3">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V1.001</w:t>
            </w:r>
          </w:p>
        </w:tc>
        <w:tc>
          <w:tcPr>
            <w:tcW w:w="1386" w:type="dxa"/>
            <w:noWrap w:val="0"/>
            <w:tcMar>
              <w:top w:w="0" w:type="dxa"/>
              <w:left w:w="108" w:type="dxa"/>
              <w:bottom w:w="0" w:type="dxa"/>
              <w:right w:w="108" w:type="dxa"/>
            </w:tcMar>
            <w:vAlign w:val="center"/>
          </w:tcPr>
          <w:p w14:paraId="42F576EB">
            <w:pPr>
              <w:widowControl/>
              <w:spacing w:before="100" w:beforeAutospacing="1" w:after="100" w:afterAutospacing="1"/>
              <w:jc w:val="left"/>
              <w:rPr>
                <w:rFonts w:hint="default"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502" w:type="dxa"/>
            <w:noWrap w:val="0"/>
            <w:tcMar>
              <w:top w:w="0" w:type="dxa"/>
              <w:left w:w="108" w:type="dxa"/>
              <w:bottom w:w="0" w:type="dxa"/>
              <w:right w:w="108" w:type="dxa"/>
            </w:tcMar>
            <w:vAlign w:val="center"/>
          </w:tcPr>
          <w:p w14:paraId="413B21DF">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第四章3.1.2.3.3调整红字确认单申请校验规则，第五章2.查询发票授信额度删除查询发票授信额度限制。</w:t>
            </w:r>
          </w:p>
        </w:tc>
        <w:tc>
          <w:tcPr>
            <w:tcW w:w="1298" w:type="dxa"/>
            <w:noWrap w:val="0"/>
            <w:tcMar>
              <w:top w:w="0" w:type="dxa"/>
              <w:left w:w="108" w:type="dxa"/>
              <w:bottom w:w="0" w:type="dxa"/>
              <w:right w:w="108" w:type="dxa"/>
            </w:tcMar>
            <w:vAlign w:val="center"/>
          </w:tcPr>
          <w:p w14:paraId="3CA9BE86">
            <w:pPr>
              <w:widowControl/>
              <w:spacing w:before="100" w:beforeAutospacing="1" w:after="100" w:afterAutospacing="1"/>
              <w:jc w:val="left"/>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2024.11.29</w:t>
            </w:r>
          </w:p>
        </w:tc>
      </w:tr>
      <w:tr w14:paraId="16600E7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66F9E42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V1.002</w:t>
            </w:r>
          </w:p>
        </w:tc>
        <w:tc>
          <w:tcPr>
            <w:tcW w:w="1386" w:type="dxa"/>
            <w:noWrap w:val="0"/>
            <w:tcMar>
              <w:top w:w="0" w:type="dxa"/>
              <w:left w:w="108" w:type="dxa"/>
              <w:bottom w:w="0" w:type="dxa"/>
              <w:right w:w="108" w:type="dxa"/>
            </w:tcMar>
            <w:vAlign w:val="center"/>
          </w:tcPr>
          <w:p w14:paraId="2EE55EB6">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2" w:type="dxa"/>
            <w:noWrap w:val="0"/>
            <w:tcMar>
              <w:top w:w="0" w:type="dxa"/>
              <w:left w:w="108" w:type="dxa"/>
              <w:bottom w:w="0" w:type="dxa"/>
              <w:right w:w="108" w:type="dxa"/>
            </w:tcMar>
            <w:vAlign w:val="center"/>
          </w:tcPr>
          <w:p w14:paraId="31E123EA">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第四章2.2.4.3增加编码不征税及授信额度调整规则。</w:t>
            </w:r>
          </w:p>
        </w:tc>
        <w:tc>
          <w:tcPr>
            <w:tcW w:w="1298" w:type="dxa"/>
            <w:noWrap w:val="0"/>
            <w:tcMar>
              <w:top w:w="0" w:type="dxa"/>
              <w:left w:w="108" w:type="dxa"/>
              <w:bottom w:w="0" w:type="dxa"/>
              <w:right w:w="108" w:type="dxa"/>
            </w:tcMar>
            <w:vAlign w:val="center"/>
          </w:tcPr>
          <w:p w14:paraId="1BC84E61">
            <w:pPr>
              <w:widowControl/>
              <w:spacing w:before="100" w:beforeAutospacing="1" w:after="100" w:afterAutospacing="1"/>
              <w:jc w:val="left"/>
              <w:rPr>
                <w:rFonts w:hint="eastAsia" w:cs="Times New Roman"/>
                <w:kern w:val="0"/>
                <w:sz w:val="21"/>
                <w:szCs w:val="21"/>
                <w:lang w:val="en-US" w:eastAsia="zh-CN" w:bidi="ar-SA"/>
              </w:rPr>
            </w:pPr>
            <w:r>
              <w:rPr>
                <w:rFonts w:hint="eastAsia" w:cs="Times New Roman"/>
                <w:kern w:val="0"/>
                <w:szCs w:val="21"/>
                <w:lang w:val="en-US" w:eastAsia="zh-CN"/>
              </w:rPr>
              <w:t>2025.01.24</w:t>
            </w:r>
          </w:p>
        </w:tc>
      </w:tr>
      <w:tr w14:paraId="31A6B4F2">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579AB834">
            <w:pPr>
              <w:widowControl/>
              <w:spacing w:before="100" w:beforeAutospacing="1" w:after="100" w:afterAutospacing="1"/>
              <w:jc w:val="left"/>
              <w:rPr>
                <w:rFonts w:hint="eastAsia" w:ascii="Times New Roman" w:hAnsi="Times New Roman" w:eastAsia="宋体" w:cs="Times New Roman"/>
                <w:kern w:val="0"/>
                <w:szCs w:val="21"/>
                <w:lang w:val="en-US" w:eastAsia="zh-CN"/>
              </w:rPr>
            </w:pPr>
          </w:p>
        </w:tc>
        <w:tc>
          <w:tcPr>
            <w:tcW w:w="1386" w:type="dxa"/>
            <w:noWrap w:val="0"/>
            <w:tcMar>
              <w:top w:w="0" w:type="dxa"/>
              <w:left w:w="108" w:type="dxa"/>
              <w:bottom w:w="0" w:type="dxa"/>
              <w:right w:w="108" w:type="dxa"/>
            </w:tcMar>
            <w:vAlign w:val="center"/>
          </w:tcPr>
          <w:p w14:paraId="28E1E750">
            <w:pPr>
              <w:widowControl/>
              <w:spacing w:before="100" w:beforeAutospacing="1" w:after="100" w:afterAutospacing="1"/>
              <w:jc w:val="left"/>
              <w:rPr>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第四、五章</w:t>
            </w:r>
          </w:p>
        </w:tc>
        <w:tc>
          <w:tcPr>
            <w:tcW w:w="4502" w:type="dxa"/>
            <w:noWrap w:val="0"/>
            <w:tcMar>
              <w:top w:w="0" w:type="dxa"/>
              <w:left w:w="108" w:type="dxa"/>
              <w:bottom w:w="0" w:type="dxa"/>
              <w:right w:w="108" w:type="dxa"/>
            </w:tcMar>
            <w:vAlign w:val="center"/>
          </w:tcPr>
          <w:p w14:paraId="5537364E">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第四章3.3.2.4.1调整备注长度；</w:t>
            </w:r>
            <w:r>
              <w:rPr>
                <w:rFonts w:hint="eastAsia" w:ascii="Times New Roman" w:hAnsi="Times New Roman" w:eastAsia="宋体" w:cs="Times New Roman"/>
                <w:kern w:val="0"/>
                <w:szCs w:val="21"/>
                <w:lang w:val="en-US" w:eastAsia="zh-CN"/>
              </w:rPr>
              <w:br w:type="textWrapping"/>
            </w:r>
            <w:r>
              <w:rPr>
                <w:rFonts w:hint="eastAsia" w:ascii="Times New Roman" w:hAnsi="Times New Roman" w:eastAsia="宋体" w:cs="Times New Roman"/>
                <w:kern w:val="0"/>
                <w:szCs w:val="21"/>
                <w:lang w:val="en-US" w:eastAsia="zh-CN"/>
              </w:rPr>
              <w:t>第五章</w:t>
            </w:r>
            <w:r>
              <w:rPr>
                <w:rFonts w:hint="eastAsia" w:ascii="Times New Roman" w:hAnsi="Times New Roman" w:cs="Times New Roman"/>
                <w:kern w:val="0"/>
                <w:szCs w:val="21"/>
                <w:lang w:val="en-US" w:eastAsia="zh-CN"/>
              </w:rPr>
              <w:t>11.商品条码发票</w:t>
            </w:r>
            <w:r>
              <w:rPr>
                <w:rFonts w:hint="eastAsia" w:ascii="Times New Roman" w:hAnsi="Times New Roman" w:eastAsia="宋体" w:cs="Times New Roman"/>
                <w:kern w:val="0"/>
                <w:szCs w:val="21"/>
                <w:lang w:val="en-US" w:eastAsia="zh-CN"/>
              </w:rPr>
              <w:t>上传调整备注字段说明。</w:t>
            </w:r>
          </w:p>
        </w:tc>
        <w:tc>
          <w:tcPr>
            <w:tcW w:w="1298" w:type="dxa"/>
            <w:noWrap w:val="0"/>
            <w:tcMar>
              <w:top w:w="0" w:type="dxa"/>
              <w:left w:w="108" w:type="dxa"/>
              <w:bottom w:w="0" w:type="dxa"/>
              <w:right w:w="108" w:type="dxa"/>
            </w:tcMar>
            <w:vAlign w:val="center"/>
          </w:tcPr>
          <w:p w14:paraId="2494FEB3">
            <w:pPr>
              <w:widowControl/>
              <w:spacing w:before="100" w:beforeAutospacing="1" w:after="100" w:afterAutospacing="1"/>
              <w:jc w:val="left"/>
              <w:rPr>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2025.01.24</w:t>
            </w:r>
          </w:p>
        </w:tc>
      </w:tr>
      <w:tr w14:paraId="179DD6A1">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restart"/>
            <w:noWrap w:val="0"/>
            <w:tcMar>
              <w:top w:w="0" w:type="dxa"/>
              <w:left w:w="108" w:type="dxa"/>
              <w:bottom w:w="0" w:type="dxa"/>
              <w:right w:w="108" w:type="dxa"/>
            </w:tcMar>
            <w:vAlign w:val="center"/>
          </w:tcPr>
          <w:p w14:paraId="13DE3591">
            <w:pPr>
              <w:keepNext w:val="0"/>
              <w:keepLines w:val="0"/>
              <w:widowControl/>
              <w:suppressLineNumbers w:val="0"/>
              <w:spacing w:before="100" w:beforeAutospacing="1" w:after="100" w:afterAutospacing="1"/>
              <w:ind w:left="0" w:leftChars="0" w:right="0" w:rightChars="0"/>
              <w:jc w:val="left"/>
              <w:rPr>
                <w:rFonts w:hint="default" w:ascii="Times New Roman" w:hAnsi="Times New Roman" w:cs="Times New Roman"/>
                <w:kern w:val="0"/>
                <w:szCs w:val="21"/>
                <w:highlight w:val="none"/>
                <w:lang w:val="en-US" w:eastAsia="zh-CN"/>
              </w:rPr>
            </w:pPr>
            <w:r>
              <w:rPr>
                <w:rFonts w:hint="eastAsia" w:ascii="Times New Roman" w:hAnsi="Times New Roman" w:cs="Times New Roman"/>
                <w:kern w:val="0"/>
                <w:szCs w:val="21"/>
                <w:highlight w:val="none"/>
                <w:lang w:val="en-US" w:eastAsia="zh-CN"/>
              </w:rPr>
              <w:t>V1.003</w:t>
            </w:r>
          </w:p>
        </w:tc>
        <w:tc>
          <w:tcPr>
            <w:tcW w:w="1386" w:type="dxa"/>
            <w:noWrap w:val="0"/>
            <w:tcMar>
              <w:top w:w="0" w:type="dxa"/>
              <w:left w:w="108" w:type="dxa"/>
              <w:bottom w:w="0" w:type="dxa"/>
              <w:right w:w="108" w:type="dxa"/>
            </w:tcMar>
            <w:vAlign w:val="center"/>
          </w:tcPr>
          <w:p w14:paraId="74BF711A">
            <w:pPr>
              <w:keepNext w:val="0"/>
              <w:keepLines w:val="0"/>
              <w:widowControl/>
              <w:suppressLineNumbers w:val="0"/>
              <w:spacing w:before="100" w:beforeAutospacing="1" w:after="100" w:afterAutospacing="1"/>
              <w:ind w:left="0" w:leftChars="0" w:right="0" w:rightChars="0"/>
              <w:jc w:val="left"/>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第四、五章</w:t>
            </w:r>
          </w:p>
        </w:tc>
        <w:tc>
          <w:tcPr>
            <w:tcW w:w="4502" w:type="dxa"/>
            <w:noWrap w:val="0"/>
            <w:tcMar>
              <w:top w:w="0" w:type="dxa"/>
              <w:left w:w="108" w:type="dxa"/>
              <w:bottom w:w="0" w:type="dxa"/>
              <w:right w:w="108" w:type="dxa"/>
            </w:tcMar>
            <w:vAlign w:val="center"/>
          </w:tcPr>
          <w:p w14:paraId="7C63DA0A">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eastAsia="zh-CN"/>
              </w:rPr>
              <w:t>第六章</w:t>
            </w:r>
            <w:r>
              <w:rPr>
                <w:rFonts w:hint="eastAsia" w:cs="Times New Roman"/>
                <w:kern w:val="0"/>
                <w:sz w:val="20"/>
                <w:szCs w:val="20"/>
                <w:highlight w:val="none"/>
              </w:rPr>
              <w:t>附件一：白酒商品信息数据说明</w:t>
            </w:r>
            <w:r>
              <w:rPr>
                <w:rFonts w:hint="eastAsia" w:cs="Times New Roman"/>
                <w:kern w:val="0"/>
                <w:sz w:val="20"/>
                <w:szCs w:val="20"/>
                <w:highlight w:val="none"/>
                <w:lang w:eastAsia="zh-CN"/>
              </w:rPr>
              <w:t>中删除</w:t>
            </w:r>
            <w:r>
              <w:rPr>
                <w:rFonts w:hint="eastAsia" w:cs="Times New Roman"/>
                <w:kern w:val="0"/>
                <w:sz w:val="20"/>
                <w:szCs w:val="20"/>
                <w:highlight w:val="none"/>
                <w:lang w:val="en-US" w:eastAsia="zh-CN"/>
              </w:rPr>
              <w:t>1个字段：</w:t>
            </w:r>
            <w:r>
              <w:rPr>
                <w:rFonts w:hint="eastAsia" w:cs="Times New Roman"/>
                <w:kern w:val="0"/>
                <w:sz w:val="20"/>
                <w:szCs w:val="20"/>
                <w:highlight w:val="none"/>
                <w:lang w:eastAsia="zh-CN"/>
              </w:rPr>
              <w:t>计量单位代码字段；新增</w:t>
            </w:r>
            <w:r>
              <w:rPr>
                <w:rFonts w:hint="eastAsia" w:cs="Times New Roman"/>
                <w:kern w:val="0"/>
                <w:sz w:val="20"/>
                <w:szCs w:val="20"/>
                <w:highlight w:val="none"/>
                <w:lang w:val="en-US" w:eastAsia="zh-CN"/>
              </w:rPr>
              <w:t>3个字段：</w:t>
            </w:r>
            <w:r>
              <w:rPr>
                <w:rFonts w:hint="eastAsia" w:cs="Times New Roman"/>
                <w:kern w:val="0"/>
                <w:sz w:val="20"/>
                <w:szCs w:val="20"/>
                <w:highlight w:val="none"/>
                <w:lang w:eastAsia="zh-CN"/>
              </w:rPr>
              <w:t>生效日期、外包装商品条码、商品状态。</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eastAsia="zh-CN"/>
              </w:rPr>
              <w:t>第五章</w:t>
            </w:r>
            <w:r>
              <w:rPr>
                <w:rFonts w:hint="eastAsia" w:cs="Times New Roman"/>
                <w:kern w:val="0"/>
                <w:sz w:val="20"/>
                <w:szCs w:val="20"/>
                <w:highlight w:val="none"/>
                <w:lang w:val="en-US" w:eastAsia="zh-CN"/>
              </w:rPr>
              <w:t>11.2请求参数调整商品条码字段长度；17.2请求参数上市时间起、上市时间止修改为可空。</w:t>
            </w:r>
          </w:p>
        </w:tc>
        <w:tc>
          <w:tcPr>
            <w:tcW w:w="1298" w:type="dxa"/>
            <w:noWrap w:val="0"/>
            <w:tcMar>
              <w:top w:w="0" w:type="dxa"/>
              <w:left w:w="108" w:type="dxa"/>
              <w:bottom w:w="0" w:type="dxa"/>
              <w:right w:w="108" w:type="dxa"/>
            </w:tcMar>
            <w:vAlign w:val="center"/>
          </w:tcPr>
          <w:p w14:paraId="1E40B456">
            <w:pPr>
              <w:keepNext w:val="0"/>
              <w:keepLines w:val="0"/>
              <w:widowControl/>
              <w:suppressLineNumbers w:val="0"/>
              <w:spacing w:before="100" w:beforeAutospacing="1" w:after="100" w:afterAutospacing="1"/>
              <w:ind w:left="0" w:leftChars="0" w:right="0" w:rightChars="0"/>
              <w:jc w:val="left"/>
              <w:rPr>
                <w:rFonts w:hint="default" w:eastAsia="宋体" w:cs="Times New Roman"/>
                <w:kern w:val="0"/>
                <w:szCs w:val="21"/>
                <w:lang w:val="en-US" w:eastAsia="zh-CN"/>
              </w:rPr>
            </w:pPr>
            <w:r>
              <w:rPr>
                <w:rFonts w:hint="eastAsia" w:cs="Times New Roman"/>
                <w:kern w:val="0"/>
                <w:szCs w:val="21"/>
                <w:lang w:val="en-US" w:eastAsia="zh-CN"/>
              </w:rPr>
              <w:t>2025.03.28</w:t>
            </w:r>
          </w:p>
        </w:tc>
      </w:tr>
      <w:tr w14:paraId="7F77DC45">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177E272E">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Cs w:val="21"/>
                <w:highlight w:val="none"/>
                <w:lang w:val="en-US" w:eastAsia="zh-CN"/>
              </w:rPr>
            </w:pPr>
          </w:p>
        </w:tc>
        <w:tc>
          <w:tcPr>
            <w:tcW w:w="1386" w:type="dxa"/>
            <w:noWrap w:val="0"/>
            <w:tcMar>
              <w:top w:w="0" w:type="dxa"/>
              <w:left w:w="108" w:type="dxa"/>
              <w:bottom w:w="0" w:type="dxa"/>
              <w:right w:w="108" w:type="dxa"/>
            </w:tcMar>
            <w:vAlign w:val="center"/>
          </w:tcPr>
          <w:p w14:paraId="03FFDC10">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4502" w:type="dxa"/>
            <w:noWrap w:val="0"/>
            <w:tcMar>
              <w:top w:w="0" w:type="dxa"/>
              <w:left w:w="108" w:type="dxa"/>
              <w:bottom w:w="0" w:type="dxa"/>
              <w:right w:w="108" w:type="dxa"/>
            </w:tcMar>
            <w:vAlign w:val="center"/>
          </w:tcPr>
          <w:p w14:paraId="3356BF1D">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第四章2.2.4.1、3.3.2.4.1合规性校验调整特定要素取值，2.2.4.3、3.1.2.2.3增加并调整商品条码及编码的业务逻辑校验规则。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第五章9.查询数电红字确认单明细信息出参增加商品条码；11.商品条码发票上传入参调整特定要素取值；13.数电红字确认单申请入参增加商品条码。</w:t>
            </w:r>
          </w:p>
        </w:tc>
        <w:tc>
          <w:tcPr>
            <w:tcW w:w="1298" w:type="dxa"/>
            <w:noWrap w:val="0"/>
            <w:tcMar>
              <w:top w:w="0" w:type="dxa"/>
              <w:left w:w="108" w:type="dxa"/>
              <w:bottom w:w="0" w:type="dxa"/>
              <w:right w:w="108" w:type="dxa"/>
            </w:tcMar>
            <w:vAlign w:val="center"/>
          </w:tcPr>
          <w:p w14:paraId="6B550238">
            <w:pPr>
              <w:keepNext w:val="0"/>
              <w:keepLines w:val="0"/>
              <w:widowControl/>
              <w:suppressLineNumbers w:val="0"/>
              <w:spacing w:before="100" w:beforeAutospacing="1" w:after="100" w:afterAutospacing="1"/>
              <w:ind w:left="0" w:leftChars="0" w:right="0" w:rightChars="0"/>
              <w:jc w:val="left"/>
              <w:rPr>
                <w:rFonts w:hint="default" w:cs="Times New Roman"/>
                <w:kern w:val="0"/>
                <w:sz w:val="21"/>
                <w:szCs w:val="21"/>
                <w:lang w:val="en-US" w:eastAsia="zh-CN" w:bidi="ar-SA"/>
              </w:rPr>
            </w:pPr>
            <w:r>
              <w:rPr>
                <w:rFonts w:hint="eastAsia" w:cs="Times New Roman"/>
                <w:kern w:val="0"/>
                <w:szCs w:val="21"/>
                <w:lang w:val="en-US" w:eastAsia="zh-CN"/>
              </w:rPr>
              <w:t>2025.03.28</w:t>
            </w:r>
          </w:p>
        </w:tc>
      </w:tr>
      <w:tr w14:paraId="375563DE">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3F20D41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Cs w:val="21"/>
                <w:highlight w:val="none"/>
                <w:lang w:val="en-US" w:eastAsia="zh-CN"/>
              </w:rPr>
            </w:pPr>
          </w:p>
        </w:tc>
        <w:tc>
          <w:tcPr>
            <w:tcW w:w="1386" w:type="dxa"/>
            <w:noWrap w:val="0"/>
            <w:tcMar>
              <w:top w:w="0" w:type="dxa"/>
              <w:left w:w="108" w:type="dxa"/>
              <w:bottom w:w="0" w:type="dxa"/>
              <w:right w:w="108" w:type="dxa"/>
            </w:tcMar>
            <w:vAlign w:val="center"/>
          </w:tcPr>
          <w:p w14:paraId="2FAF2A29">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第四、五章</w:t>
            </w:r>
          </w:p>
        </w:tc>
        <w:tc>
          <w:tcPr>
            <w:tcW w:w="4502" w:type="dxa"/>
            <w:noWrap w:val="0"/>
            <w:tcMar>
              <w:top w:w="0" w:type="dxa"/>
              <w:left w:w="108" w:type="dxa"/>
              <w:bottom w:w="0" w:type="dxa"/>
              <w:right w:w="108" w:type="dxa"/>
            </w:tcMar>
            <w:vAlign w:val="center"/>
          </w:tcPr>
          <w:p w14:paraId="642BCBB3">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第四章2.2.4.1、3.3.2.4.1合规性校验增加发票开具方式代码字段；2.2.4.3、3.3.2.4.2业务逻辑校验增加发票开具方式代码校验规则。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11.商品条码</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增加发票开具方式代码字段。</w:t>
            </w:r>
          </w:p>
        </w:tc>
        <w:tc>
          <w:tcPr>
            <w:tcW w:w="1298" w:type="dxa"/>
            <w:noWrap w:val="0"/>
            <w:tcMar>
              <w:top w:w="0" w:type="dxa"/>
              <w:left w:w="108" w:type="dxa"/>
              <w:bottom w:w="0" w:type="dxa"/>
              <w:right w:w="108" w:type="dxa"/>
            </w:tcMar>
            <w:vAlign w:val="center"/>
          </w:tcPr>
          <w:p w14:paraId="792F5979">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bookmarkStart w:id="18" w:name="OLE_LINK7"/>
            <w:r>
              <w:rPr>
                <w:rFonts w:hint="eastAsia" w:cs="Times New Roman"/>
                <w:kern w:val="0"/>
                <w:szCs w:val="21"/>
                <w:lang w:val="en-US" w:eastAsia="zh-CN"/>
              </w:rPr>
              <w:t>2025.03.28</w:t>
            </w:r>
            <w:bookmarkEnd w:id="18"/>
          </w:p>
        </w:tc>
      </w:tr>
      <w:tr w14:paraId="37D58370">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vMerge w:val="continue"/>
            <w:noWrap w:val="0"/>
            <w:tcMar>
              <w:top w:w="0" w:type="dxa"/>
              <w:left w:w="108" w:type="dxa"/>
              <w:bottom w:w="0" w:type="dxa"/>
              <w:right w:w="108" w:type="dxa"/>
            </w:tcMar>
            <w:vAlign w:val="center"/>
          </w:tcPr>
          <w:p w14:paraId="126106E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cs="Times New Roman"/>
                <w:kern w:val="0"/>
                <w:szCs w:val="21"/>
                <w:highlight w:val="none"/>
                <w:lang w:val="en-US" w:eastAsia="zh-CN"/>
              </w:rPr>
            </w:pPr>
          </w:p>
        </w:tc>
        <w:tc>
          <w:tcPr>
            <w:tcW w:w="1386" w:type="dxa"/>
            <w:noWrap w:val="0"/>
            <w:tcMar>
              <w:top w:w="0" w:type="dxa"/>
              <w:left w:w="108" w:type="dxa"/>
              <w:bottom w:w="0" w:type="dxa"/>
              <w:right w:w="108" w:type="dxa"/>
            </w:tcMar>
            <w:vAlign w:val="center"/>
          </w:tcPr>
          <w:p w14:paraId="7722FB9A">
            <w:pPr>
              <w:keepNext w:val="0"/>
              <w:keepLines w:val="0"/>
              <w:widowControl/>
              <w:suppressLineNumbers w:val="0"/>
              <w:spacing w:before="100" w:beforeAutospacing="1" w:after="100" w:afterAutospacing="1"/>
              <w:ind w:left="0" w:leftChars="0" w:right="0" w:rightChars="0"/>
              <w:jc w:val="left"/>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第四、五、六章</w:t>
            </w:r>
          </w:p>
        </w:tc>
        <w:tc>
          <w:tcPr>
            <w:tcW w:w="4502" w:type="dxa"/>
            <w:noWrap w:val="0"/>
            <w:tcMar>
              <w:top w:w="0" w:type="dxa"/>
              <w:left w:w="108" w:type="dxa"/>
              <w:bottom w:w="0" w:type="dxa"/>
              <w:right w:w="108" w:type="dxa"/>
            </w:tcMar>
            <w:vAlign w:val="center"/>
          </w:tcPr>
          <w:p w14:paraId="6BA2F7D4">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default" w:cs="Times New Roman"/>
                <w:kern w:val="0"/>
                <w:sz w:val="20"/>
                <w:szCs w:val="20"/>
                <w:highlight w:val="none"/>
                <w:lang w:val="en-US" w:eastAsia="zh-CN"/>
              </w:rPr>
            </w:pPr>
            <w:r>
              <w:rPr>
                <w:rFonts w:hint="eastAsia" w:cs="Times New Roman"/>
                <w:kern w:val="0"/>
                <w:sz w:val="20"/>
                <w:szCs w:val="20"/>
                <w:highlight w:val="none"/>
                <w:lang w:val="en-US" w:eastAsia="zh-CN"/>
              </w:rPr>
              <w:t>第四章2.2.4.1、3.3.2.4.1合规性校验增加购买方自然人信息（自然人证件类型、自然人证件号码自然人国籍代码）字段；2.2.4.3、3.3.2.4.2业务逻辑校验增加自然人信息相关校验规则。</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第五章</w:t>
            </w:r>
            <w:r>
              <w:rPr>
                <w:rFonts w:hint="eastAsia" w:ascii="Times New Roman" w:hAnsi="Times New Roman" w:cs="Times New Roman"/>
                <w:kern w:val="0"/>
                <w:szCs w:val="21"/>
                <w:lang w:val="en-US" w:eastAsia="zh-CN"/>
              </w:rPr>
              <w:t>11.商品条码</w:t>
            </w:r>
            <w:r>
              <w:rPr>
                <w:rFonts w:hint="eastAsia" w:ascii="Times New Roman" w:hAnsi="Times New Roman" w:eastAsia="宋体" w:cs="Times New Roman"/>
                <w:kern w:val="0"/>
                <w:szCs w:val="21"/>
                <w:lang w:val="en-US" w:eastAsia="zh-CN"/>
              </w:rPr>
              <w:t>上传</w:t>
            </w:r>
            <w:r>
              <w:rPr>
                <w:rFonts w:hint="eastAsia" w:cs="Times New Roman"/>
                <w:kern w:val="0"/>
                <w:sz w:val="20"/>
                <w:szCs w:val="20"/>
                <w:highlight w:val="none"/>
                <w:lang w:val="en-US" w:eastAsia="zh-CN"/>
              </w:rPr>
              <w:t>增加购买方自然人信息（自然人证件类型、自然人证件号码自然人国籍代码）字段。</w:t>
            </w:r>
            <w:r>
              <w:rPr>
                <w:rFonts w:hint="eastAsia" w:cs="Times New Roman"/>
                <w:kern w:val="0"/>
                <w:sz w:val="20"/>
                <w:szCs w:val="20"/>
                <w:highlight w:val="none"/>
                <w:lang w:val="en-US" w:eastAsia="zh-CN"/>
              </w:rPr>
              <w:br w:type="textWrapping"/>
            </w:r>
            <w:r>
              <w:rPr>
                <w:rFonts w:hint="eastAsia" w:cs="Times New Roman"/>
                <w:kern w:val="0"/>
                <w:sz w:val="20"/>
                <w:szCs w:val="20"/>
                <w:highlight w:val="none"/>
                <w:lang w:val="en-US" w:eastAsia="zh-CN"/>
              </w:rPr>
              <w:t>第六章增加附加二、国籍代码表。</w:t>
            </w:r>
          </w:p>
        </w:tc>
        <w:tc>
          <w:tcPr>
            <w:tcW w:w="1298" w:type="dxa"/>
            <w:noWrap w:val="0"/>
            <w:tcMar>
              <w:top w:w="0" w:type="dxa"/>
              <w:left w:w="108" w:type="dxa"/>
              <w:bottom w:w="0" w:type="dxa"/>
              <w:right w:w="108" w:type="dxa"/>
            </w:tcMar>
            <w:vAlign w:val="center"/>
          </w:tcPr>
          <w:p w14:paraId="3BF10C4A">
            <w:pPr>
              <w:keepNext w:val="0"/>
              <w:keepLines w:val="0"/>
              <w:widowControl/>
              <w:suppressLineNumbers w:val="0"/>
              <w:spacing w:before="100" w:beforeAutospacing="1" w:after="100" w:afterAutospacing="1"/>
              <w:ind w:left="0" w:leftChars="0" w:right="0" w:rightChars="0"/>
              <w:jc w:val="left"/>
              <w:rPr>
                <w:rFonts w:hint="eastAsia" w:cs="Times New Roman"/>
                <w:kern w:val="0"/>
                <w:szCs w:val="21"/>
                <w:lang w:val="en-US" w:eastAsia="zh-CN"/>
              </w:rPr>
            </w:pPr>
            <w:r>
              <w:rPr>
                <w:rFonts w:hint="eastAsia" w:cs="Times New Roman"/>
                <w:kern w:val="0"/>
                <w:szCs w:val="21"/>
                <w:lang w:val="en-US" w:eastAsia="zh-CN"/>
              </w:rPr>
              <w:t>2025.03.28</w:t>
            </w:r>
          </w:p>
        </w:tc>
      </w:tr>
      <w:tr w14:paraId="40FD0376">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trPr>
        <w:tc>
          <w:tcPr>
            <w:tcW w:w="1053" w:type="dxa"/>
            <w:shd w:val="clear" w:color="auto" w:fill="auto"/>
            <w:noWrap w:val="0"/>
            <w:tcMar>
              <w:top w:w="0" w:type="dxa"/>
              <w:left w:w="108" w:type="dxa"/>
              <w:bottom w:w="0" w:type="dxa"/>
              <w:right w:w="108" w:type="dxa"/>
            </w:tcMar>
            <w:vAlign w:val="center"/>
          </w:tcPr>
          <w:p w14:paraId="43A2AF6B">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1"/>
                <w:szCs w:val="21"/>
                <w:highlight w:val="none"/>
                <w:lang w:val="en-US" w:eastAsia="zh-CN" w:bidi="ar-SA"/>
              </w:rPr>
            </w:pPr>
            <w:r>
              <w:rPr>
                <w:rFonts w:hint="eastAsia" w:ascii="Times New Roman" w:hAnsi="Times New Roman" w:cs="Times New Roman"/>
                <w:kern w:val="0"/>
                <w:szCs w:val="21"/>
                <w:highlight w:val="none"/>
                <w:lang w:val="en-US" w:eastAsia="zh-CN"/>
              </w:rPr>
              <w:t>V1.004</w:t>
            </w:r>
          </w:p>
        </w:tc>
        <w:tc>
          <w:tcPr>
            <w:tcW w:w="1386" w:type="dxa"/>
            <w:shd w:val="clear" w:color="auto" w:fill="auto"/>
            <w:noWrap w:val="0"/>
            <w:tcMar>
              <w:top w:w="0" w:type="dxa"/>
              <w:left w:w="108" w:type="dxa"/>
              <w:bottom w:w="0" w:type="dxa"/>
              <w:right w:w="108" w:type="dxa"/>
            </w:tcMar>
            <w:vAlign w:val="center"/>
          </w:tcPr>
          <w:p w14:paraId="4A015CE8">
            <w:pPr>
              <w:keepNext w:val="0"/>
              <w:keepLines w:val="0"/>
              <w:widowControl/>
              <w:suppressLineNumbers w:val="0"/>
              <w:spacing w:before="100" w:beforeAutospacing="1" w:after="100" w:afterAutospacing="1"/>
              <w:ind w:left="0" w:leftChars="0" w:right="0" w:rightChars="0"/>
              <w:jc w:val="left"/>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第五章</w:t>
            </w:r>
          </w:p>
        </w:tc>
        <w:tc>
          <w:tcPr>
            <w:tcW w:w="4502" w:type="dxa"/>
            <w:shd w:val="clear" w:color="auto" w:fill="auto"/>
            <w:noWrap w:val="0"/>
            <w:tcMar>
              <w:top w:w="0" w:type="dxa"/>
              <w:left w:w="108" w:type="dxa"/>
              <w:bottom w:w="0" w:type="dxa"/>
              <w:right w:w="108" w:type="dxa"/>
            </w:tcMar>
            <w:vAlign w:val="center"/>
          </w:tcPr>
          <w:p w14:paraId="2081B1EE">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cs="Times New Roman"/>
                <w:kern w:val="0"/>
                <w:sz w:val="20"/>
                <w:szCs w:val="20"/>
                <w:highlight w:val="none"/>
                <w:lang w:val="en-US" w:eastAsia="zh-CN"/>
              </w:rPr>
            </w:pPr>
            <w:r>
              <w:rPr>
                <w:rFonts w:hint="eastAsia" w:cs="Times New Roman"/>
                <w:kern w:val="0"/>
                <w:sz w:val="20"/>
                <w:szCs w:val="20"/>
                <w:highlight w:val="none"/>
                <w:lang w:val="en-US" w:eastAsia="zh-CN"/>
              </w:rPr>
              <w:t>第五章17.2、17.3请求参数“生产企业纳税人识别号”修改为“纳税人识别号”。</w:t>
            </w:r>
          </w:p>
          <w:p w14:paraId="05449D95">
            <w:pPr>
              <w:keepNext w:val="0"/>
              <w:keepLines w:val="0"/>
              <w:pageBreakBefore w:val="0"/>
              <w:widowControl/>
              <w:suppressLineNumbers w:val="0"/>
              <w:kinsoku/>
              <w:wordWrap w:val="0"/>
              <w:overflowPunct/>
              <w:topLinePunct w:val="0"/>
              <w:autoSpaceDE/>
              <w:autoSpaceDN/>
              <w:bidi w:val="0"/>
              <w:adjustRightInd/>
              <w:snapToGrid/>
              <w:spacing w:before="100" w:beforeAutospacing="1" w:after="100" w:afterAutospacing="1"/>
              <w:ind w:left="0" w:leftChars="0" w:right="0" w:rightChars="0"/>
              <w:jc w:val="left"/>
              <w:textAlignment w:val="auto"/>
              <w:rPr>
                <w:rFonts w:hint="eastAsia" w:ascii="Times New Roman" w:hAnsi="Times New Roman" w:eastAsia="宋体" w:cs="Times New Roman"/>
                <w:kern w:val="0"/>
                <w:sz w:val="20"/>
                <w:szCs w:val="20"/>
                <w:highlight w:val="none"/>
                <w:lang w:val="en-US" w:eastAsia="zh-CN" w:bidi="ar-SA"/>
              </w:rPr>
            </w:pPr>
            <w:r>
              <w:rPr>
                <w:rFonts w:hint="eastAsia" w:cs="Times New Roman"/>
                <w:kern w:val="0"/>
                <w:sz w:val="20"/>
                <w:szCs w:val="20"/>
                <w:highlight w:val="none"/>
                <w:lang w:val="en-US" w:eastAsia="zh-CN"/>
              </w:rPr>
              <w:t>第五章18.4、18.5返回参数“生产企业纳税人识别号”修改为“纳税人识别号”</w:t>
            </w:r>
          </w:p>
        </w:tc>
        <w:tc>
          <w:tcPr>
            <w:tcW w:w="1298" w:type="dxa"/>
            <w:shd w:val="clear" w:color="auto" w:fill="auto"/>
            <w:noWrap w:val="0"/>
            <w:tcMar>
              <w:top w:w="0" w:type="dxa"/>
              <w:left w:w="108" w:type="dxa"/>
              <w:bottom w:w="0" w:type="dxa"/>
              <w:right w:w="108" w:type="dxa"/>
            </w:tcMar>
            <w:vAlign w:val="center"/>
          </w:tcPr>
          <w:p w14:paraId="578241D3">
            <w:pPr>
              <w:keepNext w:val="0"/>
              <w:keepLines w:val="0"/>
              <w:widowControl/>
              <w:suppressLineNumbers w:val="0"/>
              <w:spacing w:before="100" w:beforeAutospacing="1" w:after="100" w:afterAutospacing="1"/>
              <w:ind w:left="0" w:leftChars="0" w:right="0" w:rightChars="0"/>
              <w:jc w:val="left"/>
              <w:rPr>
                <w:rFonts w:hint="default"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2025.04.25</w:t>
            </w:r>
          </w:p>
        </w:tc>
      </w:tr>
      <w:tr w14:paraId="6A4F1F4A">
        <w:tblPrEx>
          <w:tblBorders>
            <w:top w:val="single" w:color="auto" w:sz="8" w:space="0"/>
            <w:left w:val="single" w:color="auto" w:sz="8" w:space="0"/>
            <w:bottom w:val="single" w:color="auto" w:sz="8" w:space="0"/>
            <w:right w:val="single" w:color="auto" w:sz="8" w:space="0"/>
            <w:insideH w:val="single" w:color="auto" w:sz="4" w:space="0"/>
            <w:insideV w:val="single" w:color="auto" w:sz="4" w:space="0"/>
          </w:tblBorders>
          <w:tblCellMar>
            <w:top w:w="15" w:type="dxa"/>
            <w:left w:w="15" w:type="dxa"/>
            <w:bottom w:w="15" w:type="dxa"/>
            <w:right w:w="15" w:type="dxa"/>
          </w:tblCellMar>
        </w:tblPrEx>
        <w:trPr>
          <w:jc w:val="center"/>
          <w:ins w:id="2" w:author="曹桂僮" w:date="2025-06-10T15:05:21Z"/>
        </w:trPr>
        <w:tc>
          <w:tcPr>
            <w:tcW w:w="1053" w:type="dxa"/>
            <w:shd w:val="clear" w:color="auto" w:fill="auto"/>
            <w:noWrap w:val="0"/>
            <w:tcMar>
              <w:top w:w="0" w:type="dxa"/>
              <w:left w:w="108" w:type="dxa"/>
              <w:bottom w:w="0" w:type="dxa"/>
              <w:right w:w="108" w:type="dxa"/>
            </w:tcMar>
            <w:vAlign w:val="center"/>
          </w:tcPr>
          <w:p w14:paraId="313C6182">
            <w:pPr>
              <w:pStyle w:val="36"/>
              <w:bidi w:val="0"/>
              <w:ind w:left="0" w:leftChars="0" w:right="0" w:rightChars="0"/>
              <w:jc w:val="left"/>
              <w:rPr>
                <w:ins w:id="3" w:author="曹桂僮" w:date="2025-06-10T15:05:21Z"/>
                <w:rFonts w:hint="default" w:ascii="Times New Roman" w:hAnsi="Times New Roman" w:eastAsia="宋体" w:cs="宋体"/>
                <w:kern w:val="2"/>
                <w:sz w:val="21"/>
                <w:szCs w:val="22"/>
                <w:lang w:val="en-US" w:eastAsia="zh-CN" w:bidi="ar"/>
              </w:rPr>
            </w:pPr>
            <w:r>
              <w:rPr>
                <w:rFonts w:hint="default"/>
                <w:lang w:val="en-US" w:eastAsia="zh-CN"/>
              </w:rPr>
              <w:t>V</w:t>
            </w:r>
            <w:del w:id="4" w:author="曹桂僮" w:date="2025-06-10T15:06:12Z">
              <w:r>
                <w:rPr>
                  <w:rFonts w:hint="default"/>
                  <w:lang w:val="en-US" w:eastAsia="zh-CN"/>
                </w:rPr>
                <w:delText>3.013</w:delText>
              </w:r>
            </w:del>
            <w:ins w:id="5" w:author="曹桂僮" w:date="2025-06-10T15:06:12Z">
              <w:r>
                <w:rPr>
                  <w:rFonts w:hint="eastAsia"/>
                  <w:lang w:val="en-US" w:eastAsia="zh-CN"/>
                </w:rPr>
                <w:t>1.</w:t>
              </w:r>
            </w:ins>
            <w:ins w:id="6" w:author="曹桂僮" w:date="2025-06-10T15:06:13Z">
              <w:r>
                <w:rPr>
                  <w:rFonts w:hint="eastAsia"/>
                  <w:lang w:val="en-US" w:eastAsia="zh-CN"/>
                </w:rPr>
                <w:t>00</w:t>
              </w:r>
            </w:ins>
            <w:ins w:id="7" w:author="曹桂僮" w:date="2025-06-10T15:06:15Z">
              <w:r>
                <w:rPr>
                  <w:rFonts w:hint="eastAsia"/>
                  <w:lang w:val="en-US" w:eastAsia="zh-CN"/>
                </w:rPr>
                <w:t>5</w:t>
              </w:r>
            </w:ins>
          </w:p>
        </w:tc>
        <w:tc>
          <w:tcPr>
            <w:tcW w:w="1386" w:type="dxa"/>
            <w:shd w:val="clear" w:color="auto" w:fill="auto"/>
            <w:noWrap w:val="0"/>
            <w:tcMar>
              <w:top w:w="0" w:type="dxa"/>
              <w:left w:w="108" w:type="dxa"/>
              <w:bottom w:w="0" w:type="dxa"/>
              <w:right w:w="108" w:type="dxa"/>
            </w:tcMar>
            <w:vAlign w:val="center"/>
          </w:tcPr>
          <w:p w14:paraId="774036DE">
            <w:pPr>
              <w:widowControl/>
              <w:spacing w:before="100" w:beforeAutospacing="1" w:after="100" w:afterAutospacing="1"/>
              <w:jc w:val="left"/>
              <w:rPr>
                <w:ins w:id="8" w:author="曹桂僮" w:date="2025-06-10T15:05:21Z"/>
                <w:rFonts w:hint="eastAsia" w:ascii="宋体" w:hAnsi="宋体" w:eastAsia="宋体" w:cs="Times New Roman"/>
                <w:kern w:val="0"/>
                <w:sz w:val="21"/>
                <w:szCs w:val="21"/>
                <w:lang w:val="en-US" w:eastAsia="zh-CN" w:bidi="ar-SA"/>
              </w:rPr>
            </w:pPr>
            <w:r>
              <w:rPr>
                <w:rFonts w:hint="eastAsia" w:ascii="宋体" w:hAnsi="宋体" w:eastAsia="宋体" w:cs="Times New Roman"/>
                <w:kern w:val="0"/>
                <w:szCs w:val="21"/>
                <w:lang w:val="en-US" w:eastAsia="zh-CN"/>
              </w:rPr>
              <w:t>第四章</w:t>
            </w:r>
          </w:p>
        </w:tc>
        <w:tc>
          <w:tcPr>
            <w:tcW w:w="4502" w:type="dxa"/>
            <w:shd w:val="clear" w:color="auto" w:fill="auto"/>
            <w:noWrap w:val="0"/>
            <w:tcMar>
              <w:top w:w="0" w:type="dxa"/>
              <w:left w:w="108" w:type="dxa"/>
              <w:bottom w:w="0" w:type="dxa"/>
              <w:right w:w="108" w:type="dxa"/>
            </w:tcMar>
            <w:vAlign w:val="center"/>
          </w:tcPr>
          <w:p w14:paraId="2F2241B4">
            <w:pPr>
              <w:widowControl/>
              <w:spacing w:before="100" w:beforeAutospacing="1" w:after="100" w:afterAutospacing="1"/>
              <w:jc w:val="left"/>
              <w:rPr>
                <w:ins w:id="9" w:author="曹桂僮" w:date="2025-06-10T15:05:21Z"/>
                <w:rFonts w:hint="eastAsia" w:ascii="Times New Roman" w:hAnsi="Times New Roman" w:eastAsia="宋体" w:cs="Times New Roman"/>
                <w:kern w:val="0"/>
                <w:sz w:val="21"/>
                <w:szCs w:val="21"/>
                <w:lang w:val="en-US" w:eastAsia="zh-CN" w:bidi="ar-SA"/>
              </w:rPr>
            </w:pPr>
            <w:r>
              <w:rPr>
                <w:rFonts w:hint="eastAsia" w:ascii="Times New Roman" w:hAnsi="Times New Roman" w:eastAsia="宋体" w:cs="Times New Roman"/>
                <w:kern w:val="0"/>
                <w:szCs w:val="21"/>
                <w:lang w:val="en-US" w:eastAsia="zh-CN"/>
              </w:rPr>
              <w:t>第四章2.2.4.3</w:t>
            </w:r>
            <w:r>
              <w:rPr>
                <w:rFonts w:hint="eastAsia" w:cs="Times New Roman"/>
                <w:kern w:val="0"/>
                <w:szCs w:val="21"/>
                <w:lang w:val="en-US" w:eastAsia="zh-CN"/>
              </w:rPr>
              <w:t>调整</w:t>
            </w:r>
            <w:r>
              <w:rPr>
                <w:rFonts w:hint="eastAsia" w:ascii="Times New Roman" w:hAnsi="Times New Roman" w:eastAsia="宋体" w:cs="Times New Roman"/>
                <w:kern w:val="0"/>
                <w:szCs w:val="21"/>
                <w:lang w:val="en-US" w:eastAsia="zh-CN"/>
              </w:rPr>
              <w:t>不征税</w:t>
            </w:r>
            <w:r>
              <w:rPr>
                <w:rFonts w:hint="eastAsia" w:cs="Times New Roman"/>
                <w:kern w:val="0"/>
                <w:szCs w:val="21"/>
                <w:lang w:val="en-US" w:eastAsia="zh-CN"/>
              </w:rPr>
              <w:t>编码</w:t>
            </w:r>
            <w:r>
              <w:rPr>
                <w:rFonts w:hint="eastAsia" w:ascii="Times New Roman" w:hAnsi="Times New Roman" w:eastAsia="宋体" w:cs="Times New Roman"/>
                <w:kern w:val="0"/>
                <w:szCs w:val="21"/>
                <w:lang w:val="en-US" w:eastAsia="zh-CN"/>
              </w:rPr>
              <w:t>授信额度</w:t>
            </w:r>
            <w:r>
              <w:rPr>
                <w:rFonts w:hint="eastAsia" w:cs="Times New Roman"/>
                <w:kern w:val="0"/>
                <w:szCs w:val="21"/>
                <w:lang w:val="en-US" w:eastAsia="zh-CN"/>
              </w:rPr>
              <w:t>校验</w:t>
            </w:r>
            <w:r>
              <w:rPr>
                <w:rFonts w:hint="eastAsia" w:ascii="Times New Roman" w:hAnsi="Times New Roman" w:eastAsia="宋体" w:cs="Times New Roman"/>
                <w:kern w:val="0"/>
                <w:szCs w:val="21"/>
                <w:lang w:val="en-US" w:eastAsia="zh-CN"/>
              </w:rPr>
              <w:t>规则。</w:t>
            </w:r>
          </w:p>
        </w:tc>
        <w:tc>
          <w:tcPr>
            <w:tcW w:w="1298" w:type="dxa"/>
            <w:shd w:val="clear" w:color="auto" w:fill="auto"/>
            <w:noWrap w:val="0"/>
            <w:tcMar>
              <w:top w:w="0" w:type="dxa"/>
              <w:left w:w="108" w:type="dxa"/>
              <w:bottom w:w="0" w:type="dxa"/>
              <w:right w:w="108" w:type="dxa"/>
            </w:tcMar>
            <w:vAlign w:val="center"/>
          </w:tcPr>
          <w:p w14:paraId="42A3DB9B">
            <w:pPr>
              <w:widowControl/>
              <w:spacing w:before="100" w:beforeAutospacing="1" w:after="100" w:afterAutospacing="1"/>
              <w:jc w:val="left"/>
              <w:rPr>
                <w:ins w:id="10" w:author="曹桂僮" w:date="2025-06-10T15:05:21Z"/>
                <w:rFonts w:hint="eastAsia" w:ascii="Times New Roman" w:hAnsi="Times New Roman" w:eastAsia="宋体" w:cs="Times New Roman"/>
                <w:kern w:val="0"/>
                <w:sz w:val="21"/>
                <w:szCs w:val="21"/>
                <w:lang w:val="en-US" w:eastAsia="zh-CN" w:bidi="ar-SA"/>
              </w:rPr>
            </w:pPr>
            <w:r>
              <w:rPr>
                <w:rFonts w:hint="eastAsia" w:cs="Times New Roman"/>
                <w:kern w:val="0"/>
                <w:szCs w:val="21"/>
                <w:lang w:val="en-US" w:eastAsia="zh-CN"/>
              </w:rPr>
              <w:t>2025.06.27</w:t>
            </w:r>
          </w:p>
        </w:tc>
      </w:tr>
    </w:tbl>
    <w:p w14:paraId="40A7FC81">
      <w:pPr>
        <w:widowControl/>
        <w:spacing w:before="120" w:after="120" w:line="360" w:lineRule="atLeast"/>
        <w:jc w:val="center"/>
        <w:rPr>
          <w:rFonts w:hint="default" w:ascii="Times New Roman" w:hAnsi="Times New Roman" w:eastAsia="黑体" w:cs="Times New Roman"/>
          <w:b/>
          <w:bCs/>
          <w:color w:val="000000"/>
          <w:kern w:val="0"/>
          <w:sz w:val="44"/>
          <w:szCs w:val="44"/>
        </w:rPr>
      </w:pPr>
      <w:r>
        <w:rPr>
          <w:rFonts w:hint="default" w:ascii="Times New Roman" w:hAnsi="Times New Roman" w:eastAsia="黑体" w:cs="Times New Roman"/>
          <w:b/>
          <w:bCs/>
          <w:color w:val="000000"/>
          <w:kern w:val="0"/>
          <w:sz w:val="44"/>
          <w:szCs w:val="44"/>
        </w:rPr>
        <w:br w:type="page"/>
      </w:r>
      <w:r>
        <w:rPr>
          <w:rFonts w:hint="default" w:ascii="Times New Roman" w:hAnsi="Times New Roman" w:eastAsia="黑体" w:cs="Times New Roman"/>
          <w:b/>
          <w:bCs/>
          <w:color w:val="000000"/>
          <w:kern w:val="0"/>
          <w:sz w:val="44"/>
          <w:szCs w:val="44"/>
        </w:rPr>
        <w:t>目</w:t>
      </w:r>
      <w:r>
        <w:rPr>
          <w:rFonts w:hint="eastAsia" w:ascii="Times New Roman" w:hAnsi="Times New Roman" w:eastAsia="黑体" w:cs="Times New Roman"/>
          <w:b/>
          <w:bCs/>
          <w:color w:val="000000"/>
          <w:kern w:val="0"/>
          <w:sz w:val="44"/>
          <w:szCs w:val="44"/>
          <w:lang w:val="en-US" w:eastAsia="zh-CN"/>
        </w:rPr>
        <w:t xml:space="preserve"> </w:t>
      </w:r>
      <w:r>
        <w:rPr>
          <w:rFonts w:hint="default" w:ascii="Times New Roman" w:hAnsi="Times New Roman" w:eastAsia="黑体" w:cs="Times New Roman"/>
          <w:b/>
          <w:bCs/>
          <w:color w:val="000000"/>
          <w:kern w:val="0"/>
          <w:sz w:val="44"/>
          <w:szCs w:val="44"/>
        </w:rPr>
        <w:t>录</w:t>
      </w:r>
    </w:p>
    <w:p w14:paraId="498091CC">
      <w:pPr>
        <w:pStyle w:val="18"/>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TOC \o "1-3" \h \u </w:instrText>
      </w:r>
      <w:r>
        <w:rPr>
          <w:rFonts w:hint="default" w:ascii="Times New Roman" w:hAnsi="Times New Roman" w:cs="Times New Roman"/>
        </w:rPr>
        <w:fldChar w:fldCharType="separate"/>
      </w:r>
      <w:r>
        <w:rPr>
          <w:rFonts w:hint="default" w:ascii="Times New Roman" w:hAnsi="Times New Roman" w:cs="Times New Roman"/>
        </w:rPr>
        <w:fldChar w:fldCharType="begin"/>
      </w:r>
      <w:r>
        <w:rPr>
          <w:rFonts w:hint="default" w:ascii="Times New Roman" w:hAnsi="Times New Roman" w:cs="Times New Roman"/>
        </w:rPr>
        <w:instrText xml:space="preserve"> HYPERLINK \l _Toc11567 </w:instrText>
      </w:r>
      <w:r>
        <w:rPr>
          <w:rFonts w:hint="default" w:ascii="Times New Roman" w:hAnsi="Times New Roman" w:cs="Times New Roman"/>
        </w:rPr>
        <w:fldChar w:fldCharType="separate"/>
      </w:r>
      <w:r>
        <w:rPr>
          <w:rFonts w:hint="default" w:ascii="Times New Roman" w:hAnsi="Times New Roman" w:eastAsia="Helvetica" w:cs="Times New Roman"/>
          <w:szCs w:val="32"/>
        </w:rPr>
        <w:t>一、阅读指引</w:t>
      </w:r>
      <w:r>
        <w:tab/>
      </w:r>
      <w:r>
        <w:fldChar w:fldCharType="begin"/>
      </w:r>
      <w:r>
        <w:instrText xml:space="preserve"> PAGEREF _Toc11567 \h </w:instrText>
      </w:r>
      <w:r>
        <w:fldChar w:fldCharType="separate"/>
      </w:r>
      <w:r>
        <w:t>1</w:t>
      </w:r>
      <w:r>
        <w:fldChar w:fldCharType="end"/>
      </w:r>
      <w:r>
        <w:rPr>
          <w:rFonts w:hint="default" w:ascii="Times New Roman" w:hAnsi="Times New Roman" w:cs="Times New Roman"/>
        </w:rPr>
        <w:fldChar w:fldCharType="end"/>
      </w:r>
    </w:p>
    <w:p w14:paraId="19D777FF">
      <w:pPr>
        <w:pStyle w:val="18"/>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_Toc21747 </w:instrText>
      </w:r>
      <w:r>
        <w:rPr>
          <w:rFonts w:hint="default" w:ascii="Times New Roman" w:hAnsi="Times New Roman" w:cs="Times New Roman"/>
        </w:rPr>
        <w:fldChar w:fldCharType="separate"/>
      </w:r>
      <w:r>
        <w:rPr>
          <w:rFonts w:hint="default" w:ascii="Times New Roman" w:hAnsi="Times New Roman" w:eastAsia="Helvetica" w:cs="Times New Roman"/>
          <w:szCs w:val="32"/>
        </w:rPr>
        <w:t>二、能力介绍</w:t>
      </w:r>
      <w:r>
        <w:tab/>
      </w:r>
      <w:r>
        <w:fldChar w:fldCharType="begin"/>
      </w:r>
      <w:r>
        <w:instrText xml:space="preserve"> PAGEREF _Toc21747 \h </w:instrText>
      </w:r>
      <w:r>
        <w:fldChar w:fldCharType="separate"/>
      </w:r>
      <w:r>
        <w:t>1</w:t>
      </w:r>
      <w:r>
        <w:fldChar w:fldCharType="end"/>
      </w:r>
      <w:r>
        <w:rPr>
          <w:rFonts w:hint="default" w:ascii="Times New Roman" w:hAnsi="Times New Roman" w:cs="Times New Roman"/>
        </w:rPr>
        <w:fldChar w:fldCharType="end"/>
      </w:r>
    </w:p>
    <w:p w14:paraId="2E8C89DF">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_Toc9341 </w:instrText>
      </w:r>
      <w:r>
        <w:rPr>
          <w:rFonts w:hint="default" w:ascii="Times New Roman" w:hAnsi="Times New Roman" w:cs="Times New Roman"/>
        </w:rPr>
        <w:fldChar w:fldCharType="separate"/>
      </w:r>
      <w:r>
        <w:rPr>
          <w:rFonts w:cs="Helvetica"/>
          <w:szCs w:val="28"/>
          <w:highlight w:val="none"/>
        </w:rPr>
        <w:t>（一）</w:t>
      </w:r>
      <w:r>
        <w:rPr>
          <w:rFonts w:hint="default" w:cs="Helvetica"/>
          <w:szCs w:val="28"/>
          <w:highlight w:val="none"/>
        </w:rPr>
        <w:t>能力简介</w:t>
      </w:r>
      <w:r>
        <w:tab/>
      </w:r>
      <w:r>
        <w:fldChar w:fldCharType="begin"/>
      </w:r>
      <w:r>
        <w:instrText xml:space="preserve"> PAGEREF _Toc9341 \h </w:instrText>
      </w:r>
      <w:r>
        <w:fldChar w:fldCharType="separate"/>
      </w:r>
      <w:r>
        <w:t>1</w:t>
      </w:r>
      <w:r>
        <w:fldChar w:fldCharType="end"/>
      </w:r>
      <w:r>
        <w:rPr>
          <w:rFonts w:hint="default" w:ascii="Times New Roman" w:hAnsi="Times New Roman" w:cs="Times New Roman"/>
        </w:rPr>
        <w:fldChar w:fldCharType="end"/>
      </w:r>
    </w:p>
    <w:p w14:paraId="53726040">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_Toc9299 </w:instrText>
      </w:r>
      <w:r>
        <w:rPr>
          <w:rFonts w:hint="default" w:ascii="Times New Roman" w:hAnsi="Times New Roman" w:cs="Times New Roman"/>
        </w:rPr>
        <w:fldChar w:fldCharType="separate"/>
      </w:r>
      <w:r>
        <w:rPr>
          <w:rFonts w:cs="Helvetica"/>
          <w:szCs w:val="28"/>
          <w:highlight w:val="none"/>
        </w:rPr>
        <w:t>（二）</w:t>
      </w:r>
      <w:r>
        <w:rPr>
          <w:rFonts w:hint="default" w:cs="Helvetica"/>
          <w:szCs w:val="28"/>
          <w:highlight w:val="none"/>
        </w:rPr>
        <w:t>应用案例</w:t>
      </w:r>
      <w:r>
        <w:tab/>
      </w:r>
      <w:r>
        <w:fldChar w:fldCharType="begin"/>
      </w:r>
      <w:r>
        <w:instrText xml:space="preserve"> PAGEREF _Toc9299 \h </w:instrText>
      </w:r>
      <w:r>
        <w:fldChar w:fldCharType="separate"/>
      </w:r>
      <w:r>
        <w:t>1</w:t>
      </w:r>
      <w:r>
        <w:fldChar w:fldCharType="end"/>
      </w:r>
      <w:r>
        <w:rPr>
          <w:rFonts w:hint="default" w:ascii="Times New Roman" w:hAnsi="Times New Roman" w:cs="Times New Roman"/>
        </w:rPr>
        <w:fldChar w:fldCharType="end"/>
      </w:r>
    </w:p>
    <w:p w14:paraId="05A2B287">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_Toc20645 </w:instrText>
      </w:r>
      <w:r>
        <w:rPr>
          <w:rFonts w:hint="default" w:ascii="Times New Roman" w:hAnsi="Times New Roman" w:cs="Times New Roman"/>
        </w:rPr>
        <w:fldChar w:fldCharType="separate"/>
      </w:r>
      <w:r>
        <w:rPr>
          <w:rFonts w:cs="Helvetica"/>
          <w:szCs w:val="28"/>
          <w:highlight w:val="none"/>
        </w:rPr>
        <w:t>（</w:t>
      </w:r>
      <w:r>
        <w:rPr>
          <w:rFonts w:hint="eastAsia" w:cs="Helvetica"/>
          <w:szCs w:val="28"/>
          <w:highlight w:val="none"/>
          <w:lang w:val="en-US" w:eastAsia="zh-CN"/>
        </w:rPr>
        <w:t>三</w:t>
      </w:r>
      <w:r>
        <w:rPr>
          <w:rFonts w:cs="Helvetica"/>
          <w:szCs w:val="28"/>
          <w:highlight w:val="none"/>
        </w:rPr>
        <w:t>）</w:t>
      </w:r>
      <w:r>
        <w:rPr>
          <w:rFonts w:hint="default" w:cs="Helvetica"/>
          <w:szCs w:val="28"/>
          <w:highlight w:val="none"/>
        </w:rPr>
        <w:t>名词解释</w:t>
      </w:r>
      <w:r>
        <w:tab/>
      </w:r>
      <w:r>
        <w:fldChar w:fldCharType="begin"/>
      </w:r>
      <w:r>
        <w:instrText xml:space="preserve"> PAGEREF _Toc20645 \h </w:instrText>
      </w:r>
      <w:r>
        <w:fldChar w:fldCharType="separate"/>
      </w:r>
      <w:r>
        <w:t>1</w:t>
      </w:r>
      <w:r>
        <w:fldChar w:fldCharType="end"/>
      </w:r>
      <w:r>
        <w:rPr>
          <w:rFonts w:hint="default" w:ascii="Times New Roman" w:hAnsi="Times New Roman" w:cs="Times New Roman"/>
        </w:rPr>
        <w:fldChar w:fldCharType="end"/>
      </w:r>
    </w:p>
    <w:p w14:paraId="405450AE">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_Toc8866 </w:instrText>
      </w:r>
      <w:r>
        <w:rPr>
          <w:rFonts w:hint="default" w:ascii="Times New Roman" w:hAnsi="Times New Roman" w:cs="Times New Roman"/>
        </w:rPr>
        <w:fldChar w:fldCharType="separate"/>
      </w:r>
      <w:r>
        <w:rPr>
          <w:rFonts w:cs="Helvetica"/>
          <w:szCs w:val="28"/>
          <w:highlight w:val="none"/>
        </w:rPr>
        <w:t>（</w:t>
      </w:r>
      <w:r>
        <w:rPr>
          <w:rFonts w:hint="eastAsia" w:cs="Helvetica"/>
          <w:szCs w:val="28"/>
          <w:highlight w:val="none"/>
          <w:lang w:val="en-US" w:eastAsia="zh-CN"/>
        </w:rPr>
        <w:t>四</w:t>
      </w:r>
      <w:r>
        <w:rPr>
          <w:rFonts w:cs="Helvetica"/>
          <w:szCs w:val="28"/>
          <w:highlight w:val="none"/>
        </w:rPr>
        <w:t>）</w:t>
      </w:r>
      <w:r>
        <w:rPr>
          <w:rFonts w:hint="default" w:cs="Helvetica"/>
          <w:szCs w:val="28"/>
          <w:highlight w:val="none"/>
        </w:rPr>
        <w:t>扩展阅读</w:t>
      </w:r>
      <w:r>
        <w:tab/>
      </w:r>
      <w:r>
        <w:fldChar w:fldCharType="begin"/>
      </w:r>
      <w:r>
        <w:instrText xml:space="preserve"> PAGEREF _Toc8866 \h </w:instrText>
      </w:r>
      <w:r>
        <w:fldChar w:fldCharType="separate"/>
      </w:r>
      <w:r>
        <w:t>2</w:t>
      </w:r>
      <w:r>
        <w:fldChar w:fldCharType="end"/>
      </w:r>
      <w:r>
        <w:rPr>
          <w:rFonts w:hint="default" w:ascii="Times New Roman" w:hAnsi="Times New Roman" w:cs="Times New Roman"/>
        </w:rPr>
        <w:fldChar w:fldCharType="end"/>
      </w:r>
    </w:p>
    <w:p w14:paraId="5206EAA7">
      <w:pPr>
        <w:pStyle w:val="18"/>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_Toc22654 </w:instrText>
      </w:r>
      <w:r>
        <w:rPr>
          <w:rFonts w:hint="default" w:ascii="Times New Roman" w:hAnsi="Times New Roman" w:cs="Times New Roman"/>
        </w:rPr>
        <w:fldChar w:fldCharType="separate"/>
      </w:r>
      <w:r>
        <w:rPr>
          <w:rFonts w:hint="eastAsia" w:ascii="Times New Roman" w:hAnsi="Times New Roman" w:cs="Times New Roman"/>
          <w:szCs w:val="32"/>
          <w:lang w:val="en-US" w:eastAsia="zh-CN"/>
        </w:rPr>
        <w:t>三、政策依据</w:t>
      </w:r>
      <w:r>
        <w:tab/>
      </w:r>
      <w:r>
        <w:fldChar w:fldCharType="begin"/>
      </w:r>
      <w:r>
        <w:instrText xml:space="preserve"> PAGEREF _Toc22654 \h </w:instrText>
      </w:r>
      <w:r>
        <w:fldChar w:fldCharType="separate"/>
      </w:r>
      <w:r>
        <w:t>4</w:t>
      </w:r>
      <w:r>
        <w:fldChar w:fldCharType="end"/>
      </w:r>
      <w:r>
        <w:rPr>
          <w:rFonts w:hint="default" w:ascii="Times New Roman" w:hAnsi="Times New Roman" w:cs="Times New Roman"/>
        </w:rPr>
        <w:fldChar w:fldCharType="end"/>
      </w:r>
    </w:p>
    <w:p w14:paraId="16028F12">
      <w:pPr>
        <w:pStyle w:val="18"/>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_Toc24930 </w:instrText>
      </w:r>
      <w:r>
        <w:rPr>
          <w:rFonts w:hint="default" w:ascii="Times New Roman" w:hAnsi="Times New Roman" w:cs="Times New Roman"/>
        </w:rPr>
        <w:fldChar w:fldCharType="separate"/>
      </w:r>
      <w:r>
        <w:rPr>
          <w:rFonts w:hint="eastAsia" w:ascii="Times New Roman" w:hAnsi="Times New Roman" w:cs="Times New Roman"/>
          <w:szCs w:val="32"/>
          <w:lang w:val="en-US" w:eastAsia="zh-CN"/>
        </w:rPr>
        <w:t>四</w:t>
      </w:r>
      <w:r>
        <w:rPr>
          <w:rFonts w:hint="default" w:ascii="Times New Roman" w:hAnsi="Times New Roman" w:eastAsia="Helvetica" w:cs="Times New Roman"/>
          <w:szCs w:val="32"/>
        </w:rPr>
        <w:t>、开发指引</w:t>
      </w:r>
      <w:r>
        <w:tab/>
      </w:r>
      <w:r>
        <w:fldChar w:fldCharType="begin"/>
      </w:r>
      <w:r>
        <w:instrText xml:space="preserve"> PAGEREF _Toc24930 \h </w:instrText>
      </w:r>
      <w:r>
        <w:fldChar w:fldCharType="separate"/>
      </w:r>
      <w:r>
        <w:t>4</w:t>
      </w:r>
      <w:r>
        <w:fldChar w:fldCharType="end"/>
      </w:r>
      <w:r>
        <w:rPr>
          <w:rFonts w:hint="default" w:ascii="Times New Roman" w:hAnsi="Times New Roman" w:cs="Times New Roman"/>
        </w:rPr>
        <w:fldChar w:fldCharType="end"/>
      </w:r>
    </w:p>
    <w:p w14:paraId="7310A6F1">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_Toc32125 </w:instrText>
      </w:r>
      <w:r>
        <w:rPr>
          <w:rFonts w:hint="default" w:ascii="Times New Roman" w:hAnsi="Times New Roman" w:cs="Times New Roman"/>
        </w:rPr>
        <w:fldChar w:fldCharType="separate"/>
      </w:r>
      <w:r>
        <w:rPr>
          <w:rFonts w:hint="default" w:ascii="Times New Roman" w:hAnsi="Times New Roman" w:cs="Times New Roman"/>
          <w:szCs w:val="28"/>
        </w:rPr>
        <w:t>（一）业务场景</w:t>
      </w:r>
      <w:r>
        <w:tab/>
      </w:r>
      <w:r>
        <w:fldChar w:fldCharType="begin"/>
      </w:r>
      <w:r>
        <w:instrText xml:space="preserve"> PAGEREF _Toc32125 \h </w:instrText>
      </w:r>
      <w:r>
        <w:fldChar w:fldCharType="separate"/>
      </w:r>
      <w:r>
        <w:t>4</w:t>
      </w:r>
      <w:r>
        <w:fldChar w:fldCharType="end"/>
      </w:r>
      <w:r>
        <w:rPr>
          <w:rFonts w:hint="default" w:ascii="Times New Roman" w:hAnsi="Times New Roman" w:cs="Times New Roman"/>
        </w:rPr>
        <w:fldChar w:fldCharType="end"/>
      </w:r>
    </w:p>
    <w:p w14:paraId="4A836776">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_Toc8770 </w:instrText>
      </w:r>
      <w:r>
        <w:rPr>
          <w:rFonts w:hint="default" w:ascii="Times New Roman" w:hAnsi="Times New Roman" w:cs="Times New Roman"/>
        </w:rPr>
        <w:fldChar w:fldCharType="separate"/>
      </w:r>
      <w:r>
        <w:rPr>
          <w:rFonts w:hint="default" w:ascii="Times New Roman" w:hAnsi="Times New Roman" w:cs="Times New Roman"/>
        </w:rPr>
        <w:t>1数电票开具前置</w:t>
      </w:r>
      <w:r>
        <w:tab/>
      </w:r>
      <w:r>
        <w:fldChar w:fldCharType="begin"/>
      </w:r>
      <w:r>
        <w:instrText xml:space="preserve"> PAGEREF _Toc8770 \h </w:instrText>
      </w:r>
      <w:r>
        <w:fldChar w:fldCharType="separate"/>
      </w:r>
      <w:r>
        <w:t>4</w:t>
      </w:r>
      <w:r>
        <w:fldChar w:fldCharType="end"/>
      </w:r>
      <w:r>
        <w:rPr>
          <w:rFonts w:hint="default" w:ascii="Times New Roman" w:hAnsi="Times New Roman" w:cs="Times New Roman"/>
        </w:rPr>
        <w:fldChar w:fldCharType="end"/>
      </w:r>
    </w:p>
    <w:p w14:paraId="788178A0">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_Toc12385 </w:instrText>
      </w:r>
      <w:r>
        <w:rPr>
          <w:rFonts w:hint="default" w:ascii="Times New Roman" w:hAnsi="Times New Roman" w:cs="Times New Roman"/>
        </w:rPr>
        <w:fldChar w:fldCharType="separate"/>
      </w:r>
      <w:r>
        <w:rPr>
          <w:rFonts w:hint="default" w:ascii="Times New Roman" w:hAnsi="Times New Roman" w:cs="Times New Roman"/>
        </w:rPr>
        <w:t>2数电蓝字发票开具</w:t>
      </w:r>
      <w:r>
        <w:tab/>
      </w:r>
      <w:r>
        <w:fldChar w:fldCharType="begin"/>
      </w:r>
      <w:r>
        <w:instrText xml:space="preserve"> PAGEREF _Toc12385 \h </w:instrText>
      </w:r>
      <w:r>
        <w:fldChar w:fldCharType="separate"/>
      </w:r>
      <w:r>
        <w:t>10</w:t>
      </w:r>
      <w:r>
        <w:fldChar w:fldCharType="end"/>
      </w:r>
      <w:r>
        <w:rPr>
          <w:rFonts w:hint="default" w:ascii="Times New Roman" w:hAnsi="Times New Roman" w:cs="Times New Roman"/>
        </w:rPr>
        <w:fldChar w:fldCharType="end"/>
      </w:r>
    </w:p>
    <w:p w14:paraId="60A98520">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_Toc6572 </w:instrText>
      </w:r>
      <w:r>
        <w:rPr>
          <w:rFonts w:hint="default" w:ascii="Times New Roman" w:hAnsi="Times New Roman" w:cs="Times New Roman"/>
        </w:rPr>
        <w:fldChar w:fldCharType="separate"/>
      </w:r>
      <w:r>
        <w:rPr>
          <w:rFonts w:hint="default" w:ascii="Times New Roman" w:hAnsi="Times New Roman" w:cs="Times New Roman"/>
        </w:rPr>
        <w:t>3数电红字发票开具</w:t>
      </w:r>
      <w:r>
        <w:tab/>
      </w:r>
      <w:r>
        <w:fldChar w:fldCharType="begin"/>
      </w:r>
      <w:r>
        <w:instrText xml:space="preserve"> PAGEREF _Toc6572 \h </w:instrText>
      </w:r>
      <w:r>
        <w:fldChar w:fldCharType="separate"/>
      </w:r>
      <w:r>
        <w:t>21</w:t>
      </w:r>
      <w:r>
        <w:fldChar w:fldCharType="end"/>
      </w:r>
      <w:r>
        <w:rPr>
          <w:rFonts w:hint="default" w:ascii="Times New Roman" w:hAnsi="Times New Roman" w:cs="Times New Roman"/>
        </w:rPr>
        <w:fldChar w:fldCharType="end"/>
      </w:r>
    </w:p>
    <w:p w14:paraId="64E408E0">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_Toc18436 </w:instrText>
      </w:r>
      <w:r>
        <w:rPr>
          <w:rFonts w:hint="default" w:ascii="Times New Roman" w:hAnsi="Times New Roman" w:cs="Times New Roman"/>
        </w:rPr>
        <w:fldChar w:fldCharType="separate"/>
      </w:r>
      <w:r>
        <w:rPr>
          <w:rFonts w:hint="default" w:ascii="Times New Roman" w:hAnsi="Times New Roman" w:cs="Times New Roman"/>
        </w:rPr>
        <w:t>4开票汇总确认</w:t>
      </w:r>
      <w:r>
        <w:tab/>
      </w:r>
      <w:r>
        <w:fldChar w:fldCharType="begin"/>
      </w:r>
      <w:r>
        <w:instrText xml:space="preserve"> PAGEREF _Toc18436 \h </w:instrText>
      </w:r>
      <w:r>
        <w:fldChar w:fldCharType="separate"/>
      </w:r>
      <w:r>
        <w:t>35</w:t>
      </w:r>
      <w:r>
        <w:fldChar w:fldCharType="end"/>
      </w:r>
      <w:r>
        <w:rPr>
          <w:rFonts w:hint="default" w:ascii="Times New Roman" w:hAnsi="Times New Roman" w:cs="Times New Roman"/>
        </w:rPr>
        <w:fldChar w:fldCharType="end"/>
      </w:r>
    </w:p>
    <w:p w14:paraId="34EB4C49">
      <w:pPr>
        <w:pStyle w:val="18"/>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_Toc20160 </w:instrText>
      </w:r>
      <w:r>
        <w:rPr>
          <w:rFonts w:hint="default" w:ascii="Times New Roman" w:hAnsi="Times New Roman" w:cs="Times New Roman"/>
        </w:rPr>
        <w:fldChar w:fldCharType="separate"/>
      </w:r>
      <w:r>
        <w:rPr>
          <w:rFonts w:hint="eastAsia" w:ascii="Segoe UI" w:hAnsi="Segoe UI" w:eastAsia="Segoe UI" w:cs="Segoe UI"/>
          <w:lang w:val="en-US" w:eastAsia="zh-CN"/>
        </w:rPr>
        <w:t xml:space="preserve">五、 </w:t>
      </w:r>
      <w:r>
        <w:rPr>
          <w:rFonts w:hint="default" w:ascii="Times New Roman" w:hAnsi="Times New Roman" w:cs="Times New Roman"/>
        </w:rPr>
        <w:t>接口</w:t>
      </w:r>
      <w:r>
        <w:rPr>
          <w:rFonts w:hint="eastAsia" w:ascii="Segoe UI" w:hAnsi="Segoe UI" w:eastAsia="Segoe UI" w:cs="Segoe UI"/>
          <w:lang w:val="en-US" w:eastAsia="zh-CN"/>
        </w:rPr>
        <w:t>技术说明</w:t>
      </w:r>
      <w:r>
        <w:tab/>
      </w:r>
      <w:r>
        <w:fldChar w:fldCharType="begin"/>
      </w:r>
      <w:r>
        <w:instrText xml:space="preserve"> PAGEREF _Toc20160 \h </w:instrText>
      </w:r>
      <w:r>
        <w:fldChar w:fldCharType="separate"/>
      </w:r>
      <w:r>
        <w:t>37</w:t>
      </w:r>
      <w:r>
        <w:fldChar w:fldCharType="end"/>
      </w:r>
      <w:r>
        <w:rPr>
          <w:rFonts w:hint="default" w:ascii="Times New Roman" w:hAnsi="Times New Roman" w:cs="Times New Roman"/>
        </w:rPr>
        <w:fldChar w:fldCharType="end"/>
      </w:r>
    </w:p>
    <w:p w14:paraId="3E3F702C">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_Toc21488 </w:instrText>
      </w:r>
      <w:r>
        <w:rPr>
          <w:rFonts w:hint="default" w:ascii="Times New Roman" w:hAnsi="Times New Roman" w:cs="Times New Roman"/>
        </w:rPr>
        <w:fldChar w:fldCharType="separate"/>
      </w:r>
      <w:r>
        <w:rPr>
          <w:lang w:eastAsia="zh-CN"/>
        </w:rPr>
        <w:t>（一）</w:t>
      </w:r>
      <w:r>
        <w:rPr>
          <w:rFonts w:hint="eastAsia"/>
          <w:lang w:val="en-US" w:eastAsia="zh-CN"/>
        </w:rPr>
        <w:t>能力编码</w:t>
      </w:r>
      <w:r>
        <w:tab/>
      </w:r>
      <w:r>
        <w:fldChar w:fldCharType="begin"/>
      </w:r>
      <w:r>
        <w:instrText xml:space="preserve"> PAGEREF _Toc21488 \h </w:instrText>
      </w:r>
      <w:r>
        <w:fldChar w:fldCharType="separate"/>
      </w:r>
      <w:r>
        <w:t>37</w:t>
      </w:r>
      <w:r>
        <w:fldChar w:fldCharType="end"/>
      </w:r>
      <w:r>
        <w:rPr>
          <w:rFonts w:hint="default" w:ascii="Times New Roman" w:hAnsi="Times New Roman" w:cs="Times New Roman"/>
        </w:rPr>
        <w:fldChar w:fldCharType="end"/>
      </w:r>
    </w:p>
    <w:p w14:paraId="7477BF17">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_Toc19492 </w:instrText>
      </w:r>
      <w:r>
        <w:rPr>
          <w:rFonts w:hint="default" w:ascii="Times New Roman" w:hAnsi="Times New Roman" w:cs="Times New Roman"/>
        </w:rPr>
        <w:fldChar w:fldCharType="separate"/>
      </w:r>
      <w:r>
        <w:rPr>
          <w:lang w:eastAsia="zh-CN"/>
        </w:rPr>
        <w:t>（</w:t>
      </w:r>
      <w:r>
        <w:rPr>
          <w:rFonts w:hint="eastAsia"/>
          <w:lang w:val="en-US" w:eastAsia="zh-CN"/>
        </w:rPr>
        <w:t>二</w:t>
      </w:r>
      <w:r>
        <w:rPr>
          <w:lang w:eastAsia="zh-CN"/>
        </w:rPr>
        <w:t>）接口清单</w:t>
      </w:r>
      <w:r>
        <w:tab/>
      </w:r>
      <w:r>
        <w:fldChar w:fldCharType="begin"/>
      </w:r>
      <w:r>
        <w:instrText xml:space="preserve"> PAGEREF _Toc19492 \h </w:instrText>
      </w:r>
      <w:r>
        <w:fldChar w:fldCharType="separate"/>
      </w:r>
      <w:r>
        <w:t>37</w:t>
      </w:r>
      <w:r>
        <w:fldChar w:fldCharType="end"/>
      </w:r>
      <w:r>
        <w:rPr>
          <w:rFonts w:hint="default" w:ascii="Times New Roman" w:hAnsi="Times New Roman" w:cs="Times New Roman"/>
        </w:rPr>
        <w:fldChar w:fldCharType="end"/>
      </w:r>
    </w:p>
    <w:p w14:paraId="1535828F">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_Toc4205 </w:instrText>
      </w:r>
      <w:r>
        <w:rPr>
          <w:rFonts w:hint="default" w:ascii="Times New Roman" w:hAnsi="Times New Roman" w:cs="Times New Roman"/>
        </w:rPr>
        <w:fldChar w:fldCharType="separate"/>
      </w:r>
      <w:r>
        <w:rPr>
          <w:lang w:eastAsia="zh-CN"/>
        </w:rPr>
        <w:t>（</w:t>
      </w:r>
      <w:r>
        <w:rPr>
          <w:rFonts w:hint="eastAsia"/>
          <w:lang w:val="en-US" w:eastAsia="zh-CN"/>
        </w:rPr>
        <w:t>三</w:t>
      </w:r>
      <w:r>
        <w:rPr>
          <w:lang w:eastAsia="zh-CN"/>
        </w:rPr>
        <w:t>）接口</w:t>
      </w:r>
      <w:r>
        <w:rPr>
          <w:rFonts w:hint="eastAsia"/>
          <w:lang w:val="en-US" w:eastAsia="zh-CN"/>
        </w:rPr>
        <w:t>详情</w:t>
      </w:r>
      <w:r>
        <w:tab/>
      </w:r>
      <w:r>
        <w:fldChar w:fldCharType="begin"/>
      </w:r>
      <w:r>
        <w:instrText xml:space="preserve"> PAGEREF _Toc4205 \h </w:instrText>
      </w:r>
      <w:r>
        <w:fldChar w:fldCharType="separate"/>
      </w:r>
      <w:r>
        <w:t>38</w:t>
      </w:r>
      <w:r>
        <w:fldChar w:fldCharType="end"/>
      </w:r>
      <w:r>
        <w:rPr>
          <w:rFonts w:hint="default" w:ascii="Times New Roman" w:hAnsi="Times New Roman" w:cs="Times New Roman"/>
        </w:rPr>
        <w:fldChar w:fldCharType="end"/>
      </w:r>
    </w:p>
    <w:p w14:paraId="761E80F1">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_Toc12368 </w:instrText>
      </w:r>
      <w:r>
        <w:rPr>
          <w:rFonts w:hint="default" w:ascii="Times New Roman" w:hAnsi="Times New Roman" w:cs="Times New Roman"/>
        </w:rPr>
        <w:fldChar w:fldCharType="separate"/>
      </w:r>
      <w:r>
        <w:rPr>
          <w:rFonts w:hint="default" w:ascii="Times New Roman" w:hAnsi="Times New Roman" w:cs="Times New Roman"/>
          <w:szCs w:val="28"/>
        </w:rPr>
        <w:t>1. 获</w:t>
      </w:r>
      <w:r>
        <w:rPr>
          <w:rFonts w:hint="default" w:ascii="Times New Roman" w:hAnsi="Times New Roman" w:eastAsia="宋体" w:cs="Times New Roman"/>
          <w:szCs w:val="28"/>
        </w:rPr>
        <w:t>取数电票批量</w:t>
      </w:r>
      <w:r>
        <w:rPr>
          <w:rFonts w:hint="default" w:ascii="Times New Roman" w:hAnsi="Times New Roman" w:cs="Times New Roman"/>
          <w:szCs w:val="28"/>
        </w:rPr>
        <w:t>预赋码信息</w:t>
      </w:r>
      <w:r>
        <w:tab/>
      </w:r>
      <w:r>
        <w:fldChar w:fldCharType="begin"/>
      </w:r>
      <w:r>
        <w:instrText xml:space="preserve"> PAGEREF _Toc12368 \h </w:instrText>
      </w:r>
      <w:r>
        <w:fldChar w:fldCharType="separate"/>
      </w:r>
      <w:r>
        <w:t>38</w:t>
      </w:r>
      <w:r>
        <w:fldChar w:fldCharType="end"/>
      </w:r>
      <w:r>
        <w:rPr>
          <w:rFonts w:hint="default" w:ascii="Times New Roman" w:hAnsi="Times New Roman" w:cs="Times New Roman"/>
        </w:rPr>
        <w:fldChar w:fldCharType="end"/>
      </w:r>
    </w:p>
    <w:p w14:paraId="64E9FC22">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_Toc28702 </w:instrText>
      </w:r>
      <w:r>
        <w:rPr>
          <w:rFonts w:hint="default" w:ascii="Times New Roman" w:hAnsi="Times New Roman" w:cs="Times New Roman"/>
        </w:rPr>
        <w:fldChar w:fldCharType="separate"/>
      </w:r>
      <w:r>
        <w:rPr>
          <w:rFonts w:hint="default" w:ascii="Times New Roman" w:hAnsi="Times New Roman" w:cs="Times New Roman"/>
          <w:szCs w:val="28"/>
        </w:rPr>
        <w:t>2.查询发票额度</w:t>
      </w:r>
      <w:r>
        <w:tab/>
      </w:r>
      <w:r>
        <w:fldChar w:fldCharType="begin"/>
      </w:r>
      <w:r>
        <w:instrText xml:space="preserve"> PAGEREF _Toc28702 \h </w:instrText>
      </w:r>
      <w:r>
        <w:fldChar w:fldCharType="separate"/>
      </w:r>
      <w:r>
        <w:t>40</w:t>
      </w:r>
      <w:r>
        <w:fldChar w:fldCharType="end"/>
      </w:r>
      <w:r>
        <w:rPr>
          <w:rFonts w:hint="default" w:ascii="Times New Roman" w:hAnsi="Times New Roman" w:cs="Times New Roman"/>
        </w:rPr>
        <w:fldChar w:fldCharType="end"/>
      </w:r>
    </w:p>
    <w:p w14:paraId="12579F22">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_Toc24896 </w:instrText>
      </w:r>
      <w:r>
        <w:rPr>
          <w:rFonts w:hint="default" w:ascii="Times New Roman" w:hAnsi="Times New Roman" w:cs="Times New Roman"/>
        </w:rPr>
        <w:fldChar w:fldCharType="separate"/>
      </w:r>
      <w:r>
        <w:rPr>
          <w:rFonts w:hint="default" w:ascii="Times New Roman" w:hAnsi="Times New Roman" w:eastAsia="宋体" w:cs="Times New Roman"/>
          <w:szCs w:val="28"/>
        </w:rPr>
        <w:t>3.下载/退回发票额度</w:t>
      </w:r>
      <w:r>
        <w:tab/>
      </w:r>
      <w:r>
        <w:fldChar w:fldCharType="begin"/>
      </w:r>
      <w:r>
        <w:instrText xml:space="preserve"> PAGEREF _Toc24896 \h </w:instrText>
      </w:r>
      <w:r>
        <w:fldChar w:fldCharType="separate"/>
      </w:r>
      <w:r>
        <w:t>42</w:t>
      </w:r>
      <w:r>
        <w:fldChar w:fldCharType="end"/>
      </w:r>
      <w:r>
        <w:rPr>
          <w:rFonts w:hint="default" w:ascii="Times New Roman" w:hAnsi="Times New Roman" w:cs="Times New Roman"/>
        </w:rPr>
        <w:fldChar w:fldCharType="end"/>
      </w:r>
    </w:p>
    <w:p w14:paraId="62B22A05">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_Toc3945 </w:instrText>
      </w:r>
      <w:r>
        <w:rPr>
          <w:rFonts w:hint="default" w:ascii="Times New Roman" w:hAnsi="Times New Roman" w:cs="Times New Roman"/>
        </w:rPr>
        <w:fldChar w:fldCharType="separate"/>
      </w:r>
      <w:r>
        <w:rPr>
          <w:rFonts w:hint="default" w:ascii="Times New Roman" w:hAnsi="Times New Roman" w:cs="Times New Roman"/>
          <w:szCs w:val="28"/>
        </w:rPr>
        <w:t>4.调整发票额度有效期</w:t>
      </w:r>
      <w:r>
        <w:tab/>
      </w:r>
      <w:r>
        <w:fldChar w:fldCharType="begin"/>
      </w:r>
      <w:r>
        <w:instrText xml:space="preserve"> PAGEREF _Toc3945 \h </w:instrText>
      </w:r>
      <w:r>
        <w:fldChar w:fldCharType="separate"/>
      </w:r>
      <w:r>
        <w:t>45</w:t>
      </w:r>
      <w:r>
        <w:fldChar w:fldCharType="end"/>
      </w:r>
      <w:r>
        <w:rPr>
          <w:rFonts w:hint="default" w:ascii="Times New Roman" w:hAnsi="Times New Roman" w:cs="Times New Roman"/>
        </w:rPr>
        <w:fldChar w:fldCharType="end"/>
      </w:r>
    </w:p>
    <w:p w14:paraId="6F80CE07">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_Toc1714 </w:instrText>
      </w:r>
      <w:r>
        <w:rPr>
          <w:rFonts w:hint="default" w:ascii="Times New Roman" w:hAnsi="Times New Roman" w:cs="Times New Roman"/>
        </w:rPr>
        <w:fldChar w:fldCharType="separate"/>
      </w:r>
      <w:r>
        <w:rPr>
          <w:rFonts w:hint="default" w:ascii="Times New Roman" w:hAnsi="Times New Roman" w:cs="Times New Roman"/>
          <w:szCs w:val="28"/>
        </w:rPr>
        <w:t>5.查询纳税人风险信息</w:t>
      </w:r>
      <w:r>
        <w:tab/>
      </w:r>
      <w:r>
        <w:fldChar w:fldCharType="begin"/>
      </w:r>
      <w:r>
        <w:instrText xml:space="preserve"> PAGEREF _Toc1714 \h </w:instrText>
      </w:r>
      <w:r>
        <w:fldChar w:fldCharType="separate"/>
      </w:r>
      <w:r>
        <w:t>47</w:t>
      </w:r>
      <w:r>
        <w:fldChar w:fldCharType="end"/>
      </w:r>
      <w:r>
        <w:rPr>
          <w:rFonts w:hint="default" w:ascii="Times New Roman" w:hAnsi="Times New Roman" w:cs="Times New Roman"/>
        </w:rPr>
        <w:fldChar w:fldCharType="end"/>
      </w:r>
    </w:p>
    <w:p w14:paraId="7DB3D12E">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_Toc18493 </w:instrText>
      </w:r>
      <w:r>
        <w:rPr>
          <w:rFonts w:hint="default" w:ascii="Times New Roman" w:hAnsi="Times New Roman" w:cs="Times New Roman"/>
        </w:rPr>
        <w:fldChar w:fldCharType="separate"/>
      </w:r>
      <w:r>
        <w:rPr>
          <w:rFonts w:hint="default" w:ascii="Times New Roman" w:hAnsi="Times New Roman" w:cs="Times New Roman"/>
          <w:szCs w:val="28"/>
        </w:rPr>
        <w:t>6.查询纳税人基本信息</w:t>
      </w:r>
      <w:r>
        <w:tab/>
      </w:r>
      <w:r>
        <w:fldChar w:fldCharType="begin"/>
      </w:r>
      <w:r>
        <w:instrText xml:space="preserve"> PAGEREF _Toc18493 \h </w:instrText>
      </w:r>
      <w:r>
        <w:fldChar w:fldCharType="separate"/>
      </w:r>
      <w:r>
        <w:t>49</w:t>
      </w:r>
      <w:r>
        <w:fldChar w:fldCharType="end"/>
      </w:r>
      <w:r>
        <w:rPr>
          <w:rFonts w:hint="default" w:ascii="Times New Roman" w:hAnsi="Times New Roman" w:cs="Times New Roman"/>
        </w:rPr>
        <w:fldChar w:fldCharType="end"/>
      </w:r>
    </w:p>
    <w:p w14:paraId="1440CA51">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_Toc18266 </w:instrText>
      </w:r>
      <w:r>
        <w:rPr>
          <w:rFonts w:hint="default" w:ascii="Times New Roman" w:hAnsi="Times New Roman" w:cs="Times New Roman"/>
        </w:rPr>
        <w:fldChar w:fldCharType="separate"/>
      </w:r>
      <w:r>
        <w:rPr>
          <w:rFonts w:hint="default" w:ascii="Times New Roman" w:hAnsi="Times New Roman" w:cs="Times New Roman"/>
          <w:szCs w:val="28"/>
        </w:rPr>
        <w:t>7.查询可用税率信息</w:t>
      </w:r>
      <w:r>
        <w:tab/>
      </w:r>
      <w:r>
        <w:fldChar w:fldCharType="begin"/>
      </w:r>
      <w:r>
        <w:instrText xml:space="preserve"> PAGEREF _Toc18266 \h </w:instrText>
      </w:r>
      <w:r>
        <w:fldChar w:fldCharType="separate"/>
      </w:r>
      <w:r>
        <w:t>57</w:t>
      </w:r>
      <w:r>
        <w:fldChar w:fldCharType="end"/>
      </w:r>
      <w:r>
        <w:rPr>
          <w:rFonts w:hint="default" w:ascii="Times New Roman" w:hAnsi="Times New Roman" w:cs="Times New Roman"/>
        </w:rPr>
        <w:fldChar w:fldCharType="end"/>
      </w:r>
    </w:p>
    <w:p w14:paraId="365E8536">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_Toc4344 </w:instrText>
      </w:r>
      <w:r>
        <w:rPr>
          <w:rFonts w:hint="default" w:ascii="Times New Roman" w:hAnsi="Times New Roman" w:cs="Times New Roman"/>
        </w:rPr>
        <w:fldChar w:fldCharType="separate"/>
      </w:r>
      <w:r>
        <w:rPr>
          <w:rFonts w:hint="default" w:ascii="Times New Roman" w:hAnsi="Times New Roman" w:cs="Times New Roman"/>
          <w:szCs w:val="28"/>
        </w:rPr>
        <w:t>8.查询税收分类编码信息</w:t>
      </w:r>
      <w:r>
        <w:tab/>
      </w:r>
      <w:r>
        <w:fldChar w:fldCharType="begin"/>
      </w:r>
      <w:r>
        <w:instrText xml:space="preserve"> PAGEREF _Toc4344 \h </w:instrText>
      </w:r>
      <w:r>
        <w:fldChar w:fldCharType="separate"/>
      </w:r>
      <w:r>
        <w:t>59</w:t>
      </w:r>
      <w:r>
        <w:fldChar w:fldCharType="end"/>
      </w:r>
      <w:r>
        <w:rPr>
          <w:rFonts w:hint="default" w:ascii="Times New Roman" w:hAnsi="Times New Roman" w:cs="Times New Roman"/>
        </w:rPr>
        <w:fldChar w:fldCharType="end"/>
      </w:r>
    </w:p>
    <w:p w14:paraId="0D389FDE">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_Toc26803 </w:instrText>
      </w:r>
      <w:r>
        <w:rPr>
          <w:rFonts w:hint="default" w:ascii="Times New Roman" w:hAnsi="Times New Roman" w:cs="Times New Roman"/>
        </w:rPr>
        <w:fldChar w:fldCharType="separate"/>
      </w:r>
      <w:r>
        <w:rPr>
          <w:rFonts w:hint="default" w:ascii="Times New Roman" w:hAnsi="Times New Roman" w:cs="Times New Roman"/>
          <w:szCs w:val="28"/>
        </w:rPr>
        <w:t>9.查询数电红字确认单明细信息</w:t>
      </w:r>
      <w:r>
        <w:tab/>
      </w:r>
      <w:r>
        <w:fldChar w:fldCharType="begin"/>
      </w:r>
      <w:r>
        <w:instrText xml:space="preserve"> PAGEREF _Toc26803 \h </w:instrText>
      </w:r>
      <w:r>
        <w:fldChar w:fldCharType="separate"/>
      </w:r>
      <w:r>
        <w:t>65</w:t>
      </w:r>
      <w:r>
        <w:fldChar w:fldCharType="end"/>
      </w:r>
      <w:r>
        <w:rPr>
          <w:rFonts w:hint="default" w:ascii="Times New Roman" w:hAnsi="Times New Roman" w:cs="Times New Roman"/>
        </w:rPr>
        <w:fldChar w:fldCharType="end"/>
      </w:r>
    </w:p>
    <w:p w14:paraId="50107F8D">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_Toc26481 </w:instrText>
      </w:r>
      <w:r>
        <w:rPr>
          <w:rFonts w:hint="default" w:ascii="Times New Roman" w:hAnsi="Times New Roman" w:cs="Times New Roman"/>
        </w:rPr>
        <w:fldChar w:fldCharType="separate"/>
      </w:r>
      <w:r>
        <w:rPr>
          <w:rFonts w:hint="default" w:ascii="Times New Roman" w:hAnsi="Times New Roman" w:cs="Times New Roman"/>
          <w:szCs w:val="28"/>
        </w:rPr>
        <w:t>1</w:t>
      </w:r>
      <w:r>
        <w:rPr>
          <w:rFonts w:hint="default" w:ascii="Times New Roman" w:hAnsi="Times New Roman" w:cs="Times New Roman"/>
          <w:szCs w:val="28"/>
          <w:lang w:val="en-US" w:eastAsia="zh-CN"/>
        </w:rPr>
        <w:t>0</w:t>
      </w:r>
      <w:r>
        <w:rPr>
          <w:rFonts w:hint="default" w:ascii="Times New Roman" w:hAnsi="Times New Roman" w:cs="Times New Roman"/>
          <w:szCs w:val="28"/>
        </w:rPr>
        <w:t>.查询数电红字确认单列表信息</w:t>
      </w:r>
      <w:r>
        <w:tab/>
      </w:r>
      <w:r>
        <w:fldChar w:fldCharType="begin"/>
      </w:r>
      <w:r>
        <w:instrText xml:space="preserve"> PAGEREF _Toc26481 \h </w:instrText>
      </w:r>
      <w:r>
        <w:fldChar w:fldCharType="separate"/>
      </w:r>
      <w:r>
        <w:t>72</w:t>
      </w:r>
      <w:r>
        <w:fldChar w:fldCharType="end"/>
      </w:r>
      <w:r>
        <w:rPr>
          <w:rFonts w:hint="default" w:ascii="Times New Roman" w:hAnsi="Times New Roman" w:cs="Times New Roman"/>
        </w:rPr>
        <w:fldChar w:fldCharType="end"/>
      </w:r>
    </w:p>
    <w:p w14:paraId="254A1573">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_Toc11861 </w:instrText>
      </w:r>
      <w:r>
        <w:rPr>
          <w:rFonts w:hint="default" w:ascii="Times New Roman" w:hAnsi="Times New Roman" w:cs="Times New Roman"/>
        </w:rPr>
        <w:fldChar w:fldCharType="separate"/>
      </w:r>
      <w:r>
        <w:rPr>
          <w:rFonts w:hint="default" w:ascii="Times New Roman" w:hAnsi="Times New Roman" w:cs="Times New Roman"/>
          <w:szCs w:val="28"/>
        </w:rPr>
        <w:t>1</w:t>
      </w:r>
      <w:r>
        <w:rPr>
          <w:rFonts w:hint="default" w:ascii="Times New Roman" w:hAnsi="Times New Roman" w:cs="Times New Roman"/>
          <w:szCs w:val="28"/>
          <w:lang w:val="en-US" w:eastAsia="zh-CN"/>
        </w:rPr>
        <w:t>1</w:t>
      </w:r>
      <w:r>
        <w:rPr>
          <w:rFonts w:hint="default" w:ascii="Times New Roman" w:hAnsi="Times New Roman" w:cs="Times New Roman"/>
          <w:szCs w:val="28"/>
        </w:rPr>
        <w:t>.</w:t>
      </w:r>
      <w:r>
        <w:rPr>
          <w:rFonts w:hint="eastAsia" w:ascii="Times New Roman" w:hAnsi="Times New Roman" w:cs="Times New Roman"/>
          <w:szCs w:val="28"/>
          <w:lang w:val="en-US" w:eastAsia="zh-CN"/>
        </w:rPr>
        <w:t>商品条码</w:t>
      </w:r>
      <w:r>
        <w:rPr>
          <w:rFonts w:hint="default" w:ascii="Times New Roman" w:hAnsi="Times New Roman" w:cs="Times New Roman"/>
          <w:szCs w:val="28"/>
          <w:lang w:val="en-US" w:eastAsia="zh-CN"/>
        </w:rPr>
        <w:t>发</w:t>
      </w:r>
      <w:r>
        <w:rPr>
          <w:rFonts w:hint="default" w:ascii="Times New Roman" w:hAnsi="Times New Roman" w:cs="Times New Roman"/>
          <w:szCs w:val="28"/>
        </w:rPr>
        <w:t>票上传</w:t>
      </w:r>
      <w:r>
        <w:tab/>
      </w:r>
      <w:r>
        <w:fldChar w:fldCharType="begin"/>
      </w:r>
      <w:r>
        <w:instrText xml:space="preserve"> PAGEREF _Toc11861 \h </w:instrText>
      </w:r>
      <w:r>
        <w:fldChar w:fldCharType="separate"/>
      </w:r>
      <w:r>
        <w:t>79</w:t>
      </w:r>
      <w:r>
        <w:fldChar w:fldCharType="end"/>
      </w:r>
      <w:r>
        <w:rPr>
          <w:rFonts w:hint="default" w:ascii="Times New Roman" w:hAnsi="Times New Roman" w:cs="Times New Roman"/>
        </w:rPr>
        <w:fldChar w:fldCharType="end"/>
      </w:r>
    </w:p>
    <w:p w14:paraId="3F6D9DAD">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_Toc20862 </w:instrText>
      </w:r>
      <w:r>
        <w:rPr>
          <w:rFonts w:hint="default" w:ascii="Times New Roman" w:hAnsi="Times New Roman" w:cs="Times New Roman"/>
        </w:rPr>
        <w:fldChar w:fldCharType="separate"/>
      </w:r>
      <w:r>
        <w:rPr>
          <w:rFonts w:hint="default" w:ascii="Times New Roman" w:hAnsi="Times New Roman" w:cs="Times New Roman"/>
          <w:szCs w:val="28"/>
        </w:rPr>
        <w:t>12.查询</w:t>
      </w:r>
      <w:r>
        <w:rPr>
          <w:rFonts w:hint="default" w:ascii="Times New Roman" w:hAnsi="Times New Roman" w:cs="Times New Roman"/>
          <w:szCs w:val="28"/>
          <w:lang w:val="en-US" w:eastAsia="zh-CN"/>
        </w:rPr>
        <w:t>发票</w:t>
      </w:r>
      <w:r>
        <w:rPr>
          <w:rFonts w:hint="default" w:ascii="Times New Roman" w:hAnsi="Times New Roman" w:cs="Times New Roman"/>
          <w:szCs w:val="28"/>
        </w:rPr>
        <w:t>上传结果</w:t>
      </w:r>
      <w:r>
        <w:tab/>
      </w:r>
      <w:r>
        <w:fldChar w:fldCharType="begin"/>
      </w:r>
      <w:r>
        <w:instrText xml:space="preserve"> PAGEREF _Toc20862 \h </w:instrText>
      </w:r>
      <w:r>
        <w:fldChar w:fldCharType="separate"/>
      </w:r>
      <w:r>
        <w:t>88</w:t>
      </w:r>
      <w:r>
        <w:fldChar w:fldCharType="end"/>
      </w:r>
      <w:r>
        <w:rPr>
          <w:rFonts w:hint="default" w:ascii="Times New Roman" w:hAnsi="Times New Roman" w:cs="Times New Roman"/>
        </w:rPr>
        <w:fldChar w:fldCharType="end"/>
      </w:r>
    </w:p>
    <w:p w14:paraId="76975696">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_Toc31990 </w:instrText>
      </w:r>
      <w:r>
        <w:rPr>
          <w:rFonts w:hint="default" w:ascii="Times New Roman" w:hAnsi="Times New Roman" w:cs="Times New Roman"/>
        </w:rPr>
        <w:fldChar w:fldCharType="separate"/>
      </w:r>
      <w:r>
        <w:rPr>
          <w:rFonts w:hint="default" w:ascii="Times New Roman" w:hAnsi="Times New Roman" w:cs="Times New Roman"/>
          <w:szCs w:val="28"/>
        </w:rPr>
        <w:t>13.数电红字确认单申请</w:t>
      </w:r>
      <w:r>
        <w:tab/>
      </w:r>
      <w:r>
        <w:fldChar w:fldCharType="begin"/>
      </w:r>
      <w:r>
        <w:instrText xml:space="preserve"> PAGEREF _Toc31990 \h </w:instrText>
      </w:r>
      <w:r>
        <w:fldChar w:fldCharType="separate"/>
      </w:r>
      <w:r>
        <w:t>90</w:t>
      </w:r>
      <w:r>
        <w:fldChar w:fldCharType="end"/>
      </w:r>
      <w:r>
        <w:rPr>
          <w:rFonts w:hint="default" w:ascii="Times New Roman" w:hAnsi="Times New Roman" w:cs="Times New Roman"/>
        </w:rPr>
        <w:fldChar w:fldCharType="end"/>
      </w:r>
    </w:p>
    <w:p w14:paraId="2CECE710">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_Toc1637 </w:instrText>
      </w:r>
      <w:r>
        <w:rPr>
          <w:rFonts w:hint="default" w:ascii="Times New Roman" w:hAnsi="Times New Roman" w:cs="Times New Roman"/>
        </w:rPr>
        <w:fldChar w:fldCharType="separate"/>
      </w:r>
      <w:r>
        <w:rPr>
          <w:rFonts w:hint="default" w:ascii="Times New Roman" w:hAnsi="Times New Roman" w:cs="Times New Roman"/>
          <w:szCs w:val="28"/>
        </w:rPr>
        <w:t>14.数电红字确认单确认</w:t>
      </w:r>
      <w:r>
        <w:tab/>
      </w:r>
      <w:r>
        <w:fldChar w:fldCharType="begin"/>
      </w:r>
      <w:r>
        <w:instrText xml:space="preserve"> PAGEREF _Toc1637 \h </w:instrText>
      </w:r>
      <w:r>
        <w:fldChar w:fldCharType="separate"/>
      </w:r>
      <w:r>
        <w:t>95</w:t>
      </w:r>
      <w:r>
        <w:fldChar w:fldCharType="end"/>
      </w:r>
      <w:r>
        <w:rPr>
          <w:rFonts w:hint="default" w:ascii="Times New Roman" w:hAnsi="Times New Roman" w:cs="Times New Roman"/>
        </w:rPr>
        <w:fldChar w:fldCharType="end"/>
      </w:r>
    </w:p>
    <w:p w14:paraId="386340ED">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_Toc9859 </w:instrText>
      </w:r>
      <w:r>
        <w:rPr>
          <w:rFonts w:hint="default" w:ascii="Times New Roman" w:hAnsi="Times New Roman" w:cs="Times New Roman"/>
        </w:rPr>
        <w:fldChar w:fldCharType="separate"/>
      </w:r>
      <w:r>
        <w:rPr>
          <w:rFonts w:hint="default" w:ascii="Times New Roman" w:hAnsi="Times New Roman" w:cs="Times New Roman"/>
          <w:szCs w:val="28"/>
        </w:rPr>
        <w:t>15.上传发票汇总确认信息</w:t>
      </w:r>
      <w:r>
        <w:tab/>
      </w:r>
      <w:r>
        <w:fldChar w:fldCharType="begin"/>
      </w:r>
      <w:r>
        <w:instrText xml:space="preserve"> PAGEREF _Toc9859 \h </w:instrText>
      </w:r>
      <w:r>
        <w:fldChar w:fldCharType="separate"/>
      </w:r>
      <w:r>
        <w:t>97</w:t>
      </w:r>
      <w:r>
        <w:fldChar w:fldCharType="end"/>
      </w:r>
      <w:r>
        <w:rPr>
          <w:rFonts w:hint="default" w:ascii="Times New Roman" w:hAnsi="Times New Roman" w:cs="Times New Roman"/>
        </w:rPr>
        <w:fldChar w:fldCharType="end"/>
      </w:r>
    </w:p>
    <w:p w14:paraId="25ED8153">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_Toc12569 </w:instrText>
      </w:r>
      <w:r>
        <w:rPr>
          <w:rFonts w:hint="default" w:ascii="Times New Roman" w:hAnsi="Times New Roman" w:cs="Times New Roman"/>
        </w:rPr>
        <w:fldChar w:fldCharType="separate"/>
      </w:r>
      <w:r>
        <w:rPr>
          <w:rFonts w:hint="default" w:ascii="Times New Roman" w:hAnsi="Times New Roman" w:cs="Times New Roman"/>
          <w:szCs w:val="28"/>
        </w:rPr>
        <w:t>16. 查询发票汇总确认信息</w:t>
      </w:r>
      <w:r>
        <w:tab/>
      </w:r>
      <w:r>
        <w:fldChar w:fldCharType="begin"/>
      </w:r>
      <w:r>
        <w:instrText xml:space="preserve"> PAGEREF _Toc12569 \h </w:instrText>
      </w:r>
      <w:r>
        <w:fldChar w:fldCharType="separate"/>
      </w:r>
      <w:r>
        <w:t>100</w:t>
      </w:r>
      <w:r>
        <w:fldChar w:fldCharType="end"/>
      </w:r>
      <w:r>
        <w:rPr>
          <w:rFonts w:hint="default" w:ascii="Times New Roman" w:hAnsi="Times New Roman" w:cs="Times New Roman"/>
        </w:rPr>
        <w:fldChar w:fldCharType="end"/>
      </w:r>
    </w:p>
    <w:p w14:paraId="39E76A8C">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_Toc12276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17</w:t>
      </w:r>
      <w:r>
        <w:rPr>
          <w:rFonts w:hint="default" w:ascii="Times New Roman" w:hAnsi="Times New Roman" w:cs="Times New Roman"/>
          <w:szCs w:val="28"/>
        </w:rPr>
        <w:t>.</w:t>
      </w:r>
      <w:r>
        <w:rPr>
          <w:rFonts w:hint="default" w:ascii="Times New Roman" w:hAnsi="Times New Roman" w:cs="Times New Roman"/>
          <w:szCs w:val="28"/>
          <w:lang w:eastAsia="zh-CN"/>
        </w:rPr>
        <w:t>批量白酒商品信息下载申请</w:t>
      </w:r>
      <w:r>
        <w:tab/>
      </w:r>
      <w:r>
        <w:fldChar w:fldCharType="begin"/>
      </w:r>
      <w:r>
        <w:instrText xml:space="preserve"> PAGEREF _Toc12276 \h </w:instrText>
      </w:r>
      <w:r>
        <w:fldChar w:fldCharType="separate"/>
      </w:r>
      <w:r>
        <w:t>103</w:t>
      </w:r>
      <w:r>
        <w:fldChar w:fldCharType="end"/>
      </w:r>
      <w:r>
        <w:rPr>
          <w:rFonts w:hint="default" w:ascii="Times New Roman" w:hAnsi="Times New Roman" w:cs="Times New Roman"/>
        </w:rPr>
        <w:fldChar w:fldCharType="end"/>
      </w:r>
    </w:p>
    <w:p w14:paraId="05D63387">
      <w:pPr>
        <w:pStyle w:val="14"/>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_Toc31036 </w:instrText>
      </w:r>
      <w:r>
        <w:rPr>
          <w:rFonts w:hint="default" w:ascii="Times New Roman" w:hAnsi="Times New Roman" w:cs="Times New Roman"/>
        </w:rPr>
        <w:fldChar w:fldCharType="separate"/>
      </w:r>
      <w:r>
        <w:rPr>
          <w:rFonts w:hint="default" w:ascii="Times New Roman" w:hAnsi="Times New Roman" w:cs="Times New Roman"/>
          <w:szCs w:val="28"/>
          <w:lang w:val="en-US" w:eastAsia="zh-CN"/>
        </w:rPr>
        <w:t>18</w:t>
      </w:r>
      <w:r>
        <w:rPr>
          <w:rFonts w:hint="default" w:ascii="Times New Roman" w:hAnsi="Times New Roman" w:cs="Times New Roman"/>
          <w:szCs w:val="28"/>
        </w:rPr>
        <w:t>.</w:t>
      </w:r>
      <w:r>
        <w:rPr>
          <w:rFonts w:hint="default" w:ascii="Times New Roman" w:hAnsi="Times New Roman" w:eastAsia="宋体" w:cs="Times New Roman"/>
          <w:highlight w:val="none"/>
          <w:lang w:eastAsia="zh-CN"/>
        </w:rPr>
        <w:t>批量</w:t>
      </w:r>
      <w:r>
        <w:rPr>
          <w:rFonts w:hint="default" w:ascii="Times New Roman" w:hAnsi="Times New Roman" w:cs="Times New Roman"/>
          <w:szCs w:val="28"/>
          <w:lang w:eastAsia="zh-CN"/>
        </w:rPr>
        <w:t>白酒</w:t>
      </w:r>
      <w:r>
        <w:rPr>
          <w:rFonts w:hint="default" w:ascii="Times New Roman" w:hAnsi="Times New Roman" w:eastAsia="宋体" w:cs="Times New Roman"/>
          <w:highlight w:val="none"/>
          <w:lang w:eastAsia="zh-CN"/>
        </w:rPr>
        <w:t>商品信息下载申请反馈</w:t>
      </w:r>
      <w:r>
        <w:tab/>
      </w:r>
      <w:r>
        <w:fldChar w:fldCharType="begin"/>
      </w:r>
      <w:r>
        <w:instrText xml:space="preserve"> PAGEREF _Toc31036 \h </w:instrText>
      </w:r>
      <w:r>
        <w:fldChar w:fldCharType="separate"/>
      </w:r>
      <w:r>
        <w:t>104</w:t>
      </w:r>
      <w:r>
        <w:fldChar w:fldCharType="end"/>
      </w:r>
      <w:r>
        <w:rPr>
          <w:rFonts w:hint="default" w:ascii="Times New Roman" w:hAnsi="Times New Roman" w:cs="Times New Roman"/>
        </w:rPr>
        <w:fldChar w:fldCharType="end"/>
      </w:r>
    </w:p>
    <w:p w14:paraId="5BB323A5">
      <w:pPr>
        <w:pStyle w:val="18"/>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_Toc9926 </w:instrText>
      </w:r>
      <w:r>
        <w:rPr>
          <w:rFonts w:hint="default" w:ascii="Times New Roman" w:hAnsi="Times New Roman" w:cs="Times New Roman"/>
        </w:rPr>
        <w:fldChar w:fldCharType="separate"/>
      </w:r>
      <w:r>
        <w:rPr>
          <w:rFonts w:hint="eastAsia" w:ascii="Times New Roman" w:hAnsi="Times New Roman" w:cs="Times New Roman"/>
          <w:lang w:val="en-US" w:eastAsia="zh-CN"/>
        </w:rPr>
        <w:t>六</w:t>
      </w:r>
      <w:r>
        <w:rPr>
          <w:rFonts w:hint="default" w:ascii="Times New Roman" w:hAnsi="Times New Roman" w:eastAsia="Segoe UI" w:cs="Times New Roman"/>
        </w:rPr>
        <w:t>、</w:t>
      </w:r>
      <w:r>
        <w:rPr>
          <w:rFonts w:hint="eastAsia" w:ascii="Times New Roman" w:hAnsi="Times New Roman" w:cs="Times New Roman"/>
          <w:lang w:val="en-US" w:eastAsia="zh-CN"/>
        </w:rPr>
        <w:t>附件</w:t>
      </w:r>
      <w:r>
        <w:tab/>
      </w:r>
      <w:r>
        <w:fldChar w:fldCharType="begin"/>
      </w:r>
      <w:r>
        <w:instrText xml:space="preserve"> PAGEREF _Toc9926 \h </w:instrText>
      </w:r>
      <w:r>
        <w:fldChar w:fldCharType="separate"/>
      </w:r>
      <w:r>
        <w:t>107</w:t>
      </w:r>
      <w:r>
        <w:fldChar w:fldCharType="end"/>
      </w:r>
      <w:r>
        <w:rPr>
          <w:rFonts w:hint="default" w:ascii="Times New Roman" w:hAnsi="Times New Roman" w:cs="Times New Roman"/>
        </w:rPr>
        <w:fldChar w:fldCharType="end"/>
      </w:r>
    </w:p>
    <w:p w14:paraId="36F05A8A">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_Toc12594 </w:instrText>
      </w:r>
      <w:r>
        <w:rPr>
          <w:rFonts w:hint="default" w:ascii="Times New Roman" w:hAnsi="Times New Roman" w:cs="Times New Roman"/>
        </w:rPr>
        <w:fldChar w:fldCharType="separate"/>
      </w:r>
      <w:r>
        <w:rPr>
          <w:rFonts w:hint="eastAsia" w:ascii="Times New Roman" w:hAnsi="Times New Roman" w:eastAsia="宋体" w:cs="Times New Roman"/>
          <w:szCs w:val="28"/>
          <w:lang w:val="en-US" w:eastAsia="zh-CN"/>
        </w:rPr>
        <w:t>（一）</w:t>
      </w:r>
      <w:r>
        <w:rPr>
          <w:rFonts w:hint="default" w:ascii="Times New Roman" w:hAnsi="Times New Roman" w:eastAsia="宋体" w:cs="Times New Roman"/>
          <w:szCs w:val="28"/>
          <w:lang w:val="en-US" w:eastAsia="zh-CN"/>
        </w:rPr>
        <w:t>白酒商品信息数据说明</w:t>
      </w:r>
      <w:r>
        <w:tab/>
      </w:r>
      <w:r>
        <w:fldChar w:fldCharType="begin"/>
      </w:r>
      <w:r>
        <w:instrText xml:space="preserve"> PAGEREF _Toc12594 \h </w:instrText>
      </w:r>
      <w:r>
        <w:fldChar w:fldCharType="separate"/>
      </w:r>
      <w:r>
        <w:t>107</w:t>
      </w:r>
      <w:r>
        <w:fldChar w:fldCharType="end"/>
      </w:r>
      <w:r>
        <w:rPr>
          <w:rFonts w:hint="default" w:ascii="Times New Roman" w:hAnsi="Times New Roman" w:cs="Times New Roman"/>
        </w:rPr>
        <w:fldChar w:fldCharType="end"/>
      </w:r>
    </w:p>
    <w:p w14:paraId="6A58FCB1">
      <w:pPr>
        <w:pStyle w:val="21"/>
        <w:tabs>
          <w:tab w:val="right" w:leader="dot" w:pos="8306"/>
        </w:tabs>
      </w:pPr>
      <w:r>
        <w:rPr>
          <w:rFonts w:hint="default" w:ascii="Times New Roman" w:hAnsi="Times New Roman" w:cs="Times New Roman"/>
        </w:rPr>
        <w:fldChar w:fldCharType="begin"/>
      </w:r>
      <w:r>
        <w:rPr>
          <w:rFonts w:hint="default" w:ascii="Times New Roman" w:hAnsi="Times New Roman" w:cs="Times New Roman"/>
        </w:rPr>
        <w:instrText xml:space="preserve"> HYPERLINK \l _Toc2882 </w:instrText>
      </w:r>
      <w:r>
        <w:rPr>
          <w:rFonts w:hint="default" w:ascii="Times New Roman" w:hAnsi="Times New Roman" w:cs="Times New Roman"/>
        </w:rPr>
        <w:fldChar w:fldCharType="separate"/>
      </w:r>
      <w:r>
        <w:rPr>
          <w:rFonts w:hint="eastAsia" w:ascii="Times New Roman" w:hAnsi="Times New Roman" w:eastAsia="宋体" w:cs="Times New Roman"/>
          <w:szCs w:val="28"/>
          <w:lang w:val="en-US" w:eastAsia="zh-CN"/>
        </w:rPr>
        <w:t>（二）</w:t>
      </w:r>
      <w:r>
        <w:rPr>
          <w:rFonts w:hint="default" w:ascii="Times New Roman" w:hAnsi="Times New Roman" w:eastAsia="宋体" w:cs="Times New Roman"/>
          <w:szCs w:val="28"/>
          <w:lang w:val="en-US" w:eastAsia="zh-CN"/>
        </w:rPr>
        <w:t>国籍代码表</w:t>
      </w:r>
      <w:r>
        <w:tab/>
      </w:r>
      <w:r>
        <w:fldChar w:fldCharType="begin"/>
      </w:r>
      <w:r>
        <w:instrText xml:space="preserve"> PAGEREF _Toc2882 \h </w:instrText>
      </w:r>
      <w:r>
        <w:fldChar w:fldCharType="separate"/>
      </w:r>
      <w:r>
        <w:t>108</w:t>
      </w:r>
      <w:r>
        <w:fldChar w:fldCharType="end"/>
      </w:r>
      <w:r>
        <w:rPr>
          <w:rFonts w:hint="default" w:ascii="Times New Roman" w:hAnsi="Times New Roman" w:cs="Times New Roman"/>
        </w:rPr>
        <w:fldChar w:fldCharType="end"/>
      </w:r>
    </w:p>
    <w:p w14:paraId="1B164556">
      <w:pPr>
        <w:pStyle w:val="12"/>
        <w:jc w:val="center"/>
        <w:rPr>
          <w:rFonts w:hint="default" w:ascii="Times New Roman" w:hAnsi="Times New Roman" w:cs="Times New Roman"/>
        </w:rPr>
      </w:pPr>
      <w:r>
        <w:rPr>
          <w:rFonts w:hint="default" w:ascii="Times New Roman" w:hAnsi="Times New Roman" w:cs="Times New Roman"/>
        </w:rPr>
        <w:fldChar w:fldCharType="end"/>
      </w:r>
    </w:p>
    <w:p w14:paraId="758AB06E">
      <w:pPr>
        <w:rPr>
          <w:rFonts w:hint="default"/>
        </w:rPr>
      </w:pPr>
    </w:p>
    <w:p w14:paraId="1889E67A">
      <w:pPr>
        <w:pStyle w:val="12"/>
        <w:jc w:val="center"/>
        <w:rPr>
          <w:rFonts w:hint="default" w:ascii="Times New Roman" w:hAnsi="Times New Roman" w:cs="Times New Roman"/>
        </w:rPr>
      </w:pPr>
    </w:p>
    <w:p w14:paraId="2F8204E3">
      <w:pPr>
        <w:pStyle w:val="3"/>
        <w:widowControl/>
        <w:spacing w:beforeAutospacing="0" w:afterAutospacing="0" w:line="408" w:lineRule="auto"/>
        <w:outlineLvl w:val="0"/>
        <w:rPr>
          <w:rFonts w:ascii="Helvetica" w:hAnsi="Helvetica" w:cs="Helvetica"/>
          <w:sz w:val="32"/>
          <w:szCs w:val="32"/>
          <w:highlight w:val="none"/>
        </w:rPr>
        <w:sectPr>
          <w:footerReference r:id="rId3" w:type="default"/>
          <w:pgSz w:w="11906" w:h="16838"/>
          <w:pgMar w:top="1440" w:right="1800" w:bottom="1440" w:left="1800" w:header="851" w:footer="992" w:gutter="0"/>
          <w:cols w:space="720" w:num="1"/>
          <w:docGrid w:type="lines" w:linePitch="312" w:charSpace="0"/>
        </w:sectPr>
      </w:pPr>
    </w:p>
    <w:p w14:paraId="0056084E">
      <w:pPr>
        <w:pStyle w:val="2"/>
        <w:widowControl/>
        <w:spacing w:beforeAutospacing="0" w:afterAutospacing="0" w:line="408" w:lineRule="auto"/>
        <w:rPr>
          <w:rFonts w:hint="default" w:ascii="Times New Roman" w:hAnsi="Times New Roman" w:eastAsia="Helvetica" w:cs="Times New Roman"/>
          <w:sz w:val="32"/>
          <w:szCs w:val="32"/>
        </w:rPr>
      </w:pPr>
      <w:bookmarkStart w:id="19" w:name="_Toc11567"/>
      <w:bookmarkStart w:id="20" w:name="_Toc19421"/>
      <w:r>
        <w:rPr>
          <w:rFonts w:hint="default" w:ascii="Times New Roman" w:hAnsi="Times New Roman" w:eastAsia="Helvetica" w:cs="Times New Roman"/>
          <w:sz w:val="32"/>
          <w:szCs w:val="32"/>
        </w:rPr>
        <w:t>一、阅读指引</w:t>
      </w:r>
      <w:bookmarkEnd w:id="19"/>
      <w:bookmarkEnd w:id="20"/>
    </w:p>
    <w:p w14:paraId="4812B8FB">
      <w:pPr>
        <w:pStyle w:val="6"/>
        <w:rPr>
          <w:rFonts w:hint="eastAsia" w:ascii="宋体" w:hAnsi="宋体"/>
          <w:highlight w:val="none"/>
        </w:rPr>
      </w:pPr>
      <w:r>
        <w:rPr>
          <w:rFonts w:hint="eastAsia" w:ascii="宋体" w:hAnsi="宋体"/>
          <w:highlight w:val="none"/>
        </w:rPr>
        <w:t>为了满足纳税人多场景、规模化、合规化、自动化的全面数字化的电子发票（以下简称“数电票”）开具需求，乐企数字开放平台提供数电票开具能力，并通过本能力说明文档明确了数电票开具相关业务规则和数据接口。</w:t>
      </w:r>
    </w:p>
    <w:p w14:paraId="1FDFEA52">
      <w:pPr>
        <w:pStyle w:val="6"/>
        <w:rPr>
          <w:rFonts w:hint="eastAsia" w:ascii="宋体" w:hAnsi="宋体"/>
          <w:highlight w:val="none"/>
        </w:rPr>
      </w:pPr>
      <w:r>
        <w:rPr>
          <w:rFonts w:hint="eastAsia" w:ascii="宋体" w:hAnsi="宋体"/>
          <w:highlight w:val="none"/>
        </w:rPr>
        <w:t>本能力适用于</w:t>
      </w:r>
      <w:r>
        <w:rPr>
          <w:rFonts w:hint="eastAsia" w:ascii="宋体" w:hAnsi="宋体"/>
          <w:highlight w:val="none"/>
          <w:lang w:eastAsia="zh-CN"/>
        </w:rPr>
        <w:t>试点白名单内</w:t>
      </w:r>
      <w:r>
        <w:rPr>
          <w:rFonts w:hint="eastAsia" w:ascii="宋体" w:hAnsi="宋体"/>
          <w:highlight w:val="none"/>
        </w:rPr>
        <w:t>销售</w:t>
      </w:r>
      <w:r>
        <w:rPr>
          <w:rFonts w:hint="eastAsia" w:ascii="宋体" w:hAnsi="宋体"/>
          <w:highlight w:val="none"/>
          <w:lang w:eastAsia="zh-CN"/>
        </w:rPr>
        <w:t>白酒商品</w:t>
      </w:r>
      <w:r>
        <w:rPr>
          <w:rFonts w:hint="eastAsia" w:ascii="宋体" w:hAnsi="宋体"/>
          <w:highlight w:val="none"/>
        </w:rPr>
        <w:t>的纳税人订阅。</w:t>
      </w:r>
    </w:p>
    <w:p w14:paraId="5DD02E77">
      <w:pPr>
        <w:pStyle w:val="6"/>
        <w:rPr>
          <w:rFonts w:hint="eastAsia" w:ascii="宋体" w:hAnsi="宋体"/>
          <w:highlight w:val="none"/>
        </w:rPr>
      </w:pPr>
      <w:r>
        <w:rPr>
          <w:rFonts w:hint="default" w:ascii="Times New Roman" w:hAnsi="Times New Roman" w:cs="Times New Roman"/>
          <w:szCs w:val="24"/>
        </w:rPr>
        <w:t>本能力说明文档分为阅读指引、能力介绍、</w:t>
      </w:r>
      <w:r>
        <w:rPr>
          <w:rFonts w:hint="eastAsia" w:cs="Times New Roman"/>
          <w:szCs w:val="24"/>
          <w:lang w:val="en-US" w:eastAsia="zh-CN"/>
        </w:rPr>
        <w:t>政策依据、</w:t>
      </w:r>
      <w:r>
        <w:rPr>
          <w:rFonts w:hint="default" w:ascii="Times New Roman" w:hAnsi="Times New Roman" w:cs="Times New Roman"/>
          <w:szCs w:val="24"/>
        </w:rPr>
        <w:t>开发指引、接口</w:t>
      </w:r>
      <w:r>
        <w:rPr>
          <w:rFonts w:hint="eastAsia" w:cs="Times New Roman"/>
          <w:szCs w:val="24"/>
          <w:lang w:val="en-US" w:eastAsia="zh-CN"/>
        </w:rPr>
        <w:t>技术说明、附件六</w:t>
      </w:r>
      <w:r>
        <w:rPr>
          <w:rFonts w:hint="default" w:ascii="Times New Roman" w:hAnsi="Times New Roman" w:cs="Times New Roman"/>
          <w:szCs w:val="24"/>
        </w:rPr>
        <w:t>个章节，其中阅读指引</w:t>
      </w:r>
      <w:r>
        <w:rPr>
          <w:rFonts w:hint="eastAsia" w:cs="Times New Roman"/>
          <w:szCs w:val="24"/>
          <w:lang w:eastAsia="zh-CN"/>
        </w:rPr>
        <w:t>、</w:t>
      </w:r>
      <w:r>
        <w:rPr>
          <w:rFonts w:hint="default" w:ascii="Times New Roman" w:hAnsi="Times New Roman" w:cs="Times New Roman"/>
          <w:szCs w:val="24"/>
        </w:rPr>
        <w:t>能力介绍</w:t>
      </w:r>
      <w:r>
        <w:rPr>
          <w:rFonts w:hint="eastAsia" w:cs="Times New Roman"/>
          <w:szCs w:val="24"/>
          <w:lang w:eastAsia="zh-CN"/>
        </w:rPr>
        <w:t>、</w:t>
      </w:r>
      <w:r>
        <w:rPr>
          <w:rFonts w:hint="eastAsia" w:cs="Times New Roman"/>
          <w:szCs w:val="24"/>
          <w:lang w:val="en-US" w:eastAsia="zh-CN"/>
        </w:rPr>
        <w:t>政策依据</w:t>
      </w:r>
      <w:r>
        <w:rPr>
          <w:rFonts w:hint="default" w:ascii="Times New Roman" w:hAnsi="Times New Roman" w:cs="Times New Roman"/>
          <w:szCs w:val="24"/>
        </w:rPr>
        <w:t>章节适合纳税人管理人员及财务人员阅读；开发指引</w:t>
      </w:r>
      <w:r>
        <w:rPr>
          <w:rFonts w:hint="eastAsia" w:cs="Times New Roman"/>
          <w:szCs w:val="24"/>
          <w:lang w:eastAsia="zh-CN"/>
        </w:rPr>
        <w:t>、</w:t>
      </w:r>
      <w:r>
        <w:rPr>
          <w:rFonts w:hint="eastAsia" w:cs="Times New Roman"/>
          <w:szCs w:val="24"/>
          <w:lang w:val="en-US" w:eastAsia="zh-CN"/>
        </w:rPr>
        <w:t>接口技术说明、附件</w:t>
      </w:r>
      <w:r>
        <w:rPr>
          <w:rFonts w:hint="default" w:ascii="Times New Roman" w:hAnsi="Times New Roman" w:cs="Times New Roman"/>
          <w:szCs w:val="24"/>
        </w:rPr>
        <w:t>章节适合纳税人技术人员阅读</w:t>
      </w:r>
      <w:r>
        <w:rPr>
          <w:rFonts w:hint="eastAsia" w:ascii="宋体" w:hAnsi="宋体"/>
          <w:highlight w:val="none"/>
        </w:rPr>
        <w:t>。</w:t>
      </w:r>
    </w:p>
    <w:p w14:paraId="1C67AA2A">
      <w:pPr>
        <w:pStyle w:val="2"/>
        <w:widowControl/>
        <w:spacing w:beforeAutospacing="0" w:afterAutospacing="0" w:line="408" w:lineRule="auto"/>
        <w:rPr>
          <w:rFonts w:hint="default" w:ascii="Times New Roman" w:hAnsi="Times New Roman" w:eastAsia="Helvetica" w:cs="Times New Roman"/>
          <w:sz w:val="32"/>
          <w:szCs w:val="32"/>
        </w:rPr>
      </w:pPr>
      <w:bookmarkStart w:id="21" w:name="_Toc21747"/>
      <w:bookmarkStart w:id="22" w:name="_Toc5532"/>
      <w:bookmarkStart w:id="23" w:name="_Toc27579"/>
      <w:bookmarkStart w:id="24" w:name="_Toc10983"/>
      <w:r>
        <w:rPr>
          <w:rFonts w:hint="default" w:ascii="Times New Roman" w:hAnsi="Times New Roman" w:eastAsia="Helvetica" w:cs="Times New Roman"/>
          <w:sz w:val="32"/>
          <w:szCs w:val="32"/>
        </w:rPr>
        <w:t>二、能力介绍</w:t>
      </w:r>
      <w:bookmarkEnd w:id="21"/>
      <w:bookmarkEnd w:id="22"/>
      <w:bookmarkEnd w:id="23"/>
      <w:bookmarkEnd w:id="24"/>
    </w:p>
    <w:p w14:paraId="307F4A03">
      <w:pPr>
        <w:pStyle w:val="3"/>
        <w:widowControl/>
        <w:spacing w:beforeAutospacing="0" w:afterAutospacing="0" w:line="408" w:lineRule="auto"/>
        <w:outlineLvl w:val="1"/>
        <w:rPr>
          <w:rFonts w:hint="default" w:cs="Helvetica"/>
          <w:sz w:val="28"/>
          <w:szCs w:val="28"/>
          <w:highlight w:val="none"/>
        </w:rPr>
      </w:pPr>
      <w:bookmarkStart w:id="25" w:name="_Toc5074"/>
      <w:bookmarkStart w:id="26" w:name="_Toc2506"/>
      <w:bookmarkStart w:id="27" w:name="_Toc9341"/>
      <w:bookmarkStart w:id="28" w:name="_Toc16276"/>
      <w:r>
        <w:rPr>
          <w:rFonts w:cs="Helvetica"/>
          <w:sz w:val="28"/>
          <w:szCs w:val="28"/>
          <w:highlight w:val="none"/>
        </w:rPr>
        <w:t>（一）</w:t>
      </w:r>
      <w:r>
        <w:rPr>
          <w:rFonts w:hint="default" w:cs="Helvetica"/>
          <w:sz w:val="28"/>
          <w:szCs w:val="28"/>
          <w:highlight w:val="none"/>
        </w:rPr>
        <w:t>能力简介</w:t>
      </w:r>
      <w:bookmarkEnd w:id="25"/>
      <w:bookmarkEnd w:id="26"/>
      <w:bookmarkEnd w:id="27"/>
      <w:bookmarkEnd w:id="28"/>
    </w:p>
    <w:p w14:paraId="58133DDF">
      <w:pPr>
        <w:pStyle w:val="6"/>
        <w:rPr>
          <w:rFonts w:hint="default" w:ascii="宋体" w:hAnsi="宋体" w:eastAsia="宋体" w:cs="Times New Roman"/>
          <w:highlight w:val="none"/>
          <w:lang w:val="en-US" w:eastAsia="zh-CN"/>
        </w:rPr>
      </w:pPr>
      <w:r>
        <w:rPr>
          <w:rFonts w:hint="eastAsia" w:ascii="宋体" w:hAnsi="宋体"/>
          <w:highlight w:val="none"/>
          <w:lang w:eastAsia="zh-CN"/>
        </w:rPr>
        <w:t>生产、</w:t>
      </w:r>
      <w:r>
        <w:rPr>
          <w:rFonts w:hint="eastAsia" w:ascii="宋体" w:hAnsi="宋体"/>
          <w:highlight w:val="none"/>
        </w:rPr>
        <w:t>销售</w:t>
      </w:r>
      <w:r>
        <w:rPr>
          <w:rFonts w:hint="eastAsia" w:ascii="宋体" w:hAnsi="宋体"/>
          <w:highlight w:val="none"/>
          <w:lang w:eastAsia="zh-CN"/>
        </w:rPr>
        <w:t>白酒商品</w:t>
      </w:r>
      <w:r>
        <w:rPr>
          <w:rFonts w:hint="eastAsia" w:ascii="宋体" w:hAnsi="宋体"/>
          <w:highlight w:val="none"/>
        </w:rPr>
        <w:t>的纳税人</w:t>
      </w:r>
      <w:r>
        <w:rPr>
          <w:rFonts w:hint="eastAsia" w:ascii="宋体" w:hAnsi="宋体" w:eastAsia="宋体" w:cs="Times New Roman"/>
          <w:highlight w:val="none"/>
          <w:lang w:val="en-US" w:eastAsia="zh-CN"/>
        </w:rPr>
        <w:t>（白名单内的“白酒生产企业”和“关联销售企业”），可通过此能力开具商品条码-白酒发票。</w:t>
      </w:r>
    </w:p>
    <w:p w14:paraId="2AA8938C">
      <w:pPr>
        <w:pStyle w:val="6"/>
        <w:rPr>
          <w:rFonts w:hint="eastAsia" w:ascii="宋体" w:hAnsi="宋体" w:eastAsia="宋体" w:cs="Times New Roman"/>
          <w:highlight w:val="none"/>
        </w:rPr>
      </w:pPr>
      <w:r>
        <w:rPr>
          <w:rFonts w:hint="eastAsia" w:ascii="宋体" w:hAnsi="宋体" w:eastAsia="宋体" w:cs="Times New Roman"/>
          <w:highlight w:val="none"/>
        </w:rPr>
        <w:t>纳税人可将本能力中的各类规则和接口嵌入本单位信息化系统中（如：销售、收款、结算等）</w:t>
      </w:r>
      <w:r>
        <w:rPr>
          <w:rFonts w:hint="eastAsia" w:ascii="宋体" w:hAnsi="宋体" w:eastAsia="宋体" w:cs="Times New Roman"/>
          <w:highlight w:val="none"/>
          <w:lang w:eastAsia="zh-CN"/>
        </w:rPr>
        <w:t>，</w:t>
      </w:r>
      <w:r>
        <w:rPr>
          <w:rFonts w:hint="eastAsia" w:ascii="宋体" w:hAnsi="宋体" w:eastAsia="宋体" w:cs="Times New Roman"/>
          <w:highlight w:val="none"/>
        </w:rPr>
        <w:t>实现数电票开具流程和商业行为的融合，有效提升数电票开具效率。</w:t>
      </w:r>
    </w:p>
    <w:p w14:paraId="40343DAE">
      <w:pPr>
        <w:pStyle w:val="6"/>
        <w:rPr>
          <w:rFonts w:hint="eastAsia" w:ascii="宋体" w:hAnsi="宋体"/>
          <w:highlight w:val="none"/>
        </w:rPr>
      </w:pPr>
      <w:r>
        <w:rPr>
          <w:rFonts w:hint="eastAsia" w:ascii="宋体" w:hAnsi="宋体" w:eastAsia="宋体" w:cs="Times New Roman"/>
          <w:highlight w:val="none"/>
        </w:rPr>
        <w:t>纳税人可以同时使用本能力、电子发票服务平台开具</w:t>
      </w:r>
      <w:r>
        <w:rPr>
          <w:rFonts w:hint="eastAsia" w:ascii="宋体" w:hAnsi="宋体" w:eastAsia="宋体" w:cs="Times New Roman"/>
          <w:highlight w:val="none"/>
          <w:lang w:val="en-US" w:eastAsia="zh-CN"/>
        </w:rPr>
        <w:t>商品条码-白酒发票</w:t>
      </w:r>
      <w:r>
        <w:rPr>
          <w:rFonts w:hint="eastAsia" w:ascii="宋体" w:hAnsi="宋体" w:eastAsia="宋体" w:cs="Times New Roman"/>
          <w:highlight w:val="none"/>
        </w:rPr>
        <w:t>（税务机关另有</w:t>
      </w:r>
      <w:r>
        <w:rPr>
          <w:rFonts w:hint="eastAsia" w:ascii="宋体" w:hAnsi="宋体"/>
          <w:highlight w:val="none"/>
        </w:rPr>
        <w:t>规定除外）。</w:t>
      </w:r>
    </w:p>
    <w:p w14:paraId="147ED72E">
      <w:pPr>
        <w:pStyle w:val="3"/>
        <w:widowControl/>
        <w:spacing w:beforeAutospacing="0" w:afterAutospacing="0" w:line="408" w:lineRule="auto"/>
        <w:outlineLvl w:val="1"/>
        <w:rPr>
          <w:rFonts w:ascii="Helvetica" w:hAnsi="Helvetica" w:cs="Helvetica"/>
          <w:sz w:val="32"/>
          <w:szCs w:val="32"/>
          <w:highlight w:val="none"/>
        </w:rPr>
      </w:pPr>
      <w:bookmarkStart w:id="29" w:name="_Toc2117"/>
      <w:bookmarkStart w:id="30" w:name="_Toc9040"/>
      <w:bookmarkStart w:id="31" w:name="_Toc18318"/>
      <w:bookmarkStart w:id="32" w:name="_Toc9299"/>
      <w:r>
        <w:rPr>
          <w:rFonts w:cs="Helvetica"/>
          <w:sz w:val="28"/>
          <w:szCs w:val="28"/>
          <w:highlight w:val="none"/>
        </w:rPr>
        <w:t>（二）</w:t>
      </w:r>
      <w:r>
        <w:rPr>
          <w:rFonts w:hint="default" w:cs="Helvetica"/>
          <w:sz w:val="28"/>
          <w:szCs w:val="28"/>
          <w:highlight w:val="none"/>
        </w:rPr>
        <w:t>应用案例</w:t>
      </w:r>
      <w:bookmarkEnd w:id="29"/>
      <w:bookmarkEnd w:id="30"/>
      <w:bookmarkEnd w:id="31"/>
      <w:bookmarkEnd w:id="32"/>
    </w:p>
    <w:p w14:paraId="16D178B1">
      <w:pPr>
        <w:pStyle w:val="12"/>
        <w:bidi w:val="0"/>
        <w:ind w:firstLine="480" w:firstLineChars="200"/>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1）某白酒销售企业（白名单内）完成交易自动开票</w:t>
      </w:r>
    </w:p>
    <w:p w14:paraId="6F0E3055">
      <w:pPr>
        <w:pStyle w:val="6"/>
        <w:rPr>
          <w:rFonts w:hint="default" w:ascii="Times New Roman" w:hAnsi="Times New Roman" w:cs="Times New Roman"/>
          <w:szCs w:val="24"/>
          <w:highlight w:val="none"/>
        </w:rPr>
      </w:pPr>
      <w:r>
        <w:rPr>
          <w:rFonts w:hint="eastAsia" w:ascii="宋体" w:hAnsi="宋体"/>
          <w:highlight w:val="none"/>
        </w:rPr>
        <w:t>某</w:t>
      </w:r>
      <w:r>
        <w:rPr>
          <w:rFonts w:hint="eastAsia" w:ascii="宋体" w:hAnsi="宋体"/>
          <w:highlight w:val="none"/>
          <w:lang w:eastAsia="zh-CN"/>
        </w:rPr>
        <w:t>白酒销售企业</w:t>
      </w:r>
      <w:r>
        <w:rPr>
          <w:rFonts w:hint="eastAsia" w:ascii="宋体" w:hAnsi="宋体"/>
          <w:highlight w:val="none"/>
        </w:rPr>
        <w:t>将数电票开具能力嵌入</w:t>
      </w:r>
      <w:r>
        <w:rPr>
          <w:rFonts w:hint="eastAsia" w:ascii="宋体" w:hAnsi="宋体"/>
          <w:highlight w:val="none"/>
          <w:lang w:eastAsia="zh-CN"/>
        </w:rPr>
        <w:t>自身白酒</w:t>
      </w:r>
      <w:r>
        <w:rPr>
          <w:rFonts w:hint="eastAsia" w:ascii="宋体" w:hAnsi="宋体"/>
          <w:highlight w:val="none"/>
        </w:rPr>
        <w:t>销售</w:t>
      </w:r>
      <w:r>
        <w:rPr>
          <w:rFonts w:hint="eastAsia" w:ascii="宋体" w:hAnsi="宋体"/>
          <w:highlight w:val="none"/>
          <w:lang w:eastAsia="zh-CN"/>
        </w:rPr>
        <w:t>开票</w:t>
      </w:r>
      <w:r>
        <w:rPr>
          <w:rFonts w:hint="eastAsia" w:ascii="宋体" w:hAnsi="宋体"/>
          <w:highlight w:val="none"/>
        </w:rPr>
        <w:t>系统，当交易正式完成</w:t>
      </w:r>
      <w:r>
        <w:rPr>
          <w:rFonts w:hint="eastAsia" w:ascii="宋体" w:hAnsi="宋体"/>
          <w:highlight w:val="none"/>
          <w:lang w:eastAsia="zh-CN"/>
        </w:rPr>
        <w:t>或变更</w:t>
      </w:r>
      <w:r>
        <w:rPr>
          <w:rFonts w:hint="eastAsia" w:ascii="宋体" w:hAnsi="宋体"/>
          <w:highlight w:val="none"/>
        </w:rPr>
        <w:t>时，</w:t>
      </w:r>
      <w:r>
        <w:rPr>
          <w:rFonts w:hint="eastAsia" w:ascii="宋体" w:hAnsi="宋体"/>
          <w:highlight w:val="none"/>
          <w:lang w:eastAsia="zh-CN"/>
        </w:rPr>
        <w:t>其</w:t>
      </w:r>
      <w:r>
        <w:rPr>
          <w:rFonts w:hint="eastAsia" w:ascii="宋体" w:hAnsi="宋体"/>
          <w:highlight w:val="none"/>
        </w:rPr>
        <w:t>销售</w:t>
      </w:r>
      <w:r>
        <w:rPr>
          <w:rFonts w:hint="eastAsia" w:ascii="宋体" w:hAnsi="宋体"/>
          <w:highlight w:val="none"/>
          <w:lang w:eastAsia="zh-CN"/>
        </w:rPr>
        <w:t>开票</w:t>
      </w:r>
      <w:r>
        <w:rPr>
          <w:rFonts w:hint="eastAsia" w:ascii="宋体" w:hAnsi="宋体"/>
          <w:highlight w:val="none"/>
        </w:rPr>
        <w:t>系统通过乐企嵌入的数电票开具规则和接口，</w:t>
      </w:r>
      <w:r>
        <w:rPr>
          <w:rFonts w:hint="default" w:ascii="Times New Roman" w:hAnsi="Times New Roman" w:cs="Times New Roman"/>
          <w:szCs w:val="24"/>
          <w:highlight w:val="none"/>
        </w:rPr>
        <w:t>组合商品、订单、支付、物流等信息自动生成</w:t>
      </w:r>
      <w:r>
        <w:rPr>
          <w:rFonts w:hint="eastAsia" w:ascii="Times New Roman" w:hAnsi="Times New Roman" w:cs="Times New Roman"/>
          <w:szCs w:val="24"/>
          <w:highlight w:val="none"/>
          <w:lang w:eastAsia="zh-CN"/>
        </w:rPr>
        <w:t>数电</w:t>
      </w:r>
      <w:r>
        <w:rPr>
          <w:rFonts w:hint="default" w:ascii="Times New Roman" w:hAnsi="Times New Roman" w:cs="Times New Roman"/>
          <w:szCs w:val="24"/>
          <w:highlight w:val="none"/>
        </w:rPr>
        <w:t>票，并完成交付。</w:t>
      </w:r>
    </w:p>
    <w:p w14:paraId="630C0928">
      <w:pPr>
        <w:pStyle w:val="12"/>
        <w:bidi w:val="0"/>
        <w:ind w:firstLine="480" w:firstLineChars="200"/>
        <w:rPr>
          <w:rFonts w:hint="eastAsia" w:ascii="宋体" w:hAnsi="宋体" w:eastAsia="宋体" w:cs="Times New Roman"/>
          <w:kern w:val="2"/>
          <w:sz w:val="24"/>
          <w:szCs w:val="20"/>
          <w:highlight w:val="none"/>
          <w:lang w:val="en-US" w:eastAsia="zh-CN" w:bidi="ar-SA"/>
        </w:rPr>
      </w:pPr>
      <w:r>
        <w:rPr>
          <w:rFonts w:hint="eastAsia" w:ascii="宋体" w:hAnsi="宋体" w:eastAsia="宋体" w:cs="Times New Roman"/>
          <w:kern w:val="2"/>
          <w:sz w:val="24"/>
          <w:szCs w:val="20"/>
          <w:highlight w:val="none"/>
          <w:lang w:val="en-US" w:eastAsia="zh-CN" w:bidi="ar-SA"/>
        </w:rPr>
        <w:t>2）某白酒生产企业（白名单内）资金结算自动开票</w:t>
      </w:r>
    </w:p>
    <w:p w14:paraId="7601EE35">
      <w:pPr>
        <w:pStyle w:val="6"/>
        <w:rPr>
          <w:rFonts w:hint="eastAsia" w:ascii="宋体" w:hAnsi="宋体"/>
          <w:highlight w:val="none"/>
        </w:rPr>
      </w:pPr>
      <w:r>
        <w:rPr>
          <w:rFonts w:hint="eastAsia" w:ascii="宋体" w:hAnsi="宋体"/>
          <w:highlight w:val="none"/>
        </w:rPr>
        <w:t>某</w:t>
      </w:r>
      <w:r>
        <w:rPr>
          <w:rFonts w:hint="eastAsia" w:ascii="宋体" w:hAnsi="宋体"/>
          <w:highlight w:val="none"/>
          <w:lang w:eastAsia="zh-CN"/>
        </w:rPr>
        <w:t>白酒生产</w:t>
      </w:r>
      <w:r>
        <w:rPr>
          <w:rFonts w:hint="eastAsia" w:ascii="宋体" w:hAnsi="宋体"/>
          <w:highlight w:val="none"/>
        </w:rPr>
        <w:t>企业将数电票开具能力嵌入销售结算系统，当销售方确认收入、产生结算单时，销售结算系统通过乐企嵌入的数电票开具规则和接口，组合商品、结算、前置开票能力获取的发票要素等信息自动生成数电票，完成交付并推送至财务系统，同时进行账务处理。</w:t>
      </w:r>
    </w:p>
    <w:p w14:paraId="49062B90">
      <w:pPr>
        <w:pStyle w:val="3"/>
        <w:widowControl/>
        <w:spacing w:beforeAutospacing="0" w:afterAutospacing="0" w:line="408" w:lineRule="auto"/>
        <w:outlineLvl w:val="1"/>
        <w:rPr>
          <w:rFonts w:hint="default" w:cs="Helvetica"/>
          <w:sz w:val="28"/>
          <w:szCs w:val="28"/>
          <w:highlight w:val="none"/>
        </w:rPr>
      </w:pPr>
      <w:bookmarkStart w:id="33" w:name="_Toc10461"/>
      <w:bookmarkStart w:id="34" w:name="_Toc8466"/>
      <w:bookmarkStart w:id="35" w:name="_Toc17995"/>
      <w:bookmarkStart w:id="36" w:name="_Toc20645"/>
      <w:r>
        <w:rPr>
          <w:rFonts w:cs="Helvetica"/>
          <w:sz w:val="28"/>
          <w:szCs w:val="28"/>
          <w:highlight w:val="none"/>
        </w:rPr>
        <w:t>（</w:t>
      </w:r>
      <w:r>
        <w:rPr>
          <w:rFonts w:hint="eastAsia" w:cs="Helvetica"/>
          <w:sz w:val="28"/>
          <w:szCs w:val="28"/>
          <w:highlight w:val="none"/>
          <w:lang w:val="en-US" w:eastAsia="zh-CN"/>
        </w:rPr>
        <w:t>三</w:t>
      </w:r>
      <w:r>
        <w:rPr>
          <w:rFonts w:cs="Helvetica"/>
          <w:sz w:val="28"/>
          <w:szCs w:val="28"/>
          <w:highlight w:val="none"/>
        </w:rPr>
        <w:t>）</w:t>
      </w:r>
      <w:r>
        <w:rPr>
          <w:rFonts w:hint="default" w:cs="Helvetica"/>
          <w:sz w:val="28"/>
          <w:szCs w:val="28"/>
          <w:highlight w:val="none"/>
        </w:rPr>
        <w:t>名词解释</w:t>
      </w:r>
      <w:bookmarkEnd w:id="33"/>
      <w:bookmarkEnd w:id="34"/>
      <w:bookmarkEnd w:id="35"/>
      <w:bookmarkEnd w:id="36"/>
    </w:p>
    <w:p w14:paraId="43B749E9">
      <w:pPr>
        <w:pStyle w:val="6"/>
        <w:rPr>
          <w:rFonts w:hint="eastAsia" w:ascii="宋体" w:hAnsi="宋体"/>
          <w:szCs w:val="24"/>
          <w:highlight w:val="none"/>
        </w:rPr>
      </w:pPr>
      <w:r>
        <w:rPr>
          <w:rFonts w:hint="eastAsia" w:ascii="宋体" w:hAnsi="宋体"/>
          <w:szCs w:val="24"/>
          <w:highlight w:val="none"/>
        </w:rPr>
        <w:t>直连单位</w:t>
      </w:r>
      <w:r>
        <w:rPr>
          <w:rFonts w:hint="eastAsia" w:ascii="宋体" w:hAnsi="宋体"/>
          <w:szCs w:val="24"/>
          <w:highlight w:val="none"/>
          <w:lang w:eastAsia="zh-CN"/>
        </w:rPr>
        <w:t>：</w:t>
      </w:r>
      <w:r>
        <w:rPr>
          <w:rFonts w:hint="eastAsia" w:ascii="宋体" w:hAnsi="宋体"/>
          <w:szCs w:val="24"/>
          <w:highlight w:val="none"/>
        </w:rPr>
        <w:t>指的是申请直连乐企数字开放平台且税务机关审核通过的纳税人。</w:t>
      </w:r>
    </w:p>
    <w:p w14:paraId="6C8F1247">
      <w:pPr>
        <w:pStyle w:val="6"/>
        <w:rPr>
          <w:rFonts w:hint="eastAsia" w:ascii="宋体" w:hAnsi="宋体"/>
          <w:szCs w:val="24"/>
          <w:highlight w:val="none"/>
        </w:rPr>
      </w:pPr>
      <w:r>
        <w:rPr>
          <w:rFonts w:hint="eastAsia" w:ascii="宋体" w:hAnsi="宋体"/>
          <w:szCs w:val="24"/>
          <w:highlight w:val="none"/>
        </w:rPr>
        <w:t>使用单位</w:t>
      </w:r>
      <w:r>
        <w:rPr>
          <w:rFonts w:hint="eastAsia" w:ascii="宋体" w:hAnsi="宋体"/>
          <w:szCs w:val="24"/>
          <w:highlight w:val="none"/>
          <w:lang w:eastAsia="zh-CN"/>
        </w:rPr>
        <w:t>：</w:t>
      </w:r>
      <w:r>
        <w:rPr>
          <w:rFonts w:hint="eastAsia" w:ascii="宋体" w:hAnsi="宋体"/>
          <w:szCs w:val="24"/>
          <w:highlight w:val="none"/>
        </w:rPr>
        <w:t>指的是被直连单位邀请直连乐企数字开放平台且税务机关审核通过的纳税人。</w:t>
      </w:r>
    </w:p>
    <w:p w14:paraId="664C415E">
      <w:pPr>
        <w:pStyle w:val="6"/>
        <w:rPr>
          <w:rFonts w:hint="eastAsia" w:ascii="宋体" w:hAnsi="宋体"/>
          <w:szCs w:val="24"/>
          <w:highlight w:val="none"/>
        </w:rPr>
      </w:pPr>
      <w:r>
        <w:rPr>
          <w:rFonts w:hint="eastAsia" w:ascii="宋体" w:hAnsi="宋体"/>
          <w:szCs w:val="24"/>
          <w:highlight w:val="none"/>
        </w:rPr>
        <w:t>开具前置</w:t>
      </w:r>
      <w:r>
        <w:rPr>
          <w:rFonts w:hint="eastAsia" w:ascii="宋体" w:hAnsi="宋体"/>
          <w:szCs w:val="24"/>
          <w:highlight w:val="none"/>
          <w:lang w:eastAsia="zh-CN"/>
        </w:rPr>
        <w:t>：</w:t>
      </w:r>
      <w:r>
        <w:rPr>
          <w:rFonts w:hint="eastAsia" w:ascii="宋体" w:hAnsi="宋体"/>
          <w:szCs w:val="24"/>
          <w:highlight w:val="none"/>
        </w:rPr>
        <w:t>指的是纳税人在开具发票前所获取的关于开票相关信息的能力。</w:t>
      </w:r>
    </w:p>
    <w:p w14:paraId="3743EF16">
      <w:pPr>
        <w:pStyle w:val="6"/>
        <w:rPr>
          <w:rFonts w:hint="eastAsia" w:ascii="宋体" w:hAnsi="宋体"/>
          <w:szCs w:val="24"/>
          <w:highlight w:val="none"/>
        </w:rPr>
      </w:pPr>
      <w:r>
        <w:rPr>
          <w:rFonts w:hint="eastAsia" w:ascii="宋体" w:hAnsi="宋体"/>
          <w:szCs w:val="24"/>
          <w:highlight w:val="none"/>
        </w:rPr>
        <w:t>赋额制</w:t>
      </w:r>
      <w:r>
        <w:rPr>
          <w:rFonts w:hint="eastAsia" w:ascii="宋体" w:hAnsi="宋体"/>
          <w:szCs w:val="24"/>
          <w:highlight w:val="none"/>
          <w:lang w:eastAsia="zh-CN"/>
        </w:rPr>
        <w:t>：</w:t>
      </w:r>
      <w:r>
        <w:rPr>
          <w:rFonts w:hint="eastAsia" w:ascii="宋体" w:hAnsi="宋体"/>
          <w:szCs w:val="24"/>
          <w:highlight w:val="none"/>
        </w:rPr>
        <w:t>指的是税务机关按照纳税人“信用”情况，结合生产经营、开票和申报行为，自动为纳税人赋予发票总额度并动态调整，实现“以系统赋额为主，人工调整为辅”的赋额制管理。</w:t>
      </w:r>
    </w:p>
    <w:p w14:paraId="5636A1FF">
      <w:pPr>
        <w:pStyle w:val="6"/>
        <w:rPr>
          <w:rFonts w:hint="eastAsia" w:ascii="宋体" w:hAnsi="宋体"/>
          <w:szCs w:val="24"/>
          <w:highlight w:val="none"/>
        </w:rPr>
      </w:pPr>
      <w:r>
        <w:rPr>
          <w:rFonts w:hint="eastAsia" w:ascii="宋体" w:hAnsi="宋体"/>
          <w:szCs w:val="24"/>
          <w:highlight w:val="none"/>
        </w:rPr>
        <w:t>首次初始赋额</w:t>
      </w:r>
      <w:r>
        <w:rPr>
          <w:rFonts w:hint="eastAsia" w:ascii="宋体" w:hAnsi="宋体"/>
          <w:szCs w:val="24"/>
          <w:highlight w:val="none"/>
          <w:lang w:eastAsia="zh-CN"/>
        </w:rPr>
        <w:t>：</w:t>
      </w:r>
      <w:r>
        <w:rPr>
          <w:rFonts w:hint="eastAsia" w:ascii="宋体" w:hAnsi="宋体"/>
          <w:szCs w:val="24"/>
          <w:highlight w:val="none"/>
        </w:rPr>
        <w:t>指纳税人（包括新办纳税人和存量纳税人）首次申请数电票时，系统第一次赋予纳税人发票额度的行为。首次初始赋额对每个纳税人全生命周期中仅有一次。</w:t>
      </w:r>
    </w:p>
    <w:p w14:paraId="439D0C97">
      <w:pPr>
        <w:pStyle w:val="6"/>
        <w:rPr>
          <w:rFonts w:hint="eastAsia" w:ascii="宋体" w:hAnsi="宋体"/>
          <w:szCs w:val="24"/>
          <w:highlight w:val="none"/>
        </w:rPr>
      </w:pPr>
      <w:r>
        <w:rPr>
          <w:rFonts w:hint="eastAsia" w:ascii="宋体" w:hAnsi="宋体"/>
          <w:szCs w:val="24"/>
          <w:highlight w:val="none"/>
        </w:rPr>
        <w:t>首次初始发票额度：指纳税人（包括新办纳税人和存量纳税人）首次申请数电票时，系统第一次赋予纳税人的具体发票额度。该额度根据试点纳税人的赋额类别确定。</w:t>
      </w:r>
    </w:p>
    <w:p w14:paraId="5AB91289">
      <w:pPr>
        <w:pStyle w:val="6"/>
        <w:rPr>
          <w:rFonts w:hint="eastAsia" w:ascii="宋体" w:hAnsi="宋体"/>
          <w:szCs w:val="24"/>
          <w:highlight w:val="none"/>
        </w:rPr>
      </w:pPr>
      <w:r>
        <w:rPr>
          <w:rFonts w:hint="eastAsia" w:ascii="宋体" w:hAnsi="宋体"/>
          <w:szCs w:val="24"/>
          <w:highlight w:val="none"/>
        </w:rPr>
        <w:t>月初赋额：指首次初始赋额后，系统每月1日依据特定规则，赋予纳税人当月初始发票额度的行为。</w:t>
      </w:r>
    </w:p>
    <w:p w14:paraId="340363FF">
      <w:pPr>
        <w:pStyle w:val="6"/>
        <w:rPr>
          <w:rFonts w:hint="eastAsia" w:ascii="宋体" w:hAnsi="宋体"/>
          <w:szCs w:val="24"/>
          <w:highlight w:val="none"/>
        </w:rPr>
      </w:pPr>
      <w:r>
        <w:rPr>
          <w:rFonts w:hint="eastAsia" w:ascii="宋体" w:hAnsi="宋体"/>
          <w:szCs w:val="24"/>
          <w:highlight w:val="none"/>
        </w:rPr>
        <w:t>月初发票额度：指首次初始赋额后，系统每月1日依据特定规则，赋予纳税人的当月初始发票的额度。月初发票额度是按照赋额类别的变化情况，在上月月初发票额度、系统定期调增额度、系统定期调减额度、赋额类别默认发票额度和人工调整额度中，按优先规则确定。</w:t>
      </w:r>
    </w:p>
    <w:p w14:paraId="69B474B1">
      <w:pPr>
        <w:pStyle w:val="6"/>
        <w:rPr>
          <w:rFonts w:hint="eastAsia" w:ascii="宋体" w:hAnsi="宋体"/>
          <w:szCs w:val="24"/>
          <w:highlight w:val="none"/>
        </w:rPr>
      </w:pPr>
      <w:r>
        <w:rPr>
          <w:rFonts w:hint="eastAsia" w:ascii="宋体" w:hAnsi="宋体"/>
          <w:szCs w:val="24"/>
          <w:highlight w:val="none"/>
        </w:rPr>
        <w:t>当月发票总额度：是指一个自然月内，纳税人发票可开具总金额（不含增值税）的上限额度。</w:t>
      </w:r>
    </w:p>
    <w:p w14:paraId="7CA59C1B">
      <w:pPr>
        <w:pStyle w:val="6"/>
        <w:rPr>
          <w:rFonts w:hint="eastAsia" w:ascii="宋体" w:hAnsi="宋体"/>
          <w:szCs w:val="24"/>
          <w:highlight w:val="none"/>
        </w:rPr>
      </w:pPr>
      <w:r>
        <w:rPr>
          <w:rFonts w:hint="eastAsia" w:ascii="宋体" w:hAnsi="宋体"/>
          <w:szCs w:val="24"/>
          <w:highlight w:val="none"/>
        </w:rPr>
        <w:t>剩余可用发票额度：是指在一个自然月内,纳税人当月发票总额度扣除当月已使用额度，剩余的可用发票额度。</w:t>
      </w:r>
    </w:p>
    <w:p w14:paraId="7B39527C">
      <w:pPr>
        <w:pStyle w:val="6"/>
        <w:rPr>
          <w:rFonts w:hint="eastAsia" w:ascii="宋体" w:hAnsi="宋体"/>
          <w:szCs w:val="24"/>
          <w:highlight w:val="none"/>
        </w:rPr>
      </w:pPr>
      <w:r>
        <w:rPr>
          <w:rFonts w:hint="eastAsia" w:ascii="宋体" w:hAnsi="宋体"/>
          <w:szCs w:val="24"/>
          <w:highlight w:val="none"/>
        </w:rPr>
        <w:t>预赋码信息</w:t>
      </w:r>
      <w:r>
        <w:rPr>
          <w:rFonts w:hint="eastAsia" w:ascii="宋体" w:hAnsi="宋体"/>
          <w:szCs w:val="24"/>
          <w:highlight w:val="none"/>
          <w:lang w:eastAsia="zh-CN"/>
        </w:rPr>
        <w:t>：</w:t>
      </w:r>
      <w:r>
        <w:rPr>
          <w:rFonts w:hint="eastAsia" w:ascii="宋体" w:hAnsi="宋体"/>
          <w:szCs w:val="24"/>
          <w:highlight w:val="none"/>
        </w:rPr>
        <w:t>指的是纳税人在开具发票前所需获取的数字化电子发票号码信息。</w:t>
      </w:r>
    </w:p>
    <w:p w14:paraId="179E521D">
      <w:pPr>
        <w:pStyle w:val="6"/>
        <w:rPr>
          <w:rFonts w:ascii="宋体" w:hAnsi="宋体"/>
          <w:highlight w:val="none"/>
        </w:rPr>
      </w:pPr>
      <w:r>
        <w:rPr>
          <w:rFonts w:hint="eastAsia" w:ascii="宋体" w:hAnsi="宋体"/>
          <w:szCs w:val="24"/>
          <w:highlight w:val="none"/>
        </w:rPr>
        <w:t>API列表</w:t>
      </w:r>
      <w:r>
        <w:rPr>
          <w:rFonts w:hint="eastAsia" w:ascii="宋体" w:hAnsi="宋体"/>
          <w:szCs w:val="24"/>
          <w:highlight w:val="none"/>
          <w:lang w:eastAsia="zh-CN"/>
        </w:rPr>
        <w:t>：</w:t>
      </w:r>
      <w:r>
        <w:rPr>
          <w:rFonts w:hint="eastAsia" w:ascii="宋体" w:hAnsi="宋体"/>
          <w:szCs w:val="24"/>
          <w:highlight w:val="none"/>
        </w:rPr>
        <w:t>指的是纳税人在使用开票能力期间所需要的应用程序接口。</w:t>
      </w:r>
    </w:p>
    <w:p w14:paraId="23B93898">
      <w:pPr>
        <w:pStyle w:val="3"/>
        <w:widowControl/>
        <w:spacing w:beforeAutospacing="0" w:afterAutospacing="0" w:line="408" w:lineRule="auto"/>
        <w:outlineLvl w:val="1"/>
        <w:rPr>
          <w:rFonts w:cs="Helvetica"/>
          <w:sz w:val="28"/>
          <w:szCs w:val="28"/>
          <w:highlight w:val="none"/>
        </w:rPr>
      </w:pPr>
      <w:bookmarkStart w:id="37" w:name="_Toc22943"/>
      <w:bookmarkStart w:id="38" w:name="_Toc3863"/>
      <w:bookmarkStart w:id="39" w:name="_Toc8866"/>
      <w:bookmarkStart w:id="40" w:name="_Toc24029"/>
      <w:r>
        <w:rPr>
          <w:rFonts w:cs="Helvetica"/>
          <w:sz w:val="28"/>
          <w:szCs w:val="28"/>
          <w:highlight w:val="none"/>
        </w:rPr>
        <w:t>（</w:t>
      </w:r>
      <w:r>
        <w:rPr>
          <w:rFonts w:hint="eastAsia" w:cs="Helvetica"/>
          <w:sz w:val="28"/>
          <w:szCs w:val="28"/>
          <w:highlight w:val="none"/>
          <w:lang w:val="en-US" w:eastAsia="zh-CN"/>
        </w:rPr>
        <w:t>四</w:t>
      </w:r>
      <w:r>
        <w:rPr>
          <w:rFonts w:cs="Helvetica"/>
          <w:sz w:val="28"/>
          <w:szCs w:val="28"/>
          <w:highlight w:val="none"/>
        </w:rPr>
        <w:t>）</w:t>
      </w:r>
      <w:r>
        <w:rPr>
          <w:rFonts w:hint="default" w:cs="Helvetica"/>
          <w:sz w:val="28"/>
          <w:szCs w:val="28"/>
          <w:highlight w:val="none"/>
        </w:rPr>
        <w:t>扩展阅读</w:t>
      </w:r>
      <w:bookmarkEnd w:id="37"/>
      <w:bookmarkEnd w:id="38"/>
      <w:bookmarkEnd w:id="39"/>
      <w:bookmarkEnd w:id="40"/>
    </w:p>
    <w:p w14:paraId="545A66C1">
      <w:pPr>
        <w:pStyle w:val="6"/>
        <w:rPr>
          <w:rFonts w:hint="eastAsia" w:ascii="宋体" w:hAnsi="宋体"/>
          <w:highlight w:val="none"/>
        </w:rPr>
      </w:pPr>
      <w:r>
        <w:rPr>
          <w:rFonts w:hint="eastAsia" w:ascii="宋体" w:hAnsi="宋体"/>
          <w:highlight w:val="none"/>
        </w:rPr>
        <w:t>关于当月发票总额度：由于存在系统临时调整或发票额度人工调整的情况，当月调整后的额度为当月发票总额度。若为调增，则当月发票总额度大于月初发票额度；若为调减，则当月发票总额度小于月初发票额度；若不存在调整，当月发票总额度等于月初发票额度。</w:t>
      </w:r>
    </w:p>
    <w:p w14:paraId="579660B0">
      <w:pPr>
        <w:pStyle w:val="6"/>
        <w:rPr>
          <w:rFonts w:hint="eastAsia" w:ascii="宋体" w:hAnsi="宋体"/>
          <w:highlight w:val="none"/>
        </w:rPr>
      </w:pPr>
      <w:r>
        <w:rPr>
          <w:rFonts w:hint="eastAsia" w:ascii="宋体" w:hAnsi="宋体"/>
          <w:highlight w:val="none"/>
        </w:rPr>
        <w:t>需要说明的是，目前税务数字账户首页和蓝字发票开具界面上所显示的“发票总额度”，基本上表达的是“当月发票总额度”的概念。</w:t>
      </w:r>
    </w:p>
    <w:p w14:paraId="31EC772B">
      <w:pPr>
        <w:pStyle w:val="6"/>
        <w:rPr>
          <w:rFonts w:hint="eastAsia" w:ascii="宋体" w:hAnsi="宋体"/>
          <w:highlight w:val="none"/>
        </w:rPr>
      </w:pPr>
      <w:r>
        <w:rPr>
          <w:rFonts w:hint="eastAsia" w:ascii="宋体" w:hAnsi="宋体"/>
          <w:highlight w:val="none"/>
        </w:rPr>
        <w:t>关于剩余可用发票额度：</w:t>
      </w:r>
      <w:r>
        <w:rPr>
          <w:rFonts w:hint="eastAsia" w:ascii="宋体" w:hAnsi="宋体"/>
          <w:szCs w:val="24"/>
          <w:highlight w:val="none"/>
        </w:rPr>
        <w:t>剩余可用发票额度区分申报前和申报后。</w:t>
      </w:r>
      <w:r>
        <w:rPr>
          <w:rFonts w:hint="eastAsia" w:ascii="宋体" w:hAnsi="宋体"/>
          <w:highlight w:val="none"/>
        </w:rPr>
        <w:t>剩余可用发票额度（申报前）是指纳税人在申报月完成对应属期申报前可开具数电票的金额上限（申报前税控发票无法领用，因此不控制其领用金额），其初始化值（每月1日计算）为上月剩余发票额度和本月月初发票额度的较小值。</w:t>
      </w:r>
    </w:p>
    <w:p w14:paraId="779108B8">
      <w:pPr>
        <w:pStyle w:val="6"/>
        <w:rPr>
          <w:rFonts w:hint="eastAsia" w:ascii="宋体" w:hAnsi="宋体"/>
          <w:highlight w:val="none"/>
        </w:rPr>
      </w:pPr>
      <w:r>
        <w:rPr>
          <w:rFonts w:hint="eastAsia" w:ascii="宋体" w:hAnsi="宋体"/>
          <w:highlight w:val="none"/>
        </w:rPr>
        <w:t>剩余可用发票额度（申报后）是指纳税人在申报月完成对应属期申报且比对成功后可开具数电票以及领用税控发票的金额上限。等于当月发票总额度减去本月已用发票额度（即本月数电票实际开具金额以及税控发票实际领用的金额）。</w:t>
      </w:r>
    </w:p>
    <w:p w14:paraId="3E76B032">
      <w:pPr>
        <w:pStyle w:val="6"/>
        <w:rPr>
          <w:rFonts w:hint="eastAsia" w:ascii="宋体" w:hAnsi="宋体"/>
          <w:highlight w:val="none"/>
        </w:rPr>
      </w:pPr>
      <w:r>
        <w:rPr>
          <w:rFonts w:hint="eastAsia" w:ascii="宋体" w:hAnsi="宋体"/>
          <w:highlight w:val="none"/>
        </w:rPr>
        <w:t>需要说明的是，目前税务数字账户首页和蓝字发票开具界面上所显示的“可用发票额度”，基本上表达的是“剩余可用发票额度”的概念。</w:t>
      </w:r>
    </w:p>
    <w:p w14:paraId="279C9636">
      <w:pPr>
        <w:pStyle w:val="6"/>
        <w:rPr>
          <w:rFonts w:hint="eastAsia" w:ascii="宋体" w:hAnsi="宋体"/>
          <w:highlight w:val="none"/>
        </w:rPr>
      </w:pPr>
      <w:r>
        <w:rPr>
          <w:rFonts w:hint="eastAsia" w:ascii="宋体" w:hAnsi="宋体"/>
          <w:highlight w:val="none"/>
        </w:rPr>
        <w:t>例如：某企业为按月申报纳税人，3月发票总额度为1000万，3月累计开具800万金额发票，则3月剩余发票额度为200万，若4月月初发票额度为1000万，则企业4月申报前的剩余可用发票额度为3月剩余发票额度与4月月初发票额度中的较小值，即200万。若企业4月15日完成申报，4月1日至4月15日期间开具150万金额发票，则企业4月申报后的剩余可用发票额度为4月发票总额度（1000万）减去本月已用发票额度（150万），即850万。</w:t>
      </w:r>
    </w:p>
    <w:p w14:paraId="238630F7">
      <w:pPr>
        <w:pStyle w:val="6"/>
        <w:rPr>
          <w:rFonts w:ascii="宋体" w:hAnsi="宋体"/>
          <w:highlight w:val="none"/>
        </w:rPr>
      </w:pPr>
      <w:r>
        <w:rPr>
          <w:rFonts w:hint="eastAsia" w:ascii="宋体" w:hAnsi="宋体"/>
          <w:highlight w:val="none"/>
        </w:rPr>
        <w:t>需注意的是，企业在月初未申报时下载的发票额度的有效期止为当月申报截止日期，超过发票额度有效期止后，无法开具数电票，企业在完成申报或到达发票额度有效期止后，需调整发票额度有效期，并根据税局端返回的有效期更新本地发票额度有效期。</w:t>
      </w:r>
    </w:p>
    <w:p w14:paraId="0C39265D">
      <w:pPr>
        <w:pStyle w:val="6"/>
        <w:rPr>
          <w:rFonts w:hint="eastAsia" w:ascii="宋体" w:hAnsi="宋体"/>
          <w:highlight w:val="none"/>
        </w:rPr>
      </w:pPr>
      <w:r>
        <w:rPr>
          <w:rFonts w:hint="eastAsia" w:ascii="宋体" w:hAnsi="宋体"/>
          <w:highlight w:val="none"/>
        </w:rPr>
        <w:t>关于全面数字化的电子红字发票（以下简称数电红票）开具：除按政策规定可以修改的单价、数量、金额等要素外，数电红票中的其余要素需与全面数字化的电子蓝字发票（以下简称数电蓝票）一一对应，详细规则可参见版式文件中的相关内容。</w:t>
      </w:r>
    </w:p>
    <w:p w14:paraId="1921FCBF">
      <w:pPr>
        <w:pStyle w:val="6"/>
        <w:rPr>
          <w:rFonts w:hint="eastAsia" w:ascii="宋体" w:hAnsi="宋体"/>
          <w:highlight w:val="none"/>
        </w:rPr>
      </w:pPr>
      <w:r>
        <w:rPr>
          <w:rFonts w:hint="eastAsia" w:ascii="宋体" w:hAnsi="宋体"/>
          <w:highlight w:val="none"/>
        </w:rPr>
        <w:t>关于按需开票：按需开票纳税人在开具发票前同样需要下载发票额度，并且只能在发票额度有效期内使用，不允许超额度开票，在查询发票额度当月发票总额度时，系统返回数据为9999999999999999，企业下载发票额度后，剩余可用发票额度返回数据仍为9999999999999999，按需开票纳税人退出按需开票后，退出当月</w:t>
      </w:r>
      <w:r>
        <w:rPr>
          <w:rFonts w:hint="eastAsia" w:ascii="宋体" w:hAnsi="宋体"/>
          <w:szCs w:val="24"/>
          <w:highlight w:val="none"/>
        </w:rPr>
        <w:t>剩余可用发票额度</w:t>
      </w:r>
      <w:r>
        <w:rPr>
          <w:rFonts w:hint="eastAsia" w:ascii="宋体" w:hAnsi="宋体"/>
          <w:highlight w:val="none"/>
        </w:rPr>
        <w:t>需扣除当月已下载发票额度。</w:t>
      </w:r>
    </w:p>
    <w:p w14:paraId="0E28E1E1">
      <w:pPr>
        <w:pStyle w:val="6"/>
        <w:rPr>
          <w:rFonts w:hint="default" w:ascii="Times New Roman" w:hAnsi="Times New Roman" w:cs="Times New Roman"/>
          <w:highlight w:val="none"/>
        </w:rPr>
      </w:pPr>
      <w:r>
        <w:rPr>
          <w:rFonts w:hint="eastAsia" w:ascii="宋体" w:hAnsi="宋体"/>
          <w:highlight w:val="none"/>
        </w:rPr>
        <w:t>例如：某企业为按需开票纳税人，其按需开票截止时间为5月15日，5月113日起，税务机关将</w:t>
      </w:r>
      <w:r>
        <w:rPr>
          <w:rFonts w:hint="eastAsia" w:ascii="宋体" w:hAnsi="宋体"/>
          <w:szCs w:val="24"/>
          <w:highlight w:val="none"/>
        </w:rPr>
        <w:t>自动为企业赋予当月发票总额度为1000万，若企业在5月1日-15日期间已累计下载发票额度800万，则企业此时查询</w:t>
      </w:r>
      <w:r>
        <w:rPr>
          <w:rFonts w:hint="eastAsia" w:ascii="宋体" w:hAnsi="宋体"/>
          <w:highlight w:val="none"/>
        </w:rPr>
        <w:t>当月</w:t>
      </w:r>
      <w:r>
        <w:rPr>
          <w:rFonts w:hint="eastAsia" w:ascii="宋体" w:hAnsi="宋体"/>
          <w:szCs w:val="24"/>
          <w:highlight w:val="none"/>
        </w:rPr>
        <w:t>剩余可用发票额度为1000-800=200万，</w:t>
      </w:r>
      <w:bookmarkStart w:id="41" w:name="OLE_LINK33"/>
      <w:r>
        <w:rPr>
          <w:rFonts w:hint="eastAsia" w:ascii="宋体" w:hAnsi="宋体"/>
          <w:szCs w:val="24"/>
          <w:highlight w:val="none"/>
        </w:rPr>
        <w:t>5月1日-31日</w:t>
      </w:r>
      <w:bookmarkEnd w:id="41"/>
      <w:r>
        <w:rPr>
          <w:rFonts w:hint="eastAsia" w:ascii="宋体" w:hAnsi="宋体"/>
          <w:szCs w:val="24"/>
          <w:highlight w:val="none"/>
        </w:rPr>
        <w:t>可再下载的发票额度为200万。</w:t>
      </w:r>
    </w:p>
    <w:p w14:paraId="0D16F1EE">
      <w:pPr>
        <w:pStyle w:val="2"/>
        <w:widowControl/>
        <w:spacing w:beforeAutospacing="0" w:afterAutospacing="0" w:line="408" w:lineRule="auto"/>
        <w:rPr>
          <w:rFonts w:hint="default" w:ascii="Times New Roman" w:hAnsi="Times New Roman" w:eastAsia="Helvetica" w:cs="Times New Roman"/>
          <w:sz w:val="32"/>
          <w:szCs w:val="32"/>
          <w:lang w:val="en-US"/>
        </w:rPr>
      </w:pPr>
      <w:bookmarkStart w:id="42" w:name="_Toc11358"/>
      <w:bookmarkStart w:id="43" w:name="_Toc21417"/>
      <w:bookmarkStart w:id="44" w:name="_Toc18479"/>
      <w:bookmarkStart w:id="45" w:name="_Toc22654"/>
      <w:bookmarkStart w:id="46" w:name="_Toc2523"/>
      <w:bookmarkStart w:id="47" w:name="_Toc14547"/>
      <w:bookmarkStart w:id="48" w:name="_Toc31174"/>
      <w:r>
        <w:rPr>
          <w:rFonts w:hint="eastAsia" w:ascii="Times New Roman" w:hAnsi="Times New Roman" w:cs="Times New Roman"/>
          <w:sz w:val="32"/>
          <w:szCs w:val="32"/>
          <w:lang w:val="en-US" w:eastAsia="zh-CN"/>
        </w:rPr>
        <w:t>三、</w:t>
      </w:r>
      <w:bookmarkEnd w:id="42"/>
      <w:bookmarkEnd w:id="43"/>
      <w:bookmarkEnd w:id="44"/>
      <w:r>
        <w:rPr>
          <w:rFonts w:hint="eastAsia" w:ascii="Times New Roman" w:hAnsi="Times New Roman" w:cs="Times New Roman"/>
          <w:sz w:val="32"/>
          <w:szCs w:val="32"/>
          <w:lang w:val="en-US" w:eastAsia="zh-CN"/>
        </w:rPr>
        <w:t>政策</w:t>
      </w:r>
      <w:bookmarkEnd w:id="45"/>
      <w:r>
        <w:rPr>
          <w:rFonts w:hint="eastAsia" w:ascii="Times New Roman" w:hAnsi="Times New Roman" w:cs="Times New Roman"/>
          <w:sz w:val="32"/>
          <w:szCs w:val="32"/>
          <w:lang w:val="en-US" w:eastAsia="zh-CN"/>
        </w:rPr>
        <w:t>依据</w:t>
      </w:r>
    </w:p>
    <w:p w14:paraId="666865D8">
      <w:pPr>
        <w:pStyle w:val="6"/>
        <w:rPr>
          <w:rFonts w:hint="eastAsia" w:ascii="宋体" w:hAnsi="宋体"/>
          <w:szCs w:val="24"/>
          <w:highlight w:val="none"/>
        </w:rPr>
      </w:pPr>
      <w:r>
        <w:rPr>
          <w:rFonts w:hint="eastAsia" w:ascii="宋体" w:hAnsi="宋体"/>
          <w:szCs w:val="24"/>
          <w:highlight w:val="none"/>
        </w:rPr>
        <w:t>国家税务总局各省（自治区、直辖市、计划单列市）税务局关于推行全面数字化电子发票的相关公告。</w:t>
      </w:r>
    </w:p>
    <w:p w14:paraId="66755835">
      <w:pPr>
        <w:pStyle w:val="2"/>
        <w:widowControl/>
        <w:spacing w:beforeAutospacing="0" w:afterAutospacing="0" w:line="408" w:lineRule="auto"/>
        <w:rPr>
          <w:rFonts w:hint="default" w:ascii="Times New Roman" w:hAnsi="Times New Roman" w:cs="Times New Roman"/>
          <w:sz w:val="32"/>
          <w:szCs w:val="32"/>
        </w:rPr>
      </w:pPr>
      <w:bookmarkStart w:id="49" w:name="_Toc24930"/>
      <w:r>
        <w:rPr>
          <w:rFonts w:hint="eastAsia" w:ascii="Times New Roman" w:hAnsi="Times New Roman" w:cs="Times New Roman"/>
          <w:sz w:val="32"/>
          <w:szCs w:val="32"/>
          <w:lang w:val="en-US" w:eastAsia="zh-CN"/>
        </w:rPr>
        <w:t>四</w:t>
      </w:r>
      <w:r>
        <w:rPr>
          <w:rFonts w:hint="default" w:ascii="Times New Roman" w:hAnsi="Times New Roman" w:eastAsia="Helvetica" w:cs="Times New Roman"/>
          <w:sz w:val="32"/>
          <w:szCs w:val="32"/>
        </w:rPr>
        <w:t>、开发指引</w:t>
      </w:r>
      <w:bookmarkEnd w:id="46"/>
      <w:bookmarkEnd w:id="47"/>
      <w:bookmarkEnd w:id="48"/>
      <w:bookmarkEnd w:id="49"/>
    </w:p>
    <w:p w14:paraId="16778811">
      <w:pPr>
        <w:widowControl w:val="0"/>
        <w:spacing w:line="360" w:lineRule="auto"/>
        <w:ind w:firstLine="480" w:firstLineChars="200"/>
        <w:jc w:val="both"/>
        <w:rPr>
          <w:rFonts w:hint="default" w:ascii="Times New Roman" w:hAnsi="Times New Roman" w:cs="Times New Roman"/>
          <w:sz w:val="28"/>
          <w:szCs w:val="28"/>
        </w:rPr>
      </w:pPr>
      <w:bookmarkStart w:id="50" w:name="OLE_LINK53"/>
      <w:bookmarkStart w:id="51" w:name="_Toc8504"/>
      <w:r>
        <w:rPr>
          <w:rFonts w:hint="default" w:ascii="Times New Roman" w:hAnsi="Times New Roman" w:eastAsia="宋体" w:cs="Times New Roman"/>
          <w:kern w:val="2"/>
          <w:sz w:val="24"/>
          <w:szCs w:val="20"/>
          <w:lang w:val="en-US" w:eastAsia="zh-CN" w:bidi="ar-SA"/>
        </w:rPr>
        <w:t>企业在调用乐企平台发起的相关请求报文中禁止使用Unicode码，但是可以使用Unicode码对应的中文。例如 ★ 可以出现在开票报文的备注中，但是不能出现\u38996。</w:t>
      </w:r>
    </w:p>
    <w:bookmarkEnd w:id="50"/>
    <w:p w14:paraId="6B549912">
      <w:pPr>
        <w:pStyle w:val="3"/>
        <w:widowControl/>
        <w:spacing w:beforeAutospacing="0" w:afterAutospacing="0" w:line="408" w:lineRule="auto"/>
        <w:rPr>
          <w:rFonts w:hint="default" w:ascii="Times New Roman" w:hAnsi="Times New Roman" w:cs="Times New Roman"/>
          <w:sz w:val="28"/>
          <w:szCs w:val="28"/>
        </w:rPr>
      </w:pPr>
      <w:bookmarkStart w:id="52" w:name="_Toc32125"/>
      <w:bookmarkStart w:id="53" w:name="_Toc10866"/>
      <w:bookmarkStart w:id="54" w:name="_Toc18713"/>
      <w:r>
        <w:rPr>
          <w:rFonts w:hint="default" w:ascii="Times New Roman" w:hAnsi="Times New Roman" w:cs="Times New Roman"/>
          <w:sz w:val="28"/>
          <w:szCs w:val="28"/>
        </w:rPr>
        <w:t>（一）业务场景</w:t>
      </w:r>
      <w:bookmarkEnd w:id="51"/>
      <w:bookmarkEnd w:id="52"/>
      <w:bookmarkEnd w:id="53"/>
      <w:bookmarkEnd w:id="54"/>
    </w:p>
    <w:p w14:paraId="2B6B7583">
      <w:pPr>
        <w:pStyle w:val="6"/>
        <w:ind w:firstLine="480" w:firstLineChars="200"/>
        <w:rPr>
          <w:rFonts w:hint="default" w:ascii="Times New Roman" w:hAnsi="Times New Roman" w:cs="Times New Roman"/>
        </w:rPr>
      </w:pPr>
      <w:r>
        <w:rPr>
          <w:rFonts w:hint="default" w:ascii="Times New Roman" w:hAnsi="Times New Roman" w:cs="Times New Roman"/>
        </w:rPr>
        <w:t>为方便理解，下述内容中业务流程图中涉及到的接口编号与第四章-4.1接口清单列表进行对应，编号规则仅适用于本文档，后续乐企1.5平台对所有接口编号设置统一的编号规则。</w:t>
      </w:r>
    </w:p>
    <w:p w14:paraId="24159AEF">
      <w:pPr>
        <w:pStyle w:val="4"/>
        <w:tabs>
          <w:tab w:val="left" w:pos="432"/>
          <w:tab w:val="left" w:pos="864"/>
        </w:tabs>
        <w:rPr>
          <w:rFonts w:hint="default" w:ascii="Times New Roman" w:hAnsi="Times New Roman" w:cs="Times New Roman"/>
        </w:rPr>
      </w:pPr>
      <w:bookmarkStart w:id="55" w:name="_Toc7490"/>
      <w:bookmarkStart w:id="56" w:name="_Toc25172"/>
      <w:bookmarkStart w:id="57" w:name="_Toc14311"/>
      <w:bookmarkStart w:id="58" w:name="_Toc8770"/>
      <w:r>
        <w:rPr>
          <w:rFonts w:hint="default" w:ascii="Times New Roman" w:hAnsi="Times New Roman" w:cs="Times New Roman"/>
        </w:rPr>
        <w:t>1数电票开具前置</w:t>
      </w:r>
      <w:bookmarkEnd w:id="55"/>
      <w:bookmarkEnd w:id="56"/>
      <w:bookmarkEnd w:id="57"/>
      <w:bookmarkEnd w:id="58"/>
    </w:p>
    <w:p w14:paraId="712CA1B3">
      <w:pPr>
        <w:pStyle w:val="6"/>
        <w:rPr>
          <w:rFonts w:hint="default" w:ascii="Times New Roman" w:hAnsi="Times New Roman" w:cs="Times New Roman"/>
        </w:rPr>
      </w:pPr>
      <w:r>
        <w:rPr>
          <w:rFonts w:hint="default" w:ascii="Times New Roman" w:hAnsi="Times New Roman" w:cs="Times New Roman"/>
        </w:rPr>
        <w:t>企业在开具发票前可提前将开具发票所需的相关信息获取到本地，待开票时查询本地的数据进行校验。</w:t>
      </w:r>
    </w:p>
    <w:p w14:paraId="403F786A">
      <w:pPr>
        <w:pStyle w:val="6"/>
        <w:rPr>
          <w:rFonts w:hint="default" w:ascii="Times New Roman" w:hAnsi="Times New Roman" w:cs="Times New Roman"/>
        </w:rPr>
      </w:pPr>
      <w:r>
        <w:rPr>
          <w:rFonts w:hint="default" w:ascii="Times New Roman" w:hAnsi="Times New Roman" w:cs="Times New Roman"/>
        </w:rPr>
        <w:t>企业可申请获取所有信息，也可以单独只获取任意一个开票信息更新本地的信息。</w:t>
      </w:r>
    </w:p>
    <w:p w14:paraId="6C96CD14">
      <w:pPr>
        <w:pStyle w:val="5"/>
        <w:rPr>
          <w:rFonts w:hint="default" w:ascii="Times New Roman" w:hAnsi="Times New Roman" w:cs="Times New Roman"/>
          <w:sz w:val="22"/>
          <w:szCs w:val="22"/>
        </w:rPr>
      </w:pPr>
      <w:bookmarkStart w:id="59" w:name="_Toc32109"/>
      <w:bookmarkStart w:id="60" w:name="_Toc1589"/>
      <w:bookmarkStart w:id="61" w:name="_Toc27406"/>
      <w:r>
        <w:rPr>
          <w:rFonts w:hint="default" w:ascii="Times New Roman" w:hAnsi="Times New Roman" w:cs="Times New Roman"/>
          <w:sz w:val="22"/>
          <w:szCs w:val="22"/>
        </w:rPr>
        <w:t>1.1全流程图</w:t>
      </w:r>
      <w:bookmarkEnd w:id="59"/>
      <w:bookmarkEnd w:id="60"/>
      <w:bookmarkEnd w:id="61"/>
    </w:p>
    <w:p w14:paraId="3B695BC2">
      <w:pPr>
        <w:pStyle w:val="6"/>
        <w:rPr>
          <w:rFonts w:hint="default" w:ascii="Times New Roman" w:hAnsi="Times New Roman" w:cs="Times New Roman"/>
        </w:rPr>
      </w:pPr>
      <w:r>
        <w:rPr>
          <w:rFonts w:hint="default" w:ascii="Times New Roman" w:hAnsi="Times New Roman" w:cs="Times New Roman"/>
        </w:rPr>
        <w:t>在该场景中获取发票所需信息无严格的先后顺序。</w:t>
      </w:r>
    </w:p>
    <w:p w14:paraId="58ED7012">
      <w:pPr>
        <w:pStyle w:val="6"/>
        <w:keepNext w:val="0"/>
        <w:keepLines w:val="0"/>
        <w:pageBreakBefore w:val="0"/>
        <w:widowControl w:val="0"/>
        <w:kinsoku/>
        <w:wordWrap/>
        <w:overflowPunct/>
        <w:topLinePunct w:val="0"/>
        <w:autoSpaceDE/>
        <w:autoSpaceDN/>
        <w:bidi w:val="0"/>
        <w:adjustRightInd/>
        <w:snapToGrid/>
        <w:ind w:firstLine="0"/>
        <w:jc w:val="center"/>
        <w:textAlignment w:val="auto"/>
        <w:rPr>
          <w:rFonts w:hint="default" w:ascii="Times New Roman" w:hAnsi="Times New Roman" w:cs="Times New Roman"/>
          <w:lang w:eastAsia="zh-CN"/>
        </w:rPr>
      </w:pPr>
      <w:r>
        <w:rPr>
          <w:rFonts w:hint="default" w:ascii="Times New Roman" w:hAnsi="Times New Roman" w:cs="Times New Roman"/>
          <w:lang w:eastAsia="zh-CN"/>
        </w:rPr>
        <w:drawing>
          <wp:inline distT="0" distB="0" distL="114300" distR="114300">
            <wp:extent cx="5269230" cy="8741410"/>
            <wp:effectExtent l="0" t="0" r="1270" b="8890"/>
            <wp:docPr id="1" name="图片 35" descr="（备用）全电开票前置能力-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5" descr="（备用）全电开票前置能力-1"/>
                    <pic:cNvPicPr>
                      <a:picLocks noChangeAspect="1"/>
                    </pic:cNvPicPr>
                  </pic:nvPicPr>
                  <pic:blipFill>
                    <a:blip r:embed="rId6"/>
                    <a:stretch>
                      <a:fillRect/>
                    </a:stretch>
                  </pic:blipFill>
                  <pic:spPr>
                    <a:xfrm>
                      <a:off x="0" y="0"/>
                      <a:ext cx="5269230" cy="8741410"/>
                    </a:xfrm>
                    <a:prstGeom prst="rect">
                      <a:avLst/>
                    </a:prstGeom>
                    <a:noFill/>
                    <a:ln>
                      <a:noFill/>
                    </a:ln>
                  </pic:spPr>
                </pic:pic>
              </a:graphicData>
            </a:graphic>
          </wp:inline>
        </w:drawing>
      </w:r>
    </w:p>
    <w:p w14:paraId="1F88C38C">
      <w:pPr>
        <w:pStyle w:val="5"/>
        <w:rPr>
          <w:rFonts w:hint="default" w:ascii="Times New Roman" w:hAnsi="Times New Roman" w:cs="Times New Roman"/>
          <w:sz w:val="22"/>
          <w:szCs w:val="22"/>
        </w:rPr>
      </w:pPr>
      <w:bookmarkStart w:id="62" w:name="_Toc886"/>
      <w:bookmarkStart w:id="63" w:name="_Toc26867"/>
      <w:bookmarkStart w:id="64" w:name="_Toc22423"/>
      <w:r>
        <w:rPr>
          <w:rFonts w:hint="default" w:ascii="Times New Roman" w:hAnsi="Times New Roman" w:cs="Times New Roman"/>
          <w:sz w:val="22"/>
          <w:szCs w:val="22"/>
        </w:rPr>
        <w:t>1.2业务规则</w:t>
      </w:r>
      <w:bookmarkEnd w:id="62"/>
      <w:bookmarkEnd w:id="63"/>
      <w:bookmarkEnd w:id="64"/>
      <w:r>
        <w:rPr>
          <w:rFonts w:hint="default" w:ascii="Times New Roman" w:hAnsi="Times New Roman" w:cs="Times New Roman"/>
          <w:sz w:val="22"/>
          <w:szCs w:val="22"/>
        </w:rPr>
        <w:t xml:space="preserve"> </w:t>
      </w:r>
    </w:p>
    <w:p w14:paraId="000BD1C6">
      <w:pPr>
        <w:pStyle w:val="7"/>
        <w:tabs>
          <w:tab w:val="left" w:pos="432"/>
          <w:tab w:val="left" w:pos="1152"/>
          <w:tab w:val="left" w:pos="1248"/>
        </w:tabs>
        <w:rPr>
          <w:rFonts w:hint="default" w:ascii="Times New Roman" w:hAnsi="Times New Roman" w:cs="Times New Roman"/>
          <w:b w:val="0"/>
          <w:sz w:val="20"/>
          <w:szCs w:val="20"/>
        </w:rPr>
      </w:pPr>
      <w:bookmarkStart w:id="65" w:name="_Toc23649"/>
      <w:bookmarkStart w:id="66" w:name="_Toc5236"/>
      <w:bookmarkStart w:id="67" w:name="_Toc5976"/>
      <w:r>
        <w:rPr>
          <w:rFonts w:hint="default" w:ascii="Times New Roman" w:hAnsi="Times New Roman" w:cs="Times New Roman"/>
          <w:b w:val="0"/>
          <w:sz w:val="20"/>
          <w:szCs w:val="20"/>
        </w:rPr>
        <w:t>1.2.1获取批量预赋码信息</w:t>
      </w:r>
      <w:bookmarkEnd w:id="65"/>
      <w:bookmarkEnd w:id="66"/>
      <w:bookmarkEnd w:id="67"/>
    </w:p>
    <w:p w14:paraId="4D3E51C6">
      <w:pPr>
        <w:pStyle w:val="31"/>
        <w:ind w:firstLine="480"/>
        <w:rPr>
          <w:rFonts w:hint="default" w:ascii="Times New Roman" w:hAnsi="Times New Roman" w:cs="Times New Roman"/>
        </w:rPr>
      </w:pPr>
      <w:r>
        <w:rPr>
          <w:rFonts w:hint="default" w:ascii="Times New Roman" w:hAnsi="Times New Roman" w:cs="Times New Roman"/>
        </w:rPr>
        <w:t>查询本地未使用数电票号码段，判断是否低于设定的阈值（例如：低于20%等），则需要调用税务局端接口重新获取数电票批量预赋码信息。</w:t>
      </w:r>
    </w:p>
    <w:p w14:paraId="2FEC8049">
      <w:pPr>
        <w:pStyle w:val="31"/>
        <w:ind w:firstLine="480" w:firstLineChars="0"/>
        <w:jc w:val="left"/>
        <w:rPr>
          <w:rFonts w:hint="default" w:ascii="Times New Roman" w:hAnsi="Times New Roman" w:cs="Times New Roman"/>
        </w:rPr>
      </w:pPr>
      <w:r>
        <w:rPr>
          <w:rFonts w:hint="default" w:ascii="Times New Roman" w:hAnsi="Times New Roman" w:cs="Times New Roman"/>
        </w:rPr>
        <w:t>数电票号码前2位代表使用年份，</w:t>
      </w:r>
      <w:r>
        <w:rPr>
          <w:rFonts w:hint="default" w:ascii="Times New Roman" w:hAnsi="Times New Roman" w:cs="Times New Roman"/>
          <w:b/>
          <w:bCs/>
        </w:rPr>
        <w:t>禁止跨年度使用</w:t>
      </w:r>
      <w:r>
        <w:rPr>
          <w:rFonts w:hint="default" w:ascii="Times New Roman" w:hAnsi="Times New Roman" w:cs="Times New Roman"/>
          <w:sz w:val="28"/>
          <w:szCs w:val="28"/>
        </w:rPr>
        <w:t>。</w:t>
      </w:r>
      <w:r>
        <w:rPr>
          <w:rFonts w:hint="default" w:ascii="Times New Roman" w:hAnsi="Times New Roman" w:cs="Times New Roman"/>
        </w:rPr>
        <w:t>例如：“22”开头的发票号码为2022年度的发票号码，只能在2022年使用，开票日期必须为2022年。企业在2022年开具的数电票，可以在跨年后继续上传，跨年后企业需要重新下载新一年度的数电票号码开具数电票。</w:t>
      </w:r>
    </w:p>
    <w:p w14:paraId="1B2B3C40">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1.获取数电票批量预赋码信息”。</w:t>
      </w:r>
    </w:p>
    <w:p w14:paraId="7D943034">
      <w:pPr>
        <w:pStyle w:val="7"/>
        <w:tabs>
          <w:tab w:val="left" w:pos="432"/>
          <w:tab w:val="left" w:pos="1152"/>
          <w:tab w:val="left" w:pos="1248"/>
        </w:tabs>
        <w:rPr>
          <w:rFonts w:hint="default" w:ascii="Times New Roman" w:hAnsi="Times New Roman" w:cs="Times New Roman"/>
          <w:b w:val="0"/>
          <w:sz w:val="20"/>
          <w:szCs w:val="20"/>
        </w:rPr>
      </w:pPr>
      <w:bookmarkStart w:id="68" w:name="_Toc23243"/>
      <w:bookmarkStart w:id="69" w:name="_Toc2500"/>
      <w:bookmarkStart w:id="70" w:name="_Toc11349"/>
      <w:r>
        <w:rPr>
          <w:rFonts w:hint="default" w:ascii="Times New Roman" w:hAnsi="Times New Roman" w:cs="Times New Roman"/>
          <w:b w:val="0"/>
          <w:sz w:val="20"/>
          <w:szCs w:val="20"/>
        </w:rPr>
        <w:t>1.2.2发票额度管理</w:t>
      </w:r>
      <w:bookmarkEnd w:id="68"/>
      <w:bookmarkEnd w:id="69"/>
      <w:bookmarkEnd w:id="70"/>
    </w:p>
    <w:p w14:paraId="39785832">
      <w:pPr>
        <w:pStyle w:val="31"/>
        <w:ind w:firstLine="480"/>
        <w:rPr>
          <w:rFonts w:hint="default" w:ascii="Times New Roman" w:hAnsi="Times New Roman" w:cs="Times New Roman"/>
        </w:rPr>
      </w:pPr>
      <w:r>
        <w:rPr>
          <w:rFonts w:hint="default" w:ascii="Times New Roman" w:hAnsi="Times New Roman" w:cs="Times New Roman"/>
        </w:rPr>
        <w:t>发票额度即开票额度，用于控制企业开具数电票的总额度，乐企1.5要求企业自行管理每月数电票的发票额度，以下情况禁止使用发票额度。</w:t>
      </w:r>
    </w:p>
    <w:p w14:paraId="6F772C56">
      <w:pPr>
        <w:numPr>
          <w:ilvl w:val="0"/>
          <w:numId w:val="0"/>
        </w:numPr>
        <w:adjustRightInd w:val="0"/>
        <w:snapToGrid w:val="0"/>
        <w:spacing w:line="360" w:lineRule="auto"/>
        <w:ind w:leftChars="0"/>
        <w:rPr>
          <w:rFonts w:hint="default" w:ascii="Times New Roman" w:hAnsi="Times New Roman" w:cs="Times New Roman"/>
          <w:sz w:val="24"/>
        </w:rPr>
      </w:pPr>
      <w:bookmarkStart w:id="71" w:name="OLE_LINK36"/>
      <w:r>
        <w:rPr>
          <w:rFonts w:hint="default" w:ascii="Times New Roman" w:hAnsi="Times New Roman" w:cs="Times New Roman"/>
          <w:sz w:val="24"/>
        </w:rPr>
        <w:t>●</w:t>
      </w:r>
      <w:r>
        <w:rPr>
          <w:rFonts w:hint="default" w:ascii="Times New Roman" w:hAnsi="Times New Roman" w:cs="Times New Roman"/>
          <w:sz w:val="24"/>
          <w:lang w:val="en-US"/>
        </w:rPr>
        <w:t xml:space="preserve"> </w:t>
      </w:r>
      <w:bookmarkEnd w:id="71"/>
      <w:r>
        <w:rPr>
          <w:rFonts w:hint="default" w:ascii="Times New Roman" w:hAnsi="Times New Roman" w:cs="Times New Roman"/>
          <w:sz w:val="24"/>
        </w:rPr>
        <w:t>发票额度不在有效期内</w:t>
      </w:r>
    </w:p>
    <w:p w14:paraId="450BBC9A">
      <w:pPr>
        <w:numPr>
          <w:ilvl w:val="0"/>
          <w:numId w:val="0"/>
        </w:numPr>
        <w:adjustRightInd w:val="0"/>
        <w:snapToGrid w:val="0"/>
        <w:spacing w:line="360" w:lineRule="auto"/>
        <w:ind w:leftChars="0"/>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cs="Times New Roman"/>
          <w:sz w:val="24"/>
        </w:rPr>
        <w:t>跨月使用</w:t>
      </w:r>
    </w:p>
    <w:p w14:paraId="0064EB91">
      <w:pPr>
        <w:numPr>
          <w:ilvl w:val="0"/>
          <w:numId w:val="0"/>
        </w:numPr>
        <w:adjustRightInd w:val="0"/>
        <w:snapToGrid w:val="0"/>
        <w:spacing w:line="360" w:lineRule="auto"/>
        <w:ind w:leftChars="0"/>
        <w:rPr>
          <w:rFonts w:hint="default" w:ascii="Times New Roman" w:hAnsi="Times New Roman" w:cs="Times New Roman"/>
          <w:sz w:val="24"/>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cs="Times New Roman"/>
          <w:sz w:val="24"/>
        </w:rPr>
        <w:t>开票总额度大于发票额度</w:t>
      </w:r>
    </w:p>
    <w:p w14:paraId="0B66F23F">
      <w:pPr>
        <w:pStyle w:val="31"/>
        <w:ind w:firstLine="480"/>
        <w:rPr>
          <w:rFonts w:hint="default" w:ascii="Times New Roman" w:hAnsi="Times New Roman" w:cs="Times New Roman"/>
        </w:rPr>
      </w:pPr>
      <w:r>
        <w:rPr>
          <w:rFonts w:hint="default" w:ascii="Times New Roman" w:hAnsi="Times New Roman" w:cs="Times New Roman"/>
        </w:rPr>
        <w:t>发票额度管理包括下载发票额度和退回发票额度2个功能。</w:t>
      </w:r>
    </w:p>
    <w:p w14:paraId="581EE16E">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3.下载/退回发票额度”。</w:t>
      </w:r>
    </w:p>
    <w:p w14:paraId="7C4DD264">
      <w:pPr>
        <w:pStyle w:val="8"/>
        <w:tabs>
          <w:tab w:val="left" w:pos="1296"/>
          <w:tab w:val="clear" w:pos="1152"/>
          <w:tab w:val="clear" w:pos="1248"/>
        </w:tabs>
        <w:rPr>
          <w:rFonts w:hint="default" w:ascii="Times New Roman" w:hAnsi="Times New Roman" w:cs="Times New Roman"/>
          <w:b/>
          <w:sz w:val="20"/>
          <w:szCs w:val="20"/>
        </w:rPr>
      </w:pPr>
      <w:bookmarkStart w:id="72" w:name="OLE_LINK20"/>
      <w:r>
        <w:rPr>
          <w:rFonts w:hint="default" w:ascii="Times New Roman" w:hAnsi="Times New Roman" w:cs="Times New Roman"/>
          <w:b/>
          <w:sz w:val="20"/>
          <w:szCs w:val="20"/>
        </w:rPr>
        <w:t>1.2.2.1下载发票额度</w:t>
      </w:r>
    </w:p>
    <w:p w14:paraId="1C7046B6">
      <w:pPr>
        <w:pStyle w:val="6"/>
        <w:rPr>
          <w:rFonts w:hint="default" w:ascii="Times New Roman" w:hAnsi="Times New Roman" w:cs="Times New Roman"/>
        </w:rPr>
      </w:pPr>
      <w:r>
        <w:rPr>
          <w:rFonts w:hint="default" w:ascii="Times New Roman" w:hAnsi="Times New Roman" w:cs="Times New Roman"/>
        </w:rPr>
        <w:t>当企业本地的已下载未使用的发票额度小于需要开具的数电票的额度时，可通过此功能下载发票额度。</w:t>
      </w:r>
    </w:p>
    <w:p w14:paraId="1F71EB6D">
      <w:pPr>
        <w:pStyle w:val="6"/>
        <w:rPr>
          <w:rFonts w:hint="default" w:ascii="Times New Roman" w:hAnsi="Times New Roman" w:cs="Times New Roman"/>
        </w:rPr>
      </w:pPr>
      <w:r>
        <w:rPr>
          <w:rFonts w:hint="default" w:ascii="Times New Roman" w:hAnsi="Times New Roman" w:cs="Times New Roman"/>
        </w:rPr>
        <w:t>建议根据企业自身开票情况，对本地已下载未使用的发票额度设置阈值，当已下载未使用的发票额度小于设置的阈值时，自动触发下载发票额度操作。</w:t>
      </w:r>
    </w:p>
    <w:p w14:paraId="07A685E9">
      <w:pPr>
        <w:pStyle w:val="8"/>
        <w:tabs>
          <w:tab w:val="left" w:pos="1296"/>
          <w:tab w:val="clear" w:pos="1152"/>
          <w:tab w:val="clear" w:pos="1248"/>
        </w:tabs>
        <w:rPr>
          <w:rFonts w:hint="default" w:ascii="Times New Roman" w:hAnsi="Times New Roman" w:cs="Times New Roman"/>
          <w:b/>
          <w:sz w:val="20"/>
          <w:szCs w:val="20"/>
        </w:rPr>
      </w:pPr>
      <w:r>
        <w:rPr>
          <w:rFonts w:hint="default" w:ascii="Times New Roman" w:hAnsi="Times New Roman" w:cs="Times New Roman"/>
          <w:b/>
          <w:sz w:val="20"/>
          <w:szCs w:val="20"/>
        </w:rPr>
        <w:t>1.2.2.2退回发票额度</w:t>
      </w:r>
    </w:p>
    <w:p w14:paraId="3AFB85F8">
      <w:pPr>
        <w:pStyle w:val="6"/>
        <w:rPr>
          <w:rFonts w:hint="default" w:ascii="Times New Roman" w:hAnsi="Times New Roman" w:cs="Times New Roman"/>
        </w:rPr>
      </w:pPr>
      <w:r>
        <w:rPr>
          <w:rFonts w:hint="default" w:ascii="Times New Roman" w:hAnsi="Times New Roman" w:cs="Times New Roman"/>
        </w:rPr>
        <w:t>当企业需要在其他平台开具数电票，但是发票额度不足时，企业可通过此接口把下载到本地的发票额度退回至税务局端，以便企业在其他平台开具数电票时。</w:t>
      </w:r>
    </w:p>
    <w:bookmarkEnd w:id="72"/>
    <w:p w14:paraId="63AAA522">
      <w:pPr>
        <w:pStyle w:val="7"/>
        <w:tabs>
          <w:tab w:val="left" w:pos="432"/>
          <w:tab w:val="left" w:pos="1152"/>
          <w:tab w:val="left" w:pos="1248"/>
        </w:tabs>
        <w:rPr>
          <w:rFonts w:hint="default" w:ascii="Times New Roman" w:hAnsi="Times New Roman" w:cs="Times New Roman"/>
          <w:b w:val="0"/>
          <w:sz w:val="20"/>
          <w:szCs w:val="20"/>
        </w:rPr>
      </w:pPr>
      <w:bookmarkStart w:id="73" w:name="_Toc929"/>
      <w:bookmarkStart w:id="74" w:name="_Toc10573"/>
      <w:bookmarkStart w:id="75" w:name="_Toc9571"/>
      <w:r>
        <w:rPr>
          <w:rFonts w:hint="default" w:ascii="Times New Roman" w:hAnsi="Times New Roman" w:cs="Times New Roman"/>
          <w:b w:val="0"/>
          <w:sz w:val="20"/>
          <w:szCs w:val="20"/>
        </w:rPr>
        <w:t>1.2.3调整发票额度有效期</w:t>
      </w:r>
      <w:bookmarkEnd w:id="73"/>
      <w:bookmarkEnd w:id="74"/>
      <w:bookmarkEnd w:id="75"/>
    </w:p>
    <w:p w14:paraId="538E745B">
      <w:pPr>
        <w:pStyle w:val="6"/>
        <w:rPr>
          <w:rFonts w:hint="default" w:ascii="Times New Roman" w:hAnsi="Times New Roman" w:cs="Times New Roman"/>
        </w:rPr>
      </w:pPr>
      <w:r>
        <w:rPr>
          <w:rFonts w:hint="default" w:ascii="Times New Roman" w:hAnsi="Times New Roman" w:cs="Times New Roman"/>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6F815922">
      <w:pPr>
        <w:pStyle w:val="6"/>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4.调整发票额度有效期”。</w:t>
      </w:r>
    </w:p>
    <w:p w14:paraId="01301741">
      <w:pPr>
        <w:pStyle w:val="7"/>
        <w:tabs>
          <w:tab w:val="left" w:pos="432"/>
          <w:tab w:val="left" w:pos="1152"/>
          <w:tab w:val="left" w:pos="1248"/>
        </w:tabs>
        <w:rPr>
          <w:rFonts w:hint="default" w:ascii="Times New Roman" w:hAnsi="Times New Roman" w:cs="Times New Roman"/>
          <w:b w:val="0"/>
          <w:sz w:val="20"/>
          <w:szCs w:val="20"/>
        </w:rPr>
      </w:pPr>
      <w:bookmarkStart w:id="76" w:name="_Toc17479"/>
      <w:bookmarkStart w:id="77" w:name="_Toc689"/>
      <w:bookmarkStart w:id="78" w:name="_Toc25188"/>
      <w:r>
        <w:rPr>
          <w:rFonts w:hint="default" w:ascii="Times New Roman" w:hAnsi="Times New Roman" w:cs="Times New Roman"/>
          <w:b w:val="0"/>
          <w:sz w:val="20"/>
          <w:szCs w:val="20"/>
        </w:rPr>
        <w:t>1.2.4获取纳税人风险信息</w:t>
      </w:r>
      <w:bookmarkEnd w:id="76"/>
      <w:bookmarkEnd w:id="77"/>
      <w:bookmarkEnd w:id="78"/>
    </w:p>
    <w:p w14:paraId="42F094BC">
      <w:pPr>
        <w:pStyle w:val="31"/>
        <w:ind w:firstLine="480"/>
        <w:rPr>
          <w:rFonts w:hint="default" w:ascii="Times New Roman" w:hAnsi="Times New Roman" w:cs="Times New Roman"/>
        </w:rPr>
      </w:pPr>
      <w:r>
        <w:rPr>
          <w:rFonts w:hint="default" w:ascii="Times New Roman" w:hAnsi="Times New Roman" w:cs="Times New Roman"/>
        </w:rPr>
        <w:t>定时获取纳税人风险信息，用于企业判断是否可以使用开票能力。</w:t>
      </w:r>
    </w:p>
    <w:p w14:paraId="69A07CC9">
      <w:pPr>
        <w:pStyle w:val="31"/>
        <w:ind w:firstLine="480"/>
        <w:rPr>
          <w:rFonts w:hint="default" w:ascii="Times New Roman" w:hAnsi="Times New Roman" w:cs="Times New Roman"/>
        </w:rPr>
      </w:pPr>
      <w:r>
        <w:rPr>
          <w:rFonts w:hint="default" w:ascii="Times New Roman" w:hAnsi="Times New Roman" w:cs="Times New Roman"/>
        </w:rPr>
        <w:t>建议企业每24小时获取纳税人风险信息，或者在纳税人风险信息发生变更时手动触发更新。</w:t>
      </w:r>
    </w:p>
    <w:p w14:paraId="399230F4">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 xml:space="preserve"> 5.查询纳税人风险信息”。</w:t>
      </w:r>
    </w:p>
    <w:p w14:paraId="547C547F">
      <w:pPr>
        <w:pStyle w:val="7"/>
        <w:tabs>
          <w:tab w:val="left" w:pos="432"/>
          <w:tab w:val="left" w:pos="1152"/>
          <w:tab w:val="left" w:pos="1248"/>
        </w:tabs>
        <w:rPr>
          <w:rFonts w:hint="default" w:ascii="Times New Roman" w:hAnsi="Times New Roman" w:cs="Times New Roman"/>
          <w:b w:val="0"/>
          <w:sz w:val="20"/>
          <w:szCs w:val="20"/>
        </w:rPr>
      </w:pPr>
      <w:bookmarkStart w:id="79" w:name="_Toc25046"/>
      <w:bookmarkStart w:id="80" w:name="_Toc27448"/>
      <w:bookmarkStart w:id="81" w:name="_Toc15106"/>
      <w:r>
        <w:rPr>
          <w:rFonts w:hint="default" w:ascii="Times New Roman" w:hAnsi="Times New Roman" w:cs="Times New Roman"/>
          <w:b w:val="0"/>
          <w:sz w:val="20"/>
          <w:szCs w:val="20"/>
        </w:rPr>
        <w:t>1.2.5获取纳税人基本信息</w:t>
      </w:r>
      <w:bookmarkEnd w:id="79"/>
      <w:bookmarkEnd w:id="80"/>
      <w:bookmarkEnd w:id="81"/>
    </w:p>
    <w:p w14:paraId="5026B9B8">
      <w:pPr>
        <w:pStyle w:val="31"/>
        <w:ind w:firstLine="480"/>
        <w:rPr>
          <w:rFonts w:hint="default" w:ascii="Times New Roman" w:hAnsi="Times New Roman" w:cs="Times New Roman"/>
        </w:rPr>
      </w:pPr>
      <w:r>
        <w:rPr>
          <w:rFonts w:hint="default" w:ascii="Times New Roman" w:hAnsi="Times New Roman" w:cs="Times New Roman"/>
        </w:rPr>
        <w:t>定时获取纳税人基本信息，用于企业判断是否使用开票能力、可使用哪些开票。</w:t>
      </w:r>
    </w:p>
    <w:p w14:paraId="0546C868">
      <w:pPr>
        <w:pStyle w:val="31"/>
        <w:ind w:firstLine="480"/>
        <w:rPr>
          <w:rFonts w:hint="default" w:ascii="Times New Roman" w:hAnsi="Times New Roman" w:cs="Times New Roman"/>
        </w:rPr>
      </w:pPr>
      <w:r>
        <w:rPr>
          <w:rFonts w:hint="default" w:ascii="Times New Roman" w:hAnsi="Times New Roman" w:cs="Times New Roman"/>
        </w:rPr>
        <w:t>建议定时获取纳税人基本信息，或者在纳税人基本信息发生变更时手动触发更新。</w:t>
      </w:r>
    </w:p>
    <w:p w14:paraId="475C0847">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 xml:space="preserve"> 6.查询纳税人基本信息”。</w:t>
      </w:r>
    </w:p>
    <w:p w14:paraId="4993F8F5">
      <w:pPr>
        <w:pStyle w:val="7"/>
        <w:tabs>
          <w:tab w:val="left" w:pos="432"/>
          <w:tab w:val="left" w:pos="1152"/>
          <w:tab w:val="left" w:pos="1248"/>
        </w:tabs>
        <w:rPr>
          <w:rFonts w:hint="default" w:ascii="Times New Roman" w:hAnsi="Times New Roman" w:cs="Times New Roman"/>
          <w:b w:val="0"/>
          <w:sz w:val="20"/>
          <w:szCs w:val="20"/>
        </w:rPr>
      </w:pPr>
      <w:bookmarkStart w:id="82" w:name="_Toc29501"/>
      <w:bookmarkStart w:id="83" w:name="_Toc15742"/>
      <w:bookmarkStart w:id="84" w:name="_Toc11847"/>
      <w:r>
        <w:rPr>
          <w:rFonts w:hint="default" w:ascii="Times New Roman" w:hAnsi="Times New Roman" w:cs="Times New Roman"/>
          <w:b w:val="0"/>
          <w:sz w:val="20"/>
          <w:szCs w:val="20"/>
        </w:rPr>
        <w:t>1.2.6获取可用税收分类编码</w:t>
      </w:r>
      <w:bookmarkEnd w:id="82"/>
      <w:bookmarkEnd w:id="83"/>
      <w:bookmarkEnd w:id="84"/>
    </w:p>
    <w:p w14:paraId="52A9C214">
      <w:pPr>
        <w:pStyle w:val="31"/>
        <w:ind w:firstLine="480"/>
        <w:rPr>
          <w:rFonts w:hint="default" w:ascii="Times New Roman" w:hAnsi="Times New Roman" w:cs="Times New Roman"/>
        </w:rPr>
      </w:pPr>
      <w:r>
        <w:rPr>
          <w:rFonts w:hint="default" w:ascii="Times New Roman" w:hAnsi="Times New Roman" w:cs="Times New Roman"/>
        </w:rPr>
        <w:t>定时获取可用税收分类编码，在开具数电票时可依据获取到的税收分类编码判断发票信息是否合规。</w:t>
      </w:r>
    </w:p>
    <w:p w14:paraId="41110F5D">
      <w:pPr>
        <w:pStyle w:val="31"/>
        <w:ind w:firstLine="480"/>
        <w:rPr>
          <w:rFonts w:hint="default" w:ascii="Times New Roman" w:hAnsi="Times New Roman" w:cs="Times New Roman"/>
        </w:rPr>
      </w:pPr>
      <w:r>
        <w:rPr>
          <w:rFonts w:hint="default" w:ascii="Times New Roman" w:hAnsi="Times New Roman" w:cs="Times New Roman"/>
        </w:rPr>
        <w:t>建议定时获取税收分类编码。</w:t>
      </w:r>
    </w:p>
    <w:p w14:paraId="43B53D78">
      <w:pPr>
        <w:pStyle w:val="31"/>
        <w:ind w:firstLine="480"/>
        <w:rPr>
          <w:rFonts w:hint="default" w:ascii="Times New Roman" w:hAnsi="Times New Roman" w:cs="Times New Roman"/>
        </w:rPr>
      </w:pPr>
      <w:r>
        <w:rPr>
          <w:rFonts w:hint="default" w:ascii="Times New Roman" w:hAnsi="Times New Roman" w:cs="Times New Roman"/>
        </w:rPr>
        <w:t>针对不同的税收分类编码维护了可使用增值税特殊管理内容，即可使用的优惠政策，纳税人在开具数电票时可以根据选择的税收分类编码选择适用的优惠政策，享受税收减免政策。</w:t>
      </w:r>
    </w:p>
    <w:p w14:paraId="2D3E3B7C">
      <w:pPr>
        <w:pStyle w:val="31"/>
        <w:ind w:firstLine="480"/>
        <w:rPr>
          <w:rFonts w:hint="default" w:ascii="Times New Roman" w:hAnsi="Times New Roman" w:cs="Times New Roman"/>
        </w:rPr>
      </w:pPr>
      <w:r>
        <w:rPr>
          <w:rFonts w:hint="default" w:ascii="Times New Roman" w:hAnsi="Times New Roman" w:cs="Times New Roman"/>
        </w:rPr>
        <w:t>增值税特殊管理共分为18类，分别是“简易征收”“稀土产品”“免税”“不征税”“先征后退”“100%先征后退”“50%先征后退”“按3%简易征收”“按5%简易征收”“按5%简易征收减按1.5%计征”“即征即退30%”“即征即退50%”“即征即退70%”“即征即退100%”“超税负3%即征即退”“超税负8%即征即退”“超税负12%即征即退”“超税负6%即征即退”。</w:t>
      </w:r>
    </w:p>
    <w:p w14:paraId="10516FC2">
      <w:pPr>
        <w:pStyle w:val="31"/>
        <w:ind w:firstLine="480"/>
        <w:rPr>
          <w:rFonts w:hint="default" w:ascii="Times New Roman" w:hAnsi="Times New Roman" w:cs="Times New Roman"/>
        </w:rPr>
      </w:pPr>
      <w:r>
        <w:rPr>
          <w:rFonts w:hint="default" w:ascii="Times New Roman" w:hAnsi="Times New Roman" w:cs="Times New Roman"/>
        </w:rPr>
        <w:t>在开具数电票条件时，根据需求选择符合的优惠政策代码和税率，包括：</w:t>
      </w:r>
    </w:p>
    <w:p w14:paraId="44C7DD72">
      <w:pPr>
        <w:pStyle w:val="31"/>
        <w:ind w:firstLine="480"/>
        <w:rPr>
          <w:rFonts w:hint="default" w:ascii="Times New Roman" w:hAnsi="Times New Roman" w:eastAsia="宋体" w:cs="Times New Roman"/>
          <w:highlight w:val="none"/>
          <w:lang w:eastAsia="zh-CN"/>
        </w:rPr>
      </w:pPr>
      <w:bookmarkStart w:id="85" w:name="OLE_LINK62"/>
      <w:r>
        <w:rPr>
          <w:rFonts w:hint="default" w:ascii="Times New Roman" w:hAnsi="Times New Roman" w:eastAsia="宋体" w:cs="Times New Roman"/>
          <w:highlight w:val="none"/>
        </w:rPr>
        <w:t>优惠政策选择“简易征收”，发票明细“优惠政策标识”项填写“01”，税率限制为3%或5%</w:t>
      </w:r>
      <w:r>
        <w:rPr>
          <w:rFonts w:hint="default" w:ascii="Times New Roman" w:hAnsi="Times New Roman" w:eastAsia="宋体" w:cs="Times New Roman"/>
          <w:highlight w:val="none"/>
          <w:lang w:eastAsia="zh-CN"/>
        </w:rPr>
        <w:t>；</w:t>
      </w:r>
    </w:p>
    <w:p w14:paraId="58CC27DD">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优惠政策选择“稀土产品”，发票明细“优惠政策标识”项填写“02”，“税率”栏次正常填写适用税率</w:t>
      </w:r>
      <w:r>
        <w:rPr>
          <w:rFonts w:hint="default" w:ascii="Times New Roman" w:hAnsi="Times New Roman" w:eastAsia="宋体" w:cs="Times New Roman"/>
          <w:highlight w:val="none"/>
          <w:lang w:eastAsia="zh-CN"/>
        </w:rPr>
        <w:t>；</w:t>
      </w:r>
    </w:p>
    <w:p w14:paraId="129B61E4">
      <w:pPr>
        <w:pStyle w:val="31"/>
        <w:ind w:firstLine="480"/>
        <w:rPr>
          <w:rFonts w:hint="default" w:ascii="Times New Roman" w:hAnsi="Times New Roman" w:cs="Times New Roman"/>
        </w:rPr>
      </w:pPr>
      <w:r>
        <w:rPr>
          <w:rFonts w:hint="default" w:ascii="Times New Roman" w:hAnsi="Times New Roman" w:cs="Times New Roman"/>
        </w:rPr>
        <w:t>优惠政策选择“免税”，发票明细“优惠政策标识”项填写“03”，选择免税后，税率为0；</w:t>
      </w:r>
    </w:p>
    <w:p w14:paraId="22CEB4B6">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rPr>
        <w:t>优惠政策选择“不征税”，发票明细“优惠政策标识”项填写“04”，选择不征税后，税率为0，该优惠政策不能混开；</w:t>
      </w:r>
    </w:p>
    <w:p w14:paraId="7E279A7E">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0F9F61F3">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100%先征后退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68B67A6F">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val="en-US" w:eastAsia="zh-CN"/>
        </w:rPr>
        <w:t>50%先征后退</w:t>
      </w:r>
      <w:r>
        <w:rPr>
          <w:rFonts w:hint="default" w:ascii="Times New Roman" w:hAnsi="Times New Roman" w:eastAsia="宋体" w:cs="Times New Roman"/>
          <w:highlight w:val="none"/>
        </w:rPr>
        <w:t>”，发票明细“优惠政策标识”项填写“0</w:t>
      </w:r>
      <w:r>
        <w:rPr>
          <w:rFonts w:hint="default" w:ascii="Times New Roman" w:hAnsi="Times New Roman" w:eastAsia="宋体" w:cs="Times New Roman"/>
          <w:highlight w:val="none"/>
          <w:lang w:val="en-US" w:eastAsia="zh-CN"/>
        </w:rPr>
        <w:t>7</w:t>
      </w:r>
      <w:r>
        <w:rPr>
          <w:rFonts w:hint="default" w:ascii="Times New Roman" w:hAnsi="Times New Roman" w:eastAsia="宋体" w:cs="Times New Roman"/>
          <w:highlight w:val="none"/>
        </w:rPr>
        <w:t>”，在发票明细的“税率”栏次填写适用税率</w:t>
      </w:r>
      <w:r>
        <w:rPr>
          <w:rFonts w:hint="default" w:ascii="Times New Roman" w:hAnsi="Times New Roman" w:eastAsia="宋体" w:cs="Times New Roman"/>
          <w:highlight w:val="none"/>
          <w:lang w:eastAsia="zh-CN"/>
        </w:rPr>
        <w:t>；</w:t>
      </w:r>
    </w:p>
    <w:p w14:paraId="603250D9">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优惠政策选择“按3%简易征收”，发票明细“优惠政策标识”项填写“0</w:t>
      </w:r>
      <w:r>
        <w:rPr>
          <w:rFonts w:hint="default" w:ascii="Times New Roman" w:hAnsi="Times New Roman" w:eastAsia="宋体" w:cs="Times New Roman"/>
          <w:highlight w:val="none"/>
          <w:lang w:val="en-US" w:eastAsia="zh-CN"/>
        </w:rPr>
        <w:t>8</w:t>
      </w:r>
      <w:r>
        <w:rPr>
          <w:rFonts w:hint="default" w:ascii="Times New Roman" w:hAnsi="Times New Roman" w:eastAsia="宋体" w:cs="Times New Roman"/>
          <w:highlight w:val="none"/>
        </w:rPr>
        <w:t>”，“税率”栏次限制为3%</w:t>
      </w:r>
      <w:r>
        <w:rPr>
          <w:rFonts w:hint="default" w:ascii="Times New Roman" w:hAnsi="Times New Roman" w:eastAsia="宋体" w:cs="Times New Roman"/>
          <w:highlight w:val="none"/>
          <w:lang w:eastAsia="zh-CN"/>
        </w:rPr>
        <w:t>；</w:t>
      </w:r>
    </w:p>
    <w:p w14:paraId="41D3395A">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优惠政策选择“按</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%简易征收”，发票明细“优惠政策标识”项填写“0</w:t>
      </w:r>
      <w:r>
        <w:rPr>
          <w:rFonts w:hint="default" w:ascii="Times New Roman" w:hAnsi="Times New Roman" w:eastAsia="宋体" w:cs="Times New Roman"/>
          <w:highlight w:val="none"/>
          <w:lang w:val="en-US" w:eastAsia="zh-CN"/>
        </w:rPr>
        <w:t>9</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p>
    <w:p w14:paraId="50CA6B15">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按5%简易征收减按1.5%计征</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rPr>
        <w:t>“税率”栏次限制为</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w:t>
      </w:r>
      <w:r>
        <w:rPr>
          <w:rFonts w:hint="default" w:ascii="Times New Roman" w:hAnsi="Times New Roman" w:eastAsia="宋体" w:cs="Times New Roman"/>
          <w:highlight w:val="none"/>
          <w:lang w:eastAsia="zh-CN"/>
        </w:rPr>
        <w:t>，</w:t>
      </w:r>
      <w:r>
        <w:rPr>
          <w:rFonts w:hint="default" w:ascii="Times New Roman" w:hAnsi="Times New Roman" w:eastAsia="宋体" w:cs="Times New Roman"/>
          <w:highlight w:val="none"/>
          <w:lang w:val="en-US" w:eastAsia="zh-CN"/>
        </w:rPr>
        <w:t>该优惠政策不能与其他优惠政策混开，仅限不动产经营租赁能力可用</w:t>
      </w:r>
      <w:r>
        <w:rPr>
          <w:rFonts w:hint="default" w:ascii="Times New Roman" w:hAnsi="Times New Roman" w:eastAsia="宋体" w:cs="Times New Roman"/>
          <w:highlight w:val="none"/>
          <w:lang w:eastAsia="zh-CN"/>
        </w:rPr>
        <w:t>；</w:t>
      </w:r>
    </w:p>
    <w:p w14:paraId="1469D691">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优惠政策选择“即征即退30%”，发票明细“优惠政策标识”项填写“</w:t>
      </w:r>
      <w:r>
        <w:rPr>
          <w:rFonts w:hint="default" w:ascii="Times New Roman" w:hAnsi="Times New Roman" w:eastAsia="宋体" w:cs="Times New Roman"/>
          <w:highlight w:val="none"/>
          <w:lang w:val="en-US" w:eastAsia="zh-CN"/>
        </w:rPr>
        <w:t>11</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1584B1B8">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即征即退50%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12</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886CAA2">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即征即退70%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13</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53CFD40F">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lang w:val="en-US" w:eastAsia="zh-CN"/>
        </w:rPr>
        <w:t>10</w:t>
      </w:r>
      <w:r>
        <w:rPr>
          <w:rFonts w:hint="default" w:ascii="Times New Roman" w:hAnsi="Times New Roman" w:eastAsia="宋体" w:cs="Times New Roman"/>
          <w:highlight w:val="none"/>
          <w:lang w:eastAsia="zh-Hans"/>
        </w:rPr>
        <w:t>0%</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14</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60286122">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超税负3%即征即退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15</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D122F64">
      <w:pPr>
        <w:pStyle w:val="31"/>
        <w:ind w:firstLine="480"/>
        <w:rPr>
          <w:rFonts w:hint="default" w:ascii="Times New Roman" w:hAnsi="Times New Roman" w:eastAsia="宋体" w:cs="Times New Roman"/>
          <w:highlight w:val="none"/>
          <w:lang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超税负8%即征即退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16</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2EB30C07">
      <w:pPr>
        <w:pStyle w:val="31"/>
        <w:ind w:firstLine="480"/>
        <w:rPr>
          <w:rFonts w:hint="default" w:ascii="Times New Roman" w:hAnsi="Times New Roman" w:eastAsia="宋体" w:cs="Times New Roman"/>
          <w:highlight w:val="none"/>
          <w:lang w:val="en-US" w:eastAsia="zh-C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超税负12%即征即退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17</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p w14:paraId="7AD6739F">
      <w:pPr>
        <w:pStyle w:val="31"/>
        <w:ind w:firstLine="480"/>
        <w:rPr>
          <w:rFonts w:hint="default" w:ascii="Times New Roman" w:hAnsi="Times New Roman" w:cs="Times New Roman"/>
        </w:rPr>
      </w:pPr>
      <w:r>
        <w:rPr>
          <w:rFonts w:hint="default" w:ascii="Times New Roman" w:hAnsi="Times New Roman" w:eastAsia="宋体" w:cs="Times New Roman"/>
          <w:highlight w:val="none"/>
        </w:rPr>
        <w:t>优惠政策选择“</w:t>
      </w:r>
      <w:r>
        <w:rPr>
          <w:rFonts w:hint="default" w:ascii="Times New Roman" w:hAnsi="Times New Roman" w:eastAsia="宋体" w:cs="Times New Roman"/>
          <w:highlight w:val="none"/>
          <w:lang w:eastAsia="zh-Hans"/>
        </w:rPr>
        <w:t>超税负</w:t>
      </w:r>
      <w:r>
        <w:rPr>
          <w:rFonts w:hint="default" w:ascii="Times New Roman" w:hAnsi="Times New Roman" w:eastAsia="宋体" w:cs="Times New Roman"/>
          <w:highlight w:val="none"/>
          <w:lang w:val="en-US" w:eastAsia="zh-CN"/>
        </w:rPr>
        <w:t>6</w:t>
      </w:r>
      <w:r>
        <w:rPr>
          <w:rFonts w:hint="default" w:ascii="Times New Roman" w:hAnsi="Times New Roman" w:eastAsia="宋体" w:cs="Times New Roman"/>
          <w:highlight w:val="none"/>
          <w:lang w:eastAsia="zh-Hans"/>
        </w:rPr>
        <w:t>%即征即退</w:t>
      </w:r>
      <w:r>
        <w:rPr>
          <w:rFonts w:hint="default" w:ascii="Times New Roman" w:hAnsi="Times New Roman" w:eastAsia="宋体" w:cs="Times New Roman"/>
          <w:highlight w:val="none"/>
        </w:rPr>
        <w:t>”，发票明细“优惠政策标识”项填写“</w:t>
      </w:r>
      <w:r>
        <w:rPr>
          <w:rFonts w:hint="default" w:ascii="Times New Roman" w:hAnsi="Times New Roman" w:eastAsia="宋体" w:cs="Times New Roman"/>
          <w:highlight w:val="none"/>
          <w:lang w:val="en-US" w:eastAsia="zh-CN"/>
        </w:rPr>
        <w:t>18</w:t>
      </w:r>
      <w:r>
        <w:rPr>
          <w:rFonts w:hint="default" w:ascii="Times New Roman" w:hAnsi="Times New Roman" w:eastAsia="宋体" w:cs="Times New Roman"/>
          <w:highlight w:val="none"/>
        </w:rPr>
        <w:t>”，“税率”栏次正常填写适用税率</w:t>
      </w:r>
      <w:r>
        <w:rPr>
          <w:rFonts w:hint="default" w:ascii="Times New Roman" w:hAnsi="Times New Roman" w:eastAsia="宋体" w:cs="Times New Roman"/>
          <w:highlight w:val="none"/>
          <w:lang w:eastAsia="zh-CN"/>
        </w:rPr>
        <w:t>。</w:t>
      </w:r>
    </w:p>
    <w:bookmarkEnd w:id="85"/>
    <w:p w14:paraId="332DB0F1">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 xml:space="preserve"> 8.查询税收分类编码信息”。</w:t>
      </w:r>
    </w:p>
    <w:p w14:paraId="663123B2">
      <w:pPr>
        <w:pStyle w:val="7"/>
        <w:tabs>
          <w:tab w:val="left" w:pos="432"/>
          <w:tab w:val="left" w:pos="1152"/>
          <w:tab w:val="left" w:pos="1248"/>
        </w:tabs>
        <w:rPr>
          <w:rFonts w:hint="default" w:ascii="Times New Roman" w:hAnsi="Times New Roman" w:cs="Times New Roman"/>
          <w:b w:val="0"/>
          <w:sz w:val="20"/>
          <w:szCs w:val="20"/>
        </w:rPr>
      </w:pPr>
      <w:bookmarkStart w:id="86" w:name="_Toc9546"/>
      <w:bookmarkStart w:id="87" w:name="_Toc6407"/>
      <w:bookmarkStart w:id="88" w:name="_Toc9988"/>
      <w:bookmarkStart w:id="89" w:name="OLE_LINK26"/>
      <w:r>
        <w:rPr>
          <w:rFonts w:hint="default" w:ascii="Times New Roman" w:hAnsi="Times New Roman" w:cs="Times New Roman"/>
          <w:b w:val="0"/>
          <w:sz w:val="20"/>
          <w:szCs w:val="20"/>
        </w:rPr>
        <w:t>1.2.7获取可用税率</w:t>
      </w:r>
      <w:bookmarkEnd w:id="86"/>
      <w:bookmarkEnd w:id="87"/>
      <w:bookmarkEnd w:id="88"/>
    </w:p>
    <w:p w14:paraId="535FBAB6">
      <w:pPr>
        <w:pStyle w:val="31"/>
        <w:ind w:firstLine="480"/>
        <w:rPr>
          <w:rFonts w:hint="default" w:ascii="Times New Roman" w:hAnsi="Times New Roman" w:cs="Times New Roman"/>
        </w:rPr>
      </w:pPr>
      <w:r>
        <w:rPr>
          <w:rFonts w:hint="default" w:ascii="Times New Roman" w:hAnsi="Times New Roman" w:cs="Times New Roman"/>
        </w:rPr>
        <w:t>定时获取可用税率，使用在开具数电票时可依据获取到的可用税率判断发票信息是否合规。</w:t>
      </w:r>
    </w:p>
    <w:p w14:paraId="33D7E76C">
      <w:pPr>
        <w:pStyle w:val="31"/>
        <w:ind w:firstLine="480"/>
        <w:rPr>
          <w:rFonts w:hint="default" w:ascii="Times New Roman" w:hAnsi="Times New Roman" w:cs="Times New Roman"/>
        </w:rPr>
      </w:pPr>
      <w:r>
        <w:rPr>
          <w:rFonts w:hint="default" w:ascii="Times New Roman" w:hAnsi="Times New Roman" w:cs="Times New Roman"/>
        </w:rPr>
        <w:t>建议定时获取可用税率。</w:t>
      </w:r>
    </w:p>
    <w:p w14:paraId="103C1A27">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7.查询可用税率信息”。</w:t>
      </w:r>
    </w:p>
    <w:bookmarkEnd w:id="89"/>
    <w:p w14:paraId="4DA4E113">
      <w:pPr>
        <w:pStyle w:val="7"/>
        <w:tabs>
          <w:tab w:val="left" w:pos="432"/>
          <w:tab w:val="left" w:pos="1152"/>
          <w:tab w:val="left" w:pos="1248"/>
        </w:tabs>
        <w:rPr>
          <w:rFonts w:hint="default" w:ascii="Times New Roman" w:hAnsi="Times New Roman" w:eastAsia="宋体" w:cs="Times New Roman"/>
          <w:b/>
          <w:sz w:val="20"/>
          <w:szCs w:val="20"/>
        </w:rPr>
      </w:pPr>
      <w:bookmarkStart w:id="90" w:name="_Toc20010"/>
      <w:bookmarkStart w:id="91" w:name="_Toc27214"/>
      <w:bookmarkStart w:id="92" w:name="_Toc2936"/>
      <w:r>
        <w:rPr>
          <w:rFonts w:hint="default" w:ascii="Times New Roman" w:hAnsi="Times New Roman" w:eastAsia="宋体" w:cs="Times New Roman"/>
          <w:b/>
          <w:sz w:val="20"/>
          <w:szCs w:val="20"/>
        </w:rPr>
        <w:t>1.2.</w:t>
      </w:r>
      <w:r>
        <w:rPr>
          <w:rFonts w:hint="default" w:ascii="Times New Roman" w:hAnsi="Times New Roman" w:eastAsia="宋体" w:cs="Times New Roman"/>
          <w:b/>
          <w:sz w:val="20"/>
          <w:szCs w:val="20"/>
          <w:lang w:val="en-US" w:eastAsia="zh-CN"/>
        </w:rPr>
        <w:t>8批量白酒商品信息下载申请</w:t>
      </w:r>
      <w:bookmarkEnd w:id="90"/>
    </w:p>
    <w:p w14:paraId="3CB3513B">
      <w:pPr>
        <w:pStyle w:val="31"/>
        <w:ind w:firstLine="480"/>
        <w:rPr>
          <w:rFonts w:hint="default" w:ascii="Times New Roman" w:hAnsi="Times New Roman" w:cs="Times New Roman"/>
        </w:rPr>
      </w:pPr>
      <w:r>
        <w:rPr>
          <w:rFonts w:hint="default" w:ascii="Times New Roman" w:hAnsi="Times New Roman" w:cs="Times New Roman"/>
        </w:rPr>
        <w:t>企业业务系统通过在线申请下载白酒商品信息，申请成功后返回批次流水号，后续通过批次流水号下载具体的白酒商品信息。</w:t>
      </w:r>
    </w:p>
    <w:p w14:paraId="1908FF77">
      <w:pPr>
        <w:pStyle w:val="31"/>
        <w:ind w:firstLine="480"/>
        <w:rPr>
          <w:rFonts w:hint="default" w:ascii="Times New Roman" w:hAnsi="Times New Roman" w:cs="Times New Roman"/>
        </w:rPr>
      </w:pPr>
      <w:r>
        <w:rPr>
          <w:rFonts w:hint="default" w:ascii="Times New Roman" w:hAnsi="Times New Roman" w:cs="Times New Roman"/>
        </w:rPr>
        <w:t>接口详情参见“</w:t>
      </w:r>
      <w:bookmarkStart w:id="93" w:name="OLE_LINK29"/>
      <w:r>
        <w:rPr>
          <w:rFonts w:hint="eastAsia" w:cs="Times New Roman"/>
          <w:lang w:eastAsia="zh-CN"/>
        </w:rPr>
        <w:t>五、接口技术说明</w:t>
      </w:r>
      <w:r>
        <w:rPr>
          <w:rFonts w:hint="default" w:ascii="Times New Roman" w:hAnsi="Times New Roman" w:cs="Times New Roman"/>
          <w:lang w:val="en-US" w:eastAsia="zh-CN"/>
        </w:rPr>
        <w:t>1</w:t>
      </w:r>
      <w:r>
        <w:rPr>
          <w:rFonts w:hint="default" w:ascii="Times New Roman" w:hAnsi="Times New Roman" w:cs="Times New Roman"/>
        </w:rPr>
        <w:t>7.</w:t>
      </w:r>
      <w:r>
        <w:rPr>
          <w:rFonts w:hint="default" w:ascii="Times New Roman" w:hAnsi="Times New Roman" w:cs="Times New Roman"/>
          <w:lang w:val="en-US" w:eastAsia="zh-CN"/>
        </w:rPr>
        <w:t>批量白酒商品信息下载申请</w:t>
      </w:r>
      <w:bookmarkEnd w:id="93"/>
      <w:r>
        <w:rPr>
          <w:rFonts w:hint="default" w:ascii="Times New Roman" w:hAnsi="Times New Roman" w:cs="Times New Roman"/>
        </w:rPr>
        <w:t>”。</w:t>
      </w:r>
    </w:p>
    <w:p w14:paraId="3B945CEF">
      <w:pPr>
        <w:pStyle w:val="7"/>
        <w:tabs>
          <w:tab w:val="left" w:pos="432"/>
          <w:tab w:val="left" w:pos="1152"/>
          <w:tab w:val="left" w:pos="1248"/>
        </w:tabs>
        <w:rPr>
          <w:rFonts w:hint="default" w:ascii="Times New Roman" w:hAnsi="Times New Roman" w:eastAsia="宋体" w:cs="Times New Roman"/>
          <w:b/>
          <w:sz w:val="20"/>
          <w:szCs w:val="20"/>
          <w:lang w:val="en-US"/>
        </w:rPr>
      </w:pPr>
      <w:bookmarkStart w:id="94" w:name="_Toc25077"/>
      <w:r>
        <w:rPr>
          <w:rFonts w:hint="default" w:ascii="Times New Roman" w:hAnsi="Times New Roman" w:eastAsia="宋体" w:cs="Times New Roman"/>
          <w:b/>
          <w:sz w:val="20"/>
          <w:szCs w:val="20"/>
        </w:rPr>
        <w:t>1.2.</w:t>
      </w:r>
      <w:r>
        <w:rPr>
          <w:rFonts w:hint="default" w:ascii="Times New Roman" w:hAnsi="Times New Roman" w:eastAsia="宋体" w:cs="Times New Roman"/>
          <w:b/>
          <w:sz w:val="20"/>
          <w:szCs w:val="20"/>
          <w:lang w:val="en-US" w:eastAsia="zh-CN"/>
        </w:rPr>
        <w:t>9批量白酒商品信息下载申请</w:t>
      </w:r>
      <w:r>
        <w:rPr>
          <w:rFonts w:hint="eastAsia" w:ascii="Times New Roman" w:hAnsi="Times New Roman" w:eastAsia="宋体" w:cs="Times New Roman"/>
          <w:b/>
          <w:sz w:val="20"/>
          <w:szCs w:val="20"/>
          <w:lang w:val="en-US" w:eastAsia="zh-CN"/>
        </w:rPr>
        <w:t>反馈</w:t>
      </w:r>
      <w:bookmarkEnd w:id="94"/>
    </w:p>
    <w:p w14:paraId="38EF1B4C">
      <w:pPr>
        <w:pStyle w:val="31"/>
        <w:ind w:firstLine="480"/>
        <w:rPr>
          <w:rFonts w:hint="default" w:ascii="Times New Roman" w:hAnsi="Times New Roman" w:cs="Times New Roman"/>
        </w:rPr>
      </w:pPr>
      <w:r>
        <w:rPr>
          <w:rFonts w:hint="default" w:ascii="Times New Roman" w:hAnsi="Times New Roman" w:cs="Times New Roman"/>
        </w:rPr>
        <w:t>企业业务系统通过接口根据申请批次流水号批量下载白酒商品信息，用于白酒商品发票开具相关业务。</w:t>
      </w:r>
    </w:p>
    <w:p w14:paraId="6DC4CA6C">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lang w:val="en-US" w:eastAsia="zh-CN"/>
        </w:rPr>
        <w:t>18</w:t>
      </w:r>
      <w:r>
        <w:rPr>
          <w:rFonts w:hint="default" w:ascii="Times New Roman" w:hAnsi="Times New Roman" w:cs="Times New Roman"/>
        </w:rPr>
        <w:t>.</w:t>
      </w:r>
      <w:r>
        <w:rPr>
          <w:rFonts w:hint="default" w:ascii="Times New Roman" w:hAnsi="Times New Roman" w:cs="Times New Roman"/>
          <w:lang w:val="en-US" w:eastAsia="zh-CN"/>
        </w:rPr>
        <w:t>批量白酒商品信息下载申请反馈</w:t>
      </w:r>
      <w:r>
        <w:rPr>
          <w:rFonts w:hint="default" w:ascii="Times New Roman" w:hAnsi="Times New Roman" w:cs="Times New Roman"/>
        </w:rPr>
        <w:t>”。</w:t>
      </w:r>
    </w:p>
    <w:p w14:paraId="40A06158">
      <w:pPr>
        <w:pStyle w:val="7"/>
        <w:tabs>
          <w:tab w:val="left" w:pos="432"/>
          <w:tab w:val="left" w:pos="1152"/>
          <w:tab w:val="left" w:pos="1248"/>
        </w:tabs>
        <w:rPr>
          <w:rFonts w:hint="default" w:ascii="Times New Roman" w:hAnsi="Times New Roman" w:cs="Times New Roman"/>
          <w:b w:val="0"/>
          <w:sz w:val="20"/>
          <w:szCs w:val="20"/>
        </w:rPr>
      </w:pPr>
      <w:bookmarkStart w:id="95" w:name="_Toc22739"/>
      <w:r>
        <w:rPr>
          <w:rFonts w:hint="default" w:ascii="Times New Roman" w:hAnsi="Times New Roman" w:cs="Times New Roman"/>
          <w:b w:val="0"/>
          <w:sz w:val="20"/>
          <w:szCs w:val="20"/>
        </w:rPr>
        <w:t>1.2.</w:t>
      </w:r>
      <w:r>
        <w:rPr>
          <w:rFonts w:hint="default" w:ascii="Times New Roman" w:hAnsi="Times New Roman" w:cs="Times New Roman"/>
          <w:b w:val="0"/>
          <w:sz w:val="20"/>
          <w:szCs w:val="20"/>
          <w:lang w:val="en-US" w:eastAsia="zh-CN"/>
        </w:rPr>
        <w:t>1</w:t>
      </w:r>
      <w:r>
        <w:rPr>
          <w:rFonts w:hint="default" w:ascii="Times New Roman" w:hAnsi="Times New Roman" w:cs="Times New Roman"/>
          <w:b/>
          <w:sz w:val="20"/>
          <w:szCs w:val="20"/>
          <w:lang w:val="en-US" w:eastAsia="zh-CN"/>
        </w:rPr>
        <w:t>0</w:t>
      </w:r>
      <w:r>
        <w:rPr>
          <w:rFonts w:hint="default" w:ascii="Times New Roman" w:hAnsi="Times New Roman" w:cs="Times New Roman"/>
          <w:b w:val="0"/>
          <w:sz w:val="20"/>
          <w:szCs w:val="20"/>
        </w:rPr>
        <w:t>获取数电红字确认单列表</w:t>
      </w:r>
      <w:bookmarkEnd w:id="91"/>
      <w:bookmarkEnd w:id="92"/>
      <w:bookmarkEnd w:id="95"/>
    </w:p>
    <w:p w14:paraId="7A1DF94D">
      <w:pPr>
        <w:pStyle w:val="31"/>
        <w:ind w:firstLine="480"/>
        <w:rPr>
          <w:rFonts w:hint="default" w:ascii="Times New Roman" w:hAnsi="Times New Roman" w:cs="Times New Roman"/>
        </w:rPr>
      </w:pPr>
      <w:r>
        <w:rPr>
          <w:rFonts w:hint="default" w:ascii="Times New Roman" w:hAnsi="Times New Roman" w:cs="Times New Roman"/>
        </w:rPr>
        <w:t>从税务局端获取数电红字确认单列表信息，以便于后期开具红字发票以及红字发票确认时进行业务校验。</w:t>
      </w:r>
    </w:p>
    <w:p w14:paraId="75ED9F5B">
      <w:pPr>
        <w:pStyle w:val="31"/>
        <w:ind w:firstLine="480"/>
        <w:rPr>
          <w:rFonts w:hint="default" w:ascii="Times New Roman" w:hAnsi="Times New Roman" w:cs="Times New Roman"/>
        </w:rPr>
      </w:pPr>
      <w:r>
        <w:rPr>
          <w:rFonts w:hint="default" w:ascii="Times New Roman" w:hAnsi="Times New Roman" w:cs="Times New Roman"/>
        </w:rPr>
        <w:t>建议企业定时下载/更新数电红字确认单列表信息,或在接收数电红字确认单、数电红字确认单变更时手工获取数电红字确认单列表信息。</w:t>
      </w:r>
    </w:p>
    <w:p w14:paraId="30D06C5D">
      <w:pPr>
        <w:pStyle w:val="31"/>
        <w:ind w:firstLine="480"/>
        <w:rPr>
          <w:rFonts w:hint="default" w:ascii="Times New Roman" w:hAnsi="Times New Roman" w:cs="Times New Roman"/>
        </w:rPr>
      </w:pPr>
      <w:r>
        <w:rPr>
          <w:rFonts w:hint="default" w:ascii="Times New Roman" w:hAnsi="Times New Roman" w:cs="Times New Roman"/>
        </w:rPr>
        <w:t>根据红字确认单状态判断蓝字发票状态，具体如下：</w:t>
      </w:r>
    </w:p>
    <w:p w14:paraId="3D734D14">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rPr>
      </w:pPr>
      <w:r>
        <w:rPr>
          <w:rFonts w:hint="default" w:ascii="Times New Roman" w:hAnsi="Times New Roman" w:cs="Times New Roman"/>
          <w:lang w:val="en-US"/>
        </w:rPr>
        <w:t>1</w:t>
      </w:r>
      <w:r>
        <w:rPr>
          <w:rFonts w:hint="default" w:ascii="Times New Roman" w:hAnsi="Times New Roman" w:cs="Times New Roman"/>
          <w:lang w:val="en-US" w:eastAsia="zh-CN"/>
        </w:rPr>
        <w:t>、</w:t>
      </w:r>
      <w:r>
        <w:rPr>
          <w:rFonts w:hint="default" w:ascii="Times New Roman" w:hAnsi="Times New Roman" w:cs="Times New Roman"/>
        </w:rPr>
        <w:t>当红字确认单状态为01无需确认时，蓝字发票购方未进行入账或勾选抵扣操作，红字确认单由销方发起无需确认。</w:t>
      </w:r>
    </w:p>
    <w:p w14:paraId="05A1BC8A">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lang w:val="en-US" w:eastAsia="zh-CN"/>
        </w:rPr>
        <w:t>、</w:t>
      </w:r>
      <w:r>
        <w:rPr>
          <w:rFonts w:hint="default" w:ascii="Times New Roman" w:hAnsi="Times New Roman" w:cs="Times New Roman"/>
        </w:rPr>
        <w:t>当红字确认单状态为02销方录入待购方确认时，蓝字发票购方已进行入账或勾选抵扣操作，销方申请红字确认单待购方确认。</w:t>
      </w:r>
    </w:p>
    <w:p w14:paraId="12D6BD18">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lang w:val="en-US" w:eastAsia="zh-CN"/>
        </w:rPr>
        <w:t>、</w:t>
      </w:r>
      <w:r>
        <w:rPr>
          <w:rFonts w:hint="default" w:ascii="Times New Roman" w:hAnsi="Times New Roman" w:cs="Times New Roman"/>
        </w:rPr>
        <w:t>当红字确认单状态为03购方录入待销方确认时，蓝字发票购方已进行入账或勾选抵扣操作，购方申请红字确认单待销方确认。</w:t>
      </w:r>
    </w:p>
    <w:p w14:paraId="040B7620">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lang w:val="en-US" w:eastAsia="zh-CN"/>
        </w:rPr>
        <w:t>10</w:t>
      </w:r>
      <w:r>
        <w:rPr>
          <w:rFonts w:hint="default" w:ascii="Times New Roman" w:hAnsi="Times New Roman" w:cs="Times New Roman"/>
        </w:rPr>
        <w:t>.查询数电红字确认单列表信息”。</w:t>
      </w:r>
    </w:p>
    <w:p w14:paraId="0FF14C4A">
      <w:pPr>
        <w:pStyle w:val="7"/>
        <w:tabs>
          <w:tab w:val="left" w:pos="432"/>
          <w:tab w:val="left" w:pos="1152"/>
          <w:tab w:val="left" w:pos="1248"/>
        </w:tabs>
        <w:rPr>
          <w:rFonts w:hint="default" w:ascii="Times New Roman" w:hAnsi="Times New Roman" w:cs="Times New Roman"/>
          <w:b w:val="0"/>
          <w:sz w:val="20"/>
          <w:szCs w:val="20"/>
        </w:rPr>
      </w:pPr>
      <w:bookmarkStart w:id="96" w:name="_Toc5100"/>
      <w:bookmarkStart w:id="97" w:name="_Toc25687"/>
      <w:bookmarkStart w:id="98" w:name="_Toc13224"/>
      <w:r>
        <w:rPr>
          <w:rFonts w:hint="default" w:ascii="Times New Roman" w:hAnsi="Times New Roman" w:cs="Times New Roman"/>
          <w:b w:val="0"/>
          <w:sz w:val="20"/>
          <w:szCs w:val="20"/>
        </w:rPr>
        <w:t>1.2</w:t>
      </w:r>
      <w:r>
        <w:rPr>
          <w:rFonts w:hint="default" w:ascii="Times New Roman" w:hAnsi="Times New Roman" w:eastAsia="宋体" w:cs="Times New Roman"/>
          <w:b/>
          <w:sz w:val="20"/>
          <w:szCs w:val="20"/>
        </w:rPr>
        <w:t>.</w:t>
      </w:r>
      <w:r>
        <w:rPr>
          <w:rFonts w:hint="eastAsia" w:ascii="Times New Roman" w:hAnsi="Times New Roman" w:eastAsia="宋体" w:cs="Times New Roman"/>
          <w:b/>
          <w:sz w:val="20"/>
          <w:szCs w:val="20"/>
          <w:lang w:val="en-US" w:eastAsia="zh-CN"/>
        </w:rPr>
        <w:t>11</w:t>
      </w:r>
      <w:r>
        <w:rPr>
          <w:rFonts w:hint="default" w:ascii="Times New Roman" w:hAnsi="Times New Roman" w:cs="Times New Roman"/>
          <w:b w:val="0"/>
          <w:sz w:val="20"/>
          <w:szCs w:val="20"/>
        </w:rPr>
        <w:t>获取数电红字确认单明细</w:t>
      </w:r>
      <w:bookmarkEnd w:id="96"/>
      <w:bookmarkEnd w:id="97"/>
      <w:bookmarkEnd w:id="98"/>
    </w:p>
    <w:p w14:paraId="1BC5A530">
      <w:pPr>
        <w:pStyle w:val="31"/>
        <w:ind w:firstLine="480"/>
        <w:rPr>
          <w:rFonts w:hint="default" w:ascii="Times New Roman" w:hAnsi="Times New Roman" w:cs="Times New Roman"/>
        </w:rPr>
      </w:pPr>
      <w:r>
        <w:rPr>
          <w:rFonts w:hint="default" w:ascii="Times New Roman" w:hAnsi="Times New Roman" w:cs="Times New Roman"/>
        </w:rPr>
        <w:t>从税务局端获取数电红字确认单明细信息，以便于后期开具红字发票以及红字发票确认时进行业务校验。</w:t>
      </w:r>
    </w:p>
    <w:p w14:paraId="0ADBA4F0">
      <w:pPr>
        <w:pStyle w:val="31"/>
        <w:ind w:firstLine="480"/>
        <w:rPr>
          <w:rFonts w:hint="default" w:ascii="Times New Roman" w:hAnsi="Times New Roman" w:cs="Times New Roman"/>
        </w:rPr>
      </w:pPr>
      <w:r>
        <w:rPr>
          <w:rFonts w:hint="default" w:ascii="Times New Roman" w:hAnsi="Times New Roman" w:cs="Times New Roman"/>
        </w:rPr>
        <w:t>建议企业定时下载/更新数电红字确认单明细信息,或在接收数电红字确认单明细、数电红字确认单明细变更时手工获取数电红字确认单明细信息。</w:t>
      </w:r>
    </w:p>
    <w:p w14:paraId="579C032C">
      <w:pPr>
        <w:pStyle w:val="31"/>
        <w:ind w:firstLine="480"/>
        <w:rPr>
          <w:rFonts w:hint="default" w:ascii="Times New Roman" w:hAnsi="Times New Roman" w:cs="Times New Roman"/>
        </w:rPr>
      </w:pPr>
      <w:r>
        <w:rPr>
          <w:rFonts w:hint="default" w:ascii="Times New Roman" w:hAnsi="Times New Roman" w:cs="Times New Roman"/>
        </w:rPr>
        <w:t>根据红字确认单状态判断蓝字发票状态，具体如下：</w:t>
      </w:r>
    </w:p>
    <w:p w14:paraId="62C41989">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rPr>
      </w:pPr>
      <w:bookmarkStart w:id="99" w:name="OLE_LINK50"/>
      <w:r>
        <w:rPr>
          <w:rFonts w:hint="default" w:ascii="Times New Roman" w:hAnsi="Times New Roman" w:cs="Times New Roman"/>
          <w:lang w:val="en-US"/>
        </w:rPr>
        <w:t>1</w:t>
      </w:r>
      <w:r>
        <w:rPr>
          <w:rFonts w:hint="default" w:ascii="Times New Roman" w:hAnsi="Times New Roman" w:cs="Times New Roman"/>
          <w:lang w:val="en-US" w:eastAsia="zh-CN"/>
        </w:rPr>
        <w:t>、</w:t>
      </w:r>
      <w:r>
        <w:rPr>
          <w:rFonts w:hint="default" w:ascii="Times New Roman" w:hAnsi="Times New Roman" w:cs="Times New Roman"/>
        </w:rPr>
        <w:t>当红字确认单状态为01无需确认时，蓝字发票购方未进行入账或勾选抵扣操作，红字确认单由销方发起无需确认。</w:t>
      </w:r>
    </w:p>
    <w:p w14:paraId="6CB7BAB8">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rPr>
      </w:pPr>
      <w:r>
        <w:rPr>
          <w:rFonts w:hint="default" w:ascii="Times New Roman" w:hAnsi="Times New Roman" w:cs="Times New Roman"/>
          <w:lang w:val="en-US"/>
        </w:rPr>
        <w:t>2</w:t>
      </w:r>
      <w:r>
        <w:rPr>
          <w:rFonts w:hint="default" w:ascii="Times New Roman" w:hAnsi="Times New Roman" w:cs="Times New Roman"/>
          <w:lang w:val="en-US" w:eastAsia="zh-CN"/>
        </w:rPr>
        <w:t>、</w:t>
      </w:r>
      <w:r>
        <w:rPr>
          <w:rFonts w:hint="default" w:ascii="Times New Roman" w:hAnsi="Times New Roman" w:cs="Times New Roman"/>
        </w:rPr>
        <w:t>当红字确认单状态为02销方录入待购方确认时，蓝字发票购方已进行入账或勾选抵扣操作，销方申请红字确认单待购方确认。</w:t>
      </w:r>
    </w:p>
    <w:p w14:paraId="53F0B4CD">
      <w:pPr>
        <w:pStyle w:val="31"/>
        <w:keepNext w:val="0"/>
        <w:keepLines w:val="0"/>
        <w:pageBreakBefore w:val="0"/>
        <w:widowControl w:val="0"/>
        <w:numPr>
          <w:ilvl w:val="0"/>
          <w:numId w:val="0"/>
        </w:numPr>
        <w:kinsoku/>
        <w:wordWrap/>
        <w:overflowPunct/>
        <w:topLinePunct w:val="0"/>
        <w:autoSpaceDE/>
        <w:autoSpaceDN/>
        <w:bidi w:val="0"/>
        <w:adjustRightInd w:val="0"/>
        <w:snapToGrid w:val="0"/>
        <w:ind w:firstLine="480" w:firstLineChars="200"/>
        <w:textAlignment w:val="auto"/>
        <w:rPr>
          <w:rFonts w:hint="default" w:ascii="Times New Roman" w:hAnsi="Times New Roman" w:cs="Times New Roman"/>
        </w:rPr>
      </w:pPr>
      <w:r>
        <w:rPr>
          <w:rFonts w:hint="default" w:ascii="Times New Roman" w:hAnsi="Times New Roman" w:cs="Times New Roman"/>
          <w:lang w:val="en-US"/>
        </w:rPr>
        <w:t>3</w:t>
      </w:r>
      <w:r>
        <w:rPr>
          <w:rFonts w:hint="default" w:ascii="Times New Roman" w:hAnsi="Times New Roman" w:cs="Times New Roman"/>
          <w:lang w:val="en-US" w:eastAsia="zh-CN"/>
        </w:rPr>
        <w:t>、</w:t>
      </w:r>
      <w:r>
        <w:rPr>
          <w:rFonts w:hint="default" w:ascii="Times New Roman" w:hAnsi="Times New Roman" w:cs="Times New Roman"/>
        </w:rPr>
        <w:t>当红字确认单状态为03购方录入待销方确认时，蓝字发票购方已进行入账或勾选抵扣操作，购方申请红字确认单待销方确认。</w:t>
      </w:r>
    </w:p>
    <w:bookmarkEnd w:id="99"/>
    <w:p w14:paraId="435F8F31">
      <w:pPr>
        <w:pStyle w:val="31"/>
        <w:ind w:firstLine="480"/>
        <w:rPr>
          <w:rFonts w:hint="default" w:ascii="Times New Roman" w:hAnsi="Times New Roman" w:cs="Times New Roman"/>
        </w:rPr>
      </w:pPr>
      <w:r>
        <w:rPr>
          <w:rFonts w:hint="default" w:ascii="Times New Roman" w:hAnsi="Times New Roman" w:cs="Times New Roman"/>
        </w:rPr>
        <w:t>接口详情参见“</w:t>
      </w:r>
      <w:r>
        <w:rPr>
          <w:rFonts w:hint="eastAsia" w:cs="Times New Roman"/>
          <w:lang w:eastAsia="zh-CN"/>
        </w:rPr>
        <w:t>五、接口技术说明</w:t>
      </w:r>
      <w:r>
        <w:rPr>
          <w:rFonts w:hint="default" w:ascii="Times New Roman" w:hAnsi="Times New Roman" w:cs="Times New Roman"/>
        </w:rPr>
        <w:t>9.查询数电红字确认单明细信息”。</w:t>
      </w:r>
    </w:p>
    <w:p w14:paraId="2809EFF1">
      <w:pPr>
        <w:pStyle w:val="4"/>
        <w:tabs>
          <w:tab w:val="left" w:pos="432"/>
          <w:tab w:val="left" w:pos="864"/>
        </w:tabs>
        <w:rPr>
          <w:rFonts w:hint="default" w:ascii="Times New Roman" w:hAnsi="Times New Roman" w:cs="Times New Roman"/>
        </w:rPr>
      </w:pPr>
      <w:bookmarkStart w:id="100" w:name="_Toc1361"/>
      <w:bookmarkStart w:id="101" w:name="_Toc12385"/>
      <w:bookmarkStart w:id="102" w:name="_Toc8776"/>
      <w:bookmarkStart w:id="103" w:name="_Toc20105"/>
      <w:bookmarkStart w:id="104" w:name="OLE_LINK10"/>
      <w:r>
        <w:rPr>
          <w:rFonts w:hint="default" w:ascii="Times New Roman" w:hAnsi="Times New Roman" w:cs="Times New Roman"/>
        </w:rPr>
        <w:t>2数电蓝字发票开具</w:t>
      </w:r>
      <w:bookmarkEnd w:id="100"/>
      <w:bookmarkEnd w:id="101"/>
      <w:bookmarkEnd w:id="102"/>
      <w:bookmarkEnd w:id="103"/>
    </w:p>
    <w:bookmarkEnd w:id="104"/>
    <w:p w14:paraId="22AFCDDD">
      <w:pPr>
        <w:pStyle w:val="5"/>
        <w:rPr>
          <w:rFonts w:hint="default" w:ascii="Times New Roman" w:hAnsi="Times New Roman" w:cs="Times New Roman"/>
          <w:sz w:val="22"/>
          <w:szCs w:val="22"/>
        </w:rPr>
      </w:pPr>
      <w:bookmarkStart w:id="105" w:name="_Toc24767"/>
      <w:bookmarkStart w:id="106" w:name="_Toc21492"/>
      <w:bookmarkStart w:id="107" w:name="_Toc11029"/>
      <w:r>
        <w:rPr>
          <w:rFonts w:hint="default" w:ascii="Times New Roman" w:hAnsi="Times New Roman" w:cs="Times New Roman"/>
          <w:sz w:val="22"/>
          <w:szCs w:val="22"/>
        </w:rPr>
        <w:t>2.1全流程图</w:t>
      </w:r>
      <w:bookmarkEnd w:id="105"/>
      <w:bookmarkEnd w:id="106"/>
      <w:bookmarkEnd w:id="107"/>
    </w:p>
    <w:p w14:paraId="315DE158">
      <w:pPr>
        <w:pStyle w:val="6"/>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7325" cy="7323455"/>
            <wp:effectExtent l="0" t="0" r="3175" b="4445"/>
            <wp:docPr id="2" name="图片 28" descr="蓝字发票上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8" descr="蓝字发票上传"/>
                    <pic:cNvPicPr>
                      <a:picLocks noChangeAspect="1"/>
                    </pic:cNvPicPr>
                  </pic:nvPicPr>
                  <pic:blipFill>
                    <a:blip r:embed="rId7"/>
                    <a:stretch>
                      <a:fillRect/>
                    </a:stretch>
                  </pic:blipFill>
                  <pic:spPr>
                    <a:xfrm>
                      <a:off x="0" y="0"/>
                      <a:ext cx="5267325" cy="7323455"/>
                    </a:xfrm>
                    <a:prstGeom prst="rect">
                      <a:avLst/>
                    </a:prstGeom>
                    <a:noFill/>
                    <a:ln>
                      <a:noFill/>
                    </a:ln>
                  </pic:spPr>
                </pic:pic>
              </a:graphicData>
            </a:graphic>
          </wp:inline>
        </w:drawing>
      </w:r>
    </w:p>
    <w:p w14:paraId="435DA684">
      <w:pPr>
        <w:pStyle w:val="6"/>
        <w:spacing w:line="240" w:lineRule="auto"/>
        <w:ind w:firstLine="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业务流程图</w:t>
      </w:r>
    </w:p>
    <w:p w14:paraId="0E08A0B8">
      <w:pPr>
        <w:pStyle w:val="5"/>
        <w:rPr>
          <w:rFonts w:hint="default" w:ascii="Times New Roman" w:hAnsi="Times New Roman" w:cs="Times New Roman"/>
          <w:sz w:val="22"/>
          <w:szCs w:val="22"/>
        </w:rPr>
      </w:pPr>
      <w:bookmarkStart w:id="108" w:name="_Toc15844"/>
      <w:bookmarkStart w:id="109" w:name="_Toc20576"/>
      <w:bookmarkStart w:id="110" w:name="_Toc12104"/>
      <w:r>
        <w:rPr>
          <w:rFonts w:hint="default" w:ascii="Times New Roman" w:hAnsi="Times New Roman" w:cs="Times New Roman"/>
          <w:sz w:val="22"/>
          <w:szCs w:val="22"/>
        </w:rPr>
        <w:t>2.2业务规则</w:t>
      </w:r>
      <w:bookmarkEnd w:id="108"/>
      <w:bookmarkEnd w:id="109"/>
      <w:bookmarkEnd w:id="110"/>
    </w:p>
    <w:p w14:paraId="41970762">
      <w:pPr>
        <w:pStyle w:val="7"/>
        <w:tabs>
          <w:tab w:val="left" w:pos="432"/>
          <w:tab w:val="left" w:pos="1152"/>
          <w:tab w:val="left" w:pos="1248"/>
        </w:tabs>
        <w:rPr>
          <w:rFonts w:hint="default" w:ascii="Times New Roman" w:hAnsi="Times New Roman" w:cs="Times New Roman"/>
          <w:b w:val="0"/>
          <w:sz w:val="20"/>
          <w:szCs w:val="20"/>
        </w:rPr>
      </w:pPr>
      <w:bookmarkStart w:id="111" w:name="_Toc27408"/>
      <w:bookmarkStart w:id="112" w:name="_Toc24214"/>
      <w:bookmarkStart w:id="113" w:name="_Toc28608"/>
      <w:r>
        <w:rPr>
          <w:rFonts w:hint="default" w:ascii="Times New Roman" w:hAnsi="Times New Roman" w:cs="Times New Roman"/>
          <w:b w:val="0"/>
          <w:sz w:val="20"/>
          <w:szCs w:val="20"/>
        </w:rPr>
        <w:t>2.2.1判断纳税人开票资格</w:t>
      </w:r>
      <w:bookmarkEnd w:id="111"/>
      <w:bookmarkEnd w:id="112"/>
      <w:bookmarkEnd w:id="113"/>
    </w:p>
    <w:p w14:paraId="44A2E6B4">
      <w:pPr>
        <w:pStyle w:val="31"/>
        <w:ind w:firstLine="480"/>
        <w:rPr>
          <w:rFonts w:hint="default" w:ascii="Times New Roman" w:hAnsi="Times New Roman" w:cs="Times New Roman"/>
        </w:rPr>
      </w:pPr>
      <w:r>
        <w:rPr>
          <w:rFonts w:hint="default" w:ascii="Times New Roman" w:hAnsi="Times New Roman" w:cs="Times New Roman"/>
        </w:rPr>
        <w:t>校验纳税人是否具备数电蓝字发票开票资格，包括风险纳税人信息校验和纳税人资格校验。</w:t>
      </w:r>
    </w:p>
    <w:p w14:paraId="107474A9">
      <w:pPr>
        <w:pStyle w:val="31"/>
        <w:ind w:firstLine="480"/>
        <w:rPr>
          <w:rFonts w:hint="default" w:ascii="Times New Roman" w:hAnsi="Times New Roman" w:cs="Times New Roman"/>
        </w:rPr>
      </w:pPr>
      <w:r>
        <w:rPr>
          <w:rFonts w:hint="default" w:ascii="Times New Roman" w:hAnsi="Times New Roman" w:cs="Times New Roman"/>
        </w:rPr>
        <w:t>查询本地保存的纳税人风险信息，校验纳税人是否为风险纳税人，禁止风险等级高的纳税人开具发票。</w:t>
      </w:r>
    </w:p>
    <w:p w14:paraId="63A4493F">
      <w:pPr>
        <w:pStyle w:val="31"/>
        <w:ind w:firstLine="480"/>
        <w:rPr>
          <w:rFonts w:hint="default" w:ascii="Times New Roman" w:hAnsi="Times New Roman" w:cs="Times New Roman"/>
        </w:rPr>
      </w:pPr>
      <w:r>
        <w:rPr>
          <w:rFonts w:hint="default" w:ascii="Times New Roman" w:hAnsi="Times New Roman" w:cs="Times New Roman"/>
        </w:rPr>
        <w:t>查询本地保存的纳税人基本信息，判断纳税人是否具备开具数电蓝字发票资格。</w:t>
      </w:r>
    </w:p>
    <w:p w14:paraId="0E16CEFB">
      <w:pPr>
        <w:pStyle w:val="8"/>
        <w:tabs>
          <w:tab w:val="left" w:pos="1296"/>
          <w:tab w:val="clear" w:pos="1152"/>
          <w:tab w:val="clear" w:pos="1248"/>
        </w:tabs>
        <w:rPr>
          <w:rFonts w:hint="default" w:ascii="Times New Roman" w:hAnsi="Times New Roman" w:cs="Times New Roman"/>
          <w:b/>
          <w:sz w:val="20"/>
          <w:szCs w:val="20"/>
        </w:rPr>
      </w:pPr>
      <w:r>
        <w:rPr>
          <w:rFonts w:hint="default" w:ascii="Times New Roman" w:hAnsi="Times New Roman" w:cs="Times New Roman"/>
          <w:b/>
          <w:sz w:val="20"/>
          <w:szCs w:val="20"/>
        </w:rPr>
        <w:t>2.2.1.1判断逻辑</w:t>
      </w:r>
    </w:p>
    <w:p w14:paraId="1172B409">
      <w:pPr>
        <w:pStyle w:val="31"/>
        <w:ind w:firstLine="480"/>
        <w:rPr>
          <w:rFonts w:hint="default" w:ascii="Times New Roman" w:hAnsi="Times New Roman" w:cs="Times New Roman"/>
        </w:rPr>
      </w:pPr>
      <w:r>
        <w:rPr>
          <w:rFonts w:hint="default" w:ascii="Times New Roman" w:hAnsi="Times New Roman" w:cs="Times New Roman"/>
        </w:rPr>
        <w:t>根据查询的纳税人风险信息进行校验，当满足以下任意条件时禁止开具数电蓝字发票。</w:t>
      </w:r>
    </w:p>
    <w:p w14:paraId="68F39DC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w:t>
      </w:r>
      <w:r>
        <w:rPr>
          <w:rFonts w:hint="default" w:ascii="Times New Roman" w:hAnsi="Times New Roman" w:cs="Times New Roman"/>
          <w:lang w:val="en-US" w:eastAsia="zh-CN"/>
        </w:rPr>
        <w:t>风险纳税人类型</w:t>
      </w:r>
      <w:r>
        <w:rPr>
          <w:rFonts w:hint="default" w:ascii="Times New Roman" w:hAnsi="Times New Roman" w:cs="Times New Roman"/>
        </w:rPr>
        <w:t>”为“Ⅰ类”。</w:t>
      </w:r>
    </w:p>
    <w:p w14:paraId="3E33F32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纳税人风险信息中“纳税人预警级别”为“红色预警”。</w:t>
      </w:r>
    </w:p>
    <w:p w14:paraId="0C99157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纳税人风险信息中“风险纳税人标志”为“Y（风险纳税人）”。</w:t>
      </w:r>
    </w:p>
    <w:p w14:paraId="64FA9F6C">
      <w:pPr>
        <w:pStyle w:val="31"/>
        <w:ind w:firstLine="480"/>
        <w:rPr>
          <w:rFonts w:hint="default" w:ascii="Times New Roman" w:hAnsi="Times New Roman" w:cs="Times New Roman"/>
        </w:rPr>
      </w:pPr>
      <w:r>
        <w:rPr>
          <w:rFonts w:hint="default" w:ascii="Times New Roman" w:hAnsi="Times New Roman" w:cs="Times New Roman"/>
        </w:rPr>
        <w:t>根据查询的纳税人基本信息进行校验，当发生以下任意条件时禁止开具数电蓝字发票。</w:t>
      </w:r>
    </w:p>
    <w:p w14:paraId="35CEF15C">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纳税人信息中“纳税人状态”不是“03（正常）”、“09（报验）”中的任意一个。</w:t>
      </w:r>
    </w:p>
    <w:p w14:paraId="780FAC11">
      <w:pPr>
        <w:pStyle w:val="7"/>
        <w:tabs>
          <w:tab w:val="left" w:pos="432"/>
          <w:tab w:val="left" w:pos="1152"/>
          <w:tab w:val="left" w:pos="1248"/>
        </w:tabs>
        <w:rPr>
          <w:rFonts w:hint="default" w:ascii="Times New Roman" w:hAnsi="Times New Roman" w:cs="Times New Roman"/>
          <w:b w:val="0"/>
          <w:sz w:val="20"/>
          <w:szCs w:val="20"/>
        </w:rPr>
      </w:pPr>
      <w:bookmarkStart w:id="114" w:name="_4.2发票结余校验"/>
      <w:bookmarkEnd w:id="114"/>
      <w:bookmarkStart w:id="115" w:name="_Toc209"/>
      <w:bookmarkStart w:id="116" w:name="_Toc25512"/>
      <w:bookmarkStart w:id="117" w:name="_Toc12803"/>
      <w:r>
        <w:rPr>
          <w:rFonts w:hint="default" w:ascii="Times New Roman" w:hAnsi="Times New Roman" w:cs="Times New Roman"/>
          <w:b w:val="0"/>
          <w:sz w:val="20"/>
          <w:szCs w:val="20"/>
        </w:rPr>
        <w:t>2.2.2发票号段结余校验</w:t>
      </w:r>
      <w:bookmarkEnd w:id="115"/>
      <w:bookmarkEnd w:id="116"/>
      <w:bookmarkEnd w:id="117"/>
    </w:p>
    <w:p w14:paraId="18FBB4D1">
      <w:pPr>
        <w:pStyle w:val="31"/>
        <w:ind w:firstLine="480"/>
        <w:rPr>
          <w:rFonts w:hint="default" w:ascii="Times New Roman" w:hAnsi="Times New Roman" w:cs="Times New Roman"/>
        </w:rPr>
      </w:pPr>
      <w:r>
        <w:rPr>
          <w:rFonts w:hint="default" w:ascii="Times New Roman" w:hAnsi="Times New Roman" w:cs="Times New Roman"/>
        </w:rPr>
        <w:t>判断本地是否还有未使用的数电票，若无未使用的数电票，需调用税务局端接口重新获取数电票批量预赋码信息，详情参见“1数电票开具前置1.2.1获取批量预赋码信息”。</w:t>
      </w:r>
    </w:p>
    <w:p w14:paraId="3DB8581F">
      <w:pPr>
        <w:pStyle w:val="7"/>
        <w:tabs>
          <w:tab w:val="left" w:pos="432"/>
          <w:tab w:val="left" w:pos="1152"/>
          <w:tab w:val="left" w:pos="1248"/>
        </w:tabs>
        <w:rPr>
          <w:rFonts w:hint="default" w:ascii="Times New Roman" w:hAnsi="Times New Roman" w:cs="Times New Roman"/>
          <w:b w:val="0"/>
          <w:sz w:val="20"/>
          <w:szCs w:val="20"/>
        </w:rPr>
      </w:pPr>
      <w:bookmarkStart w:id="118" w:name="_Toc8716"/>
      <w:bookmarkStart w:id="119" w:name="_Toc7713"/>
      <w:bookmarkStart w:id="120" w:name="_Toc23799"/>
      <w:r>
        <w:rPr>
          <w:rFonts w:hint="default" w:ascii="Times New Roman" w:hAnsi="Times New Roman" w:cs="Times New Roman"/>
          <w:b w:val="0"/>
          <w:sz w:val="20"/>
          <w:szCs w:val="20"/>
        </w:rPr>
        <w:t>2.2.3获取开票基础信息</w:t>
      </w:r>
      <w:bookmarkEnd w:id="118"/>
      <w:bookmarkEnd w:id="119"/>
      <w:bookmarkEnd w:id="120"/>
    </w:p>
    <w:p w14:paraId="76A9D401">
      <w:pPr>
        <w:pStyle w:val="31"/>
        <w:ind w:firstLine="480"/>
        <w:rPr>
          <w:rFonts w:hint="default" w:ascii="Times New Roman" w:hAnsi="Times New Roman" w:cs="Times New Roman"/>
        </w:rPr>
      </w:pPr>
      <w:r>
        <w:rPr>
          <w:rFonts w:hint="default" w:ascii="Times New Roman" w:hAnsi="Times New Roman" w:cs="Times New Roman"/>
        </w:rPr>
        <w:t>查询本地保存的税收分类编码信息和可用税率信息。</w:t>
      </w:r>
    </w:p>
    <w:p w14:paraId="547E4D90">
      <w:pPr>
        <w:pStyle w:val="7"/>
        <w:tabs>
          <w:tab w:val="left" w:pos="432"/>
          <w:tab w:val="left" w:pos="1152"/>
          <w:tab w:val="left" w:pos="1248"/>
        </w:tabs>
        <w:rPr>
          <w:rFonts w:hint="default" w:ascii="Times New Roman" w:hAnsi="Times New Roman" w:cs="Times New Roman"/>
          <w:b w:val="0"/>
          <w:sz w:val="20"/>
          <w:szCs w:val="20"/>
        </w:rPr>
      </w:pPr>
      <w:bookmarkStart w:id="121" w:name="_Toc10232"/>
      <w:bookmarkStart w:id="122" w:name="_Toc20646"/>
      <w:bookmarkStart w:id="123" w:name="_Toc18268"/>
      <w:r>
        <w:rPr>
          <w:rFonts w:hint="default" w:ascii="Times New Roman" w:hAnsi="Times New Roman" w:cs="Times New Roman"/>
          <w:b w:val="0"/>
          <w:sz w:val="20"/>
          <w:szCs w:val="20"/>
        </w:rPr>
        <w:t>2.2.4录入、校验发票信息</w:t>
      </w:r>
      <w:bookmarkEnd w:id="121"/>
      <w:bookmarkEnd w:id="122"/>
      <w:bookmarkEnd w:id="123"/>
    </w:p>
    <w:p w14:paraId="5E0760FD">
      <w:pPr>
        <w:pStyle w:val="31"/>
        <w:ind w:firstLine="480"/>
        <w:rPr>
          <w:rFonts w:hint="default" w:ascii="Times New Roman" w:hAnsi="Times New Roman" w:cs="Times New Roman"/>
        </w:rPr>
      </w:pPr>
      <w:r>
        <w:rPr>
          <w:rFonts w:hint="default" w:ascii="Times New Roman" w:hAnsi="Times New Roman" w:cs="Times New Roman"/>
        </w:rPr>
        <w:t>依据开票能力发票开具的要求，录入发票信息，并依据发票开具规则对发票信息进行业务逻辑校验，主要包括合规性校验、数值校验。</w:t>
      </w:r>
    </w:p>
    <w:p w14:paraId="3D4919DD">
      <w:pPr>
        <w:pStyle w:val="8"/>
        <w:tabs>
          <w:tab w:val="left" w:pos="1296"/>
          <w:tab w:val="clear" w:pos="1152"/>
          <w:tab w:val="clear" w:pos="1248"/>
        </w:tabs>
        <w:rPr>
          <w:rFonts w:hint="default" w:ascii="Times New Roman" w:hAnsi="Times New Roman" w:cs="Times New Roman"/>
          <w:b/>
          <w:sz w:val="20"/>
          <w:szCs w:val="20"/>
        </w:rPr>
      </w:pPr>
      <w:r>
        <w:rPr>
          <w:rFonts w:hint="default" w:ascii="Times New Roman" w:hAnsi="Times New Roman" w:cs="Times New Roman"/>
          <w:b/>
          <w:sz w:val="20"/>
          <w:szCs w:val="20"/>
        </w:rPr>
        <w:t>2.2.4.1合规性校验</w:t>
      </w:r>
    </w:p>
    <w:p w14:paraId="7F28A24C">
      <w:pPr>
        <w:pStyle w:val="31"/>
        <w:ind w:firstLine="480"/>
        <w:rPr>
          <w:rFonts w:hint="default" w:ascii="Times New Roman" w:hAnsi="Times New Roman" w:cs="Times New Roman"/>
        </w:rPr>
      </w:pPr>
      <w:r>
        <w:rPr>
          <w:rFonts w:hint="default" w:ascii="Times New Roman" w:hAnsi="Times New Roman" w:cs="Times New Roman"/>
        </w:rPr>
        <w:t>合规性校验主要对输入参数的类型、长度、是否必填、码值进行校验。以下任意一项不满足要求时，阻断发票开具。校验规则如下：</w:t>
      </w:r>
    </w:p>
    <w:p w14:paraId="51D844A0">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发票号码，必填，长度20位，由数字组成，前2位为年份后2位。</w:t>
      </w:r>
    </w:p>
    <w:p w14:paraId="6793833F">
      <w:pPr>
        <w:pStyle w:val="31"/>
        <w:numPr>
          <w:ilvl w:val="0"/>
          <w:numId w:val="0"/>
        </w:numPr>
        <w:ind w:leftChars="0"/>
        <w:rPr>
          <w:rFonts w:hint="eastAsia" w:ascii="Times New Roman" w:hAnsi="Times New Roman" w:eastAsia="宋体" w:cs="Times New Roman"/>
          <w:lang w:eastAsia="zh-CN"/>
        </w:rPr>
      </w:pPr>
      <w:r>
        <w:rPr>
          <w:rFonts w:hint="default" w:ascii="Times New Roman" w:hAnsi="Times New Roman" w:eastAsia="宋体" w:cs="Times New Roman"/>
        </w:rPr>
        <w:t>●</w:t>
      </w:r>
      <w:r>
        <w:rPr>
          <w:rFonts w:hint="default" w:ascii="Times New Roman" w:hAnsi="Times New Roman" w:eastAsia="宋体" w:cs="Times New Roman"/>
          <w:lang w:val="en-US"/>
        </w:rPr>
        <w:t xml:space="preserve"> </w:t>
      </w:r>
      <w:r>
        <w:rPr>
          <w:rFonts w:hint="default" w:ascii="Times New Roman" w:hAnsi="Times New Roman" w:eastAsia="宋体" w:cs="Times New Roman"/>
        </w:rPr>
        <w:t>蓝字发票标志，必填，取值范围为“0”、“1”</w:t>
      </w:r>
      <w:r>
        <w:rPr>
          <w:rFonts w:hint="eastAsia" w:cs="Times New Roman"/>
          <w:lang w:eastAsia="zh-CN"/>
        </w:rPr>
        <w:t>。</w:t>
      </w:r>
    </w:p>
    <w:p w14:paraId="588FB41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平台编号，必填，最大长度20位。</w:t>
      </w:r>
    </w:p>
    <w:p w14:paraId="32D229D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服务器地址，必填，长度20位。</w:t>
      </w:r>
    </w:p>
    <w:p w14:paraId="4B2B877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mac地址，必填，长度20位。</w:t>
      </w:r>
    </w:p>
    <w:p w14:paraId="082A9FA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CPU序列号，选填，长度20位。</w:t>
      </w:r>
    </w:p>
    <w:p w14:paraId="06B2177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主板序列号，选填，长度20位。</w:t>
      </w:r>
    </w:p>
    <w:p w14:paraId="4D85975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发票票种，必填，取值范围为“01”、“02”。</w:t>
      </w:r>
    </w:p>
    <w:p w14:paraId="21D429E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购买方自然人标志，选填，取值范围为“Y”、“N”。</w:t>
      </w:r>
    </w:p>
    <w:p w14:paraId="168F3AE2">
      <w:pPr>
        <w:pStyle w:val="31"/>
        <w:numPr>
          <w:ilvl w:val="0"/>
          <w:numId w:val="0"/>
        </w:numPr>
        <w:ind w:leftChars="0"/>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rPr>
        <w:t xml:space="preserve"> </w:t>
      </w:r>
      <w:r>
        <w:rPr>
          <w:rFonts w:hint="default" w:ascii="Times New Roman" w:hAnsi="Times New Roman" w:eastAsia="宋体" w:cs="Times New Roman"/>
        </w:rPr>
        <w:t>特定要素，</w:t>
      </w:r>
      <w:r>
        <w:rPr>
          <w:rFonts w:hint="eastAsia" w:cs="Times New Roman"/>
          <w:lang w:val="en-US" w:eastAsia="zh-CN"/>
        </w:rPr>
        <w:t>必填</w:t>
      </w:r>
      <w:r>
        <w:rPr>
          <w:rFonts w:hint="default" w:ascii="Times New Roman" w:hAnsi="Times New Roman" w:eastAsia="宋体" w:cs="Times New Roman"/>
        </w:rPr>
        <w:t>，</w:t>
      </w:r>
      <w:bookmarkStart w:id="124" w:name="OLE_LINK90"/>
      <w:r>
        <w:rPr>
          <w:rFonts w:hint="default" w:ascii="Times New Roman" w:hAnsi="Times New Roman" w:eastAsia="宋体" w:cs="Times New Roman"/>
          <w:lang w:val="en-US" w:eastAsia="zh-CN"/>
        </w:rPr>
        <w:t>必须为</w:t>
      </w:r>
      <w:r>
        <w:rPr>
          <w:rFonts w:hint="eastAsia" w:cs="Times New Roman"/>
          <w:lang w:val="en-US" w:eastAsia="zh-CN"/>
        </w:rPr>
        <w:t>23</w:t>
      </w:r>
      <w:r>
        <w:rPr>
          <w:rFonts w:hint="default" w:ascii="Times New Roman" w:hAnsi="Times New Roman" w:eastAsia="宋体" w:cs="Times New Roman"/>
        </w:rPr>
        <w:t>。</w:t>
      </w:r>
    </w:p>
    <w:bookmarkEnd w:id="124"/>
    <w:p w14:paraId="07C9FF42">
      <w:pPr>
        <w:pStyle w:val="31"/>
        <w:numPr>
          <w:ilvl w:val="0"/>
          <w:numId w:val="0"/>
        </w:numPr>
        <w:ind w:leftChars="0"/>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rPr>
        <w:t xml:space="preserve"> </w:t>
      </w:r>
      <w:r>
        <w:rPr>
          <w:rFonts w:hint="default" w:ascii="Times New Roman" w:hAnsi="Times New Roman" w:eastAsia="宋体" w:cs="Times New Roman"/>
        </w:rPr>
        <w:t>区域代码，必填，最大长度20位。</w:t>
      </w:r>
    </w:p>
    <w:p w14:paraId="47097B37">
      <w:pPr>
        <w:pStyle w:val="31"/>
        <w:numPr>
          <w:ilvl w:val="0"/>
          <w:numId w:val="0"/>
        </w:numPr>
        <w:ind w:leftChars="0"/>
        <w:rPr>
          <w:rFonts w:hint="default" w:ascii="Times New Roman" w:hAnsi="Times New Roman" w:eastAsia="宋体" w:cs="Times New Roman"/>
        </w:rPr>
      </w:pPr>
      <w:r>
        <w:rPr>
          <w:rFonts w:hint="default" w:ascii="Times New Roman" w:hAnsi="Times New Roman" w:eastAsia="宋体" w:cs="Times New Roman"/>
        </w:rPr>
        <w:t>● 出口业务适用政策代码，选填，取值范围为“空”、“01”、“02”、“03”。</w:t>
      </w:r>
    </w:p>
    <w:p w14:paraId="3960F08D">
      <w:pPr>
        <w:pStyle w:val="31"/>
        <w:numPr>
          <w:ilvl w:val="0"/>
          <w:numId w:val="0"/>
        </w:numPr>
        <w:ind w:leftChars="0"/>
        <w:rPr>
          <w:rFonts w:hint="default" w:ascii="Times New Roman" w:hAnsi="Times New Roman" w:eastAsia="宋体" w:cs="Times New Roman"/>
        </w:rPr>
      </w:pPr>
      <w:r>
        <w:rPr>
          <w:rFonts w:hint="default" w:ascii="Times New Roman" w:hAnsi="Times New Roman" w:eastAsia="宋体" w:cs="Times New Roman"/>
        </w:rPr>
        <w:t>● 减按征税类型代码，选填，取值范围为“空”、“54”、“55”。</w:t>
      </w:r>
    </w:p>
    <w:p w14:paraId="000A20C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销售方纳税人识别号，必填，最大长度20位，由数字和大写字母组成。</w:t>
      </w:r>
    </w:p>
    <w:p w14:paraId="21B05B2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销售方名称，必填，最大长度300位。</w:t>
      </w:r>
    </w:p>
    <w:p w14:paraId="24EACC8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销售方地址，选填，最大长度300位。</w:t>
      </w:r>
    </w:p>
    <w:p w14:paraId="2127054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销售方电话，选填，最大长度60位。</w:t>
      </w:r>
    </w:p>
    <w:p w14:paraId="3942A75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销售方开户行，选填，最大长度120位。</w:t>
      </w:r>
    </w:p>
    <w:p w14:paraId="1CDB20E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销售方账号，选填，最大长度50位。</w:t>
      </w:r>
    </w:p>
    <w:p w14:paraId="1D4431C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购买方纳税人识别号，选填，最大长度20位（</w:t>
      </w:r>
      <w:r>
        <w:rPr>
          <w:rFonts w:hint="default" w:ascii="Times New Roman" w:hAnsi="Times New Roman" w:cs="Times New Roman"/>
          <w:sz w:val="22"/>
          <w:szCs w:val="22"/>
        </w:rPr>
        <w:t>开具数电专票时，必填</w:t>
      </w:r>
      <w:r>
        <w:rPr>
          <w:rFonts w:hint="default" w:ascii="Times New Roman" w:hAnsi="Times New Roman" w:cs="Times New Roman"/>
        </w:rPr>
        <w:t>）。</w:t>
      </w:r>
    </w:p>
    <w:p w14:paraId="09CBF18A">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4BDD653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79155A88">
      <w:pPr>
        <w:pStyle w:val="31"/>
        <w:numPr>
          <w:ilvl w:val="0"/>
          <w:numId w:val="0"/>
        </w:numPr>
        <w:ind w:leftChars="0"/>
        <w:rPr>
          <w:rFonts w:hint="eastAsia" w:ascii="Times New Roman" w:hAnsi="Times New Roman" w:cs="Times New Roman"/>
          <w:lang w:eastAsia="zh-CN"/>
        </w:rPr>
      </w:pPr>
      <w:r>
        <w:rPr>
          <w:rFonts w:hint="default" w:ascii="Times New Roman" w:hAnsi="Times New Roman" w:cs="Times New Roman"/>
        </w:rPr>
        <w:t>●</w:t>
      </w:r>
      <w:r>
        <w:rPr>
          <w:rFonts w:hint="default" w:ascii="Times New Roman" w:hAnsi="Times New Roman" w:cs="Times New Roman"/>
          <w:lang w:val="en-US"/>
        </w:rPr>
        <w:t xml:space="preserve"> （购买方）自然人国籍代码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4B1A45B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购买方名称，必填，最大长度300位。</w:t>
      </w:r>
    </w:p>
    <w:p w14:paraId="6735D54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购买方地址，选填，最大长度300位。</w:t>
      </w:r>
    </w:p>
    <w:p w14:paraId="49978979">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购买方电话，选填，最大长度60位。</w:t>
      </w:r>
    </w:p>
    <w:p w14:paraId="3B2ACB83">
      <w:pPr>
        <w:pStyle w:val="31"/>
        <w:numPr>
          <w:ilvl w:val="0"/>
          <w:numId w:val="0"/>
        </w:numPr>
        <w:ind w:leftChars="0"/>
        <w:rPr>
          <w:rFonts w:hint="default" w:ascii="Times New Roman" w:hAnsi="Times New Roman" w:cs="Times New Roman"/>
        </w:rPr>
      </w:pPr>
      <w:bookmarkStart w:id="125" w:name="OLE_LINK37"/>
      <w:r>
        <w:rPr>
          <w:rFonts w:hint="default" w:ascii="Times New Roman" w:hAnsi="Times New Roman" w:cs="Times New Roman"/>
        </w:rPr>
        <w:t>●</w:t>
      </w:r>
      <w:r>
        <w:rPr>
          <w:rFonts w:hint="default" w:ascii="Times New Roman" w:hAnsi="Times New Roman" w:cs="Times New Roman"/>
          <w:lang w:val="en-US"/>
        </w:rPr>
        <w:t xml:space="preserve"> </w:t>
      </w:r>
      <w:bookmarkEnd w:id="125"/>
      <w:r>
        <w:rPr>
          <w:rFonts w:hint="default" w:ascii="Times New Roman" w:hAnsi="Times New Roman" w:cs="Times New Roman"/>
        </w:rPr>
        <w:t>购买方开户行名称，选填，最大长度120位。</w:t>
      </w:r>
    </w:p>
    <w:p w14:paraId="61E1039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购买方开户行银行账号，选填，最大长度100位。</w:t>
      </w:r>
    </w:p>
    <w:p w14:paraId="28CF943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经办人，选填，最大长度150位。</w:t>
      </w:r>
    </w:p>
    <w:p w14:paraId="6123507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经办人身份证件号码，选填，最大长度</w:t>
      </w:r>
      <w:r>
        <w:rPr>
          <w:rFonts w:hint="default" w:ascii="Times New Roman" w:hAnsi="Times New Roman" w:cs="Times New Roman"/>
        </w:rPr>
        <w:tab/>
      </w:r>
      <w:r>
        <w:rPr>
          <w:rFonts w:hint="default" w:ascii="Times New Roman" w:hAnsi="Times New Roman" w:cs="Times New Roman"/>
        </w:rPr>
        <w:t>30位。</w:t>
      </w:r>
    </w:p>
    <w:p w14:paraId="47E6EE7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经办人联系电话，选填，最大长度60位。</w:t>
      </w:r>
    </w:p>
    <w:p w14:paraId="0C817EF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合计金额，必填，最大长度18位，最多2位小数。</w:t>
      </w:r>
    </w:p>
    <w:p w14:paraId="7C7FDD1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合计税额，必填，最大长度18位，最多2位小数。</w:t>
      </w:r>
    </w:p>
    <w:p w14:paraId="637D8FE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价税合计，必填，最大长度18位，最多2位小数。</w:t>
      </w:r>
    </w:p>
    <w:p w14:paraId="116B981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收款银行名称，选填，最大长度120位。</w:t>
      </w:r>
    </w:p>
    <w:p w14:paraId="7FC2110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收款银行账号，选填，最大长度100位。</w:t>
      </w:r>
    </w:p>
    <w:p w14:paraId="09478811">
      <w:pPr>
        <w:pStyle w:val="31"/>
        <w:numPr>
          <w:ilvl w:val="0"/>
          <w:numId w:val="0"/>
        </w:numPr>
        <w:ind w:leftChars="0"/>
        <w:rPr>
          <w:rFonts w:hint="default" w:ascii="Times New Roman" w:hAnsi="Times New Roman" w:eastAsia="宋体"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结算方式，选填，取值范围为“01”、“02”、“03”、“04”、“05”、“99”。</w:t>
      </w:r>
    </w:p>
    <w:p w14:paraId="319BAEE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rPr>
        <w:t>应税行为发生地，选填</w:t>
      </w:r>
      <w:r>
        <w:rPr>
          <w:rFonts w:hint="default" w:ascii="Times New Roman" w:hAnsi="Times New Roman" w:cs="Times New Roman"/>
        </w:rPr>
        <w:t>，最大长度11位。</w:t>
      </w:r>
    </w:p>
    <w:p w14:paraId="228D237E">
      <w:pPr>
        <w:pStyle w:val="31"/>
        <w:numPr>
          <w:ilvl w:val="0"/>
          <w:numId w:val="0"/>
        </w:numPr>
        <w:ind w:leftChars="0"/>
        <w:rPr>
          <w:rFonts w:hint="default" w:ascii="Times New Roman" w:hAnsi="Times New Roman" w:eastAsia="宋体" w:cs="Times New Roma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eastAsia="宋体" w:cs="Times New Roman"/>
        </w:rPr>
        <w:t>开票人，必填，最大长度300位</w:t>
      </w:r>
      <w:r>
        <w:rPr>
          <w:rFonts w:hint="default" w:ascii="Times New Roman" w:hAnsi="Times New Roman" w:eastAsia="宋体" w:cs="Times New Roman"/>
          <w:lang w:eastAsia="zh-CN"/>
        </w:rPr>
        <w:t>。</w:t>
      </w:r>
      <w:r>
        <w:rPr>
          <w:rFonts w:hint="default" w:ascii="Times New Roman" w:hAnsi="Times New Roman" w:cs="Times New Roman"/>
          <w:lang w:val="en-US" w:eastAsia="zh-CN"/>
        </w:rPr>
        <w:t>当使用联用、他用能力时，开票员</w:t>
      </w:r>
      <w:r>
        <w:rPr>
          <w:rFonts w:hint="default" w:ascii="Times New Roman" w:hAnsi="Times New Roman" w:cs="Times New Roman"/>
          <w:lang w:val="en-US" w:eastAsia="zh-Hans"/>
        </w:rPr>
        <w:t>必须与申请接入时配置的开票员一致</w:t>
      </w:r>
      <w:r>
        <w:rPr>
          <w:rFonts w:hint="default" w:ascii="Times New Roman" w:hAnsi="Times New Roman" w:eastAsia="宋体" w:cs="Times New Roman"/>
        </w:rPr>
        <w:t>。</w:t>
      </w:r>
    </w:p>
    <w:p w14:paraId="7082347C">
      <w:pPr>
        <w:pStyle w:val="31"/>
        <w:numPr>
          <w:ilvl w:val="0"/>
          <w:numId w:val="0"/>
        </w:numPr>
        <w:ind w:leftChars="0"/>
        <w:rPr>
          <w:rFonts w:hint="default" w:ascii="Times New Roman" w:hAnsi="Times New Roman" w:eastAsia="宋体" w:cs="Times New Roma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eastAsia="宋体" w:cs="Times New Roman"/>
        </w:rPr>
        <w:t>开票人证件号码，选填，最大长度30位。</w:t>
      </w:r>
      <w:r>
        <w:rPr>
          <w:rFonts w:hint="default" w:ascii="Times New Roman" w:hAnsi="Times New Roman" w:cs="Times New Roman"/>
          <w:lang w:val="en-US" w:eastAsia="zh-CN"/>
        </w:rPr>
        <w:t>当使用联用、他用能力时，必填，必须是开票人证件类型对应的证件号码，并且与平台维护的信息一致</w:t>
      </w:r>
      <w:r>
        <w:rPr>
          <w:rFonts w:hint="default" w:ascii="Times New Roman" w:hAnsi="Times New Roman" w:eastAsia="宋体" w:cs="Times New Roman"/>
        </w:rPr>
        <w:t>。</w:t>
      </w:r>
    </w:p>
    <w:p w14:paraId="0765D584">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eastAsia="宋体" w:cs="Times New Roman"/>
        </w:rPr>
        <w:t>开票人证件类型，选填，最大长度4位。</w:t>
      </w:r>
      <w:r>
        <w:rPr>
          <w:rFonts w:hint="default" w:ascii="Times New Roman" w:hAnsi="Times New Roman" w:cs="Times New Roman"/>
          <w:lang w:val="en-US" w:eastAsia="zh-CN"/>
        </w:rPr>
        <w:t>当使用他用、联用能力时，必填，取值范围为“100”，“ 101”，“ 102”，“ 103”，“ 199”，“ 200”，“ 201”，“ 202”，“ 203”，“ 204”，“ 205”，“ 206”，“ 207”，“ 208”，“ 209”，“ 210”，“ 211”，“ 212”，“ 213”，“ 214”，“ 215”，“ 216”，“ 217”，“ 218”，“ 219”，“ 220”，“ 221”，“ 222”，“ 223”，“ 224”，“ 225”，“ 22</w:t>
      </w:r>
      <w:r>
        <w:rPr>
          <w:rFonts w:hint="eastAsia" w:cs="Times New Roman"/>
          <w:lang w:val="en-US" w:eastAsia="zh-CN"/>
        </w:rPr>
        <w:t>6</w:t>
      </w:r>
      <w:r>
        <w:rPr>
          <w:rFonts w:hint="default" w:ascii="Times New Roman" w:hAnsi="Times New Roman" w:cs="Times New Roman"/>
          <w:lang w:val="en-US" w:eastAsia="zh-CN"/>
        </w:rPr>
        <w:t>”，“ 227”，“ 228”，“ 229”，“ 230”，“ 231”，“ 232”，“ 233”，“ 234”，“ 235”，“ 236”，“ 237”，“ 238”，“ 239”，“ 240”，“ 241”，“ 291”，“ 299”</w:t>
      </w:r>
      <w:r>
        <w:rPr>
          <w:rFonts w:hint="default" w:ascii="Times New Roman" w:hAnsi="Times New Roman" w:cs="Times New Roman"/>
        </w:rPr>
        <w:t>。</w:t>
      </w:r>
    </w:p>
    <w:p w14:paraId="70302E9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对应蓝字发票号码，选填，长度20位。</w:t>
      </w:r>
    </w:p>
    <w:p w14:paraId="48DA03FC">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红字确认信息单编号，选填，最大长度20位。</w:t>
      </w:r>
    </w:p>
    <w:p w14:paraId="5AFAC43F">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红字确认单uuid，选填，最大长度32位。</w:t>
      </w:r>
    </w:p>
    <w:p w14:paraId="408BB714">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备注，选填，最大长度450位。</w:t>
      </w:r>
    </w:p>
    <w:p w14:paraId="5BC96882">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开票日期，必填，</w:t>
      </w:r>
      <w:bookmarkStart w:id="126" w:name="OLE_LINK73"/>
      <w:r>
        <w:rPr>
          <w:rFonts w:hint="default" w:ascii="Times New Roman" w:hAnsi="Times New Roman" w:cs="Times New Roman"/>
          <w:sz w:val="24"/>
          <w:szCs w:val="24"/>
        </w:rPr>
        <w:t>格式必须是“yyyy-MM-dd HH:mm:ss”。</w:t>
      </w:r>
      <w:bookmarkEnd w:id="126"/>
    </w:p>
    <w:p w14:paraId="6561612C">
      <w:pPr>
        <w:pStyle w:val="31"/>
        <w:numPr>
          <w:ilvl w:val="0"/>
          <w:numId w:val="0"/>
        </w:numPr>
        <w:ind w:leftChars="0"/>
        <w:rPr>
          <w:rFonts w:hint="default" w:ascii="Times New Roman" w:hAnsi="Times New Roman" w:eastAsia="宋体"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sz w:val="24"/>
          <w:szCs w:val="24"/>
        </w:rPr>
        <w:t>是否展示销售方银行账号标签</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选填，最大长度1位。</w:t>
      </w:r>
    </w:p>
    <w:p w14:paraId="20DDABA8">
      <w:pPr>
        <w:pStyle w:val="31"/>
        <w:numPr>
          <w:ilvl w:val="0"/>
          <w:numId w:val="0"/>
        </w:numPr>
        <w:ind w:leftChars="0"/>
        <w:rPr>
          <w:rFonts w:hint="default" w:ascii="Times New Roman" w:hAnsi="Times New Roman" w:eastAsia="宋体"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sz w:val="24"/>
          <w:szCs w:val="24"/>
          <w:lang w:val="en-US" w:eastAsia="zh-CN"/>
        </w:rPr>
        <w:t>是否展示购买方银行账号标签</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选填，最大长度1位。</w:t>
      </w:r>
    </w:p>
    <w:p w14:paraId="4148F330">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eastAsia="zh-CN"/>
        </w:rPr>
        <w:t>收款人姓名，选填，最大长度150位。</w:t>
      </w:r>
    </w:p>
    <w:p w14:paraId="0131F751">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eastAsia="zh-CN"/>
        </w:rPr>
        <w:t>复核人姓名，选填，最大程度75位。</w:t>
      </w:r>
    </w:p>
    <w:p w14:paraId="01073B70">
      <w:pPr>
        <w:pStyle w:val="31"/>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2F9E121F">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明细序号，必填，最大长度8位。</w:t>
      </w:r>
    </w:p>
    <w:p w14:paraId="7E2F8A02">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对应蓝字发票明细序号，选填，最大长度8位。</w:t>
      </w:r>
    </w:p>
    <w:p w14:paraId="0C4C1648">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货物或应税劳务、服务名称，必填，最大长度300位。</w:t>
      </w:r>
    </w:p>
    <w:p w14:paraId="567DD2C7">
      <w:pPr>
        <w:pStyle w:val="31"/>
        <w:numPr>
          <w:ilvl w:val="0"/>
          <w:numId w:val="0"/>
        </w:numPr>
        <w:ind w:leftChars="0"/>
        <w:rPr>
          <w:rFonts w:hint="default" w:ascii="Times New Roman" w:hAnsi="Times New Roman" w:cs="Times New Roman"/>
          <w:sz w:val="24"/>
          <w:szCs w:val="24"/>
        </w:rPr>
      </w:pPr>
      <w:bookmarkStart w:id="127" w:name="OLE_LINK2"/>
      <w:r>
        <w:rPr>
          <w:rFonts w:hint="default" w:ascii="Times New Roman" w:hAnsi="Times New Roman" w:cs="Times New Roman"/>
        </w:rPr>
        <w:t>●</w:t>
      </w:r>
      <w:r>
        <w:rPr>
          <w:rFonts w:hint="default" w:ascii="Times New Roman" w:hAnsi="Times New Roman" w:cs="Times New Roman"/>
          <w:lang w:val="en-US"/>
        </w:rPr>
        <w:t xml:space="preserve"> </w:t>
      </w:r>
      <w:bookmarkEnd w:id="127"/>
      <w:r>
        <w:rPr>
          <w:rFonts w:hint="default" w:ascii="Times New Roman" w:hAnsi="Times New Roman" w:cs="Times New Roman"/>
          <w:sz w:val="24"/>
          <w:szCs w:val="24"/>
        </w:rPr>
        <w:t>商品服务简称，必填，最大长度120位。</w:t>
      </w:r>
    </w:p>
    <w:p w14:paraId="56E0F8BC">
      <w:pPr>
        <w:pStyle w:val="31"/>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eastAsia" w:cs="Times New Roman"/>
          <w:lang w:val="en-US" w:eastAsia="zh-CN"/>
        </w:rPr>
        <w:t>商品条码</w:t>
      </w:r>
      <w:r>
        <w:rPr>
          <w:rFonts w:hint="default" w:ascii="Times New Roman" w:hAnsi="Times New Roman" w:cs="Times New Roman"/>
          <w:lang w:val="en-US" w:eastAsia="zh-CN"/>
        </w:rPr>
        <w:t>，</w:t>
      </w:r>
      <w:r>
        <w:rPr>
          <w:rFonts w:hint="eastAsia" w:cs="Times New Roman"/>
          <w:lang w:val="en-US" w:eastAsia="zh-CN"/>
        </w:rPr>
        <w:t>选填</w:t>
      </w:r>
      <w:r>
        <w:rPr>
          <w:rFonts w:hint="default" w:ascii="Times New Roman" w:hAnsi="Times New Roman" w:cs="Times New Roman"/>
          <w:lang w:val="en-US" w:eastAsia="zh-CN"/>
        </w:rPr>
        <w:t>，最大长度</w:t>
      </w:r>
      <w:r>
        <w:rPr>
          <w:rFonts w:hint="eastAsia" w:cs="Times New Roman"/>
          <w:lang w:val="en-US" w:eastAsia="zh-CN"/>
        </w:rPr>
        <w:t>14</w:t>
      </w:r>
      <w:r>
        <w:rPr>
          <w:rFonts w:hint="default" w:ascii="Times New Roman" w:hAnsi="Times New Roman" w:cs="Times New Roman"/>
          <w:lang w:val="en-US" w:eastAsia="zh-CN"/>
        </w:rPr>
        <w:t>位。</w:t>
      </w:r>
    </w:p>
    <w:p w14:paraId="790CC3EE">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项目名称，必填，最大长度600位。</w:t>
      </w:r>
    </w:p>
    <w:p w14:paraId="1E499770">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规格型号，选填，最大长度150位。</w:t>
      </w:r>
    </w:p>
    <w:p w14:paraId="558B64E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单位，选填，最大长度300位。</w:t>
      </w:r>
    </w:p>
    <w:p w14:paraId="7F13980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数量，选填（</w:t>
      </w:r>
      <w:r>
        <w:rPr>
          <w:rFonts w:hint="default" w:ascii="Times New Roman" w:hAnsi="Times New Roman" w:cs="Times New Roman"/>
          <w:szCs w:val="21"/>
        </w:rPr>
        <w:t>如“单价”非空，则必填</w:t>
      </w:r>
      <w:r>
        <w:rPr>
          <w:rFonts w:hint="default" w:ascii="Times New Roman" w:hAnsi="Times New Roman" w:cs="Times New Roman"/>
        </w:rPr>
        <w:t>），最大长度25位。</w:t>
      </w:r>
    </w:p>
    <w:p w14:paraId="0C0A5BE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单价，选填（</w:t>
      </w:r>
      <w:r>
        <w:rPr>
          <w:rFonts w:hint="default" w:ascii="Times New Roman" w:hAnsi="Times New Roman" w:cs="Times New Roman"/>
          <w:szCs w:val="21"/>
        </w:rPr>
        <w:t>如“数量”非空，则必填</w:t>
      </w:r>
      <w:r>
        <w:rPr>
          <w:rFonts w:hint="default" w:ascii="Times New Roman" w:hAnsi="Times New Roman" w:cs="Times New Roman"/>
        </w:rPr>
        <w:t>），最大长度25位。</w:t>
      </w:r>
    </w:p>
    <w:p w14:paraId="3B7644D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金额，必填，最大长度18位，最多2位小数。</w:t>
      </w:r>
    </w:p>
    <w:p w14:paraId="4AD5354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增值税税率/征收率，必填，最大长度16位，最多6位小数。必须在可用税率信息中存在。</w:t>
      </w:r>
    </w:p>
    <w:p w14:paraId="6C3E7755">
      <w:pPr>
        <w:pStyle w:val="31"/>
        <w:numPr>
          <w:ilvl w:val="0"/>
          <w:numId w:val="0"/>
        </w:numPr>
        <w:ind w:leftChars="0"/>
        <w:rPr>
          <w:rFonts w:hint="default" w:ascii="Times New Roman" w:hAnsi="Times New Roman" w:cs="Times New Roman"/>
        </w:rPr>
      </w:pPr>
      <w:bookmarkStart w:id="128" w:name="OLE_LINK38"/>
      <w:r>
        <w:rPr>
          <w:rFonts w:hint="default" w:ascii="Times New Roman" w:hAnsi="Times New Roman" w:cs="Times New Roman"/>
        </w:rPr>
        <w:t>●</w:t>
      </w:r>
      <w:r>
        <w:rPr>
          <w:rFonts w:hint="default" w:ascii="Times New Roman" w:hAnsi="Times New Roman" w:cs="Times New Roman"/>
          <w:lang w:val="en-US"/>
        </w:rPr>
        <w:t xml:space="preserve"> </w:t>
      </w:r>
      <w:bookmarkEnd w:id="128"/>
      <w:r>
        <w:rPr>
          <w:rFonts w:hint="default" w:ascii="Times New Roman" w:hAnsi="Times New Roman" w:cs="Times New Roman"/>
        </w:rPr>
        <w:t>税额，必填，最大长度18位，最多2位小数。</w:t>
      </w:r>
    </w:p>
    <w:p w14:paraId="21F25F1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含税金额，必填，最大长度18位，最多2位小数。</w:t>
      </w:r>
    </w:p>
    <w:p w14:paraId="6A48211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商品和服务税收分类合并编码，必填，最大长度19位。必须在商品编码信息中存在。</w:t>
      </w:r>
    </w:p>
    <w:p w14:paraId="673E404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发票行性质，必填，取值范围为“00”、“01”、“02”。</w:t>
      </w:r>
    </w:p>
    <w:p w14:paraId="37EBDC7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优惠政策标识，选填，不为空时取值范围为“</w:t>
      </w:r>
      <w:bookmarkStart w:id="129" w:name="OLE_LINK72"/>
      <w:r>
        <w:rPr>
          <w:rFonts w:hint="default" w:ascii="Times New Roman" w:hAnsi="Times New Roman" w:cs="Times New Roman"/>
        </w:rPr>
        <w:t>01”、“02”、“03”、“04”、“05”、“06”、“07”、“08”、“09”</w:t>
      </w:r>
      <w:bookmarkEnd w:id="129"/>
      <w:r>
        <w:rPr>
          <w:rFonts w:hint="default" w:ascii="Times New Roman" w:hAnsi="Times New Roman" w:cs="Times New Roman"/>
        </w:rPr>
        <w:t>、“10”、“11”、“12”、“13”、“14”、“15”、“16”、“17”、“18”。</w:t>
      </w:r>
    </w:p>
    <w:p w14:paraId="241B25D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附加要素名称，选填，最大长度200位。</w:t>
      </w:r>
    </w:p>
    <w:p w14:paraId="472EC76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附加要素类型，选填，最大长度200位。</w:t>
      </w:r>
    </w:p>
    <w:p w14:paraId="0E0FEE4F">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附加要素值，选填，最大长度200位。</w:t>
      </w:r>
      <w:bookmarkStart w:id="130" w:name="OLE_LINK76"/>
    </w:p>
    <w:bookmarkEnd w:id="130"/>
    <w:p w14:paraId="16221C9D">
      <w:pPr>
        <w:pStyle w:val="8"/>
        <w:tabs>
          <w:tab w:val="left" w:pos="1296"/>
          <w:tab w:val="clear" w:pos="1152"/>
          <w:tab w:val="clear" w:pos="1248"/>
        </w:tabs>
        <w:rPr>
          <w:rFonts w:hint="default" w:ascii="Times New Roman" w:hAnsi="Times New Roman" w:cs="Times New Roman"/>
          <w:b/>
          <w:sz w:val="20"/>
          <w:szCs w:val="20"/>
        </w:rPr>
      </w:pPr>
      <w:r>
        <w:rPr>
          <w:rFonts w:hint="default" w:ascii="Times New Roman" w:hAnsi="Times New Roman" w:cs="Times New Roman"/>
          <w:b/>
          <w:sz w:val="20"/>
          <w:szCs w:val="20"/>
        </w:rPr>
        <w:t>2.2.4.2数据校验</w:t>
      </w:r>
    </w:p>
    <w:p w14:paraId="1689BB7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单行金额校验：|单价*数量-金额|&lt;=0.01。</w:t>
      </w:r>
    </w:p>
    <w:p w14:paraId="25D6B09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汇总金额校验：|所有商品行金额之和-合计金额|&lt;=0.01。</w:t>
      </w:r>
    </w:p>
    <w:p w14:paraId="03FDD00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单行税额校验：| 金额 * 税率 - 税额 |&lt;=0.06。</w:t>
      </w:r>
    </w:p>
    <w:p w14:paraId="3A61BDF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汇总税额校验：| 金额 * 税率（第1行）+......+金额 * 税率（第N行）-税额合计|&lt;=1.27。</w:t>
      </w:r>
    </w:p>
    <w:p w14:paraId="54C1780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折扣行校验</w:t>
      </w:r>
      <w:r>
        <w:rPr>
          <w:rFonts w:hint="default" w:ascii="Times New Roman" w:hAnsi="Times New Roman" w:cs="Times New Roman"/>
          <w:lang w:val="en-US" w:eastAsia="zh-CN"/>
        </w:rPr>
        <w:t>规则</w:t>
      </w:r>
      <w:r>
        <w:rPr>
          <w:rFonts w:hint="default" w:ascii="Times New Roman" w:hAnsi="Times New Roman" w:cs="Times New Roman"/>
        </w:rPr>
        <w:t>：</w:t>
      </w:r>
    </w:p>
    <w:p w14:paraId="7CE12B1D">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default" w:ascii="Times New Roman" w:hAnsi="Times New Roman"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hint="default" w:ascii="Times New Roman" w:hAnsi="Times New Roman" w:cs="Times New Roman"/>
        </w:rPr>
        <w:t>折扣行与被折扣行“对应蓝字发票明细序号”必须为空。</w:t>
      </w:r>
    </w:p>
    <w:p w14:paraId="0EBEA62B">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default" w:ascii="Times New Roman" w:hAnsi="Times New Roman" w:cs="Times New Roma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折扣行“规格型号”、“单价”、“单位”、“数量”必须为空；</w:t>
      </w:r>
    </w:p>
    <w:p w14:paraId="4C0FF18C">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default" w:ascii="Times New Roman" w:hAnsi="Times New Roman" w:cs="Times New Roman"/>
        </w:rPr>
      </w:pPr>
      <w:r>
        <w:rPr>
          <w:rFonts w:hint="eastAsia" w:cs="Times New Roman"/>
          <w:lang w:eastAsia="zh-CN"/>
        </w:rPr>
        <w:t>（</w:t>
      </w:r>
      <w:r>
        <w:rPr>
          <w:rFonts w:hint="eastAsia" w:cs="Times New Roman"/>
          <w:lang w:val="en-US" w:eastAsia="zh-CN"/>
        </w:rPr>
        <w:t>3</w:t>
      </w:r>
      <w:r>
        <w:rPr>
          <w:rFonts w:hint="eastAsia" w:cs="Times New Roman"/>
          <w:lang w:eastAsia="zh-CN"/>
        </w:rPr>
        <w:t>）</w:t>
      </w:r>
      <w:r>
        <w:rPr>
          <w:rFonts w:hint="default" w:ascii="Times New Roman" w:hAnsi="Times New Roman" w:cs="Times New Roman"/>
        </w:rPr>
        <w:t>折扣行“明细序号”、“金额”、“税额”、“含税金额”按照实际情况填写；</w:t>
      </w:r>
    </w:p>
    <w:p w14:paraId="7906F388">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default" w:ascii="Times New Roman" w:hAnsi="Times New Roman" w:cs="Times New Roman"/>
        </w:rPr>
      </w:pPr>
      <w:r>
        <w:rPr>
          <w:rFonts w:hint="eastAsia" w:cs="Times New Roman"/>
          <w:lang w:eastAsia="zh-CN"/>
        </w:rPr>
        <w:t>（</w:t>
      </w:r>
      <w:r>
        <w:rPr>
          <w:rFonts w:hint="eastAsia" w:cs="Times New Roman"/>
          <w:lang w:val="en-US" w:eastAsia="zh-CN"/>
        </w:rPr>
        <w:t>4</w:t>
      </w:r>
      <w:r>
        <w:rPr>
          <w:rFonts w:hint="eastAsia" w:cs="Times New Roman"/>
          <w:lang w:eastAsia="zh-CN"/>
        </w:rPr>
        <w:t>）</w:t>
      </w:r>
      <w:r>
        <w:rPr>
          <w:rFonts w:hint="default" w:ascii="Times New Roman" w:hAnsi="Times New Roman" w:cs="Times New Roman"/>
        </w:rPr>
        <w:t>折扣行发票行性质必须填写“01（折扣行）”。</w:t>
      </w:r>
    </w:p>
    <w:p w14:paraId="7587A100">
      <w:pPr>
        <w:pStyle w:val="31"/>
        <w:keepNext w:val="0"/>
        <w:keepLines w:val="0"/>
        <w:pageBreakBefore w:val="0"/>
        <w:widowControl w:val="0"/>
        <w:numPr>
          <w:ilvl w:val="0"/>
          <w:numId w:val="0"/>
        </w:numPr>
        <w:kinsoku/>
        <w:wordWrap/>
        <w:overflowPunct/>
        <w:topLinePunct w:val="0"/>
        <w:autoSpaceDE/>
        <w:autoSpaceDN/>
        <w:bidi w:val="0"/>
        <w:adjustRightInd w:val="0"/>
        <w:snapToGrid w:val="0"/>
        <w:ind w:leftChars="0" w:firstLine="480" w:firstLineChars="200"/>
        <w:textAlignment w:val="auto"/>
        <w:rPr>
          <w:rFonts w:hint="default" w:ascii="Times New Roman" w:hAnsi="Times New Roman" w:eastAsia="宋体" w:cs="Times New Roman"/>
          <w:lang w:val="en-US" w:eastAsia="zh-CN"/>
        </w:rPr>
      </w:pPr>
      <w:r>
        <w:rPr>
          <w:rFonts w:hint="eastAsia" w:cs="Times New Roman"/>
          <w:lang w:eastAsia="zh-CN"/>
        </w:rPr>
        <w:t>（</w:t>
      </w:r>
      <w:r>
        <w:rPr>
          <w:rFonts w:hint="eastAsia" w:cs="Times New Roman"/>
          <w:lang w:val="en-US" w:eastAsia="zh-CN"/>
        </w:rPr>
        <w:t>5</w:t>
      </w:r>
      <w:r>
        <w:rPr>
          <w:rFonts w:hint="eastAsia" w:cs="Times New Roman"/>
          <w:lang w:eastAsia="zh-CN"/>
        </w:rPr>
        <w:t>）</w:t>
      </w:r>
      <w:r>
        <w:rPr>
          <w:rFonts w:hint="default" w:ascii="Times New Roman" w:hAnsi="Times New Roman" w:cs="Times New Roman"/>
        </w:rPr>
        <w:t>折扣行其他字段必须与被折扣行一致，</w:t>
      </w:r>
      <w:r>
        <w:rPr>
          <w:rFonts w:hint="default" w:ascii="Times New Roman" w:hAnsi="Times New Roman" w:cs="Times New Roman"/>
          <w:lang w:val="en-US" w:eastAsia="zh-CN"/>
        </w:rPr>
        <w:t>包括</w:t>
      </w:r>
      <w:r>
        <w:rPr>
          <w:rFonts w:hint="default" w:ascii="Times New Roman" w:hAnsi="Times New Roman" w:cs="Times New Roman"/>
          <w:lang w:eastAsia="zh-CN"/>
        </w:rPr>
        <w:t>“</w:t>
      </w:r>
      <w:r>
        <w:rPr>
          <w:rFonts w:hint="default" w:ascii="Times New Roman" w:hAnsi="Times New Roman" w:cs="Times New Roman"/>
        </w:rPr>
        <w:t>项目名称</w:t>
      </w:r>
      <w:r>
        <w:rPr>
          <w:rFonts w:hint="default" w:ascii="Times New Roman" w:hAnsi="Times New Roman" w:cs="Times New Roman"/>
          <w:lang w:eastAsia="zh-CN"/>
        </w:rPr>
        <w:t>”、“</w:t>
      </w:r>
      <w:r>
        <w:rPr>
          <w:rFonts w:hint="default" w:ascii="Times New Roman" w:hAnsi="Times New Roman" w:cs="Times New Roman"/>
        </w:rPr>
        <w:t>货物或应税劳务、服务名称</w:t>
      </w:r>
      <w:r>
        <w:rPr>
          <w:rFonts w:hint="default" w:ascii="Times New Roman" w:hAnsi="Times New Roman" w:cs="Times New Roman"/>
          <w:lang w:eastAsia="zh-CN"/>
        </w:rPr>
        <w:t>”、“</w:t>
      </w:r>
      <w:r>
        <w:rPr>
          <w:rFonts w:hint="default" w:ascii="Times New Roman" w:hAnsi="Times New Roman" w:cs="Times New Roman"/>
        </w:rPr>
        <w:t>商品服务简称</w:t>
      </w:r>
      <w:r>
        <w:rPr>
          <w:rFonts w:hint="default" w:ascii="Times New Roman" w:hAnsi="Times New Roman" w:cs="Times New Roman"/>
          <w:lang w:eastAsia="zh-CN"/>
        </w:rPr>
        <w:t>”、“</w:t>
      </w:r>
      <w:r>
        <w:rPr>
          <w:rFonts w:hint="default" w:ascii="Times New Roman" w:hAnsi="Times New Roman" w:cs="Times New Roman"/>
        </w:rPr>
        <w:t>增值税税率/征收率</w:t>
      </w:r>
      <w:r>
        <w:rPr>
          <w:rFonts w:hint="default" w:ascii="Times New Roman" w:hAnsi="Times New Roman" w:cs="Times New Roman"/>
          <w:lang w:eastAsia="zh-CN"/>
        </w:rPr>
        <w:t>”、“</w:t>
      </w:r>
      <w:r>
        <w:rPr>
          <w:rFonts w:hint="default" w:ascii="Times New Roman" w:hAnsi="Times New Roman" w:cs="Times New Roman"/>
        </w:rPr>
        <w:t>商品和服务税收分类合并编码</w:t>
      </w:r>
      <w:r>
        <w:rPr>
          <w:rFonts w:hint="default" w:ascii="Times New Roman" w:hAnsi="Times New Roman" w:cs="Times New Roman"/>
          <w:lang w:eastAsia="zh-CN"/>
        </w:rPr>
        <w:t>”、“</w:t>
      </w:r>
      <w:r>
        <w:rPr>
          <w:rFonts w:hint="default" w:ascii="Times New Roman" w:hAnsi="Times New Roman" w:cs="Times New Roman"/>
        </w:rPr>
        <w:t>优惠政</w:t>
      </w:r>
      <w:r>
        <w:rPr>
          <w:rFonts w:hint="default" w:ascii="Times New Roman" w:hAnsi="Times New Roman" w:cs="Times New Roman"/>
          <w:highlight w:val="none"/>
        </w:rPr>
        <w:t>策标识</w:t>
      </w:r>
      <w:r>
        <w:rPr>
          <w:rFonts w:hint="default" w:ascii="Times New Roman" w:hAnsi="Times New Roman" w:cs="Times New Roman"/>
          <w:highlight w:val="none"/>
          <w:lang w:eastAsia="zh-CN"/>
        </w:rPr>
        <w:t>”、“</w:t>
      </w:r>
      <w:r>
        <w:rPr>
          <w:rFonts w:hint="eastAsia" w:cs="Times New Roman"/>
          <w:highlight w:val="none"/>
          <w:lang w:val="en-US" w:eastAsia="zh-CN"/>
        </w:rPr>
        <w:t>商品条码</w:t>
      </w:r>
      <w:r>
        <w:rPr>
          <w:rFonts w:hint="default" w:ascii="Times New Roman" w:hAnsi="Times New Roman" w:cs="Times New Roman"/>
          <w:highlight w:val="none"/>
          <w:lang w:eastAsia="zh-CN"/>
        </w:rPr>
        <w:t>”</w:t>
      </w:r>
      <w:r>
        <w:rPr>
          <w:rFonts w:hint="default" w:ascii="Times New Roman" w:hAnsi="Times New Roman" w:cs="Times New Roman"/>
          <w:highlight w:val="none"/>
          <w:lang w:val="en-US" w:eastAsia="zh-CN"/>
        </w:rPr>
        <w:t>。</w:t>
      </w:r>
    </w:p>
    <w:p w14:paraId="3673316B">
      <w:pPr>
        <w:pStyle w:val="8"/>
        <w:tabs>
          <w:tab w:val="left" w:pos="1296"/>
          <w:tab w:val="clear" w:pos="1152"/>
          <w:tab w:val="clear" w:pos="1248"/>
        </w:tabs>
        <w:rPr>
          <w:rFonts w:hint="default" w:ascii="Times New Roman" w:hAnsi="Times New Roman" w:eastAsia="宋体" w:cs="Times New Roman"/>
          <w:b/>
          <w:sz w:val="20"/>
          <w:szCs w:val="20"/>
          <w:lang w:val="en-US" w:eastAsia="zh-CN"/>
        </w:rPr>
      </w:pPr>
      <w:r>
        <w:rPr>
          <w:rFonts w:hint="default" w:ascii="Times New Roman" w:hAnsi="Times New Roman" w:cs="Times New Roman"/>
          <w:b/>
          <w:sz w:val="20"/>
          <w:szCs w:val="20"/>
        </w:rPr>
        <w:t>2.2.4.3业务</w:t>
      </w:r>
      <w:r>
        <w:rPr>
          <w:rFonts w:hint="eastAsia" w:cs="Times New Roman"/>
          <w:b/>
          <w:sz w:val="20"/>
          <w:szCs w:val="20"/>
          <w:lang w:val="en-US" w:eastAsia="zh-CN"/>
        </w:rPr>
        <w:t>逻辑校验</w:t>
      </w:r>
    </w:p>
    <w:p w14:paraId="2CBCB33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发票上传接口中“平台编号”字段值必须为直连单位ID。</w:t>
      </w:r>
    </w:p>
    <w:p w14:paraId="0BF929D9">
      <w:pPr>
        <w:pStyle w:val="31"/>
        <w:numPr>
          <w:ilvl w:val="0"/>
          <w:numId w:val="0"/>
        </w:numPr>
        <w:ind w:leftChars="0" w:firstLine="0"/>
        <w:rPr>
          <w:rFonts w:hint="eastAsia" w:ascii="Times New Roman" w:hAnsi="Times New Roman" w:eastAsia="宋体" w:cs="Times New Roman"/>
          <w:highlight w:val="none"/>
          <w:lang w:val="en-US" w:eastAsia="zh-CN"/>
        </w:rPr>
      </w:pPr>
      <w:bookmarkStart w:id="131" w:name="OLE_LINK28"/>
      <w:r>
        <w:rPr>
          <w:rFonts w:hint="default" w:ascii="Times New Roman" w:hAnsi="Times New Roman" w:cs="Times New Roman"/>
        </w:rPr>
        <w:t>●</w:t>
      </w:r>
      <w:r>
        <w:rPr>
          <w:rFonts w:hint="default" w:ascii="Times New Roman" w:hAnsi="Times New Roman" w:cs="Times New Roman"/>
          <w:lang w:val="en-US"/>
        </w:rPr>
        <w:t xml:space="preserve"> </w:t>
      </w:r>
      <w:r>
        <w:rPr>
          <w:rFonts w:hint="eastAsia"/>
        </w:rPr>
        <w:t>开具</w:t>
      </w:r>
      <w:r>
        <w:rPr>
          <w:rFonts w:hint="eastAsia"/>
          <w:lang w:val="en-US" w:eastAsia="zh-CN"/>
        </w:rPr>
        <w:t>商品条码白酒</w:t>
      </w:r>
      <w:r>
        <w:rPr>
          <w:rFonts w:hint="eastAsia"/>
        </w:rPr>
        <w:t>蓝字发票时，</w:t>
      </w:r>
      <w:r>
        <w:rPr>
          <w:rFonts w:hint="eastAsia"/>
          <w:lang w:val="en-US" w:eastAsia="zh-CN"/>
        </w:rPr>
        <w:t>发票只能填写白酒品类账（从乐企下载的白酒商品信息表）中的白酒商品信息，发票明细行的商品条码和编码必须在白酒品类账能找到对应的唯一一条白酒商品信息，否则阻断发票开具。</w:t>
      </w:r>
      <w:r>
        <w:rPr>
          <w:rFonts w:hint="eastAsia"/>
          <w:lang w:val="en-US" w:eastAsia="zh-CN"/>
        </w:rPr>
        <w:br w:type="textWrapping"/>
      </w:r>
      <w:r>
        <w:rPr>
          <w:rFonts w:hint="default" w:ascii="Times New Roman" w:hAnsi="Times New Roman" w:cs="Times New Roman"/>
        </w:rPr>
        <w:t>●</w:t>
      </w:r>
      <w:r>
        <w:rPr>
          <w:rFonts w:hint="default" w:ascii="Times New Roman" w:hAnsi="Times New Roman" w:cs="Times New Roman"/>
          <w:lang w:val="en-US"/>
        </w:rPr>
        <w:t xml:space="preserve"> </w:t>
      </w:r>
      <w:r>
        <w:rPr>
          <w:rFonts w:hint="eastAsia"/>
          <w:lang w:val="en-US" w:eastAsia="zh-CN"/>
        </w:rPr>
        <w:t>白酒商品状态校验：</w:t>
      </w:r>
    </w:p>
    <w:p w14:paraId="16B40725">
      <w:pPr>
        <w:pStyle w:val="31"/>
        <w:numPr>
          <w:ilvl w:val="0"/>
          <w:numId w:val="0"/>
        </w:numPr>
        <w:ind w:leftChars="0" w:firstLine="480"/>
        <w:rPr>
          <w:rFonts w:hint="eastAsia"/>
          <w:highlight w:val="none"/>
          <w:lang w:val="en-US" w:eastAsia="zh-CN"/>
        </w:rPr>
      </w:pPr>
      <w:r>
        <w:rPr>
          <w:rFonts w:hint="eastAsia" w:ascii="Times New Roman" w:hAnsi="Times New Roman" w:eastAsia="宋体" w:cs="Times New Roman"/>
          <w:highlight w:val="none"/>
          <w:lang w:val="en-US" w:eastAsia="zh-CN"/>
        </w:rPr>
        <w:t>1</w:t>
      </w:r>
      <w:r>
        <w:rPr>
          <w:rFonts w:hint="eastAsia"/>
          <w:lang w:val="en-US" w:eastAsia="zh-CN"/>
        </w:rPr>
        <w:t>）商品状态为“</w:t>
      </w:r>
      <w:r>
        <w:rPr>
          <w:rFonts w:hint="eastAsia"/>
        </w:rPr>
        <w:t>待确认</w:t>
      </w:r>
      <w:r>
        <w:rPr>
          <w:rFonts w:hint="eastAsia"/>
          <w:lang w:eastAsia="zh-CN"/>
        </w:rPr>
        <w:t>、</w:t>
      </w:r>
      <w:r>
        <w:rPr>
          <w:rFonts w:hint="eastAsia"/>
        </w:rPr>
        <w:t>确认有误</w:t>
      </w:r>
      <w:r>
        <w:rPr>
          <w:rFonts w:hint="eastAsia"/>
          <w:lang w:eastAsia="zh-CN"/>
        </w:rPr>
        <w:t>”</w:t>
      </w:r>
      <w:r>
        <w:rPr>
          <w:rFonts w:hint="eastAsia"/>
          <w:lang w:val="en-US" w:eastAsia="zh-CN"/>
        </w:rPr>
        <w:t>则阻断发票开具并提示：</w:t>
      </w:r>
      <w:r>
        <w:rPr>
          <w:rFonts w:hint="eastAsia"/>
          <w:highlight w:val="none"/>
          <w:lang w:val="en-US" w:eastAsia="zh-CN"/>
        </w:rPr>
        <w:t>“</w:t>
      </w:r>
      <w:r>
        <w:rPr>
          <w:rFonts w:hint="eastAsia" w:ascii="宋体" w:hAnsi="宋体" w:eastAsia="宋体" w:cs="宋体"/>
          <w:color w:val="FF0000"/>
          <w:kern w:val="0"/>
          <w:sz w:val="24"/>
          <w:szCs w:val="24"/>
          <w:highlight w:val="none"/>
          <w:lang w:val="en-US" w:eastAsia="zh-CN" w:bidi="ar"/>
        </w:rPr>
        <w:t>上传商品状态为</w:t>
      </w:r>
      <w:r>
        <w:rPr>
          <w:rFonts w:hint="eastAsia" w:ascii="宋体" w:hAnsi="宋体" w:cs="宋体"/>
          <w:color w:val="FF0000"/>
          <w:kern w:val="0"/>
          <w:sz w:val="24"/>
          <w:szCs w:val="24"/>
          <w:highlight w:val="none"/>
          <w:lang w:val="en-US" w:eastAsia="zh-CN" w:bidi="ar"/>
        </w:rPr>
        <w:t>‘待确认（确认有误）’</w:t>
      </w:r>
      <w:r>
        <w:rPr>
          <w:rFonts w:hint="eastAsia" w:ascii="宋体" w:hAnsi="宋体" w:eastAsia="宋体" w:cs="宋体"/>
          <w:color w:val="FF0000"/>
          <w:kern w:val="0"/>
          <w:sz w:val="24"/>
          <w:szCs w:val="24"/>
          <w:highlight w:val="none"/>
          <w:lang w:val="en-US" w:eastAsia="zh-CN" w:bidi="ar"/>
        </w:rPr>
        <w:t>，不允许开票！</w:t>
      </w:r>
      <w:r>
        <w:rPr>
          <w:rFonts w:hint="eastAsia"/>
          <w:highlight w:val="none"/>
          <w:lang w:val="en-US" w:eastAsia="zh-CN"/>
        </w:rPr>
        <w:t>”；</w:t>
      </w:r>
    </w:p>
    <w:p w14:paraId="33499960">
      <w:pPr>
        <w:pStyle w:val="31"/>
        <w:numPr>
          <w:ilvl w:val="0"/>
          <w:numId w:val="0"/>
        </w:numPr>
        <w:ind w:leftChars="0" w:firstLine="480" w:firstLineChars="200"/>
        <w:rPr>
          <w:rFonts w:hint="eastAsia" w:ascii="Times New Roman" w:hAnsi="Times New Roman" w:eastAsia="宋体" w:cs="Times New Roman"/>
          <w:lang w:val="en-US" w:eastAsia="zh-CN"/>
        </w:rPr>
      </w:pPr>
      <w:r>
        <w:rPr>
          <w:rFonts w:hint="eastAsia"/>
          <w:highlight w:val="none"/>
          <w:lang w:val="en-US" w:eastAsia="zh-CN"/>
        </w:rPr>
        <w:t>2）商品状态为“</w:t>
      </w:r>
      <w:r>
        <w:rPr>
          <w:rFonts w:hint="eastAsia"/>
          <w:highlight w:val="none"/>
        </w:rPr>
        <w:t>纳税人停用、税务人停用</w:t>
      </w:r>
      <w:r>
        <w:rPr>
          <w:rFonts w:hint="eastAsia"/>
          <w:highlight w:val="none"/>
          <w:lang w:val="en-US" w:eastAsia="zh-CN"/>
        </w:rPr>
        <w:t>”时，对应商品的生产企业及关联销售企业不允许开票，此时阻断开票并提示：“</w:t>
      </w:r>
      <w:r>
        <w:rPr>
          <w:rFonts w:hint="eastAsia"/>
          <w:highlight w:val="none"/>
        </w:rPr>
        <w:t>上传商品状态为‘纳税人停用（税务人停用）’且上传发票信息企业为该商品信息的生产企业（关联销售单位），不允许开票</w:t>
      </w:r>
      <w:r>
        <w:rPr>
          <w:rFonts w:hint="eastAsia"/>
          <w:highlight w:val="none"/>
          <w:lang w:val="en-US" w:eastAsia="zh-CN"/>
        </w:rPr>
        <w:t>”，其他关联销售企业允许开票；</w:t>
      </w:r>
    </w:p>
    <w:p w14:paraId="530BE518">
      <w:pPr>
        <w:pStyle w:val="31"/>
        <w:numPr>
          <w:ilvl w:val="0"/>
          <w:numId w:val="0"/>
        </w:numPr>
        <w:ind w:leftChars="0" w:firstLine="480" w:firstLineChars="200"/>
        <w:rPr>
          <w:rFonts w:hint="eastAsia"/>
          <w:highlight w:val="none"/>
          <w:lang w:val="en-US" w:eastAsia="zh-CN"/>
        </w:rPr>
      </w:pPr>
      <w:r>
        <w:rPr>
          <w:rFonts w:hint="eastAsia"/>
          <w:highlight w:val="none"/>
          <w:lang w:val="en-US" w:eastAsia="zh-CN"/>
        </w:rPr>
        <w:t>3）商品状态为“确认无误”时，允许正常开具发票。</w:t>
      </w:r>
    </w:p>
    <w:p w14:paraId="6915CAFE">
      <w:pPr>
        <w:pStyle w:val="31"/>
        <w:numPr>
          <w:ilvl w:val="0"/>
          <w:numId w:val="0"/>
        </w:numPr>
        <w:ind w:leftChars="0" w:firstLine="0" w:firstLineChars="0"/>
        <w:rPr>
          <w:rFonts w:hint="eastAsia"/>
          <w:highlight w:val="none"/>
          <w:vertAlign w:val="baseline"/>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eastAsia" w:cs="Times New Roman"/>
          <w:lang w:val="en-US" w:eastAsia="zh-CN"/>
        </w:rPr>
        <w:t>白酒商品信息一致性校验</w:t>
      </w:r>
      <w:r>
        <w:rPr>
          <w:rFonts w:hint="eastAsia" w:ascii="Times New Roman" w:hAnsi="Times New Roman" w:cs="Times New Roman"/>
          <w:lang w:val="en-US" w:eastAsia="zh-CN"/>
        </w:rPr>
        <w:t>，需要校验发票明细行信息与品类账信息一致，包含以下信息的校验：</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21F9C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D7D7D7"/>
            <w:noWrap w:val="0"/>
            <w:vAlign w:val="center"/>
          </w:tcPr>
          <w:p w14:paraId="6ACAFF05">
            <w:pPr>
              <w:pStyle w:val="31"/>
              <w:numPr>
                <w:ilvl w:val="0"/>
                <w:numId w:val="0"/>
              </w:numPr>
              <w:jc w:val="center"/>
              <w:rPr>
                <w:rFonts w:hint="default"/>
                <w:sz w:val="22"/>
                <w:szCs w:val="22"/>
                <w:highlight w:val="none"/>
                <w:vertAlign w:val="baseline"/>
                <w:lang w:val="en-US" w:eastAsia="zh-CN"/>
              </w:rPr>
            </w:pPr>
            <w:r>
              <w:rPr>
                <w:rFonts w:hint="eastAsia"/>
                <w:sz w:val="22"/>
                <w:szCs w:val="22"/>
                <w:highlight w:val="none"/>
                <w:vertAlign w:val="baseline"/>
                <w:lang w:val="en-US" w:eastAsia="zh-CN"/>
              </w:rPr>
              <w:t>发票明细行</w:t>
            </w:r>
          </w:p>
        </w:tc>
        <w:tc>
          <w:tcPr>
            <w:tcW w:w="4261" w:type="dxa"/>
            <w:shd w:val="clear" w:color="auto" w:fill="D7D7D7"/>
            <w:noWrap w:val="0"/>
            <w:vAlign w:val="center"/>
          </w:tcPr>
          <w:p w14:paraId="1D3AEBA3">
            <w:pPr>
              <w:pStyle w:val="31"/>
              <w:numPr>
                <w:ilvl w:val="0"/>
                <w:numId w:val="0"/>
              </w:numPr>
              <w:jc w:val="center"/>
              <w:rPr>
                <w:rFonts w:hint="default"/>
                <w:sz w:val="22"/>
                <w:szCs w:val="22"/>
                <w:highlight w:val="none"/>
                <w:vertAlign w:val="baseline"/>
                <w:lang w:val="en-US" w:eastAsia="zh-CN"/>
              </w:rPr>
            </w:pPr>
            <w:r>
              <w:rPr>
                <w:rFonts w:hint="eastAsia"/>
                <w:sz w:val="22"/>
                <w:szCs w:val="22"/>
                <w:highlight w:val="none"/>
                <w:vertAlign w:val="baseline"/>
                <w:lang w:val="en-US" w:eastAsia="zh-CN"/>
              </w:rPr>
              <w:t>白酒品类账</w:t>
            </w:r>
          </w:p>
        </w:tc>
      </w:tr>
      <w:tr w14:paraId="66CD7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noWrap w:val="0"/>
            <w:vAlign w:val="center"/>
          </w:tcPr>
          <w:p w14:paraId="739ED912">
            <w:pPr>
              <w:pStyle w:val="31"/>
              <w:numPr>
                <w:ilvl w:val="0"/>
                <w:numId w:val="0"/>
              </w:numPr>
              <w:jc w:val="center"/>
              <w:rPr>
                <w:rFonts w:hint="default"/>
                <w:sz w:val="22"/>
                <w:szCs w:val="22"/>
                <w:highlight w:val="none"/>
                <w:vertAlign w:val="baseline"/>
                <w:lang w:val="en-US" w:eastAsia="zh-CN"/>
              </w:rPr>
            </w:pPr>
            <w:r>
              <w:rPr>
                <w:rFonts w:hint="eastAsia"/>
                <w:sz w:val="22"/>
                <w:szCs w:val="22"/>
                <w:highlight w:val="none"/>
                <w:vertAlign w:val="baseline"/>
                <w:lang w:val="en-US" w:eastAsia="zh-CN"/>
              </w:rPr>
              <w:t>项目名称</w:t>
            </w:r>
          </w:p>
        </w:tc>
        <w:tc>
          <w:tcPr>
            <w:tcW w:w="4261" w:type="dxa"/>
            <w:shd w:val="clear" w:color="auto" w:fill="FFFFFF"/>
            <w:noWrap w:val="0"/>
            <w:vAlign w:val="center"/>
          </w:tcPr>
          <w:p w14:paraId="1793FC88">
            <w:pPr>
              <w:pStyle w:val="31"/>
              <w:numPr>
                <w:ilvl w:val="0"/>
                <w:numId w:val="0"/>
              </w:numPr>
              <w:jc w:val="center"/>
              <w:rPr>
                <w:rFonts w:hint="eastAsia" w:ascii="Times New Roman" w:hAnsi="Times New Roman" w:eastAsia="宋体" w:cs="Times New Roman"/>
                <w:kern w:val="2"/>
                <w:sz w:val="22"/>
                <w:szCs w:val="22"/>
                <w:highlight w:val="none"/>
                <w:lang w:val="en-US" w:eastAsia="zh-CN" w:bidi="ar"/>
              </w:rPr>
            </w:pPr>
            <w:r>
              <w:rPr>
                <w:rFonts w:hint="eastAsia" w:ascii="Times New Roman" w:hAnsi="Times New Roman" w:eastAsia="宋体" w:cs="Times New Roman"/>
                <w:kern w:val="2"/>
                <w:sz w:val="22"/>
                <w:szCs w:val="22"/>
                <w:highlight w:val="none"/>
                <w:lang w:val="en-US" w:eastAsia="zh-CN" w:bidi="ar"/>
              </w:rPr>
              <w:t>商品名称</w:t>
            </w:r>
          </w:p>
        </w:tc>
      </w:tr>
      <w:tr w14:paraId="0EA106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noWrap w:val="0"/>
            <w:vAlign w:val="center"/>
          </w:tcPr>
          <w:p w14:paraId="7788C9A2">
            <w:pPr>
              <w:pStyle w:val="31"/>
              <w:numPr>
                <w:ilvl w:val="0"/>
                <w:numId w:val="0"/>
              </w:numPr>
              <w:jc w:val="center"/>
              <w:rPr>
                <w:rFonts w:hint="default"/>
                <w:sz w:val="22"/>
                <w:szCs w:val="22"/>
                <w:highlight w:val="none"/>
                <w:vertAlign w:val="baseline"/>
                <w:lang w:val="en-US" w:eastAsia="zh-CN"/>
              </w:rPr>
            </w:pPr>
            <w:r>
              <w:rPr>
                <w:rFonts w:hint="eastAsia"/>
                <w:sz w:val="22"/>
                <w:szCs w:val="22"/>
                <w:highlight w:val="none"/>
                <w:vertAlign w:val="baseline"/>
                <w:lang w:val="en-US" w:eastAsia="zh-CN"/>
              </w:rPr>
              <w:t>规格型号</w:t>
            </w:r>
          </w:p>
        </w:tc>
        <w:tc>
          <w:tcPr>
            <w:tcW w:w="4261" w:type="dxa"/>
            <w:shd w:val="clear" w:color="auto" w:fill="FFFFFF"/>
            <w:noWrap w:val="0"/>
            <w:vAlign w:val="center"/>
          </w:tcPr>
          <w:p w14:paraId="17325FE8">
            <w:pPr>
              <w:pStyle w:val="31"/>
              <w:numPr>
                <w:ilvl w:val="0"/>
                <w:numId w:val="0"/>
              </w:numPr>
              <w:jc w:val="center"/>
              <w:rPr>
                <w:rFonts w:hint="eastAsia" w:ascii="Times New Roman" w:hAnsi="Times New Roman" w:eastAsia="宋体" w:cs="Times New Roman"/>
                <w:kern w:val="2"/>
                <w:sz w:val="22"/>
                <w:szCs w:val="22"/>
                <w:highlight w:val="none"/>
                <w:lang w:val="en-US" w:eastAsia="zh-CN" w:bidi="ar"/>
              </w:rPr>
            </w:pPr>
            <w:r>
              <w:rPr>
                <w:rFonts w:hint="eastAsia" w:ascii="Times New Roman" w:hAnsi="Times New Roman" w:eastAsia="宋体" w:cs="Times New Roman"/>
                <w:kern w:val="2"/>
                <w:sz w:val="22"/>
                <w:szCs w:val="22"/>
                <w:highlight w:val="none"/>
                <w:lang w:val="en-US" w:eastAsia="zh-CN" w:bidi="ar"/>
              </w:rPr>
              <w:t>规格型号</w:t>
            </w:r>
          </w:p>
        </w:tc>
      </w:tr>
      <w:tr w14:paraId="13D39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1" w:type="dxa"/>
            <w:shd w:val="clear" w:color="auto" w:fill="auto"/>
            <w:noWrap w:val="0"/>
            <w:vAlign w:val="center"/>
          </w:tcPr>
          <w:p w14:paraId="7C51435C">
            <w:pPr>
              <w:pStyle w:val="31"/>
              <w:numPr>
                <w:ilvl w:val="0"/>
                <w:numId w:val="0"/>
              </w:numPr>
              <w:jc w:val="center"/>
              <w:rPr>
                <w:rFonts w:hint="default"/>
                <w:sz w:val="22"/>
                <w:szCs w:val="22"/>
                <w:highlight w:val="none"/>
                <w:vertAlign w:val="baseline"/>
                <w:lang w:val="en-US" w:eastAsia="zh-CN"/>
              </w:rPr>
            </w:pPr>
            <w:r>
              <w:rPr>
                <w:rFonts w:hint="eastAsia"/>
                <w:sz w:val="22"/>
                <w:szCs w:val="22"/>
                <w:highlight w:val="none"/>
                <w:vertAlign w:val="baseline"/>
                <w:lang w:val="en-US" w:eastAsia="zh-CN"/>
              </w:rPr>
              <w:t>单位</w:t>
            </w:r>
          </w:p>
        </w:tc>
        <w:tc>
          <w:tcPr>
            <w:tcW w:w="4261" w:type="dxa"/>
            <w:shd w:val="clear" w:color="auto" w:fill="FFFFFF"/>
            <w:noWrap w:val="0"/>
            <w:vAlign w:val="center"/>
          </w:tcPr>
          <w:p w14:paraId="30754985">
            <w:pPr>
              <w:pStyle w:val="31"/>
              <w:numPr>
                <w:ilvl w:val="0"/>
                <w:numId w:val="0"/>
              </w:numPr>
              <w:jc w:val="center"/>
              <w:rPr>
                <w:rFonts w:hint="eastAsia" w:ascii="Times New Roman" w:hAnsi="Times New Roman" w:eastAsia="宋体" w:cs="Times New Roman"/>
                <w:kern w:val="2"/>
                <w:sz w:val="22"/>
                <w:szCs w:val="22"/>
                <w:highlight w:val="none"/>
                <w:lang w:val="en-US" w:eastAsia="zh-CN" w:bidi="ar"/>
              </w:rPr>
            </w:pPr>
            <w:r>
              <w:rPr>
                <w:rFonts w:hint="eastAsia" w:ascii="Times New Roman" w:hAnsi="Times New Roman" w:eastAsia="宋体" w:cs="Times New Roman"/>
                <w:kern w:val="2"/>
                <w:sz w:val="22"/>
                <w:szCs w:val="22"/>
                <w:highlight w:val="none"/>
                <w:lang w:val="en-US" w:eastAsia="zh-CN" w:bidi="ar"/>
              </w:rPr>
              <w:t>单位</w:t>
            </w:r>
          </w:p>
        </w:tc>
      </w:tr>
    </w:tbl>
    <w:p w14:paraId="5F38D357">
      <w:pPr>
        <w:pStyle w:val="31"/>
        <w:numPr>
          <w:ilvl w:val="0"/>
          <w:numId w:val="0"/>
        </w:numPr>
        <w:ind w:leftChars="0" w:firstLine="0" w:firstLineChars="0"/>
        <w:rPr>
          <w:rFonts w:hint="eastAsia" w:ascii="Times New Roman" w:hAnsi="Times New Roman" w:eastAsia="宋体" w:cs="Times New Roman"/>
          <w:lang w:val="en-US" w:eastAsia="zh-CN"/>
        </w:rPr>
      </w:pPr>
      <w:r>
        <w:rPr>
          <w:rFonts w:hint="eastAsia"/>
          <w:highlight w:val="none"/>
          <w:lang w:val="en-US" w:eastAsia="zh-CN"/>
        </w:rPr>
        <w:br w:type="textWrapping"/>
      </w:r>
      <w:r>
        <w:rPr>
          <w:rFonts w:hint="default" w:ascii="Times New Roman" w:hAnsi="Times New Roman" w:cs="Times New Roman"/>
        </w:rPr>
        <w:t>●</w:t>
      </w:r>
      <w:r>
        <w:rPr>
          <w:rFonts w:hint="default" w:ascii="Times New Roman" w:hAnsi="Times New Roman" w:cs="Times New Roman"/>
          <w:lang w:val="en-US"/>
        </w:rPr>
        <w:t xml:space="preserve"> </w:t>
      </w:r>
      <w:r>
        <w:rPr>
          <w:rFonts w:hint="eastAsia" w:ascii="Times New Roman" w:hAnsi="Times New Roman" w:cs="Times New Roman"/>
          <w:lang w:val="en-US" w:eastAsia="zh-CN"/>
        </w:rPr>
        <w:t>当白酒商品明细行“单位”为“箱”的时候，校验</w:t>
      </w:r>
      <w:r>
        <w:rPr>
          <w:rFonts w:hint="eastAsia" w:ascii="Times New Roman" w:hAnsi="Times New Roman" w:cs="Times New Roman"/>
        </w:rPr>
        <w:t>此商品信息在商品品类账中是否存在作为外包装商品条码关联商品信息的对照关系，</w:t>
      </w:r>
      <w:r>
        <w:rPr>
          <w:rFonts w:hint="eastAsia" w:ascii="Times New Roman" w:hAnsi="Times New Roman" w:cs="Times New Roman"/>
          <w:lang w:val="en-US" w:eastAsia="zh-CN"/>
        </w:rPr>
        <w:t>如存在应</w:t>
      </w:r>
      <w:r>
        <w:rPr>
          <w:rFonts w:hint="eastAsia" w:ascii="Times New Roman" w:hAnsi="Times New Roman" w:cs="Times New Roman"/>
        </w:rPr>
        <w:t>按最小销售单位商品条码信息预填开票，</w:t>
      </w:r>
      <w:r>
        <w:rPr>
          <w:rFonts w:hint="eastAsia" w:ascii="Times New Roman" w:hAnsi="Times New Roman" w:cs="Times New Roman"/>
          <w:lang w:val="en-US" w:eastAsia="zh-CN"/>
        </w:rPr>
        <w:t>此时阻断开票并</w:t>
      </w:r>
      <w:r>
        <w:rPr>
          <w:rFonts w:hint="eastAsia" w:ascii="Times New Roman" w:hAnsi="Times New Roman" w:cs="Times New Roman"/>
        </w:rPr>
        <w:t>提示“此商品条码存在作为外包装商品条码的关联信息，关联了xxxx商品名称的xxxx商品条码xxxx白酒商品编码</w:t>
      </w:r>
      <w:r>
        <w:rPr>
          <w:rFonts w:hint="eastAsia" w:ascii="Times New Roman" w:hAnsi="Times New Roman" w:cs="Times New Roman"/>
          <w:lang w:val="en-US" w:eastAsia="zh-CN"/>
        </w:rPr>
        <w:t>的商品</w:t>
      </w:r>
      <w:r>
        <w:rPr>
          <w:rFonts w:hint="eastAsia" w:ascii="Times New Roman" w:hAnsi="Times New Roman" w:cs="Times New Roman"/>
        </w:rPr>
        <w:t>，请使用</w:t>
      </w:r>
      <w:r>
        <w:rPr>
          <w:rFonts w:hint="eastAsia" w:ascii="Times New Roman" w:hAnsi="Times New Roman" w:cs="Times New Roman"/>
          <w:lang w:val="en-US" w:eastAsia="zh-CN"/>
        </w:rPr>
        <w:t>对应的</w:t>
      </w:r>
      <w:r>
        <w:rPr>
          <w:rFonts w:hint="eastAsia" w:ascii="Times New Roman" w:hAnsi="Times New Roman" w:cs="Times New Roman"/>
        </w:rPr>
        <w:t>商品信息开票！”</w:t>
      </w:r>
      <w:r>
        <w:rPr>
          <w:rFonts w:hint="eastAsia" w:cs="Times New Roman"/>
          <w:lang w:eastAsia="zh-CN"/>
        </w:rPr>
        <w:t>（</w:t>
      </w:r>
      <w:r>
        <w:rPr>
          <w:rFonts w:hint="eastAsia" w:cs="Times New Roman"/>
          <w:lang w:val="en-US" w:eastAsia="zh-CN"/>
        </w:rPr>
        <w:t>存在多条作为外包装的关联信息时，需要都进行提示</w:t>
      </w:r>
      <w:r>
        <w:rPr>
          <w:rFonts w:hint="eastAsia" w:cs="Times New Roman"/>
          <w:lang w:eastAsia="zh-CN"/>
        </w:rPr>
        <w:t>）</w:t>
      </w:r>
      <w:r>
        <w:rPr>
          <w:rFonts w:hint="eastAsia" w:ascii="Times New Roman" w:hAnsi="Times New Roman" w:cs="Times New Roman"/>
        </w:rPr>
        <w:t>；若上传商品条码在商品品类账中不存在作为外包装商品条码关联</w:t>
      </w:r>
      <w:r>
        <w:rPr>
          <w:rFonts w:hint="eastAsia" w:ascii="Times New Roman" w:hAnsi="Times New Roman" w:cs="Times New Roman"/>
          <w:lang w:val="en-US" w:eastAsia="zh-CN"/>
        </w:rPr>
        <w:t>的</w:t>
      </w:r>
      <w:r>
        <w:rPr>
          <w:rFonts w:hint="eastAsia" w:ascii="Times New Roman" w:hAnsi="Times New Roman" w:cs="Times New Roman"/>
        </w:rPr>
        <w:t>商品信息，</w:t>
      </w:r>
      <w:r>
        <w:rPr>
          <w:rFonts w:hint="eastAsia" w:ascii="Times New Roman" w:hAnsi="Times New Roman" w:cs="Times New Roman"/>
          <w:lang w:val="en-US" w:eastAsia="zh-CN"/>
        </w:rPr>
        <w:t>阻断开票并</w:t>
      </w:r>
      <w:r>
        <w:rPr>
          <w:rFonts w:hint="eastAsia" w:ascii="Times New Roman" w:hAnsi="Times New Roman" w:cs="Times New Roman"/>
        </w:rPr>
        <w:t>提示“此上传商品信息单位为‘箱’且无</w:t>
      </w:r>
      <w:r>
        <w:rPr>
          <w:rFonts w:hint="eastAsia" w:ascii="Times New Roman" w:hAnsi="Times New Roman" w:cs="Times New Roman"/>
          <w:lang w:val="en-US" w:eastAsia="zh-CN"/>
        </w:rPr>
        <w:t>作为</w:t>
      </w:r>
      <w:r>
        <w:rPr>
          <w:rFonts w:hint="eastAsia" w:ascii="Times New Roman" w:hAnsi="Times New Roman" w:cs="Times New Roman"/>
        </w:rPr>
        <w:t>外包装商品条码</w:t>
      </w:r>
      <w:r>
        <w:rPr>
          <w:rFonts w:hint="eastAsia" w:ascii="Times New Roman" w:hAnsi="Times New Roman" w:cs="Times New Roman"/>
          <w:lang w:val="en-US" w:eastAsia="zh-CN"/>
        </w:rPr>
        <w:t>的</w:t>
      </w:r>
      <w:r>
        <w:rPr>
          <w:rFonts w:hint="eastAsia" w:ascii="Times New Roman" w:hAnsi="Times New Roman" w:cs="Times New Roman"/>
        </w:rPr>
        <w:t>对照</w:t>
      </w:r>
      <w:r>
        <w:rPr>
          <w:rFonts w:hint="eastAsia" w:ascii="Times New Roman" w:hAnsi="Times New Roman" w:cs="Times New Roman"/>
          <w:lang w:val="en-US" w:eastAsia="zh-CN"/>
        </w:rPr>
        <w:t>商品</w:t>
      </w:r>
      <w:r>
        <w:rPr>
          <w:rFonts w:hint="eastAsia" w:ascii="Times New Roman" w:hAnsi="Times New Roman" w:cs="Times New Roman"/>
        </w:rPr>
        <w:t>，不允许开票！”</w:t>
      </w:r>
      <w:r>
        <w:rPr>
          <w:rFonts w:hint="eastAsia" w:ascii="Times New Roman" w:hAnsi="Times New Roman" w:cs="Times New Roman"/>
          <w:lang w:eastAsia="zh-CN"/>
        </w:rPr>
        <w:t>。</w:t>
      </w:r>
    </w:p>
    <w:p w14:paraId="7D3776DD">
      <w:pPr>
        <w:pStyle w:val="31"/>
        <w:numPr>
          <w:ilvl w:val="0"/>
          <w:numId w:val="0"/>
        </w:numPr>
        <w:ind w:leftChars="0"/>
        <w:rPr>
          <w:rFonts w:hint="eastAsia"/>
        </w:rPr>
      </w:pPr>
      <w:r>
        <w:rPr>
          <w:rFonts w:hint="default" w:ascii="Times New Roman" w:hAnsi="Times New Roman" w:cs="Times New Roman"/>
        </w:rPr>
        <w:t>●</w:t>
      </w:r>
      <w:r>
        <w:rPr>
          <w:rFonts w:hint="default" w:ascii="Times New Roman" w:hAnsi="Times New Roman" w:cs="Times New Roman"/>
          <w:lang w:val="en-US"/>
        </w:rPr>
        <w:t xml:space="preserve"> </w:t>
      </w:r>
      <w:r>
        <w:rPr>
          <w:rFonts w:hint="eastAsia" w:ascii="Times New Roman" w:hAnsi="Times New Roman" w:cs="Times New Roman"/>
          <w:lang w:val="en-US" w:eastAsia="zh-CN"/>
        </w:rPr>
        <w:t>开具商品条码白酒蓝字发票时，</w:t>
      </w:r>
      <w:r>
        <w:rPr>
          <w:rFonts w:hint="eastAsia" w:ascii="Times New Roman" w:hAnsi="Times New Roman" w:eastAsia="宋体" w:cs="Times New Roman"/>
          <w:kern w:val="2"/>
          <w:sz w:val="24"/>
          <w:szCs w:val="24"/>
          <w:highlight w:val="none"/>
          <w:lang w:val="en-US" w:eastAsia="zh-CN" w:bidi="ar-SA"/>
        </w:rPr>
        <w:t>生产企业只允许开具本企业有条码的产品和所有无条码的产品</w:t>
      </w:r>
      <w:r>
        <w:rPr>
          <w:rFonts w:hint="eastAsia"/>
          <w:lang w:val="en-US" w:eastAsia="zh-CN"/>
        </w:rPr>
        <w:t>（生成票面展示白酒标签）</w:t>
      </w:r>
      <w:r>
        <w:rPr>
          <w:rFonts w:hint="eastAsia" w:ascii="Times New Roman" w:hAnsi="Times New Roman" w:eastAsia="宋体" w:cs="Times New Roman"/>
          <w:kern w:val="2"/>
          <w:sz w:val="24"/>
          <w:szCs w:val="24"/>
          <w:highlight w:val="none"/>
          <w:lang w:val="en-US" w:eastAsia="zh-CN" w:bidi="ar-SA"/>
        </w:rPr>
        <w:t>；</w:t>
      </w:r>
      <w:r>
        <w:rPr>
          <w:rFonts w:hint="eastAsia"/>
        </w:rPr>
        <w:t>关联销售企业允许开具关联生产企业、非关联生产企业有所有条码的产品和无条码的产品</w:t>
      </w:r>
      <w:r>
        <w:rPr>
          <w:rFonts w:hint="eastAsia"/>
          <w:lang w:eastAsia="zh-CN"/>
        </w:rPr>
        <w:t>，</w:t>
      </w:r>
      <w:r>
        <w:rPr>
          <w:rFonts w:hint="eastAsia"/>
          <w:lang w:val="en-US" w:eastAsia="zh-CN"/>
        </w:rPr>
        <w:t>但是开具发票时只能全部填写关联生产企业的白酒商品信息（生成票面展示白酒标签）或者全部填写非关联生产企业的白酒商品信息（生成票面不展示白酒标签），关联销售单位不允许对上述两种场景进行混开</w:t>
      </w:r>
      <w:r>
        <w:rPr>
          <w:rFonts w:hint="eastAsia"/>
        </w:rPr>
        <w:t>。</w:t>
      </w:r>
    </w:p>
    <w:p w14:paraId="5E32FCEC">
      <w:pPr>
        <w:pStyle w:val="31"/>
        <w:numPr>
          <w:ilvl w:val="0"/>
          <w:numId w:val="0"/>
        </w:numPr>
        <w:ind w:leftChars="0"/>
        <w:rPr>
          <w:rFonts w:hint="eastAsia" w:ascii="Times New Roman" w:hAnsi="Times New Roman" w:eastAsia="宋体" w:cs="Times New Roman"/>
          <w:lang w:val="en-US" w:eastAsia="zh-CN"/>
        </w:rPr>
      </w:pPr>
      <w:r>
        <w:rPr>
          <w:rFonts w:hint="eastAsia" w:ascii="Times New Roman" w:hAnsi="Times New Roman" w:eastAsia="宋体" w:cs="Times New Roman"/>
          <w:lang w:val="en-US" w:eastAsia="zh-CN"/>
        </w:rPr>
        <w:t>● 使用白酒品类账中的商品编码+商品条码开票时，简称、税率、优惠政策标识的使用规则与</w:t>
      </w:r>
      <w:r>
        <w:rPr>
          <w:rFonts w:hint="eastAsia" w:ascii="Times New Roman" w:hAnsi="Times New Roman" w:eastAsia="宋体" w:cs="Times New Roman"/>
        </w:rPr>
        <w:t>税收分类编码信息</w:t>
      </w:r>
      <w:r>
        <w:rPr>
          <w:rFonts w:hint="eastAsia" w:ascii="Times New Roman" w:hAnsi="Times New Roman" w:eastAsia="宋体" w:cs="Times New Roman"/>
          <w:lang w:val="en-US" w:eastAsia="zh-CN"/>
        </w:rPr>
        <w:t>表中</w:t>
      </w:r>
      <w:r>
        <w:rPr>
          <w:rFonts w:hint="eastAsia" w:ascii="Times New Roman" w:hAnsi="Times New Roman" w:eastAsia="宋体" w:cs="Times New Roman"/>
          <w:sz w:val="24"/>
          <w:szCs w:val="24"/>
          <w:lang w:val="en-US" w:eastAsia="zh-CN"/>
        </w:rPr>
        <w:t>1030302000000000000白酒通用商编维护的信息一致</w:t>
      </w:r>
      <w:r>
        <w:rPr>
          <w:rFonts w:hint="eastAsia" w:ascii="Times New Roman" w:hAnsi="Times New Roman" w:eastAsia="宋体" w:cs="Times New Roman"/>
          <w:lang w:val="en-US" w:eastAsia="zh-CN"/>
        </w:rPr>
        <w:t>。</w:t>
      </w:r>
    </w:p>
    <w:p w14:paraId="0B082D8E">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eastAsia="宋体" w:cs="Times New Roman"/>
          <w:lang w:val="en-US" w:eastAsia="zh-CN" w:bidi="ar"/>
        </w:rPr>
      </w:pPr>
      <w:bookmarkStart w:id="132" w:name="OLE_LINK83"/>
      <w:r>
        <w:rPr>
          <w:rFonts w:hint="default" w:ascii="Times New Roman" w:hAnsi="Times New Roman" w:eastAsia="宋体" w:cs="Times New Roman"/>
          <w:lang w:val="en-US" w:eastAsia="zh-CN" w:bidi="ar"/>
        </w:rPr>
        <w:t>● 税率校验规则：</w:t>
      </w:r>
    </w:p>
    <w:p w14:paraId="48A83F01">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eastAsia="宋体" w:cs="Times New Roman"/>
          <w:lang w:val="en-US" w:eastAsia="zh-CN" w:bidi="ar"/>
        </w:rPr>
      </w:pPr>
      <w:r>
        <w:rPr>
          <w:rFonts w:hint="eastAsia" w:ascii="Times New Roman" w:hAnsi="Times New Roman" w:eastAsia="宋体" w:cs="Times New Roman"/>
          <w:lang w:val="en-US" w:eastAsia="zh-CN" w:bidi="ar"/>
        </w:rPr>
        <w:t>（1）</w:t>
      </w:r>
      <w:r>
        <w:rPr>
          <w:rFonts w:hint="default" w:ascii="Times New Roman" w:hAnsi="Times New Roman" w:eastAsia="宋体" w:cs="Times New Roman"/>
          <w:lang w:val="en-US" w:eastAsia="zh-CN" w:bidi="ar"/>
        </w:rPr>
        <w:t>不使用优惠政策时，一般纳税人只能使用商品编码对应的税率，小规模、转登记纳税人只能使用商品编码对应的征收率，纳税人使用商编对应的优惠政策时，按照优惠政策限制使用对应的税率征收率。</w:t>
      </w:r>
    </w:p>
    <w:p w14:paraId="15773F2C">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eastAsia="宋体" w:cs="Times New Roman"/>
          <w:lang w:val="en-US" w:eastAsia="zh-CN" w:bidi="ar"/>
        </w:rPr>
      </w:pPr>
      <w:r>
        <w:rPr>
          <w:rFonts w:hint="eastAsia" w:ascii="Times New Roman" w:hAnsi="Times New Roman" w:eastAsia="宋体" w:cs="Times New Roman"/>
          <w:lang w:val="en-US" w:eastAsia="zh-CN" w:bidi="ar"/>
        </w:rPr>
        <w:t>（2）</w:t>
      </w:r>
      <w:r>
        <w:rPr>
          <w:rFonts w:hint="default" w:ascii="Times New Roman" w:hAnsi="Times New Roman" w:eastAsia="宋体" w:cs="Times New Roman"/>
          <w:lang w:val="en-US" w:eastAsia="zh-CN" w:bidi="ar"/>
        </w:rPr>
        <w:t>开具增值税普通发票时，纳税人使用1、2、3、4、5开头的商品编码开具时，支持开具零税率或免税的发票；开具增值税专用发票时，发票明细行税率不允许填写0%。</w:t>
      </w:r>
    </w:p>
    <w:p w14:paraId="27B36D73">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cs="Times New Roman"/>
          <w:lang w:val="en-US"/>
        </w:rPr>
      </w:pPr>
      <w:r>
        <w:rPr>
          <w:rFonts w:hint="eastAsia" w:ascii="Times New Roman" w:hAnsi="Times New Roman" w:eastAsia="宋体" w:cs="Times New Roman"/>
          <w:lang w:val="en-US" w:eastAsia="zh-CN" w:bidi="ar"/>
        </w:rPr>
        <w:t>（3）</w:t>
      </w:r>
      <w:r>
        <w:rPr>
          <w:rFonts w:hint="default" w:ascii="Times New Roman" w:hAnsi="Times New Roman" w:eastAsia="宋体" w:cs="Times New Roman"/>
          <w:lang w:val="en-US" w:eastAsia="zh-CN" w:bidi="ar"/>
        </w:rPr>
        <w:t>当纳税人申请了原税率授权开具发票时，支持纳税人使用原税率开具发票。</w:t>
      </w:r>
    </w:p>
    <w:bookmarkEnd w:id="132"/>
    <w:p w14:paraId="7FDB1AC6">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cs="Times New Roman"/>
          <w:bCs/>
          <w:kern w:val="0"/>
          <w:szCs w:val="21"/>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lang w:val="en-US" w:eastAsia="zh-CN" w:bidi="ar"/>
        </w:rPr>
        <w:t>小规模纳税人、转登记</w:t>
      </w:r>
      <w:r>
        <w:rPr>
          <w:rFonts w:hint="default" w:ascii="Times New Roman" w:hAnsi="Times New Roman" w:eastAsia="宋体" w:cs="Times New Roman"/>
          <w:bCs/>
          <w:kern w:val="0"/>
          <w:szCs w:val="21"/>
          <w:lang w:val="en-US" w:eastAsia="zh-CN"/>
        </w:rPr>
        <w:t>纳税人在2027-12-31之前使用适用3%征收率的商品编码开具蓝字发票时，税率应当填写1%。如果填写3%，则必须</w:t>
      </w:r>
      <w:r>
        <w:rPr>
          <w:rFonts w:hint="default" w:ascii="Times New Roman" w:hAnsi="Times New Roman" w:eastAsia="宋体" w:cs="Times New Roman"/>
          <w:lang w:val="en-US" w:eastAsia="zh-CN" w:bidi="ar"/>
        </w:rPr>
        <w:t>填写放弃3-1优惠政策的原因（发票中对应字段为“减按征税类型代码”）</w:t>
      </w:r>
      <w:r>
        <w:rPr>
          <w:rFonts w:hint="default" w:ascii="Times New Roman" w:hAnsi="Times New Roman" w:cs="Times New Roman"/>
          <w:bCs/>
          <w:kern w:val="0"/>
          <w:szCs w:val="21"/>
          <w:lang w:val="en-US" w:eastAsia="zh-CN"/>
        </w:rPr>
        <w:t>：</w:t>
      </w:r>
    </w:p>
    <w:p w14:paraId="363B515E">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cs="Times New Roman"/>
          <w:bCs/>
          <w:kern w:val="0"/>
          <w:szCs w:val="21"/>
          <w:lang w:val="en-US" w:eastAsia="zh-CN"/>
        </w:rPr>
      </w:pPr>
      <w:r>
        <w:rPr>
          <w:rFonts w:hint="eastAsia" w:ascii="Times New Roman" w:hAnsi="Times New Roman" w:cs="Times New Roman"/>
          <w:bCs/>
          <w:kern w:val="0"/>
          <w:szCs w:val="21"/>
          <w:lang w:val="en-US" w:eastAsia="zh-CN"/>
        </w:rPr>
        <w:t>（1）</w:t>
      </w:r>
      <w:r>
        <w:rPr>
          <w:rFonts w:hint="default" w:ascii="Times New Roman" w:hAnsi="Times New Roman" w:cs="Times New Roman"/>
          <w:bCs/>
          <w:kern w:val="0"/>
          <w:szCs w:val="21"/>
          <w:lang w:val="en-US" w:eastAsia="zh-CN"/>
        </w:rPr>
        <w:t>如果开具的为增值税普通发票，代码只能</w:t>
      </w:r>
      <w:bookmarkStart w:id="133" w:name="OLE_LINK82"/>
      <w:r>
        <w:rPr>
          <w:rFonts w:hint="default" w:ascii="Times New Roman" w:hAnsi="Times New Roman" w:cs="Times New Roman"/>
          <w:bCs/>
          <w:kern w:val="0"/>
          <w:szCs w:val="21"/>
          <w:lang w:val="en-US" w:eastAsia="zh-CN"/>
        </w:rPr>
        <w:t>选择“</w:t>
      </w:r>
      <w:r>
        <w:rPr>
          <w:rFonts w:hint="default" w:ascii="Times New Roman" w:hAnsi="Times New Roman" w:cs="Times New Roman"/>
        </w:rPr>
        <w:t>54：前期已开具3%征收率的发票，发生销售折让、中止或者退回等情形需要开具3%征收率的红字发票，或者开票有误需要重新开具3%征收率的发票</w:t>
      </w:r>
      <w:r>
        <w:rPr>
          <w:rFonts w:hint="default" w:ascii="Times New Roman" w:hAnsi="Times New Roman" w:cs="Times New Roman"/>
          <w:bCs/>
          <w:kern w:val="0"/>
          <w:szCs w:val="21"/>
          <w:lang w:val="en-US" w:eastAsia="zh-CN"/>
        </w:rPr>
        <w:t>”</w:t>
      </w:r>
      <w:bookmarkEnd w:id="133"/>
      <w:r>
        <w:rPr>
          <w:rFonts w:hint="default" w:ascii="Times New Roman" w:hAnsi="Times New Roman" w:cs="Times New Roman"/>
          <w:bCs/>
          <w:kern w:val="0"/>
          <w:szCs w:val="21"/>
          <w:lang w:val="en-US" w:eastAsia="zh-CN"/>
        </w:rPr>
        <w:t>；</w:t>
      </w:r>
    </w:p>
    <w:p w14:paraId="1204AE96">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eastAsia="宋体" w:cs="Times New Roman"/>
          <w:lang w:val="en-US" w:eastAsia="zh-CN" w:bidi="ar"/>
        </w:rPr>
      </w:pPr>
      <w:r>
        <w:rPr>
          <w:rFonts w:hint="eastAsia" w:ascii="Times New Roman" w:hAnsi="Times New Roman" w:cs="Times New Roman"/>
          <w:bCs/>
          <w:kern w:val="0"/>
          <w:szCs w:val="21"/>
          <w:lang w:val="en-US" w:eastAsia="zh-CN"/>
        </w:rPr>
        <w:t>（2）</w:t>
      </w:r>
      <w:r>
        <w:rPr>
          <w:rFonts w:hint="default" w:ascii="Times New Roman" w:hAnsi="Times New Roman" w:cs="Times New Roman"/>
          <w:bCs/>
          <w:kern w:val="0"/>
          <w:szCs w:val="21"/>
          <w:lang w:val="en-US" w:eastAsia="zh-CN"/>
        </w:rPr>
        <w:t>如果开具的为增值税专用发票，按照实际情况选择“</w:t>
      </w:r>
      <w:r>
        <w:rPr>
          <w:rFonts w:hint="default" w:ascii="Times New Roman" w:hAnsi="Times New Roman" w:cs="Times New Roman"/>
        </w:rPr>
        <w:t>54：前期已开具3%征收率的发票，发生销售折让、中止或者退回等情形需要开具3%征收率的红字发票，或者开票有误需要重新开具3%征收率的发票</w:t>
      </w:r>
      <w:r>
        <w:rPr>
          <w:rFonts w:hint="default" w:ascii="Times New Roman" w:hAnsi="Times New Roman" w:cs="Times New Roman"/>
          <w:bCs/>
          <w:kern w:val="0"/>
          <w:szCs w:val="21"/>
          <w:lang w:val="en-US" w:eastAsia="zh-CN"/>
        </w:rPr>
        <w:t>”或“</w:t>
      </w:r>
      <w:r>
        <w:rPr>
          <w:rFonts w:hint="default" w:ascii="Times New Roman" w:hAnsi="Times New Roman" w:cs="Times New Roman"/>
          <w:lang w:eastAsia="zh-CN"/>
        </w:rPr>
        <w:t>55：因为实际经营业务需要，放弃享受减按1%征收率征收增值税政策</w:t>
      </w:r>
      <w:r>
        <w:rPr>
          <w:rFonts w:hint="default" w:ascii="Times New Roman" w:hAnsi="Times New Roman" w:cs="Times New Roman"/>
          <w:bCs/>
          <w:kern w:val="0"/>
          <w:szCs w:val="21"/>
          <w:lang w:val="en-US" w:eastAsia="zh-CN"/>
        </w:rPr>
        <w:t>”</w:t>
      </w:r>
      <w:r>
        <w:rPr>
          <w:rFonts w:hint="default" w:ascii="Times New Roman" w:hAnsi="Times New Roman" w:eastAsia="宋体" w:cs="Times New Roman"/>
          <w:lang w:val="en-US" w:eastAsia="zh-CN" w:bidi="ar"/>
        </w:rPr>
        <w:t>。</w:t>
      </w:r>
    </w:p>
    <w:bookmarkEnd w:id="131"/>
    <w:p w14:paraId="433C6A4E">
      <w:pPr>
        <w:pStyle w:val="31"/>
        <w:numPr>
          <w:ilvl w:val="0"/>
          <w:numId w:val="0"/>
        </w:numPr>
        <w:ind w:leftChars="0"/>
        <w:rPr>
          <w:rFonts w:hint="default" w:ascii="Times New Roman" w:hAnsi="Times New Roman" w:cs="Times New Roman"/>
        </w:rPr>
      </w:pPr>
      <w:bookmarkStart w:id="134" w:name="OLE_LINK59"/>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当企业开票时判断购方是否为自然人，并按照以下业务规则开具发票：</w:t>
      </w:r>
    </w:p>
    <w:p w14:paraId="715EB9DB">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w:t>
      </w:r>
      <w:r>
        <w:rPr>
          <w:rFonts w:hint="eastAsia" w:ascii="Times New Roman" w:hAnsi="Times New Roman" w:cs="Times New Roman"/>
          <w:lang w:val="en-US" w:eastAsia="zh-CN" w:bidi="ar"/>
        </w:rPr>
        <w:t>1</w:t>
      </w:r>
      <w:r>
        <w:rPr>
          <w:rFonts w:hint="default" w:ascii="Times New Roman" w:hAnsi="Times New Roman" w:cs="Times New Roman"/>
          <w:lang w:bidi="ar"/>
        </w:rPr>
        <w:t>）提示语规则</w:t>
      </w:r>
    </w:p>
    <w:p w14:paraId="2EE432B0">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1</w:t>
      </w:r>
      <w:r>
        <w:rPr>
          <w:rFonts w:hint="eastAsia" w:ascii="Times New Roman" w:hAnsi="Times New Roman" w:cs="Times New Roman"/>
          <w:lang w:eastAsia="zh-CN" w:bidi="ar"/>
        </w:rPr>
        <w:t>）</w:t>
      </w:r>
      <w:r>
        <w:rPr>
          <w:rFonts w:hint="default" w:ascii="Times New Roman" w:hAnsi="Times New Roman" w:cs="Times New Roman"/>
          <w:lang w:bidi="ar"/>
        </w:rPr>
        <w:t>“是否开票给自然人”标识旁新增“未勾选则默认为企业”提示。</w:t>
      </w:r>
    </w:p>
    <w:p w14:paraId="60361658">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2</w:t>
      </w:r>
      <w:r>
        <w:rPr>
          <w:rFonts w:hint="eastAsia" w:ascii="Times New Roman" w:hAnsi="Times New Roman" w:cs="Times New Roman"/>
          <w:lang w:eastAsia="zh-CN" w:bidi="ar"/>
        </w:rPr>
        <w:t>）</w:t>
      </w:r>
      <w:r>
        <w:rPr>
          <w:rFonts w:hint="default" w:ascii="Times New Roman" w:hAnsi="Times New Roman" w:cs="Times New Roman"/>
          <w:lang w:bidi="ar"/>
        </w:rPr>
        <w:t>对于无特定要素标签的电子发票（普通发票）和增值税普通发票，当勾选“是否开票给自然人”时，提示语为：“除特定业务外的普通发票，如受票方（发票抬头）为自然人，只需提供姓名或姓；如受票方（发票抬头）为自然人，并要求能将发票归集在个人票夹中展示，需提供姓名及身份证号；如受票方（发票抬头）为个体工商户，需提供社会统一信用代码或纳税人识别号，请勿勾选此标识。如您的姓名为张某某，可在名称栏次填写：张某某、张先生或张女士。”。</w:t>
      </w:r>
    </w:p>
    <w:p w14:paraId="2D6A47A5">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3</w:t>
      </w:r>
      <w:r>
        <w:rPr>
          <w:rFonts w:hint="eastAsia" w:ascii="Times New Roman" w:hAnsi="Times New Roman" w:cs="Times New Roman"/>
          <w:lang w:eastAsia="zh-CN" w:bidi="ar"/>
        </w:rPr>
        <w:t>）</w:t>
      </w:r>
      <w:r>
        <w:rPr>
          <w:rFonts w:hint="default" w:ascii="Times New Roman" w:hAnsi="Times New Roman" w:cs="Times New Roman"/>
          <w:lang w:bidi="ar"/>
        </w:rPr>
        <w:t>对于除无特定要素标签的电子发票（普通发票）和增值税普通发票外的发票，当勾选“是否开票给自然人”时，提示语为“如受票方（发票抬头）为自然人，并要求能将发票归集在个人票夹中展示，需提供姓名及身份证号；如受票方（发票抬头）为个体工商户，需提供社会统一信用代码或纳税人识别号，请勿勾选此标识。”。</w:t>
      </w:r>
    </w:p>
    <w:p w14:paraId="3EF99C24">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w:t>
      </w:r>
      <w:r>
        <w:rPr>
          <w:rFonts w:hint="eastAsia" w:ascii="Times New Roman" w:hAnsi="Times New Roman" w:cs="Times New Roman"/>
          <w:lang w:val="en-US" w:eastAsia="zh-CN" w:bidi="ar"/>
        </w:rPr>
        <w:t>2</w:t>
      </w:r>
      <w:r>
        <w:rPr>
          <w:rFonts w:hint="default" w:ascii="Times New Roman" w:hAnsi="Times New Roman" w:cs="Times New Roman"/>
          <w:lang w:bidi="ar"/>
        </w:rPr>
        <w:t>）增加受票方信息校验</w:t>
      </w:r>
    </w:p>
    <w:p w14:paraId="061D91BA">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对于无特定要素标签的电子发票（普通发票）和增值税普通发票，增加受票方信息校验，具体如下：</w:t>
      </w:r>
    </w:p>
    <w:p w14:paraId="7172BDB4">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1</w:t>
      </w:r>
      <w:r>
        <w:rPr>
          <w:rFonts w:hint="eastAsia" w:ascii="Times New Roman" w:hAnsi="Times New Roman" w:cs="Times New Roman"/>
          <w:lang w:eastAsia="zh-CN" w:bidi="ar"/>
        </w:rPr>
        <w:t>）</w:t>
      </w:r>
      <w:r>
        <w:rPr>
          <w:rFonts w:hint="default" w:ascii="Times New Roman" w:hAnsi="Times New Roman" w:cs="Times New Roman"/>
          <w:lang w:bidi="ar"/>
        </w:rPr>
        <w:t>当勾选“是否开票给自然人”时，【购买方名称】录入内容必须大于一个长度（一个汉字、数字、字母、符号）。</w:t>
      </w:r>
    </w:p>
    <w:p w14:paraId="54DEFC91">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2</w:t>
      </w:r>
      <w:r>
        <w:rPr>
          <w:rFonts w:hint="eastAsia" w:ascii="Times New Roman" w:hAnsi="Times New Roman" w:cs="Times New Roman"/>
          <w:lang w:eastAsia="zh-CN" w:bidi="ar"/>
        </w:rPr>
        <w:t>）</w:t>
      </w:r>
      <w:r>
        <w:rPr>
          <w:rFonts w:hint="default" w:ascii="Times New Roman" w:hAnsi="Times New Roman" w:cs="Times New Roman"/>
          <w:lang w:bidi="ar"/>
        </w:rPr>
        <w:t>未勾选“是否开票给自然人”时，【购买方名称】录入内容如果小于等于4个长度（一个汉字、数字、字母、符号），点击开具发票则弹窗提示：“请您检查填写的名称，确认是否开票给自然人，如为自然人请勾选‘是否开票给自然人’标识。”点击确定，可继续开票。</w:t>
      </w:r>
    </w:p>
    <w:p w14:paraId="59480D4A">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rPr>
      </w:pPr>
      <w:r>
        <w:rPr>
          <w:rFonts w:hint="default" w:ascii="Times New Roman" w:hAnsi="Times New Roman" w:cs="Times New Roman"/>
          <w:lang w:bidi="ar"/>
        </w:rPr>
        <w:t>（</w:t>
      </w:r>
      <w:r>
        <w:rPr>
          <w:rFonts w:hint="eastAsia" w:ascii="Times New Roman" w:hAnsi="Times New Roman" w:cs="Times New Roman"/>
          <w:lang w:val="en-US" w:eastAsia="zh-CN" w:bidi="ar"/>
        </w:rPr>
        <w:t>3</w:t>
      </w:r>
      <w:r>
        <w:rPr>
          <w:rFonts w:hint="default" w:ascii="Times New Roman" w:hAnsi="Times New Roman" w:cs="Times New Roman"/>
          <w:lang w:bidi="ar"/>
        </w:rPr>
        <w:t>）“（个人）”标注规则</w:t>
      </w:r>
    </w:p>
    <w:p w14:paraId="7C8EBA35">
      <w:pPr>
        <w:pStyle w:val="22"/>
        <w:keepNext w:val="0"/>
        <w:keepLines w:val="0"/>
        <w:pageBreakBefore w:val="0"/>
        <w:widowControl w:val="0"/>
        <w:kinsoku/>
        <w:wordWrap/>
        <w:overflowPunct/>
        <w:topLinePunct w:val="0"/>
        <w:autoSpaceDE w:val="0"/>
        <w:autoSpaceDN/>
        <w:bidi w:val="0"/>
        <w:adjustRightInd w:val="0"/>
        <w:snapToGrid w:val="0"/>
        <w:spacing w:line="360" w:lineRule="auto"/>
        <w:ind w:left="0" w:leftChars="0" w:firstLine="480" w:firstLineChars="200"/>
        <w:textAlignment w:val="auto"/>
        <w:rPr>
          <w:rFonts w:hint="default" w:ascii="Times New Roman" w:hAnsi="Times New Roman" w:cs="Times New Roman"/>
          <w:lang w:bidi="ar"/>
        </w:rPr>
      </w:pPr>
      <w:r>
        <w:rPr>
          <w:rFonts w:hint="default" w:ascii="Times New Roman" w:hAnsi="Times New Roman" w:cs="Times New Roman"/>
          <w:lang w:bidi="ar"/>
        </w:rPr>
        <w:t>1</w:t>
      </w:r>
      <w:r>
        <w:rPr>
          <w:rFonts w:hint="eastAsia" w:ascii="Times New Roman" w:hAnsi="Times New Roman" w:cs="Times New Roman"/>
          <w:lang w:eastAsia="zh-CN" w:bidi="ar"/>
        </w:rPr>
        <w:t>）</w:t>
      </w:r>
      <w:r>
        <w:rPr>
          <w:rFonts w:hint="default" w:ascii="Times New Roman" w:hAnsi="Times New Roman" w:cs="Times New Roman"/>
          <w:lang w:bidi="ar"/>
        </w:rPr>
        <w:t>当勾选“是否开票给自然人”时，所开具出的发票其【购买方名称】追加“（个人）”。例如：开票时【购买方名称】填写内容为“张先生”，则开具出的发票【购买方名称】内容为“张先生（个人）”。【购买方名称】已标注“（个人）”的蓝字发票冲红，开具对应的红字发票与蓝字发票保持一致【购买方名称】标注“（个人）”。</w:t>
      </w:r>
      <w:bookmarkEnd w:id="134"/>
    </w:p>
    <w:p w14:paraId="6514F467">
      <w:pPr>
        <w:pStyle w:val="31"/>
        <w:numPr>
          <w:ilvl w:val="0"/>
          <w:numId w:val="0"/>
        </w:numPr>
        <w:ind w:leftChars="0"/>
        <w:rPr>
          <w:rFonts w:hint="default" w:ascii="Times New Roman" w:hAnsi="Times New Roman" w:cs="Times New Roman"/>
          <w:lang w:val="en-US" w:eastAsia="zh-CN" w:bidi="ar"/>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lang w:val="en-US" w:eastAsia="zh-CN" w:bidi="ar"/>
        </w:rPr>
        <w:t>单张发票明细行最多不能超过5000条，超过5000条则阻断发票上传；建议企业开具发票明细行控制在2000条以下。</w:t>
      </w:r>
    </w:p>
    <w:p w14:paraId="5830DE04">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eastAsia="宋体" w:cs="Times New Roman"/>
          <w:lang w:val="en-US" w:eastAsia="zh-CN"/>
        </w:rPr>
      </w:pPr>
      <w:bookmarkStart w:id="135" w:name="_Toc25754"/>
      <w:bookmarkStart w:id="136" w:name="_Toc24730"/>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cs="Times New Roman"/>
          <w:sz w:val="24"/>
          <w:lang w:val="en-US" w:eastAsia="zh-CN"/>
        </w:rPr>
        <w:t>发票上传时间与开票时间间隔应当小于48小时。</w:t>
      </w:r>
    </w:p>
    <w:p w14:paraId="6D88054A">
      <w:pPr>
        <w:pStyle w:val="31"/>
        <w:numPr>
          <w:ilvl w:val="0"/>
          <w:numId w:val="0"/>
        </w:numPr>
        <w:ind w:leftChars="0" w:firstLine="0"/>
        <w:rPr>
          <w:ins w:id="11" w:author="曹桂僮" w:date="2025-06-10T17:04:54Z"/>
          <w:rFonts w:hint="eastAsia"/>
          <w:lang w:val="en-US" w:eastAsia="zh-CN"/>
        </w:rPr>
      </w:pPr>
      <w:ins w:id="12" w:author="曹桂僮" w:date="2025-06-10T17:04:54Z">
        <w:r>
          <w:rPr>
            <w:rFonts w:hint="eastAsia"/>
          </w:rPr>
          <w:t>●</w:t>
        </w:r>
      </w:ins>
      <w:ins w:id="13" w:author="曹桂僮" w:date="2025-06-10T17:04:54Z">
        <w:r>
          <w:rPr>
            <w:rFonts w:hint="default"/>
            <w:lang w:val="en-US"/>
          </w:rPr>
          <w:t xml:space="preserve"> </w:t>
        </w:r>
      </w:ins>
      <w:ins w:id="14" w:author="曹桂僮" w:date="2025-06-10T17:04:54Z">
        <w:r>
          <w:rPr>
            <w:rFonts w:hint="eastAsia"/>
            <w:lang w:val="en-US" w:eastAsia="zh-CN"/>
          </w:rPr>
          <w:t>使用6开头的商编开具发票时，对应明细行优惠政策标识必须为“04：不征税”。</w:t>
        </w:r>
      </w:ins>
    </w:p>
    <w:p w14:paraId="310D47B9">
      <w:pPr>
        <w:pStyle w:val="31"/>
        <w:numPr>
          <w:ilvl w:val="0"/>
          <w:numId w:val="0"/>
        </w:numPr>
        <w:ind w:leftChars="0" w:firstLine="0"/>
        <w:rPr>
          <w:ins w:id="15" w:author="曹桂僮" w:date="2025-06-10T17:04:54Z"/>
          <w:rFonts w:hint="eastAsia"/>
          <w:lang w:val="en-US" w:eastAsia="zh-CN"/>
        </w:rPr>
      </w:pPr>
      <w:ins w:id="16" w:author="曹桂僮" w:date="2025-06-10T17:04:54Z">
        <w:r>
          <w:rPr>
            <w:rFonts w:hint="eastAsia"/>
          </w:rPr>
          <w:t>●</w:t>
        </w:r>
      </w:ins>
      <w:ins w:id="17" w:author="曹桂僮" w:date="2025-06-10T17:04:54Z">
        <w:r>
          <w:rPr>
            <w:rFonts w:hint="default"/>
            <w:lang w:val="en-US"/>
          </w:rPr>
          <w:t xml:space="preserve"> </w:t>
        </w:r>
      </w:ins>
      <w:ins w:id="18" w:author="曹桂僮" w:date="2025-06-10T17:04:54Z">
        <w:r>
          <w:rPr>
            <w:rFonts w:hint="eastAsia"/>
            <w:lang w:val="en-US" w:eastAsia="zh-CN"/>
          </w:rPr>
          <w:t>当发票明细行优惠政策标识为“04：不征税”且编码为以下6开头的商品编码时，按照正常授信额度处理规则进行处理，即蓝票扣减额度，红票增加额度；若不为以下6开头的商品编码，则不对授信额度进行处理。（2025.07.01校验生效）。</w:t>
        </w:r>
      </w:ins>
    </w:p>
    <w:tbl>
      <w:tblPr>
        <w:tblStyle w:val="24"/>
        <w:tblW w:w="841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46"/>
        <w:gridCol w:w="2888"/>
        <w:gridCol w:w="2267"/>
        <w:gridCol w:w="1211"/>
        <w:gridCol w:w="1300"/>
      </w:tblGrid>
      <w:tr w14:paraId="36C60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552" w:hRule="atLeast"/>
          <w:jc w:val="center"/>
          <w:ins w:id="19"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E60313">
            <w:pPr>
              <w:pStyle w:val="37"/>
              <w:bidi w:val="0"/>
              <w:rPr>
                <w:ins w:id="20" w:author="曹桂僮" w:date="2025-06-10T17:04:54Z"/>
                <w:rFonts w:hint="default"/>
                <w:lang w:val="en-US" w:eastAsia="zh-CN"/>
              </w:rPr>
            </w:pPr>
            <w:ins w:id="21" w:author="曹桂僮" w:date="2025-06-10T17:04:54Z">
              <w:r>
                <w:rPr>
                  <w:rFonts w:hint="eastAsia"/>
                  <w:lang w:val="en-US" w:eastAsia="zh-CN"/>
                </w:rPr>
                <w:t>序号</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5C7AFF">
            <w:pPr>
              <w:pStyle w:val="37"/>
              <w:bidi w:val="0"/>
              <w:rPr>
                <w:ins w:id="22" w:author="曹桂僮" w:date="2025-06-10T17:04:54Z"/>
                <w:rFonts w:hint="eastAsia"/>
              </w:rPr>
            </w:pPr>
            <w:ins w:id="23" w:author="曹桂僮" w:date="2025-06-10T17:04:54Z">
              <w:r>
                <w:rPr>
                  <w:rFonts w:hint="eastAsia"/>
                  <w:lang w:val="en-US" w:eastAsia="zh-CN"/>
                </w:rPr>
                <w:t>商品和税收服务分类编码</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EA865">
            <w:pPr>
              <w:pStyle w:val="37"/>
              <w:bidi w:val="0"/>
              <w:rPr>
                <w:ins w:id="24" w:author="曹桂僮" w:date="2025-06-10T17:04:54Z"/>
                <w:rFonts w:hint="eastAsia"/>
              </w:rPr>
            </w:pPr>
            <w:ins w:id="25" w:author="曹桂僮" w:date="2025-06-10T17:04:54Z">
              <w:r>
                <w:rPr>
                  <w:rFonts w:hint="eastAsia"/>
                  <w:lang w:val="en-US" w:eastAsia="zh-CN"/>
                </w:rPr>
                <w:t>货物劳务名称</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95B5C">
            <w:pPr>
              <w:pStyle w:val="37"/>
              <w:bidi w:val="0"/>
              <w:rPr>
                <w:ins w:id="26" w:author="曹桂僮" w:date="2025-06-10T17:04:54Z"/>
                <w:rFonts w:hint="eastAsia"/>
              </w:rPr>
            </w:pPr>
            <w:ins w:id="27" w:author="曹桂僮" w:date="2025-06-10T17:04:54Z">
              <w:r>
                <w:rPr>
                  <w:rFonts w:hint="eastAsia"/>
                  <w:lang w:val="en-US" w:eastAsia="zh-CN"/>
                </w:rPr>
                <w:t>简称</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E12DA8">
            <w:pPr>
              <w:pStyle w:val="37"/>
              <w:bidi w:val="0"/>
              <w:rPr>
                <w:ins w:id="28" w:author="曹桂僮" w:date="2025-06-10T17:04:54Z"/>
                <w:rFonts w:hint="eastAsia"/>
              </w:rPr>
            </w:pPr>
            <w:ins w:id="29" w:author="曹桂僮" w:date="2025-06-10T17:04:54Z">
              <w:r>
                <w:rPr>
                  <w:rFonts w:hint="eastAsia"/>
                  <w:lang w:val="en-US" w:eastAsia="zh-CN"/>
                </w:rPr>
                <w:t>征收率</w:t>
              </w:r>
            </w:ins>
          </w:p>
        </w:tc>
      </w:tr>
      <w:tr w14:paraId="654E7AB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30"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318B97">
            <w:pPr>
              <w:keepNext w:val="0"/>
              <w:keepLines w:val="0"/>
              <w:widowControl/>
              <w:suppressLineNumbers w:val="0"/>
              <w:spacing w:line="240" w:lineRule="auto"/>
              <w:ind w:left="0" w:leftChars="0" w:firstLine="0" w:firstLineChars="0"/>
              <w:jc w:val="center"/>
              <w:textAlignment w:val="bottom"/>
              <w:rPr>
                <w:ins w:id="31" w:author="曹桂僮" w:date="2025-06-10T17:04:54Z"/>
                <w:rFonts w:hint="default"/>
                <w:lang w:val="en-US" w:eastAsia="zh-CN"/>
              </w:rPr>
            </w:pPr>
            <w:ins w:id="32" w:author="曹桂僮" w:date="2025-06-10T17:04:54Z">
              <w:r>
                <w:rPr>
                  <w:rFonts w:hint="eastAsia" w:ascii="宋体" w:hAnsi="宋体" w:eastAsia="宋体" w:cs="宋体"/>
                  <w:i w:val="0"/>
                  <w:iCs w:val="0"/>
                  <w:color w:val="000000"/>
                  <w:kern w:val="0"/>
                  <w:sz w:val="22"/>
                  <w:szCs w:val="22"/>
                  <w:u w:val="none"/>
                  <w:lang w:val="en-US" w:eastAsia="zh-CN" w:bidi="ar"/>
                </w:rPr>
                <w:t>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866076">
            <w:pPr>
              <w:pStyle w:val="36"/>
              <w:bidi w:val="0"/>
              <w:spacing w:line="240" w:lineRule="auto"/>
              <w:jc w:val="center"/>
              <w:rPr>
                <w:ins w:id="33" w:author="曹桂僮" w:date="2025-06-10T17:04:54Z"/>
                <w:rFonts w:hint="eastAsia"/>
              </w:rPr>
            </w:pPr>
            <w:ins w:id="34" w:author="曹桂僮" w:date="2025-06-10T17:04:54Z">
              <w:r>
                <w:rPr>
                  <w:rFonts w:hint="eastAsia"/>
                  <w:lang w:val="en-US" w:eastAsia="zh-CN"/>
                </w:rPr>
                <w:t>6020000000000000000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94B0B8E">
            <w:pPr>
              <w:pStyle w:val="36"/>
              <w:bidi w:val="0"/>
              <w:spacing w:line="240" w:lineRule="auto"/>
              <w:jc w:val="center"/>
              <w:rPr>
                <w:ins w:id="35" w:author="曹桂僮" w:date="2025-06-10T17:04:54Z"/>
                <w:rFonts w:hint="eastAsia"/>
              </w:rPr>
            </w:pPr>
            <w:ins w:id="36" w:author="曹桂僮" w:date="2025-06-10T17:04:54Z">
              <w:r>
                <w:rPr>
                  <w:rFonts w:hint="eastAsia"/>
                  <w:lang w:val="en-US" w:eastAsia="zh-CN"/>
                </w:rPr>
                <w:t>销售自行开发的房地产项目预收款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F8E4D0">
            <w:pPr>
              <w:pStyle w:val="36"/>
              <w:bidi w:val="0"/>
              <w:spacing w:line="240" w:lineRule="auto"/>
              <w:jc w:val="center"/>
              <w:rPr>
                <w:ins w:id="37" w:author="曹桂僮" w:date="2025-06-10T17:04:54Z"/>
                <w:rFonts w:hint="eastAsia"/>
              </w:rPr>
            </w:pPr>
            <w:ins w:id="38" w:author="曹桂僮" w:date="2025-06-10T17:04:54Z">
              <w:r>
                <w:rPr>
                  <w:rFonts w:hint="eastAsia"/>
                  <w:lang w:val="en-US" w:eastAsia="zh-CN"/>
                </w:rPr>
                <w:t>房地产预收款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BCE21D">
            <w:pPr>
              <w:pStyle w:val="36"/>
              <w:bidi w:val="0"/>
              <w:spacing w:line="240" w:lineRule="auto"/>
              <w:jc w:val="center"/>
              <w:rPr>
                <w:ins w:id="39" w:author="曹桂僮" w:date="2025-06-10T17:04:54Z"/>
                <w:rFonts w:hint="eastAsia"/>
              </w:rPr>
            </w:pPr>
            <w:ins w:id="40" w:author="曹桂僮" w:date="2025-06-10T17:04:54Z">
              <w:r>
                <w:rPr>
                  <w:rFonts w:hint="eastAsia"/>
                  <w:lang w:val="en-US" w:eastAsia="zh-CN"/>
                </w:rPr>
                <w:t>0%</w:t>
              </w:r>
            </w:ins>
          </w:p>
        </w:tc>
      </w:tr>
      <w:tr w14:paraId="52DA7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41"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DEA9CE">
            <w:pPr>
              <w:keepNext w:val="0"/>
              <w:keepLines w:val="0"/>
              <w:widowControl/>
              <w:suppressLineNumbers w:val="0"/>
              <w:spacing w:line="240" w:lineRule="auto"/>
              <w:ind w:left="0" w:leftChars="0" w:firstLine="0" w:firstLineChars="0"/>
              <w:jc w:val="center"/>
              <w:textAlignment w:val="bottom"/>
              <w:rPr>
                <w:ins w:id="42" w:author="曹桂僮" w:date="2025-06-10T17:04:54Z"/>
                <w:rFonts w:hint="eastAsia"/>
                <w:lang w:val="en-US" w:eastAsia="zh-CN"/>
              </w:rPr>
            </w:pPr>
            <w:ins w:id="43" w:author="曹桂僮" w:date="2025-06-10T17:04:54Z">
              <w:r>
                <w:rPr>
                  <w:rFonts w:hint="eastAsia" w:ascii="宋体" w:hAnsi="宋体" w:eastAsia="宋体" w:cs="宋体"/>
                  <w:i w:val="0"/>
                  <w:iCs w:val="0"/>
                  <w:color w:val="000000"/>
                  <w:kern w:val="0"/>
                  <w:sz w:val="22"/>
                  <w:szCs w:val="22"/>
                  <w:u w:val="none"/>
                  <w:lang w:val="en-US" w:eastAsia="zh-CN" w:bidi="ar"/>
                </w:rPr>
                <w:t>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F6F698">
            <w:pPr>
              <w:pStyle w:val="36"/>
              <w:bidi w:val="0"/>
              <w:spacing w:line="240" w:lineRule="auto"/>
              <w:jc w:val="center"/>
              <w:rPr>
                <w:ins w:id="44" w:author="曹桂僮" w:date="2025-06-10T17:04:54Z"/>
                <w:rFonts w:hint="eastAsia"/>
              </w:rPr>
            </w:pPr>
            <w:ins w:id="45" w:author="曹桂僮" w:date="2025-06-10T17:04:54Z">
              <w:r>
                <w:rPr>
                  <w:rFonts w:hint="eastAsia"/>
                  <w:lang w:val="en-US" w:eastAsia="zh-CN"/>
                </w:rPr>
                <w:t>6030000000000000000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ED19ADA">
            <w:pPr>
              <w:pStyle w:val="36"/>
              <w:bidi w:val="0"/>
              <w:spacing w:line="240" w:lineRule="auto"/>
              <w:jc w:val="center"/>
              <w:rPr>
                <w:ins w:id="46" w:author="曹桂僮" w:date="2025-06-10T17:04:54Z"/>
                <w:rFonts w:hint="eastAsia"/>
              </w:rPr>
            </w:pPr>
            <w:ins w:id="47" w:author="曹桂僮" w:date="2025-06-10T17:04:54Z">
              <w:r>
                <w:rPr>
                  <w:rFonts w:hint="eastAsia"/>
                  <w:lang w:val="en-US" w:eastAsia="zh-CN"/>
                </w:rPr>
                <w:t>已申报缴纳营业税未开票补开票</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CF460D">
            <w:pPr>
              <w:pStyle w:val="36"/>
              <w:bidi w:val="0"/>
              <w:spacing w:line="240" w:lineRule="auto"/>
              <w:jc w:val="center"/>
              <w:rPr>
                <w:ins w:id="48" w:author="曹桂僮" w:date="2025-06-10T17:04:54Z"/>
                <w:rFonts w:hint="eastAsia"/>
              </w:rPr>
            </w:pPr>
            <w:ins w:id="49" w:author="曹桂僮" w:date="2025-06-10T17:04:54Z">
              <w:r>
                <w:rPr>
                  <w:rFonts w:hint="eastAsia"/>
                  <w:lang w:val="en-US" w:eastAsia="zh-CN"/>
                </w:rPr>
                <w:t>补开营业税发票</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5EA7954">
            <w:pPr>
              <w:pStyle w:val="36"/>
              <w:bidi w:val="0"/>
              <w:spacing w:line="240" w:lineRule="auto"/>
              <w:jc w:val="center"/>
              <w:rPr>
                <w:ins w:id="50" w:author="曹桂僮" w:date="2025-06-10T17:04:54Z"/>
                <w:rFonts w:hint="eastAsia"/>
              </w:rPr>
            </w:pPr>
            <w:ins w:id="51" w:author="曹桂僮" w:date="2025-06-10T17:04:54Z">
              <w:r>
                <w:rPr>
                  <w:rFonts w:hint="eastAsia"/>
                  <w:lang w:val="en-US" w:eastAsia="zh-CN"/>
                </w:rPr>
                <w:t>0%</w:t>
              </w:r>
            </w:ins>
          </w:p>
        </w:tc>
      </w:tr>
      <w:tr w14:paraId="4A1D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52"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4D635B">
            <w:pPr>
              <w:keepNext w:val="0"/>
              <w:keepLines w:val="0"/>
              <w:widowControl/>
              <w:suppressLineNumbers w:val="0"/>
              <w:spacing w:line="240" w:lineRule="auto"/>
              <w:ind w:left="0" w:leftChars="0" w:firstLine="0" w:firstLineChars="0"/>
              <w:jc w:val="center"/>
              <w:textAlignment w:val="bottom"/>
              <w:rPr>
                <w:ins w:id="53" w:author="曹桂僮" w:date="2025-06-10T17:04:54Z"/>
                <w:rFonts w:hint="eastAsia"/>
                <w:lang w:val="en-US" w:eastAsia="zh-CN"/>
              </w:rPr>
            </w:pPr>
            <w:ins w:id="54" w:author="曹桂僮" w:date="2025-06-10T17:04:54Z">
              <w:r>
                <w:rPr>
                  <w:rFonts w:hint="eastAsia" w:ascii="宋体" w:hAnsi="宋体" w:eastAsia="宋体" w:cs="宋体"/>
                  <w:i w:val="0"/>
                  <w:iCs w:val="0"/>
                  <w:color w:val="000000"/>
                  <w:kern w:val="0"/>
                  <w:sz w:val="22"/>
                  <w:szCs w:val="22"/>
                  <w:u w:val="none"/>
                  <w:lang w:val="en-US" w:eastAsia="zh-CN" w:bidi="ar"/>
                </w:rPr>
                <w:t>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DA95A5">
            <w:pPr>
              <w:pStyle w:val="36"/>
              <w:bidi w:val="0"/>
              <w:spacing w:line="240" w:lineRule="auto"/>
              <w:jc w:val="center"/>
              <w:rPr>
                <w:ins w:id="55" w:author="曹桂僮" w:date="2025-06-10T17:04:54Z"/>
                <w:rFonts w:hint="eastAsia"/>
              </w:rPr>
            </w:pPr>
            <w:ins w:id="56" w:author="曹桂僮" w:date="2025-06-10T17:04:54Z">
              <w:r>
                <w:rPr>
                  <w:rFonts w:hint="eastAsia"/>
                  <w:lang w:val="en-US" w:eastAsia="zh-CN"/>
                </w:rPr>
                <w:t>6040000000000000000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9217AA">
            <w:pPr>
              <w:pStyle w:val="36"/>
              <w:bidi w:val="0"/>
              <w:spacing w:line="240" w:lineRule="auto"/>
              <w:jc w:val="center"/>
              <w:rPr>
                <w:ins w:id="57" w:author="曹桂僮" w:date="2025-06-10T17:04:54Z"/>
                <w:rFonts w:hint="eastAsia"/>
              </w:rPr>
            </w:pPr>
            <w:ins w:id="58" w:author="曹桂僮" w:date="2025-06-10T17:04:54Z">
              <w:r>
                <w:rPr>
                  <w:rFonts w:hint="eastAsia"/>
                  <w:lang w:val="en-US" w:eastAsia="zh-CN"/>
                </w:rPr>
                <w:t>代收印花税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CBD041">
            <w:pPr>
              <w:pStyle w:val="36"/>
              <w:bidi w:val="0"/>
              <w:spacing w:line="240" w:lineRule="auto"/>
              <w:jc w:val="center"/>
              <w:rPr>
                <w:ins w:id="59" w:author="曹桂僮" w:date="2025-06-10T17:04:54Z"/>
                <w:rFonts w:hint="eastAsia"/>
              </w:rPr>
            </w:pPr>
            <w:ins w:id="60" w:author="曹桂僮" w:date="2025-06-10T17:04:54Z">
              <w:r>
                <w:rPr>
                  <w:rFonts w:hint="eastAsia"/>
                  <w:lang w:val="en-US" w:eastAsia="zh-CN"/>
                </w:rPr>
                <w:t>代收印花税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67781">
            <w:pPr>
              <w:pStyle w:val="36"/>
              <w:bidi w:val="0"/>
              <w:spacing w:line="240" w:lineRule="auto"/>
              <w:jc w:val="center"/>
              <w:rPr>
                <w:ins w:id="61" w:author="曹桂僮" w:date="2025-06-10T17:04:54Z"/>
                <w:rFonts w:hint="eastAsia"/>
              </w:rPr>
            </w:pPr>
            <w:ins w:id="62" w:author="曹桂僮" w:date="2025-06-10T17:04:54Z">
              <w:r>
                <w:rPr>
                  <w:rFonts w:hint="eastAsia"/>
                  <w:lang w:val="en-US" w:eastAsia="zh-CN"/>
                </w:rPr>
                <w:t>0%</w:t>
              </w:r>
            </w:ins>
          </w:p>
        </w:tc>
      </w:tr>
      <w:tr w14:paraId="7A2007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63"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37B447">
            <w:pPr>
              <w:keepNext w:val="0"/>
              <w:keepLines w:val="0"/>
              <w:widowControl/>
              <w:suppressLineNumbers w:val="0"/>
              <w:spacing w:line="240" w:lineRule="auto"/>
              <w:ind w:left="0" w:leftChars="0" w:firstLine="0" w:firstLineChars="0"/>
              <w:jc w:val="center"/>
              <w:textAlignment w:val="bottom"/>
              <w:rPr>
                <w:ins w:id="64" w:author="曹桂僮" w:date="2025-06-10T17:04:54Z"/>
                <w:rFonts w:hint="eastAsia"/>
                <w:lang w:val="en-US" w:eastAsia="zh-CN"/>
              </w:rPr>
            </w:pPr>
            <w:ins w:id="65" w:author="曹桂僮" w:date="2025-06-10T17:04:54Z">
              <w:r>
                <w:rPr>
                  <w:rFonts w:hint="eastAsia" w:ascii="宋体" w:hAnsi="宋体" w:eastAsia="宋体" w:cs="宋体"/>
                  <w:i w:val="0"/>
                  <w:iCs w:val="0"/>
                  <w:color w:val="000000"/>
                  <w:kern w:val="0"/>
                  <w:sz w:val="22"/>
                  <w:szCs w:val="22"/>
                  <w:u w:val="none"/>
                  <w:lang w:val="en-US" w:eastAsia="zh-CN" w:bidi="ar"/>
                </w:rPr>
                <w:t>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EE4DA8">
            <w:pPr>
              <w:pStyle w:val="36"/>
              <w:bidi w:val="0"/>
              <w:spacing w:line="240" w:lineRule="auto"/>
              <w:jc w:val="center"/>
              <w:rPr>
                <w:ins w:id="66" w:author="曹桂僮" w:date="2025-06-10T17:04:54Z"/>
                <w:rFonts w:hint="eastAsia"/>
              </w:rPr>
            </w:pPr>
            <w:ins w:id="67" w:author="曹桂僮" w:date="2025-06-10T17:04:54Z">
              <w:r>
                <w:rPr>
                  <w:rFonts w:hint="eastAsia"/>
                  <w:lang w:val="en-US" w:eastAsia="zh-CN"/>
                </w:rPr>
                <w:t>6050000000000000000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C3EA84">
            <w:pPr>
              <w:pStyle w:val="36"/>
              <w:bidi w:val="0"/>
              <w:spacing w:line="240" w:lineRule="auto"/>
              <w:jc w:val="center"/>
              <w:rPr>
                <w:ins w:id="68" w:author="曹桂僮" w:date="2025-06-10T17:04:54Z"/>
                <w:rFonts w:hint="eastAsia"/>
              </w:rPr>
            </w:pPr>
            <w:ins w:id="69" w:author="曹桂僮" w:date="2025-06-10T17:04:54Z">
              <w:r>
                <w:rPr>
                  <w:rFonts w:hint="eastAsia"/>
                  <w:lang w:val="en-US" w:eastAsia="zh-CN"/>
                </w:rPr>
                <w:t>代收车船使用税</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73669D4">
            <w:pPr>
              <w:pStyle w:val="36"/>
              <w:bidi w:val="0"/>
              <w:spacing w:line="240" w:lineRule="auto"/>
              <w:jc w:val="center"/>
              <w:rPr>
                <w:ins w:id="70" w:author="曹桂僮" w:date="2025-06-10T17:04:54Z"/>
                <w:rFonts w:hint="eastAsia"/>
              </w:rPr>
            </w:pPr>
            <w:ins w:id="71" w:author="曹桂僮" w:date="2025-06-10T17:04:54Z">
              <w:r>
                <w:rPr>
                  <w:rFonts w:hint="eastAsia"/>
                  <w:lang w:val="en-US" w:eastAsia="zh-CN"/>
                </w:rPr>
                <w:t>代收车船使用税</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AFD9F9">
            <w:pPr>
              <w:pStyle w:val="36"/>
              <w:bidi w:val="0"/>
              <w:spacing w:line="240" w:lineRule="auto"/>
              <w:jc w:val="center"/>
              <w:rPr>
                <w:ins w:id="72" w:author="曹桂僮" w:date="2025-06-10T17:04:54Z"/>
                <w:rFonts w:hint="eastAsia"/>
              </w:rPr>
            </w:pPr>
            <w:ins w:id="73" w:author="曹桂僮" w:date="2025-06-10T17:04:54Z">
              <w:r>
                <w:rPr>
                  <w:rFonts w:hint="eastAsia"/>
                  <w:lang w:val="en-US" w:eastAsia="zh-CN"/>
                </w:rPr>
                <w:t>0%</w:t>
              </w:r>
            </w:ins>
          </w:p>
        </w:tc>
      </w:tr>
      <w:tr w14:paraId="46BB82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6" w:hRule="atLeast"/>
          <w:jc w:val="center"/>
          <w:ins w:id="74"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ED0389">
            <w:pPr>
              <w:keepNext w:val="0"/>
              <w:keepLines w:val="0"/>
              <w:widowControl/>
              <w:suppressLineNumbers w:val="0"/>
              <w:spacing w:line="240" w:lineRule="auto"/>
              <w:ind w:left="0" w:leftChars="0" w:firstLine="0" w:firstLineChars="0"/>
              <w:jc w:val="center"/>
              <w:textAlignment w:val="bottom"/>
              <w:rPr>
                <w:ins w:id="75" w:author="曹桂僮" w:date="2025-06-10T17:04:54Z"/>
                <w:rFonts w:hint="eastAsia"/>
                <w:lang w:val="en-US" w:eastAsia="zh-CN"/>
              </w:rPr>
            </w:pPr>
            <w:ins w:id="76" w:author="曹桂僮" w:date="2025-06-10T17:04:54Z">
              <w:r>
                <w:rPr>
                  <w:rFonts w:hint="eastAsia" w:ascii="宋体" w:hAnsi="宋体" w:eastAsia="宋体" w:cs="宋体"/>
                  <w:i w:val="0"/>
                  <w:iCs w:val="0"/>
                  <w:color w:val="000000"/>
                  <w:kern w:val="0"/>
                  <w:sz w:val="22"/>
                  <w:szCs w:val="22"/>
                  <w:u w:val="none"/>
                  <w:lang w:val="en-US" w:eastAsia="zh-CN" w:bidi="ar"/>
                </w:rPr>
                <w:t>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F3714">
            <w:pPr>
              <w:pStyle w:val="36"/>
              <w:bidi w:val="0"/>
              <w:spacing w:line="240" w:lineRule="auto"/>
              <w:jc w:val="center"/>
              <w:rPr>
                <w:ins w:id="77" w:author="曹桂僮" w:date="2025-06-10T17:04:54Z"/>
                <w:rFonts w:hint="eastAsia"/>
              </w:rPr>
            </w:pPr>
            <w:ins w:id="78" w:author="曹桂僮" w:date="2025-06-10T17:04:54Z">
              <w:r>
                <w:rPr>
                  <w:rFonts w:hint="eastAsia"/>
                  <w:lang w:val="en-US" w:eastAsia="zh-CN"/>
                </w:rPr>
                <w:t>6060000000000000000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1DC72">
            <w:pPr>
              <w:pStyle w:val="36"/>
              <w:bidi w:val="0"/>
              <w:spacing w:line="240" w:lineRule="auto"/>
              <w:jc w:val="center"/>
              <w:rPr>
                <w:ins w:id="79" w:author="曹桂僮" w:date="2025-06-10T17:04:54Z"/>
                <w:rFonts w:hint="eastAsia"/>
              </w:rPr>
            </w:pPr>
            <w:ins w:id="80" w:author="曹桂僮" w:date="2025-06-10T17:04:54Z">
              <w:r>
                <w:rPr>
                  <w:rFonts w:hint="eastAsia"/>
                  <w:lang w:val="en-US" w:eastAsia="zh-CN"/>
                </w:rPr>
                <w:t>融资性售后回租承租方出售资产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0B57C52">
            <w:pPr>
              <w:pStyle w:val="36"/>
              <w:bidi w:val="0"/>
              <w:spacing w:line="240" w:lineRule="auto"/>
              <w:jc w:val="center"/>
              <w:rPr>
                <w:ins w:id="81" w:author="曹桂僮" w:date="2025-06-10T17:04:54Z"/>
                <w:rFonts w:hint="eastAsia"/>
              </w:rPr>
            </w:pPr>
            <w:ins w:id="82" w:author="曹桂僮" w:date="2025-06-10T17:04:54Z">
              <w:r>
                <w:rPr>
                  <w:rFonts w:hint="eastAsia"/>
                  <w:lang w:val="en-US" w:eastAsia="zh-CN"/>
                </w:rPr>
                <w:t>融资性售后回租承租方出售资产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6D2BC8">
            <w:pPr>
              <w:pStyle w:val="36"/>
              <w:bidi w:val="0"/>
              <w:spacing w:line="240" w:lineRule="auto"/>
              <w:jc w:val="center"/>
              <w:rPr>
                <w:ins w:id="83" w:author="曹桂僮" w:date="2025-06-10T17:04:54Z"/>
                <w:rFonts w:hint="eastAsia"/>
              </w:rPr>
            </w:pPr>
            <w:ins w:id="84" w:author="曹桂僮" w:date="2025-06-10T17:04:54Z">
              <w:r>
                <w:rPr>
                  <w:rFonts w:hint="eastAsia"/>
                  <w:lang w:val="en-US" w:eastAsia="zh-CN"/>
                </w:rPr>
                <w:t>0%</w:t>
              </w:r>
            </w:ins>
          </w:p>
        </w:tc>
      </w:tr>
      <w:tr w14:paraId="34EE7C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85"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81BD1A">
            <w:pPr>
              <w:keepNext w:val="0"/>
              <w:keepLines w:val="0"/>
              <w:widowControl/>
              <w:suppressLineNumbers w:val="0"/>
              <w:spacing w:line="240" w:lineRule="auto"/>
              <w:ind w:left="0" w:leftChars="0" w:firstLine="0" w:firstLineChars="0"/>
              <w:jc w:val="center"/>
              <w:textAlignment w:val="bottom"/>
              <w:rPr>
                <w:ins w:id="86" w:author="曹桂僮" w:date="2025-06-10T17:04:54Z"/>
                <w:rFonts w:hint="eastAsia"/>
                <w:lang w:val="en-US" w:eastAsia="zh-CN"/>
              </w:rPr>
            </w:pPr>
            <w:ins w:id="87" w:author="曹桂僮" w:date="2025-06-10T17:04:54Z">
              <w:r>
                <w:rPr>
                  <w:rFonts w:hint="eastAsia" w:ascii="宋体" w:hAnsi="宋体" w:eastAsia="宋体" w:cs="宋体"/>
                  <w:i w:val="0"/>
                  <w:iCs w:val="0"/>
                  <w:color w:val="000000"/>
                  <w:kern w:val="0"/>
                  <w:sz w:val="22"/>
                  <w:szCs w:val="22"/>
                  <w:u w:val="none"/>
                  <w:lang w:val="en-US" w:eastAsia="zh-CN" w:bidi="ar"/>
                </w:rPr>
                <w:t>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C9C9442">
            <w:pPr>
              <w:pStyle w:val="36"/>
              <w:bidi w:val="0"/>
              <w:spacing w:line="240" w:lineRule="auto"/>
              <w:jc w:val="center"/>
              <w:rPr>
                <w:ins w:id="88" w:author="曹桂僮" w:date="2025-06-10T17:04:54Z"/>
                <w:rFonts w:hint="eastAsia"/>
              </w:rPr>
            </w:pPr>
            <w:ins w:id="89" w:author="曹桂僮" w:date="2025-06-10T17:04:54Z">
              <w:r>
                <w:rPr>
                  <w:rFonts w:hint="eastAsia"/>
                  <w:lang w:val="en-US" w:eastAsia="zh-CN"/>
                </w:rPr>
                <w:t>6070000000000000000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E2CC53">
            <w:pPr>
              <w:pStyle w:val="36"/>
              <w:bidi w:val="0"/>
              <w:spacing w:line="240" w:lineRule="auto"/>
              <w:jc w:val="center"/>
              <w:rPr>
                <w:ins w:id="90" w:author="曹桂僮" w:date="2025-06-10T17:04:54Z"/>
                <w:rFonts w:hint="eastAsia"/>
              </w:rPr>
            </w:pPr>
            <w:ins w:id="91" w:author="曹桂僮" w:date="2025-06-10T17:04:54Z">
              <w:r>
                <w:rPr>
                  <w:rFonts w:hint="eastAsia"/>
                  <w:lang w:val="en-US" w:eastAsia="zh-CN"/>
                </w:rPr>
                <w:t>资产重组涉及的不动产</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8634B81">
            <w:pPr>
              <w:pStyle w:val="36"/>
              <w:bidi w:val="0"/>
              <w:spacing w:line="240" w:lineRule="auto"/>
              <w:jc w:val="center"/>
              <w:rPr>
                <w:ins w:id="92" w:author="曹桂僮" w:date="2025-06-10T17:04:54Z"/>
                <w:rFonts w:hint="eastAsia"/>
              </w:rPr>
            </w:pPr>
            <w:ins w:id="93" w:author="曹桂僮" w:date="2025-06-10T17:04:54Z">
              <w:r>
                <w:rPr>
                  <w:rFonts w:hint="eastAsia"/>
                  <w:lang w:val="en-US" w:eastAsia="zh-CN"/>
                </w:rPr>
                <w:t>资产重组涉及的不动产</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83965C">
            <w:pPr>
              <w:pStyle w:val="36"/>
              <w:bidi w:val="0"/>
              <w:spacing w:line="240" w:lineRule="auto"/>
              <w:jc w:val="center"/>
              <w:rPr>
                <w:ins w:id="94" w:author="曹桂僮" w:date="2025-06-10T17:04:54Z"/>
                <w:rFonts w:hint="eastAsia"/>
              </w:rPr>
            </w:pPr>
            <w:ins w:id="95" w:author="曹桂僮" w:date="2025-06-10T17:04:54Z">
              <w:r>
                <w:rPr>
                  <w:rFonts w:hint="eastAsia"/>
                  <w:lang w:val="en-US" w:eastAsia="zh-CN"/>
                </w:rPr>
                <w:t>0%</w:t>
              </w:r>
            </w:ins>
          </w:p>
        </w:tc>
      </w:tr>
      <w:tr w14:paraId="12CE96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96"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585D6CD">
            <w:pPr>
              <w:keepNext w:val="0"/>
              <w:keepLines w:val="0"/>
              <w:widowControl/>
              <w:suppressLineNumbers w:val="0"/>
              <w:spacing w:line="240" w:lineRule="auto"/>
              <w:ind w:left="0" w:leftChars="0" w:firstLine="0" w:firstLineChars="0"/>
              <w:jc w:val="center"/>
              <w:textAlignment w:val="bottom"/>
              <w:rPr>
                <w:ins w:id="97" w:author="曹桂僮" w:date="2025-06-10T17:04:54Z"/>
                <w:rFonts w:hint="eastAsia"/>
                <w:lang w:val="en-US" w:eastAsia="zh-CN"/>
              </w:rPr>
            </w:pPr>
            <w:ins w:id="98" w:author="曹桂僮" w:date="2025-06-10T17:04:54Z">
              <w:r>
                <w:rPr>
                  <w:rFonts w:hint="eastAsia" w:ascii="宋体" w:hAnsi="宋体" w:eastAsia="宋体" w:cs="宋体"/>
                  <w:i w:val="0"/>
                  <w:iCs w:val="0"/>
                  <w:color w:val="000000"/>
                  <w:kern w:val="0"/>
                  <w:sz w:val="22"/>
                  <w:szCs w:val="22"/>
                  <w:u w:val="none"/>
                  <w:lang w:val="en-US" w:eastAsia="zh-CN" w:bidi="ar"/>
                </w:rPr>
                <w:t>7</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661DC3">
            <w:pPr>
              <w:pStyle w:val="36"/>
              <w:bidi w:val="0"/>
              <w:spacing w:line="240" w:lineRule="auto"/>
              <w:jc w:val="center"/>
              <w:rPr>
                <w:ins w:id="99" w:author="曹桂僮" w:date="2025-06-10T17:04:54Z"/>
                <w:rFonts w:hint="eastAsia"/>
              </w:rPr>
            </w:pPr>
            <w:ins w:id="100" w:author="曹桂僮" w:date="2025-06-10T17:04:54Z">
              <w:r>
                <w:rPr>
                  <w:rFonts w:hint="eastAsia"/>
                  <w:lang w:val="en-US" w:eastAsia="zh-CN"/>
                </w:rPr>
                <w:t>6080000000000000000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4104EFC">
            <w:pPr>
              <w:pStyle w:val="36"/>
              <w:bidi w:val="0"/>
              <w:spacing w:line="240" w:lineRule="auto"/>
              <w:jc w:val="center"/>
              <w:rPr>
                <w:ins w:id="101" w:author="曹桂僮" w:date="2025-06-10T17:04:54Z"/>
                <w:rFonts w:hint="eastAsia"/>
              </w:rPr>
            </w:pPr>
            <w:ins w:id="102" w:author="曹桂僮" w:date="2025-06-10T17:04:54Z">
              <w:r>
                <w:rPr>
                  <w:rFonts w:hint="eastAsia"/>
                  <w:lang w:val="en-US" w:eastAsia="zh-CN"/>
                </w:rPr>
                <w:t>资产重组涉及的土地使用权</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9FD273">
            <w:pPr>
              <w:pStyle w:val="36"/>
              <w:bidi w:val="0"/>
              <w:spacing w:line="240" w:lineRule="auto"/>
              <w:jc w:val="center"/>
              <w:rPr>
                <w:ins w:id="103" w:author="曹桂僮" w:date="2025-06-10T17:04:54Z"/>
                <w:rFonts w:hint="eastAsia"/>
              </w:rPr>
            </w:pPr>
            <w:ins w:id="104" w:author="曹桂僮" w:date="2025-06-10T17:04:54Z">
              <w:r>
                <w:rPr>
                  <w:rFonts w:hint="eastAsia"/>
                  <w:lang w:val="en-US" w:eastAsia="zh-CN"/>
                </w:rPr>
                <w:t>资产重组涉及的土地使用权</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18F76">
            <w:pPr>
              <w:pStyle w:val="36"/>
              <w:bidi w:val="0"/>
              <w:spacing w:line="240" w:lineRule="auto"/>
              <w:jc w:val="center"/>
              <w:rPr>
                <w:ins w:id="105" w:author="曹桂僮" w:date="2025-06-10T17:04:54Z"/>
                <w:rFonts w:hint="eastAsia"/>
              </w:rPr>
            </w:pPr>
            <w:ins w:id="106" w:author="曹桂僮" w:date="2025-06-10T17:04:54Z">
              <w:r>
                <w:rPr>
                  <w:rFonts w:hint="eastAsia"/>
                  <w:lang w:val="en-US" w:eastAsia="zh-CN"/>
                </w:rPr>
                <w:t>0%</w:t>
              </w:r>
            </w:ins>
          </w:p>
        </w:tc>
      </w:tr>
      <w:tr w14:paraId="5486BB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07"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F8705C">
            <w:pPr>
              <w:keepNext w:val="0"/>
              <w:keepLines w:val="0"/>
              <w:widowControl/>
              <w:suppressLineNumbers w:val="0"/>
              <w:spacing w:line="240" w:lineRule="auto"/>
              <w:ind w:left="0" w:leftChars="0" w:firstLine="0" w:firstLineChars="0"/>
              <w:jc w:val="center"/>
              <w:textAlignment w:val="bottom"/>
              <w:rPr>
                <w:ins w:id="108" w:author="曹桂僮" w:date="2025-06-10T17:04:54Z"/>
                <w:rFonts w:hint="eastAsia"/>
                <w:lang w:val="en-US" w:eastAsia="zh-CN"/>
              </w:rPr>
            </w:pPr>
            <w:ins w:id="109" w:author="曹桂僮" w:date="2025-06-10T17:04:54Z">
              <w:r>
                <w:rPr>
                  <w:rFonts w:hint="eastAsia" w:ascii="宋体" w:hAnsi="宋体" w:eastAsia="宋体" w:cs="宋体"/>
                  <w:i w:val="0"/>
                  <w:iCs w:val="0"/>
                  <w:color w:val="000000"/>
                  <w:kern w:val="0"/>
                  <w:sz w:val="22"/>
                  <w:szCs w:val="22"/>
                  <w:u w:val="none"/>
                  <w:lang w:val="en-US" w:eastAsia="zh-CN" w:bidi="ar"/>
                </w:rPr>
                <w:t>8</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A6C347">
            <w:pPr>
              <w:pStyle w:val="36"/>
              <w:bidi w:val="0"/>
              <w:spacing w:line="240" w:lineRule="auto"/>
              <w:jc w:val="center"/>
              <w:rPr>
                <w:ins w:id="110" w:author="曹桂僮" w:date="2025-06-10T17:04:54Z"/>
                <w:rFonts w:hint="eastAsia"/>
              </w:rPr>
            </w:pPr>
            <w:ins w:id="111" w:author="曹桂僮" w:date="2025-06-10T17:04:54Z">
              <w:r>
                <w:rPr>
                  <w:rFonts w:hint="eastAsia"/>
                  <w:lang w:val="en-US" w:eastAsia="zh-CN"/>
                </w:rPr>
                <w:t>6090000000000000000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02887">
            <w:pPr>
              <w:pStyle w:val="36"/>
              <w:bidi w:val="0"/>
              <w:spacing w:line="240" w:lineRule="auto"/>
              <w:jc w:val="center"/>
              <w:rPr>
                <w:ins w:id="112" w:author="曹桂僮" w:date="2025-06-10T17:04:54Z"/>
                <w:rFonts w:hint="eastAsia"/>
              </w:rPr>
            </w:pPr>
            <w:ins w:id="113" w:author="曹桂僮" w:date="2025-06-10T17:04:54Z">
              <w:r>
                <w:rPr>
                  <w:rFonts w:hint="eastAsia"/>
                  <w:lang w:val="en-US" w:eastAsia="zh-CN"/>
                </w:rPr>
                <w:t>代理进口免税货物货款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C6C7F4">
            <w:pPr>
              <w:pStyle w:val="36"/>
              <w:bidi w:val="0"/>
              <w:spacing w:line="240" w:lineRule="auto"/>
              <w:jc w:val="center"/>
              <w:rPr>
                <w:ins w:id="114" w:author="曹桂僮" w:date="2025-06-10T17:04:54Z"/>
                <w:rFonts w:hint="eastAsia"/>
              </w:rPr>
            </w:pPr>
            <w:ins w:id="115" w:author="曹桂僮" w:date="2025-06-10T17:04:54Z">
              <w:r>
                <w:rPr>
                  <w:rFonts w:hint="eastAsia"/>
                  <w:lang w:val="en-US" w:eastAsia="zh-CN"/>
                </w:rPr>
                <w:t>代理进口免税货物货款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D94B242">
            <w:pPr>
              <w:pStyle w:val="36"/>
              <w:bidi w:val="0"/>
              <w:spacing w:line="240" w:lineRule="auto"/>
              <w:jc w:val="center"/>
              <w:rPr>
                <w:ins w:id="116" w:author="曹桂僮" w:date="2025-06-10T17:04:54Z"/>
                <w:rFonts w:hint="eastAsia"/>
              </w:rPr>
            </w:pPr>
            <w:ins w:id="117" w:author="曹桂僮" w:date="2025-06-10T17:04:54Z">
              <w:r>
                <w:rPr>
                  <w:rFonts w:hint="eastAsia"/>
                  <w:lang w:val="en-US" w:eastAsia="zh-CN"/>
                </w:rPr>
                <w:t>0%</w:t>
              </w:r>
            </w:ins>
          </w:p>
        </w:tc>
      </w:tr>
      <w:tr w14:paraId="451E9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790" w:hRule="atLeast"/>
          <w:jc w:val="center"/>
          <w:ins w:id="118"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C25C9A">
            <w:pPr>
              <w:keepNext w:val="0"/>
              <w:keepLines w:val="0"/>
              <w:widowControl/>
              <w:suppressLineNumbers w:val="0"/>
              <w:spacing w:line="240" w:lineRule="auto"/>
              <w:ind w:left="0" w:leftChars="0" w:firstLine="0" w:firstLineChars="0"/>
              <w:jc w:val="center"/>
              <w:textAlignment w:val="bottom"/>
              <w:rPr>
                <w:ins w:id="119" w:author="曹桂僮" w:date="2025-06-10T17:04:54Z"/>
                <w:rFonts w:hint="eastAsia"/>
                <w:lang w:val="en-US" w:eastAsia="zh-CN"/>
              </w:rPr>
            </w:pPr>
            <w:ins w:id="120" w:author="曹桂僮" w:date="2025-06-10T17:04:54Z">
              <w:r>
                <w:rPr>
                  <w:rFonts w:hint="eastAsia" w:ascii="宋体" w:hAnsi="宋体" w:eastAsia="宋体" w:cs="宋体"/>
                  <w:i w:val="0"/>
                  <w:iCs w:val="0"/>
                  <w:color w:val="000000"/>
                  <w:kern w:val="0"/>
                  <w:sz w:val="22"/>
                  <w:szCs w:val="22"/>
                  <w:u w:val="none"/>
                  <w:lang w:val="en-US" w:eastAsia="zh-CN" w:bidi="ar"/>
                </w:rPr>
                <w:t>9</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F76AC9">
            <w:pPr>
              <w:pStyle w:val="36"/>
              <w:bidi w:val="0"/>
              <w:spacing w:line="240" w:lineRule="auto"/>
              <w:jc w:val="center"/>
              <w:rPr>
                <w:ins w:id="121" w:author="曹桂僮" w:date="2025-06-10T17:04:54Z"/>
                <w:rFonts w:hint="eastAsia"/>
              </w:rPr>
            </w:pPr>
            <w:ins w:id="122" w:author="曹桂僮" w:date="2025-06-10T17:04:54Z">
              <w:r>
                <w:rPr>
                  <w:rFonts w:hint="eastAsia"/>
                  <w:lang w:val="en-US" w:eastAsia="zh-CN"/>
                </w:rPr>
                <w:t>6100000000000000000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95F6BB">
            <w:pPr>
              <w:pStyle w:val="36"/>
              <w:bidi w:val="0"/>
              <w:spacing w:line="240" w:lineRule="auto"/>
              <w:jc w:val="center"/>
              <w:rPr>
                <w:ins w:id="123" w:author="曹桂僮" w:date="2025-06-10T17:04:54Z"/>
                <w:rFonts w:hint="eastAsia"/>
              </w:rPr>
            </w:pPr>
            <w:ins w:id="124" w:author="曹桂僮" w:date="2025-06-10T17:04:54Z">
              <w:r>
                <w:rPr>
                  <w:rFonts w:hint="eastAsia"/>
                  <w:lang w:val="en-US" w:eastAsia="zh-CN"/>
                </w:rPr>
                <w:t>有奖发票奖金支付</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717940">
            <w:pPr>
              <w:pStyle w:val="36"/>
              <w:bidi w:val="0"/>
              <w:spacing w:line="240" w:lineRule="auto"/>
              <w:jc w:val="center"/>
              <w:rPr>
                <w:ins w:id="125" w:author="曹桂僮" w:date="2025-06-10T17:04:54Z"/>
                <w:rFonts w:hint="eastAsia"/>
              </w:rPr>
            </w:pPr>
            <w:ins w:id="126" w:author="曹桂僮" w:date="2025-06-10T17:04:54Z">
              <w:r>
                <w:rPr>
                  <w:rFonts w:hint="eastAsia"/>
                  <w:lang w:val="en-US" w:eastAsia="zh-CN"/>
                </w:rPr>
                <w:t>有奖发票奖金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E9B0B5">
            <w:pPr>
              <w:pStyle w:val="36"/>
              <w:bidi w:val="0"/>
              <w:spacing w:line="240" w:lineRule="auto"/>
              <w:jc w:val="center"/>
              <w:rPr>
                <w:ins w:id="127" w:author="曹桂僮" w:date="2025-06-10T17:04:54Z"/>
                <w:rFonts w:hint="eastAsia"/>
              </w:rPr>
            </w:pPr>
            <w:ins w:id="128" w:author="曹桂僮" w:date="2025-06-10T17:04:54Z">
              <w:r>
                <w:rPr>
                  <w:rFonts w:hint="eastAsia"/>
                  <w:lang w:val="en-US" w:eastAsia="zh-CN"/>
                </w:rPr>
                <w:t>0%</w:t>
              </w:r>
            </w:ins>
          </w:p>
        </w:tc>
      </w:tr>
      <w:tr w14:paraId="6CA3E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29"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CED898">
            <w:pPr>
              <w:keepNext w:val="0"/>
              <w:keepLines w:val="0"/>
              <w:widowControl/>
              <w:suppressLineNumbers w:val="0"/>
              <w:spacing w:line="240" w:lineRule="auto"/>
              <w:ind w:left="0" w:leftChars="0" w:firstLine="0" w:firstLineChars="0"/>
              <w:jc w:val="center"/>
              <w:textAlignment w:val="bottom"/>
              <w:rPr>
                <w:ins w:id="130" w:author="曹桂僮" w:date="2025-06-10T17:04:54Z"/>
                <w:rFonts w:hint="eastAsia"/>
                <w:lang w:val="en-US" w:eastAsia="zh-CN"/>
              </w:rPr>
            </w:pPr>
            <w:ins w:id="131" w:author="曹桂僮" w:date="2025-06-10T17:04:54Z">
              <w:r>
                <w:rPr>
                  <w:rFonts w:hint="eastAsia" w:ascii="宋体" w:hAnsi="宋体" w:eastAsia="宋体" w:cs="宋体"/>
                  <w:i w:val="0"/>
                  <w:iCs w:val="0"/>
                  <w:color w:val="000000"/>
                  <w:kern w:val="0"/>
                  <w:sz w:val="22"/>
                  <w:szCs w:val="22"/>
                  <w:u w:val="none"/>
                  <w:lang w:val="en-US" w:eastAsia="zh-CN" w:bidi="ar"/>
                </w:rPr>
                <w:t>10</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234616">
            <w:pPr>
              <w:pStyle w:val="36"/>
              <w:bidi w:val="0"/>
              <w:spacing w:line="240" w:lineRule="auto"/>
              <w:jc w:val="center"/>
              <w:rPr>
                <w:ins w:id="132" w:author="曹桂僮" w:date="2025-06-10T17:04:54Z"/>
                <w:rFonts w:hint="eastAsia"/>
              </w:rPr>
            </w:pPr>
            <w:ins w:id="133" w:author="曹桂僮" w:date="2025-06-10T17:04:54Z">
              <w:r>
                <w:rPr>
                  <w:rFonts w:hint="eastAsia"/>
                  <w:lang w:val="en-US" w:eastAsia="zh-CN"/>
                </w:rPr>
                <w:t>6110000000000000000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323431">
            <w:pPr>
              <w:pStyle w:val="36"/>
              <w:bidi w:val="0"/>
              <w:spacing w:line="240" w:lineRule="auto"/>
              <w:jc w:val="center"/>
              <w:rPr>
                <w:ins w:id="134" w:author="曹桂僮" w:date="2025-06-10T17:04:54Z"/>
                <w:rFonts w:hint="eastAsia"/>
              </w:rPr>
            </w:pPr>
            <w:ins w:id="135" w:author="曹桂僮" w:date="2025-06-10T17:04:54Z">
              <w:r>
                <w:rPr>
                  <w:rFonts w:hint="eastAsia"/>
                  <w:lang w:val="en-US" w:eastAsia="zh-CN"/>
                </w:rPr>
                <w:t>不征增值税自来水</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BD4D7C">
            <w:pPr>
              <w:pStyle w:val="36"/>
              <w:bidi w:val="0"/>
              <w:spacing w:line="240" w:lineRule="auto"/>
              <w:jc w:val="center"/>
              <w:rPr>
                <w:ins w:id="136" w:author="曹桂僮" w:date="2025-06-10T17:04:54Z"/>
                <w:rFonts w:hint="eastAsia"/>
              </w:rPr>
            </w:pPr>
            <w:ins w:id="137" w:author="曹桂僮" w:date="2025-06-10T17:04:54Z">
              <w:r>
                <w:rPr>
                  <w:rFonts w:hint="eastAsia"/>
                  <w:lang w:val="en-US" w:eastAsia="zh-CN"/>
                </w:rPr>
                <w:t>不征增值税自来水</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BE698F">
            <w:pPr>
              <w:pStyle w:val="36"/>
              <w:bidi w:val="0"/>
              <w:spacing w:line="240" w:lineRule="auto"/>
              <w:jc w:val="center"/>
              <w:rPr>
                <w:ins w:id="138" w:author="曹桂僮" w:date="2025-06-10T17:04:54Z"/>
                <w:rFonts w:hint="eastAsia"/>
              </w:rPr>
            </w:pPr>
            <w:ins w:id="139" w:author="曹桂僮" w:date="2025-06-10T17:04:54Z">
              <w:r>
                <w:rPr>
                  <w:rFonts w:hint="eastAsia"/>
                  <w:lang w:val="en-US" w:eastAsia="zh-CN"/>
                </w:rPr>
                <w:t>0%</w:t>
              </w:r>
            </w:ins>
          </w:p>
        </w:tc>
      </w:tr>
      <w:tr w14:paraId="64579E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40"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75E997D">
            <w:pPr>
              <w:keepNext w:val="0"/>
              <w:keepLines w:val="0"/>
              <w:widowControl/>
              <w:suppressLineNumbers w:val="0"/>
              <w:spacing w:line="240" w:lineRule="auto"/>
              <w:ind w:left="0" w:leftChars="0" w:firstLine="0" w:firstLineChars="0"/>
              <w:jc w:val="center"/>
              <w:textAlignment w:val="bottom"/>
              <w:rPr>
                <w:ins w:id="141" w:author="曹桂僮" w:date="2025-06-10T17:04:54Z"/>
                <w:rFonts w:hint="eastAsia"/>
                <w:lang w:val="en-US" w:eastAsia="zh-CN"/>
              </w:rPr>
            </w:pPr>
            <w:ins w:id="142" w:author="曹桂僮" w:date="2025-06-10T17:04:54Z">
              <w:r>
                <w:rPr>
                  <w:rFonts w:hint="eastAsia" w:ascii="宋体" w:hAnsi="宋体" w:eastAsia="宋体" w:cs="宋体"/>
                  <w:i w:val="0"/>
                  <w:iCs w:val="0"/>
                  <w:color w:val="000000"/>
                  <w:kern w:val="0"/>
                  <w:sz w:val="22"/>
                  <w:szCs w:val="22"/>
                  <w:u w:val="none"/>
                  <w:lang w:val="en-US" w:eastAsia="zh-CN" w:bidi="ar"/>
                </w:rPr>
                <w:t>11</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2EFA1B">
            <w:pPr>
              <w:pStyle w:val="36"/>
              <w:bidi w:val="0"/>
              <w:spacing w:line="240" w:lineRule="auto"/>
              <w:jc w:val="center"/>
              <w:rPr>
                <w:ins w:id="143" w:author="曹桂僮" w:date="2025-06-10T17:04:54Z"/>
                <w:rFonts w:hint="eastAsia"/>
              </w:rPr>
            </w:pPr>
            <w:ins w:id="144" w:author="曹桂僮" w:date="2025-06-10T17:04:54Z">
              <w:r>
                <w:rPr>
                  <w:rFonts w:hint="eastAsia"/>
                  <w:lang w:val="en-US" w:eastAsia="zh-CN"/>
                </w:rPr>
                <w:t>6120000000000000000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E0513D">
            <w:pPr>
              <w:pStyle w:val="36"/>
              <w:bidi w:val="0"/>
              <w:spacing w:line="240" w:lineRule="auto"/>
              <w:jc w:val="center"/>
              <w:rPr>
                <w:ins w:id="145" w:author="曹桂僮" w:date="2025-06-10T17:04:54Z"/>
                <w:rFonts w:hint="eastAsia"/>
              </w:rPr>
            </w:pPr>
            <w:ins w:id="146" w:author="曹桂僮" w:date="2025-06-10T17:04:54Z">
              <w:r>
                <w:rPr>
                  <w:rFonts w:hint="eastAsia"/>
                  <w:lang w:val="en-US" w:eastAsia="zh-CN"/>
                </w:rPr>
                <w:t>建筑服务预收款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4D3FC2">
            <w:pPr>
              <w:pStyle w:val="36"/>
              <w:bidi w:val="0"/>
              <w:spacing w:line="240" w:lineRule="auto"/>
              <w:jc w:val="center"/>
              <w:rPr>
                <w:ins w:id="147" w:author="曹桂僮" w:date="2025-06-10T17:04:54Z"/>
                <w:rFonts w:hint="eastAsia"/>
              </w:rPr>
            </w:pPr>
            <w:ins w:id="148" w:author="曹桂僮" w:date="2025-06-10T17:04:54Z">
              <w:r>
                <w:rPr>
                  <w:rFonts w:hint="eastAsia"/>
                  <w:lang w:val="en-US" w:eastAsia="zh-CN"/>
                </w:rPr>
                <w:t>建筑服务预收款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118C4E">
            <w:pPr>
              <w:pStyle w:val="36"/>
              <w:bidi w:val="0"/>
              <w:spacing w:line="240" w:lineRule="auto"/>
              <w:jc w:val="center"/>
              <w:rPr>
                <w:ins w:id="149" w:author="曹桂僮" w:date="2025-06-10T17:04:54Z"/>
                <w:rFonts w:hint="eastAsia"/>
              </w:rPr>
            </w:pPr>
            <w:ins w:id="150" w:author="曹桂僮" w:date="2025-06-10T17:04:54Z">
              <w:r>
                <w:rPr>
                  <w:rFonts w:hint="eastAsia"/>
                  <w:lang w:val="en-US" w:eastAsia="zh-CN"/>
                </w:rPr>
                <w:t>0%</w:t>
              </w:r>
            </w:ins>
          </w:p>
        </w:tc>
      </w:tr>
      <w:tr w14:paraId="0BC52B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51"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6F69601">
            <w:pPr>
              <w:keepNext w:val="0"/>
              <w:keepLines w:val="0"/>
              <w:widowControl/>
              <w:suppressLineNumbers w:val="0"/>
              <w:spacing w:line="240" w:lineRule="auto"/>
              <w:ind w:left="0" w:leftChars="0" w:firstLine="0" w:firstLineChars="0"/>
              <w:jc w:val="center"/>
              <w:textAlignment w:val="bottom"/>
              <w:rPr>
                <w:ins w:id="152" w:author="曹桂僮" w:date="2025-06-10T17:04:54Z"/>
                <w:rFonts w:hint="eastAsia"/>
                <w:lang w:val="en-US" w:eastAsia="zh-CN"/>
              </w:rPr>
            </w:pPr>
            <w:ins w:id="153" w:author="曹桂僮" w:date="2025-06-10T17:04:54Z">
              <w:r>
                <w:rPr>
                  <w:rFonts w:hint="eastAsia" w:ascii="宋体" w:hAnsi="宋体" w:eastAsia="宋体" w:cs="宋体"/>
                  <w:i w:val="0"/>
                  <w:iCs w:val="0"/>
                  <w:color w:val="000000"/>
                  <w:kern w:val="0"/>
                  <w:sz w:val="22"/>
                  <w:szCs w:val="22"/>
                  <w:u w:val="none"/>
                  <w:lang w:val="en-US" w:eastAsia="zh-CN" w:bidi="ar"/>
                </w:rPr>
                <w:t>12</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98E921">
            <w:pPr>
              <w:pStyle w:val="36"/>
              <w:bidi w:val="0"/>
              <w:spacing w:line="240" w:lineRule="auto"/>
              <w:jc w:val="center"/>
              <w:rPr>
                <w:ins w:id="154" w:author="曹桂僮" w:date="2025-06-10T17:04:54Z"/>
                <w:rFonts w:hint="eastAsia"/>
              </w:rPr>
            </w:pPr>
            <w:ins w:id="155" w:author="曹桂僮" w:date="2025-06-10T17:04:54Z">
              <w:r>
                <w:rPr>
                  <w:rFonts w:hint="eastAsia"/>
                  <w:lang w:val="en-US" w:eastAsia="zh-CN"/>
                </w:rPr>
                <w:t>6130000000000000000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74B2DE">
            <w:pPr>
              <w:pStyle w:val="36"/>
              <w:bidi w:val="0"/>
              <w:spacing w:line="240" w:lineRule="auto"/>
              <w:jc w:val="center"/>
              <w:rPr>
                <w:ins w:id="156" w:author="曹桂僮" w:date="2025-06-10T17:04:54Z"/>
                <w:rFonts w:hint="eastAsia"/>
              </w:rPr>
            </w:pPr>
            <w:ins w:id="157" w:author="曹桂僮" w:date="2025-06-10T17:04:54Z">
              <w:r>
                <w:rPr>
                  <w:rFonts w:hint="eastAsia"/>
                  <w:lang w:val="en-US" w:eastAsia="zh-CN"/>
                </w:rPr>
                <w:t>代收民航发展基金</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344EE4">
            <w:pPr>
              <w:pStyle w:val="36"/>
              <w:bidi w:val="0"/>
              <w:spacing w:line="240" w:lineRule="auto"/>
              <w:jc w:val="center"/>
              <w:rPr>
                <w:ins w:id="158" w:author="曹桂僮" w:date="2025-06-10T17:04:54Z"/>
                <w:rFonts w:hint="eastAsia"/>
              </w:rPr>
            </w:pPr>
            <w:ins w:id="159" w:author="曹桂僮" w:date="2025-06-10T17:04:54Z">
              <w:r>
                <w:rPr>
                  <w:rFonts w:hint="eastAsia"/>
                  <w:lang w:val="en-US" w:eastAsia="zh-CN"/>
                </w:rPr>
                <w:t>代收民航发展基金</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F51F27C">
            <w:pPr>
              <w:pStyle w:val="36"/>
              <w:bidi w:val="0"/>
              <w:spacing w:line="240" w:lineRule="auto"/>
              <w:jc w:val="center"/>
              <w:rPr>
                <w:ins w:id="160" w:author="曹桂僮" w:date="2025-06-10T17:04:54Z"/>
                <w:rFonts w:hint="eastAsia"/>
              </w:rPr>
            </w:pPr>
            <w:ins w:id="161" w:author="曹桂僮" w:date="2025-06-10T17:04:54Z">
              <w:r>
                <w:rPr>
                  <w:rFonts w:hint="eastAsia"/>
                  <w:lang w:val="en-US" w:eastAsia="zh-CN"/>
                </w:rPr>
                <w:t>0%</w:t>
              </w:r>
            </w:ins>
          </w:p>
        </w:tc>
      </w:tr>
      <w:tr w14:paraId="037C6A3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62"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7F188">
            <w:pPr>
              <w:keepNext w:val="0"/>
              <w:keepLines w:val="0"/>
              <w:widowControl/>
              <w:suppressLineNumbers w:val="0"/>
              <w:spacing w:line="240" w:lineRule="auto"/>
              <w:ind w:left="0" w:leftChars="0" w:firstLine="0" w:firstLineChars="0"/>
              <w:jc w:val="center"/>
              <w:textAlignment w:val="bottom"/>
              <w:rPr>
                <w:ins w:id="163" w:author="曹桂僮" w:date="2025-06-10T17:04:54Z"/>
                <w:rFonts w:hint="eastAsia"/>
                <w:lang w:val="en-US" w:eastAsia="zh-CN"/>
              </w:rPr>
            </w:pPr>
            <w:ins w:id="164" w:author="曹桂僮" w:date="2025-06-10T17:04:54Z">
              <w:r>
                <w:rPr>
                  <w:rFonts w:hint="eastAsia" w:ascii="宋体" w:hAnsi="宋体" w:eastAsia="宋体" w:cs="宋体"/>
                  <w:i w:val="0"/>
                  <w:iCs w:val="0"/>
                  <w:color w:val="000000"/>
                  <w:kern w:val="0"/>
                  <w:sz w:val="22"/>
                  <w:szCs w:val="22"/>
                  <w:u w:val="none"/>
                  <w:lang w:val="en-US" w:eastAsia="zh-CN" w:bidi="ar"/>
                </w:rPr>
                <w:t>13</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65297B5">
            <w:pPr>
              <w:pStyle w:val="36"/>
              <w:bidi w:val="0"/>
              <w:spacing w:line="240" w:lineRule="auto"/>
              <w:jc w:val="center"/>
              <w:rPr>
                <w:ins w:id="165" w:author="曹桂僮" w:date="2025-06-10T17:04:54Z"/>
                <w:rFonts w:hint="eastAsia"/>
              </w:rPr>
            </w:pPr>
            <w:ins w:id="166" w:author="曹桂僮" w:date="2025-06-10T17:04:54Z">
              <w:r>
                <w:rPr>
                  <w:rFonts w:hint="eastAsia"/>
                  <w:lang w:val="en-US" w:eastAsia="zh-CN"/>
                </w:rPr>
                <w:t>6140000000000000000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69306BB">
            <w:pPr>
              <w:pStyle w:val="36"/>
              <w:bidi w:val="0"/>
              <w:spacing w:line="240" w:lineRule="auto"/>
              <w:jc w:val="center"/>
              <w:rPr>
                <w:ins w:id="167" w:author="曹桂僮" w:date="2025-06-10T17:04:54Z"/>
                <w:rFonts w:hint="eastAsia"/>
              </w:rPr>
            </w:pPr>
            <w:ins w:id="168" w:author="曹桂僮" w:date="2025-06-10T17:04:54Z">
              <w:r>
                <w:rPr>
                  <w:rFonts w:hint="eastAsia"/>
                  <w:lang w:val="en-US" w:eastAsia="zh-CN"/>
                </w:rPr>
                <w:t>拍卖行受托拍卖文物艺术品代收货款</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B1796">
            <w:pPr>
              <w:pStyle w:val="36"/>
              <w:bidi w:val="0"/>
              <w:spacing w:line="240" w:lineRule="auto"/>
              <w:jc w:val="center"/>
              <w:rPr>
                <w:ins w:id="169" w:author="曹桂僮" w:date="2025-06-10T17:04:54Z"/>
                <w:rFonts w:hint="eastAsia"/>
              </w:rPr>
            </w:pPr>
            <w:ins w:id="170" w:author="曹桂僮" w:date="2025-06-10T17:04:54Z">
              <w:r>
                <w:rPr>
                  <w:rFonts w:hint="eastAsia"/>
                  <w:lang w:val="en-US" w:eastAsia="zh-CN"/>
                </w:rPr>
                <w:t>受托拍卖文物艺术品代收货款</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D0F941">
            <w:pPr>
              <w:pStyle w:val="36"/>
              <w:bidi w:val="0"/>
              <w:spacing w:line="240" w:lineRule="auto"/>
              <w:jc w:val="center"/>
              <w:rPr>
                <w:ins w:id="171" w:author="曹桂僮" w:date="2025-06-10T17:04:54Z"/>
                <w:rFonts w:hint="eastAsia"/>
              </w:rPr>
            </w:pPr>
            <w:ins w:id="172" w:author="曹桂僮" w:date="2025-06-10T17:04:54Z">
              <w:r>
                <w:rPr>
                  <w:rFonts w:hint="eastAsia"/>
                  <w:lang w:val="en-US" w:eastAsia="zh-CN"/>
                </w:rPr>
                <w:t>0%</w:t>
              </w:r>
            </w:ins>
          </w:p>
        </w:tc>
      </w:tr>
      <w:tr w14:paraId="291895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58" w:hRule="atLeast"/>
          <w:jc w:val="center"/>
          <w:ins w:id="173"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1B81C5">
            <w:pPr>
              <w:keepNext w:val="0"/>
              <w:keepLines w:val="0"/>
              <w:widowControl/>
              <w:suppressLineNumbers w:val="0"/>
              <w:spacing w:line="240" w:lineRule="auto"/>
              <w:ind w:left="0" w:leftChars="0" w:firstLine="0" w:firstLineChars="0"/>
              <w:jc w:val="center"/>
              <w:textAlignment w:val="bottom"/>
              <w:rPr>
                <w:ins w:id="174" w:author="曹桂僮" w:date="2025-06-10T17:04:54Z"/>
                <w:rFonts w:hint="eastAsia"/>
                <w:lang w:val="en-US" w:eastAsia="zh-CN"/>
              </w:rPr>
            </w:pPr>
            <w:ins w:id="175" w:author="曹桂僮" w:date="2025-06-10T17:04:54Z">
              <w:r>
                <w:rPr>
                  <w:rFonts w:hint="eastAsia" w:ascii="宋体" w:hAnsi="宋体" w:eastAsia="宋体" w:cs="宋体"/>
                  <w:i w:val="0"/>
                  <w:iCs w:val="0"/>
                  <w:color w:val="000000"/>
                  <w:kern w:val="0"/>
                  <w:sz w:val="22"/>
                  <w:szCs w:val="22"/>
                  <w:u w:val="none"/>
                  <w:lang w:val="en-US" w:eastAsia="zh-CN" w:bidi="ar"/>
                </w:rPr>
                <w:t>14</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11E4FE">
            <w:pPr>
              <w:pStyle w:val="36"/>
              <w:bidi w:val="0"/>
              <w:spacing w:line="240" w:lineRule="auto"/>
              <w:jc w:val="center"/>
              <w:rPr>
                <w:ins w:id="176" w:author="曹桂僮" w:date="2025-06-10T17:04:54Z"/>
                <w:rFonts w:hint="eastAsia"/>
              </w:rPr>
            </w:pPr>
            <w:ins w:id="177" w:author="曹桂僮" w:date="2025-06-10T17:04:54Z">
              <w:r>
                <w:rPr>
                  <w:rFonts w:hint="eastAsia"/>
                  <w:lang w:val="en-US" w:eastAsia="zh-CN"/>
                </w:rPr>
                <w:t>6150000000000000000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CD28A1D">
            <w:pPr>
              <w:pStyle w:val="36"/>
              <w:bidi w:val="0"/>
              <w:spacing w:line="240" w:lineRule="auto"/>
              <w:jc w:val="center"/>
              <w:rPr>
                <w:ins w:id="178" w:author="曹桂僮" w:date="2025-06-10T17:04:54Z"/>
                <w:rFonts w:hint="eastAsia"/>
              </w:rPr>
            </w:pPr>
            <w:ins w:id="179" w:author="曹桂僮" w:date="2025-06-10T17:04:54Z">
              <w:r>
                <w:rPr>
                  <w:rFonts w:hint="eastAsia"/>
                  <w:lang w:val="en-US" w:eastAsia="zh-CN"/>
                </w:rPr>
                <w:t>与销售行为不挂钩的财政补贴收入</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7A32721">
            <w:pPr>
              <w:pStyle w:val="36"/>
              <w:bidi w:val="0"/>
              <w:spacing w:line="240" w:lineRule="auto"/>
              <w:jc w:val="center"/>
              <w:rPr>
                <w:ins w:id="180" w:author="曹桂僮" w:date="2025-06-10T17:04:54Z"/>
                <w:rFonts w:hint="eastAsia"/>
              </w:rPr>
            </w:pPr>
            <w:ins w:id="181" w:author="曹桂僮" w:date="2025-06-10T17:04:54Z">
              <w:r>
                <w:rPr>
                  <w:rFonts w:hint="eastAsia"/>
                  <w:lang w:val="en-US" w:eastAsia="zh-CN"/>
                </w:rPr>
                <w:t>与销售行为不挂钩的财政补贴收入</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2711203">
            <w:pPr>
              <w:pStyle w:val="36"/>
              <w:bidi w:val="0"/>
              <w:spacing w:line="240" w:lineRule="auto"/>
              <w:jc w:val="center"/>
              <w:rPr>
                <w:ins w:id="182" w:author="曹桂僮" w:date="2025-06-10T17:04:54Z"/>
                <w:rFonts w:hint="eastAsia"/>
              </w:rPr>
            </w:pPr>
            <w:ins w:id="183" w:author="曹桂僮" w:date="2025-06-10T17:04:54Z">
              <w:r>
                <w:rPr>
                  <w:rFonts w:hint="eastAsia"/>
                  <w:lang w:val="en-US" w:eastAsia="zh-CN"/>
                </w:rPr>
                <w:t>0%</w:t>
              </w:r>
            </w:ins>
          </w:p>
        </w:tc>
      </w:tr>
      <w:tr w14:paraId="4953455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184"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78E77E">
            <w:pPr>
              <w:keepNext w:val="0"/>
              <w:keepLines w:val="0"/>
              <w:widowControl/>
              <w:suppressLineNumbers w:val="0"/>
              <w:spacing w:line="240" w:lineRule="auto"/>
              <w:ind w:left="0" w:leftChars="0" w:firstLine="0" w:firstLineChars="0"/>
              <w:jc w:val="center"/>
              <w:textAlignment w:val="bottom"/>
              <w:rPr>
                <w:ins w:id="185" w:author="曹桂僮" w:date="2025-06-10T17:04:54Z"/>
                <w:rFonts w:hint="eastAsia"/>
                <w:lang w:val="en-US" w:eastAsia="zh-CN"/>
              </w:rPr>
            </w:pPr>
            <w:ins w:id="186" w:author="曹桂僮" w:date="2025-06-10T17:04:54Z">
              <w:r>
                <w:rPr>
                  <w:rFonts w:hint="eastAsia" w:ascii="宋体" w:hAnsi="宋体" w:eastAsia="宋体" w:cs="宋体"/>
                  <w:i w:val="0"/>
                  <w:iCs w:val="0"/>
                  <w:color w:val="000000"/>
                  <w:kern w:val="0"/>
                  <w:sz w:val="22"/>
                  <w:szCs w:val="22"/>
                  <w:u w:val="none"/>
                  <w:lang w:val="en-US" w:eastAsia="zh-CN" w:bidi="ar"/>
                </w:rPr>
                <w:t>15</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BA3238">
            <w:pPr>
              <w:pStyle w:val="36"/>
              <w:bidi w:val="0"/>
              <w:spacing w:line="240" w:lineRule="auto"/>
              <w:jc w:val="center"/>
              <w:rPr>
                <w:ins w:id="187" w:author="曹桂僮" w:date="2025-06-10T17:04:54Z"/>
                <w:rFonts w:hint="eastAsia"/>
              </w:rPr>
            </w:pPr>
            <w:ins w:id="188" w:author="曹桂僮" w:date="2025-06-10T17:04:54Z">
              <w:r>
                <w:rPr>
                  <w:rFonts w:hint="eastAsia"/>
                  <w:lang w:val="en-US" w:eastAsia="zh-CN"/>
                </w:rPr>
                <w:t>6160000000000000000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78FE95">
            <w:pPr>
              <w:pStyle w:val="36"/>
              <w:bidi w:val="0"/>
              <w:spacing w:line="240" w:lineRule="auto"/>
              <w:jc w:val="center"/>
              <w:rPr>
                <w:ins w:id="189" w:author="曹桂僮" w:date="2025-06-10T17:04:54Z"/>
                <w:rFonts w:hint="eastAsia"/>
              </w:rPr>
            </w:pPr>
            <w:ins w:id="190" w:author="曹桂僮" w:date="2025-06-10T17:04:54Z">
              <w:r>
                <w:rPr>
                  <w:rFonts w:hint="eastAsia"/>
                  <w:lang w:val="en-US" w:eastAsia="zh-CN"/>
                </w:rPr>
                <w:t>资产重组涉及的货物</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C03D65">
            <w:pPr>
              <w:pStyle w:val="36"/>
              <w:bidi w:val="0"/>
              <w:spacing w:line="240" w:lineRule="auto"/>
              <w:jc w:val="center"/>
              <w:rPr>
                <w:ins w:id="191" w:author="曹桂僮" w:date="2025-06-10T17:04:54Z"/>
                <w:rFonts w:hint="eastAsia"/>
              </w:rPr>
            </w:pPr>
            <w:ins w:id="192" w:author="曹桂僮" w:date="2025-06-10T17:04:54Z">
              <w:r>
                <w:rPr>
                  <w:rFonts w:hint="eastAsia"/>
                  <w:lang w:val="en-US" w:eastAsia="zh-CN"/>
                </w:rPr>
                <w:t>资产重组涉及的货物</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75E95D">
            <w:pPr>
              <w:pStyle w:val="36"/>
              <w:bidi w:val="0"/>
              <w:spacing w:line="240" w:lineRule="auto"/>
              <w:jc w:val="center"/>
              <w:rPr>
                <w:ins w:id="193" w:author="曹桂僮" w:date="2025-06-10T17:04:54Z"/>
                <w:rFonts w:hint="eastAsia"/>
              </w:rPr>
            </w:pPr>
            <w:ins w:id="194" w:author="曹桂僮" w:date="2025-06-10T17:04:54Z">
              <w:r>
                <w:rPr>
                  <w:rFonts w:hint="eastAsia"/>
                  <w:lang w:val="en-US" w:eastAsia="zh-CN"/>
                </w:rPr>
                <w:t>0%</w:t>
              </w:r>
            </w:ins>
          </w:p>
        </w:tc>
      </w:tr>
      <w:tr w14:paraId="1DA95A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267" w:hRule="atLeast"/>
          <w:jc w:val="center"/>
          <w:ins w:id="195" w:author="曹桂僮" w:date="2025-06-10T17:04:54Z"/>
        </w:trPr>
        <w:tc>
          <w:tcPr>
            <w:tcW w:w="746"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F843DD">
            <w:pPr>
              <w:keepNext w:val="0"/>
              <w:keepLines w:val="0"/>
              <w:widowControl/>
              <w:suppressLineNumbers w:val="0"/>
              <w:spacing w:line="240" w:lineRule="auto"/>
              <w:ind w:left="0" w:leftChars="0" w:firstLine="0" w:firstLineChars="0"/>
              <w:jc w:val="center"/>
              <w:textAlignment w:val="bottom"/>
              <w:rPr>
                <w:ins w:id="196" w:author="曹桂僮" w:date="2025-06-10T17:04:54Z"/>
                <w:rFonts w:hint="default" w:ascii="宋体" w:hAnsi="宋体" w:eastAsia="宋体" w:cs="宋体"/>
                <w:i w:val="0"/>
                <w:iCs w:val="0"/>
                <w:color w:val="000000"/>
                <w:kern w:val="0"/>
                <w:sz w:val="22"/>
                <w:szCs w:val="22"/>
                <w:u w:val="none"/>
                <w:lang w:val="en-US" w:eastAsia="zh-CN" w:bidi="ar"/>
              </w:rPr>
            </w:pPr>
            <w:ins w:id="197" w:author="曹桂僮" w:date="2025-06-10T17:04:54Z">
              <w:r>
                <w:rPr>
                  <w:rFonts w:hint="eastAsia" w:ascii="宋体" w:hAnsi="宋体" w:eastAsia="宋体" w:cs="宋体"/>
                  <w:i w:val="0"/>
                  <w:iCs w:val="0"/>
                  <w:color w:val="000000"/>
                  <w:kern w:val="0"/>
                  <w:sz w:val="22"/>
                  <w:szCs w:val="22"/>
                  <w:u w:val="none"/>
                  <w:lang w:val="en-US" w:eastAsia="zh-CN" w:bidi="ar"/>
                </w:rPr>
                <w:t>16</w:t>
              </w:r>
            </w:ins>
          </w:p>
        </w:tc>
        <w:tc>
          <w:tcPr>
            <w:tcW w:w="28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A988BB">
            <w:pPr>
              <w:pStyle w:val="36"/>
              <w:bidi w:val="0"/>
              <w:spacing w:line="240" w:lineRule="auto"/>
              <w:jc w:val="center"/>
              <w:rPr>
                <w:ins w:id="198" w:author="曹桂僮" w:date="2025-06-10T17:04:54Z"/>
                <w:rFonts w:hint="eastAsia"/>
                <w:lang w:val="en-US" w:eastAsia="zh-CN"/>
              </w:rPr>
            </w:pPr>
            <w:ins w:id="199" w:author="曹桂僮" w:date="2025-06-10T17:04:54Z">
              <w:r>
                <w:rPr>
                  <w:rFonts w:hint="eastAsia" w:ascii="Times New Roman" w:hAnsi="Times New Roman" w:eastAsia="宋体" w:cs="宋体"/>
                  <w:lang w:val="en-US" w:eastAsia="zh-CN"/>
                </w:rPr>
                <w:t>6010000000000000000</w:t>
              </w:r>
            </w:ins>
          </w:p>
        </w:tc>
        <w:tc>
          <w:tcPr>
            <w:tcW w:w="226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4A6CD3">
            <w:pPr>
              <w:pStyle w:val="36"/>
              <w:bidi w:val="0"/>
              <w:spacing w:line="240" w:lineRule="auto"/>
              <w:jc w:val="center"/>
              <w:rPr>
                <w:ins w:id="200" w:author="曹桂僮" w:date="2025-06-10T17:04:54Z"/>
                <w:rFonts w:hint="eastAsia"/>
                <w:lang w:val="en-US" w:eastAsia="zh-CN"/>
              </w:rPr>
            </w:pPr>
            <w:ins w:id="201" w:author="曹桂僮" w:date="2025-06-10T17:04:54Z">
              <w:r>
                <w:rPr>
                  <w:rFonts w:hint="eastAsia"/>
                  <w:lang w:val="en-US" w:eastAsia="zh-CN"/>
                </w:rPr>
                <w:t>预付卡销售和充值</w:t>
              </w:r>
            </w:ins>
          </w:p>
        </w:tc>
        <w:tc>
          <w:tcPr>
            <w:tcW w:w="121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ACA0AF2">
            <w:pPr>
              <w:pStyle w:val="36"/>
              <w:bidi w:val="0"/>
              <w:spacing w:line="240" w:lineRule="auto"/>
              <w:jc w:val="center"/>
              <w:rPr>
                <w:ins w:id="202" w:author="曹桂僮" w:date="2025-06-10T17:04:54Z"/>
                <w:rFonts w:hint="eastAsia"/>
                <w:lang w:val="en-US" w:eastAsia="zh-CN"/>
              </w:rPr>
            </w:pPr>
            <w:ins w:id="203" w:author="曹桂僮" w:date="2025-06-10T17:04:54Z">
              <w:r>
                <w:rPr>
                  <w:rFonts w:hint="eastAsia"/>
                  <w:lang w:val="en-US" w:eastAsia="zh-CN"/>
                </w:rPr>
                <w:t>预付卡销售</w:t>
              </w:r>
            </w:ins>
          </w:p>
        </w:tc>
        <w:tc>
          <w:tcPr>
            <w:tcW w:w="1300"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A688AD1">
            <w:pPr>
              <w:pStyle w:val="36"/>
              <w:bidi w:val="0"/>
              <w:spacing w:line="240" w:lineRule="auto"/>
              <w:jc w:val="center"/>
              <w:rPr>
                <w:ins w:id="204" w:author="曹桂僮" w:date="2025-06-10T17:04:54Z"/>
                <w:rFonts w:hint="eastAsia"/>
                <w:lang w:val="en-US" w:eastAsia="zh-CN"/>
              </w:rPr>
            </w:pPr>
            <w:ins w:id="205" w:author="曹桂僮" w:date="2025-06-10T17:04:54Z">
              <w:r>
                <w:rPr>
                  <w:rFonts w:hint="eastAsia"/>
                  <w:lang w:val="en-US" w:eastAsia="zh-CN"/>
                </w:rPr>
                <w:t>0%</w:t>
              </w:r>
            </w:ins>
          </w:p>
        </w:tc>
      </w:tr>
    </w:tbl>
    <w:p w14:paraId="15B9F8E3">
      <w:pPr>
        <w:pStyle w:val="31"/>
        <w:numPr>
          <w:ilvl w:val="0"/>
          <w:numId w:val="0"/>
        </w:numPr>
        <w:ind w:leftChars="0" w:firstLine="0"/>
        <w:rPr>
          <w:del w:id="206" w:author="曹桂僮" w:date="2025-06-10T17:04:54Z"/>
          <w:rFonts w:hint="eastAsia"/>
          <w:lang w:val="en-US" w:eastAsia="zh-CN"/>
        </w:rPr>
      </w:pPr>
      <w:del w:id="207" w:author="曹桂僮" w:date="2025-06-10T17:04:54Z">
        <w:r>
          <w:rPr>
            <w:rFonts w:hint="eastAsia"/>
          </w:rPr>
          <w:delText>●</w:delText>
        </w:r>
      </w:del>
      <w:del w:id="208" w:author="曹桂僮" w:date="2025-06-10T17:04:54Z">
        <w:r>
          <w:rPr>
            <w:rFonts w:hint="default"/>
            <w:lang w:val="en-US"/>
          </w:rPr>
          <w:delText xml:space="preserve"> </w:delText>
        </w:r>
      </w:del>
      <w:del w:id="209" w:author="曹桂僮" w:date="2025-06-10T17:04:54Z">
        <w:r>
          <w:rPr>
            <w:rFonts w:hint="eastAsia"/>
            <w:lang w:val="en-US" w:eastAsia="zh-CN"/>
          </w:rPr>
          <w:delText>使用6开头的商编开具发票时，对应明细行优惠政策标识必须为“04：不征税”（2025.02.01校验生效）。</w:delText>
        </w:r>
      </w:del>
    </w:p>
    <w:p w14:paraId="6C5AF5D2">
      <w:pPr>
        <w:pStyle w:val="31"/>
        <w:numPr>
          <w:ilvl w:val="0"/>
          <w:numId w:val="0"/>
        </w:numPr>
        <w:ind w:leftChars="0" w:firstLine="0"/>
        <w:rPr>
          <w:del w:id="210" w:author="曹桂僮" w:date="2025-06-10T17:04:54Z"/>
          <w:rFonts w:hint="default" w:eastAsia="宋体"/>
          <w:lang w:val="en-US" w:eastAsia="zh-CN"/>
        </w:rPr>
      </w:pPr>
      <w:del w:id="211" w:author="曹桂僮" w:date="2025-06-10T17:04:54Z">
        <w:r>
          <w:rPr>
            <w:rFonts w:hint="eastAsia"/>
          </w:rPr>
          <w:delText>●</w:delText>
        </w:r>
      </w:del>
      <w:del w:id="212" w:author="曹桂僮" w:date="2025-06-10T17:04:54Z">
        <w:r>
          <w:rPr>
            <w:rFonts w:hint="default"/>
            <w:lang w:val="en-US"/>
          </w:rPr>
          <w:delText xml:space="preserve"> </w:delText>
        </w:r>
      </w:del>
      <w:del w:id="213" w:author="曹桂僮" w:date="2025-06-10T17:04:54Z">
        <w:r>
          <w:rPr>
            <w:rFonts w:hint="eastAsia"/>
            <w:lang w:val="en-US" w:eastAsia="zh-CN"/>
          </w:rPr>
          <w:delText>当发票明细行优惠政策标识为“04：不征税”且编码不为预付卡销售和充值（6010000000000000000）时，开具蓝票不校验扣减额度，开具红票时不增加额度（2025.02.01校验生效）。</w:delText>
        </w:r>
      </w:del>
    </w:p>
    <w:p w14:paraId="79AE4848">
      <w:pPr>
        <w:pStyle w:val="31"/>
        <w:numPr>
          <w:ilvl w:val="0"/>
          <w:numId w:val="0"/>
        </w:numPr>
        <w:ind w:leftChars="0" w:firstLine="0"/>
        <w:rPr>
          <w:rFonts w:hint="eastAsia"/>
        </w:rPr>
      </w:pPr>
      <w:bookmarkStart w:id="137" w:name="OLE_LINK8"/>
      <w:bookmarkStart w:id="603" w:name="_GoBack"/>
      <w:bookmarkEnd w:id="603"/>
      <w:r>
        <w:rPr>
          <w:rFonts w:hint="eastAsia"/>
        </w:rPr>
        <w:t>●</w:t>
      </w:r>
      <w:r>
        <w:rPr>
          <w:rFonts w:hint="default"/>
          <w:lang w:val="en-US"/>
        </w:rPr>
        <w:t xml:space="preserve"> </w:t>
      </w:r>
      <w:r>
        <w:rPr>
          <w:rFonts w:hint="eastAsia" w:cs="Times New Roman"/>
          <w:lang w:val="en-US" w:eastAsia="zh-CN"/>
        </w:rPr>
        <w:t>“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w:t>
      </w:r>
      <w:bookmarkEnd w:id="137"/>
      <w:r>
        <w:rPr>
          <w:rFonts w:hint="eastAsia"/>
        </w:rPr>
        <w:t>。</w:t>
      </w:r>
      <w:r>
        <w:rPr>
          <w:rFonts w:hint="eastAsia"/>
        </w:rPr>
        <w:br w:type="textWrapping"/>
      </w:r>
      <w:r>
        <w:rPr>
          <w:rFonts w:hint="eastAsia"/>
        </w:rPr>
        <w:t>●</w:t>
      </w:r>
      <w:r>
        <w:rPr>
          <w:rFonts w:hint="default"/>
          <w:lang w:val="en-US"/>
        </w:rPr>
        <w:t xml:space="preserve"> </w:t>
      </w:r>
      <w:r>
        <w:rPr>
          <w:rFonts w:hint="eastAsia"/>
        </w:rPr>
        <w:t>(购买方)自然人国籍代码、(购买方)自然人证件类型、(购买方)自然人证件号码）</w:t>
      </w:r>
      <w:r>
        <w:rPr>
          <w:rFonts w:hint="eastAsia"/>
          <w:lang w:val="en-US" w:eastAsia="zh-CN"/>
        </w:rPr>
        <w:t>应当同时为空或者同时不为空。</w:t>
      </w:r>
    </w:p>
    <w:p w14:paraId="1B54E73A">
      <w:pPr>
        <w:pStyle w:val="31"/>
        <w:numPr>
          <w:ilvl w:val="0"/>
          <w:numId w:val="0"/>
        </w:numPr>
        <w:ind w:leftChars="0" w:firstLine="0"/>
        <w:rPr>
          <w:rFonts w:hint="eastAsia"/>
        </w:rPr>
      </w:pPr>
      <w:r>
        <w:rPr>
          <w:rFonts w:hint="eastAsia"/>
        </w:rPr>
        <w:t>●</w:t>
      </w:r>
      <w:r>
        <w:rPr>
          <w:rFonts w:hint="default"/>
          <w:lang w:val="en-US"/>
        </w:rPr>
        <w:t xml:space="preserve"> </w:t>
      </w:r>
      <w:r>
        <w:rPr>
          <w:rFonts w:hint="eastAsia"/>
        </w:rPr>
        <w:t>自然人国籍代码具体校验规则如下：</w:t>
      </w:r>
    </w:p>
    <w:p w14:paraId="7CEBD37C">
      <w:pPr>
        <w:pStyle w:val="31"/>
        <w:numPr>
          <w:ilvl w:val="0"/>
          <w:numId w:val="0"/>
        </w:numPr>
        <w:ind w:leftChars="0" w:firstLine="0"/>
        <w:rPr>
          <w:rFonts w:hint="eastAsia"/>
        </w:rPr>
      </w:pPr>
      <w:r>
        <w:rPr>
          <w:rFonts w:hint="eastAsia"/>
        </w:rPr>
        <w:t>（1）当“自然人证件类型”选择“201：居民身份证”时，校验是否为“156：中国”；</w:t>
      </w:r>
    </w:p>
    <w:p w14:paraId="368388E3">
      <w:pPr>
        <w:pStyle w:val="31"/>
        <w:numPr>
          <w:ilvl w:val="0"/>
          <w:numId w:val="0"/>
        </w:numPr>
        <w:ind w:leftChars="0" w:firstLine="0"/>
        <w:rPr>
          <w:rFonts w:hint="eastAsia"/>
        </w:rPr>
      </w:pPr>
      <w:r>
        <w:rPr>
          <w:rFonts w:hint="eastAsia"/>
        </w:rPr>
        <w:t>（2）当“自然人证件类型”选择“210：港澳居民来往内地通行证”时，如果“证件号码”以H开头，“国籍（或地区）”必须为“344:中国香港”；如果“证件号码”以M开头，“国籍（或地区）”必须为“446：中国澳门”；校验证件号码必须以H或M开头。</w:t>
      </w:r>
    </w:p>
    <w:p w14:paraId="6FA40127">
      <w:pPr>
        <w:pStyle w:val="31"/>
        <w:numPr>
          <w:ilvl w:val="0"/>
          <w:numId w:val="0"/>
        </w:numPr>
        <w:ind w:leftChars="0" w:firstLine="0"/>
        <w:rPr>
          <w:rFonts w:hint="eastAsia"/>
        </w:rPr>
      </w:pPr>
      <w:r>
        <w:rPr>
          <w:rFonts w:hint="eastAsia"/>
        </w:rPr>
        <w:t>（3）当“自然人证件类型”选择“213：台湾居民来往大陆通行证”时，校验是否为“158：中国台湾”。</w:t>
      </w:r>
    </w:p>
    <w:p w14:paraId="46FE9EC7">
      <w:pPr>
        <w:pStyle w:val="31"/>
        <w:numPr>
          <w:ilvl w:val="0"/>
          <w:numId w:val="0"/>
        </w:numPr>
        <w:ind w:leftChars="0" w:firstLine="0"/>
        <w:rPr>
          <w:rFonts w:hint="eastAsia"/>
        </w:rPr>
      </w:pPr>
      <w:r>
        <w:rPr>
          <w:rFonts w:hint="eastAsia"/>
        </w:rPr>
        <w:t>（4）当“自然人证件类型”选择“227：中华人民共和国护照”时，校验是否为“156：中国”。</w:t>
      </w:r>
    </w:p>
    <w:p w14:paraId="208238EF">
      <w:pPr>
        <w:pStyle w:val="31"/>
        <w:numPr>
          <w:ilvl w:val="0"/>
          <w:numId w:val="0"/>
        </w:numPr>
        <w:ind w:leftChars="0" w:firstLine="0"/>
        <w:rPr>
          <w:rFonts w:hint="eastAsia"/>
        </w:rPr>
      </w:pPr>
      <w:r>
        <w:rPr>
          <w:rFonts w:hint="eastAsia"/>
        </w:rPr>
        <w:t>（5）当“自然人证件类型”选择“237：中华人民共和国港澳居民居住证”时，校验证件号码必须以810000或820000开头，如果“证件号码”以810000开头，“国籍（或地区）”必须为“344:中国香港”；如果“证件号码”以820000开头，“国籍（或地区）”必须为“446：中国澳门”；</w:t>
      </w:r>
    </w:p>
    <w:p w14:paraId="6401ABE9">
      <w:pPr>
        <w:pStyle w:val="31"/>
        <w:numPr>
          <w:ilvl w:val="0"/>
          <w:numId w:val="0"/>
        </w:numPr>
        <w:ind w:leftChars="0" w:firstLine="0"/>
        <w:rPr>
          <w:rFonts w:hint="default" w:eastAsia="宋体"/>
          <w:lang w:val="en-US" w:eastAsia="zh-CN"/>
        </w:rPr>
      </w:pPr>
      <w:r>
        <w:rPr>
          <w:rFonts w:hint="eastAsia"/>
        </w:rPr>
        <w:t>（6）当“自然人证件类型”选择“238：中华人民共和国台湾居民居住证”时，校验是否为“158：中国台湾”。</w:t>
      </w:r>
      <w:r>
        <w:rPr>
          <w:rFonts w:hint="eastAsia"/>
        </w:rPr>
        <w:br w:type="textWrapping"/>
      </w:r>
      <w:r>
        <w:rPr>
          <w:rFonts w:hint="eastAsia"/>
        </w:rPr>
        <w:t>●</w:t>
      </w:r>
      <w:r>
        <w:rPr>
          <w:rFonts w:hint="default"/>
          <w:lang w:val="en-US"/>
        </w:rPr>
        <w:t xml:space="preserve"> </w:t>
      </w:r>
      <w:r>
        <w:rPr>
          <w:rFonts w:hint="eastAsia"/>
          <w:lang w:val="en-US" w:eastAsia="zh-CN"/>
        </w:rPr>
        <w:t>购买方自然人信息校验：</w:t>
      </w:r>
    </w:p>
    <w:p w14:paraId="6300E835">
      <w:pPr>
        <w:pStyle w:val="31"/>
        <w:numPr>
          <w:ilvl w:val="0"/>
          <w:numId w:val="0"/>
        </w:numPr>
        <w:ind w:leftChars="0" w:firstLine="0"/>
        <w:rPr>
          <w:rFonts w:hint="eastAsia"/>
        </w:rPr>
      </w:pPr>
      <w:r>
        <w:rPr>
          <w:rFonts w:hint="eastAsia"/>
        </w:rPr>
        <w:t>①购买方自然人标志不为Y</w:t>
      </w:r>
    </w:p>
    <w:p w14:paraId="0378A14D">
      <w:pPr>
        <w:pStyle w:val="31"/>
        <w:numPr>
          <w:ilvl w:val="0"/>
          <w:numId w:val="0"/>
        </w:numPr>
        <w:ind w:leftChars="0" w:firstLine="0"/>
        <w:rPr>
          <w:rFonts w:hint="eastAsia"/>
        </w:rPr>
      </w:pPr>
      <w:r>
        <w:rPr>
          <w:rFonts w:hint="eastAsia"/>
        </w:rPr>
        <w:t>自然人信息字段必须为空（(购买方)自然人国籍代码、(购买方)自然人证件类型、(购买方)自然人证件号码），购买方纳税人识别号选填。</w:t>
      </w:r>
    </w:p>
    <w:p w14:paraId="5D9DE25C">
      <w:pPr>
        <w:pStyle w:val="31"/>
        <w:numPr>
          <w:ilvl w:val="0"/>
          <w:numId w:val="0"/>
        </w:numPr>
        <w:ind w:leftChars="0" w:firstLine="0"/>
        <w:rPr>
          <w:rFonts w:hint="eastAsia"/>
        </w:rPr>
      </w:pPr>
      <w:r>
        <w:rPr>
          <w:rFonts w:hint="eastAsia"/>
        </w:rPr>
        <w:t>②购买方自然人标志为Y</w:t>
      </w:r>
    </w:p>
    <w:p w14:paraId="256D92D1">
      <w:pPr>
        <w:pStyle w:val="31"/>
        <w:numPr>
          <w:ilvl w:val="0"/>
          <w:numId w:val="0"/>
        </w:numPr>
        <w:ind w:leftChars="0" w:firstLine="0"/>
        <w:rPr>
          <w:rFonts w:hint="eastAsia" w:eastAsia="宋体"/>
          <w:lang w:val="en-US" w:eastAsia="zh-CN"/>
        </w:rPr>
      </w:pPr>
      <w:r>
        <w:rPr>
          <w:rFonts w:hint="eastAsia"/>
        </w:rPr>
        <w:t>上传蓝字发票时，若“(购买方)自然人证件类型”填写“201：居民身份证”，“购买方纳税人识别号”必须与“(购买方)自然人证件号码”完全一致；如果为其他7类证件类型，购买方纳税人识别号填写自然人纳税人识别号，无自然人纳税人识别号填写证件号码，且“(购买方)自然人国籍代码”、“(购买方)自然人证件类型”、“(购买方)自然人证件号码”均为选填。</w:t>
      </w:r>
    </w:p>
    <w:p w14:paraId="6EEEDE72">
      <w:pPr>
        <w:pStyle w:val="7"/>
        <w:tabs>
          <w:tab w:val="left" w:pos="432"/>
          <w:tab w:val="left" w:pos="1152"/>
          <w:tab w:val="left" w:pos="1248"/>
        </w:tabs>
        <w:rPr>
          <w:rFonts w:hint="default" w:ascii="Times New Roman" w:hAnsi="Times New Roman" w:cs="Times New Roman"/>
          <w:b w:val="0"/>
          <w:sz w:val="20"/>
          <w:szCs w:val="20"/>
        </w:rPr>
      </w:pPr>
      <w:bookmarkStart w:id="138" w:name="_Toc31784"/>
      <w:r>
        <w:rPr>
          <w:rFonts w:hint="default" w:ascii="Times New Roman" w:hAnsi="Times New Roman" w:cs="Times New Roman"/>
          <w:b w:val="0"/>
          <w:sz w:val="20"/>
          <w:szCs w:val="20"/>
        </w:rPr>
        <w:t>2.2.5校验</w:t>
      </w:r>
      <w:bookmarkEnd w:id="135"/>
      <w:r>
        <w:rPr>
          <w:rFonts w:hint="default" w:ascii="Times New Roman" w:hAnsi="Times New Roman" w:cs="Times New Roman"/>
          <w:b w:val="0"/>
          <w:sz w:val="20"/>
          <w:szCs w:val="20"/>
        </w:rPr>
        <w:t>发票额度</w:t>
      </w:r>
      <w:bookmarkEnd w:id="136"/>
      <w:bookmarkEnd w:id="138"/>
    </w:p>
    <w:p w14:paraId="45C5B5B6">
      <w:pPr>
        <w:pStyle w:val="31"/>
        <w:ind w:firstLine="480"/>
        <w:rPr>
          <w:rFonts w:hint="default" w:ascii="Times New Roman" w:hAnsi="Times New Roman" w:cs="Times New Roman"/>
          <w:szCs w:val="21"/>
        </w:rPr>
      </w:pPr>
      <w:r>
        <w:rPr>
          <w:rFonts w:hint="default" w:ascii="Times New Roman" w:hAnsi="Times New Roman" w:cs="Times New Roman"/>
        </w:rPr>
        <w:t>获取企业本地已下载未使用发票额度，校验纳税人已下载未使用发票额度和发票金额，</w:t>
      </w:r>
      <w:r>
        <w:rPr>
          <w:rFonts w:hint="default" w:ascii="Times New Roman" w:hAnsi="Times New Roman" w:cs="Times New Roman"/>
          <w:szCs w:val="21"/>
        </w:rPr>
        <w:t>若已下载未使用发票额度 - 开票金额 &lt; 0时，阻断开具数电票开具或修改发票信息后重新开具；若已下载未使用发票额度 - 开票金额 &gt;= 0，更新本地已下载未使用发票额度。</w:t>
      </w:r>
    </w:p>
    <w:p w14:paraId="08FEFC62">
      <w:pPr>
        <w:pStyle w:val="8"/>
        <w:tabs>
          <w:tab w:val="left" w:pos="1296"/>
          <w:tab w:val="clear" w:pos="1152"/>
          <w:tab w:val="clear" w:pos="1248"/>
        </w:tabs>
        <w:rPr>
          <w:rFonts w:hint="default" w:ascii="Times New Roman" w:hAnsi="Times New Roman" w:cs="Times New Roman"/>
          <w:b/>
          <w:sz w:val="20"/>
          <w:szCs w:val="20"/>
        </w:rPr>
      </w:pPr>
      <w:r>
        <w:rPr>
          <w:rFonts w:hint="default" w:ascii="Times New Roman" w:hAnsi="Times New Roman" w:cs="Times New Roman"/>
          <w:b/>
          <w:sz w:val="20"/>
          <w:szCs w:val="20"/>
        </w:rPr>
        <w:t>2.2.5.1判断逻辑</w:t>
      </w:r>
    </w:p>
    <w:p w14:paraId="3ADC86C2">
      <w:pPr>
        <w:pStyle w:val="31"/>
        <w:ind w:firstLine="480"/>
        <w:rPr>
          <w:rFonts w:hint="default" w:ascii="Times New Roman" w:hAnsi="Times New Roman" w:cs="Times New Roman"/>
        </w:rPr>
      </w:pPr>
      <w:r>
        <w:rPr>
          <w:rFonts w:hint="default" w:ascii="Times New Roman" w:hAnsi="Times New Roman" w:cs="Times New Roman"/>
        </w:rPr>
        <w:t>校验已下载未使用发票额度，当满足以下任意条件时阻断开具数电蓝字发票。</w:t>
      </w:r>
    </w:p>
    <w:p w14:paraId="6360118C">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查询已下载未使用发票额度失败。</w:t>
      </w:r>
    </w:p>
    <w:p w14:paraId="6268F270">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发票额度信息中“已下载未使用发票额度”小于开票金额。</w:t>
      </w:r>
    </w:p>
    <w:p w14:paraId="01411F86">
      <w:pPr>
        <w:pStyle w:val="7"/>
        <w:tabs>
          <w:tab w:val="left" w:pos="432"/>
          <w:tab w:val="left" w:pos="1152"/>
          <w:tab w:val="left" w:pos="1248"/>
        </w:tabs>
        <w:rPr>
          <w:rFonts w:hint="default" w:ascii="Times New Roman" w:hAnsi="Times New Roman" w:cs="Times New Roman"/>
          <w:b w:val="0"/>
          <w:sz w:val="20"/>
          <w:szCs w:val="20"/>
        </w:rPr>
      </w:pPr>
      <w:bookmarkStart w:id="139" w:name="_Toc19654"/>
      <w:bookmarkStart w:id="140" w:name="_Toc31079"/>
      <w:bookmarkStart w:id="141" w:name="_Toc20082"/>
      <w:r>
        <w:rPr>
          <w:rFonts w:hint="default" w:ascii="Times New Roman" w:hAnsi="Times New Roman" w:cs="Times New Roman"/>
          <w:b w:val="0"/>
          <w:sz w:val="20"/>
          <w:szCs w:val="20"/>
        </w:rPr>
        <w:t>2.2.6发票赋码</w:t>
      </w:r>
      <w:bookmarkEnd w:id="139"/>
      <w:bookmarkEnd w:id="140"/>
      <w:bookmarkEnd w:id="141"/>
    </w:p>
    <w:p w14:paraId="0DA3B44A">
      <w:pPr>
        <w:pStyle w:val="31"/>
        <w:ind w:firstLine="480"/>
        <w:rPr>
          <w:rFonts w:hint="default" w:ascii="Times New Roman" w:hAnsi="Times New Roman" w:cs="Times New Roman"/>
        </w:rPr>
      </w:pPr>
      <w:r>
        <w:rPr>
          <w:rFonts w:hint="default" w:ascii="Times New Roman" w:hAnsi="Times New Roman" w:cs="Times New Roman"/>
        </w:rPr>
        <w:t>从本地数电票号码段中给要开具的数电票依次分配不重复的数电票号码，若本地数电票号码已使用完毕，</w:t>
      </w:r>
      <w:r>
        <w:rPr>
          <w:rFonts w:hint="default" w:ascii="Times New Roman" w:hAnsi="Times New Roman" w:cs="Times New Roman"/>
          <w:u w:val="none"/>
        </w:rPr>
        <w:t>调用</w:t>
      </w:r>
      <w:r>
        <w:rPr>
          <w:rFonts w:hint="default" w:ascii="Times New Roman" w:hAnsi="Times New Roman" w:cs="Times New Roman"/>
          <w:u w:val="none"/>
        </w:rPr>
        <w:fldChar w:fldCharType="begin"/>
      </w:r>
      <w:r>
        <w:rPr>
          <w:rFonts w:hint="default" w:ascii="Times New Roman" w:hAnsi="Times New Roman" w:cs="Times New Roman"/>
          <w:u w:val="none"/>
        </w:rPr>
        <w:instrText xml:space="preserve"> HYPERLINK \l "_4.2发票结余校验" </w:instrText>
      </w:r>
      <w:r>
        <w:rPr>
          <w:rFonts w:hint="default" w:ascii="Times New Roman" w:hAnsi="Times New Roman" w:cs="Times New Roman"/>
          <w:u w:val="none"/>
        </w:rPr>
        <w:fldChar w:fldCharType="separate"/>
      </w:r>
      <w:r>
        <w:rPr>
          <w:rStyle w:val="27"/>
          <w:rFonts w:hint="default" w:ascii="Times New Roman" w:hAnsi="Times New Roman" w:cs="Times New Roman"/>
          <w:color w:val="auto"/>
          <w:u w:val="none"/>
        </w:rPr>
        <w:t>发票号段结余校验</w:t>
      </w:r>
      <w:r>
        <w:rPr>
          <w:rStyle w:val="27"/>
          <w:rFonts w:hint="default" w:ascii="Times New Roman" w:hAnsi="Times New Roman" w:cs="Times New Roman"/>
          <w:color w:val="auto"/>
          <w:u w:val="none"/>
        </w:rPr>
        <w:fldChar w:fldCharType="end"/>
      </w:r>
      <w:r>
        <w:rPr>
          <w:rFonts w:hint="default" w:ascii="Times New Roman" w:hAnsi="Times New Roman" w:cs="Times New Roman"/>
          <w:u w:val="none"/>
        </w:rPr>
        <w:t>操作。</w:t>
      </w:r>
    </w:p>
    <w:p w14:paraId="6322062B">
      <w:pPr>
        <w:pStyle w:val="7"/>
        <w:tabs>
          <w:tab w:val="left" w:pos="432"/>
          <w:tab w:val="left" w:pos="1152"/>
          <w:tab w:val="left" w:pos="1248"/>
        </w:tabs>
        <w:rPr>
          <w:rFonts w:hint="default" w:ascii="Times New Roman" w:hAnsi="Times New Roman" w:cs="Times New Roman"/>
          <w:b w:val="0"/>
          <w:sz w:val="20"/>
          <w:szCs w:val="20"/>
        </w:rPr>
      </w:pPr>
      <w:bookmarkStart w:id="142" w:name="_Toc15486"/>
      <w:bookmarkStart w:id="143" w:name="_Toc20703"/>
      <w:bookmarkStart w:id="144" w:name="_Toc2055"/>
      <w:r>
        <w:rPr>
          <w:rFonts w:hint="default" w:ascii="Times New Roman" w:hAnsi="Times New Roman" w:cs="Times New Roman"/>
          <w:b w:val="0"/>
          <w:sz w:val="20"/>
          <w:szCs w:val="20"/>
        </w:rPr>
        <w:t>2.2.7发票上传</w:t>
      </w:r>
      <w:bookmarkEnd w:id="142"/>
      <w:bookmarkEnd w:id="143"/>
      <w:bookmarkEnd w:id="144"/>
    </w:p>
    <w:p w14:paraId="38E455EB">
      <w:pPr>
        <w:pStyle w:val="31"/>
        <w:ind w:firstLine="480"/>
        <w:rPr>
          <w:rFonts w:hint="default" w:ascii="Times New Roman" w:hAnsi="Times New Roman" w:cs="Times New Roman"/>
        </w:rPr>
      </w:pPr>
      <w:r>
        <w:rPr>
          <w:rFonts w:hint="default" w:ascii="Times New Roman" w:hAnsi="Times New Roman" w:cs="Times New Roman"/>
        </w:rPr>
        <w:t>发票赋码成功后，首先在本地保存数电蓝字发票预开具信息（发票状态为“预开具成功”），调用税务局端《数电票上传》接口预上传数电蓝字发票，并依据返回的结果，更新本地发票预上传结果。</w:t>
      </w:r>
    </w:p>
    <w:p w14:paraId="77C63539">
      <w:pPr>
        <w:pStyle w:val="7"/>
        <w:tabs>
          <w:tab w:val="left" w:pos="432"/>
          <w:tab w:val="left" w:pos="1152"/>
          <w:tab w:val="left" w:pos="1248"/>
        </w:tabs>
        <w:rPr>
          <w:rFonts w:hint="default" w:ascii="Times New Roman" w:hAnsi="Times New Roman" w:cs="Times New Roman"/>
          <w:b w:val="0"/>
          <w:sz w:val="20"/>
          <w:szCs w:val="20"/>
        </w:rPr>
      </w:pPr>
      <w:bookmarkStart w:id="145" w:name="_Toc30715"/>
      <w:bookmarkStart w:id="146" w:name="_Toc31950"/>
      <w:bookmarkStart w:id="147" w:name="_Toc27688"/>
      <w:r>
        <w:rPr>
          <w:rFonts w:hint="default" w:ascii="Times New Roman" w:hAnsi="Times New Roman" w:cs="Times New Roman"/>
          <w:b w:val="0"/>
          <w:sz w:val="20"/>
          <w:szCs w:val="20"/>
        </w:rPr>
        <w:t>2.2.8查询发票上传结果</w:t>
      </w:r>
      <w:bookmarkEnd w:id="145"/>
      <w:bookmarkEnd w:id="146"/>
      <w:bookmarkEnd w:id="147"/>
    </w:p>
    <w:p w14:paraId="3A20FEE3">
      <w:pPr>
        <w:pStyle w:val="31"/>
        <w:ind w:firstLine="480"/>
        <w:rPr>
          <w:rFonts w:hint="default" w:ascii="Times New Roman" w:hAnsi="Times New Roman" w:cs="Times New Roman"/>
        </w:rPr>
      </w:pPr>
      <w:r>
        <w:rPr>
          <w:rFonts w:hint="default" w:ascii="Times New Roman" w:hAnsi="Times New Roman" w:cs="Times New Roman"/>
        </w:rPr>
        <w:t>发票上传成功后，间隔10S依据发票上传返回的“受理流水号”调用税务局端《查询数电票上传结果》接口查询数电蓝字发票是否接收成功，并依据返回的发票开具结果，更新本地发票开具结果。</w:t>
      </w:r>
    </w:p>
    <w:p w14:paraId="3E6000B3">
      <w:pPr>
        <w:pStyle w:val="4"/>
        <w:tabs>
          <w:tab w:val="left" w:pos="432"/>
          <w:tab w:val="left" w:pos="864"/>
        </w:tabs>
        <w:rPr>
          <w:rFonts w:hint="default" w:ascii="Times New Roman" w:hAnsi="Times New Roman" w:cs="Times New Roman"/>
        </w:rPr>
      </w:pPr>
      <w:bookmarkStart w:id="148" w:name="_Toc18661"/>
      <w:bookmarkStart w:id="149" w:name="_Toc19282"/>
      <w:bookmarkStart w:id="150" w:name="_Toc2007"/>
      <w:bookmarkStart w:id="151" w:name="_Toc6572"/>
      <w:r>
        <w:rPr>
          <w:rFonts w:hint="default" w:ascii="Times New Roman" w:hAnsi="Times New Roman" w:cs="Times New Roman"/>
        </w:rPr>
        <w:t>3数电红字发票开具</w:t>
      </w:r>
      <w:bookmarkEnd w:id="148"/>
      <w:bookmarkEnd w:id="149"/>
      <w:bookmarkEnd w:id="150"/>
      <w:bookmarkEnd w:id="151"/>
    </w:p>
    <w:p w14:paraId="5B3AD675">
      <w:pPr>
        <w:pStyle w:val="5"/>
        <w:rPr>
          <w:rFonts w:hint="default" w:ascii="Times New Roman" w:hAnsi="Times New Roman" w:cs="Times New Roman"/>
          <w:sz w:val="22"/>
          <w:szCs w:val="22"/>
        </w:rPr>
      </w:pPr>
      <w:bookmarkStart w:id="152" w:name="_Toc24461"/>
      <w:bookmarkStart w:id="153" w:name="_Toc19258"/>
      <w:bookmarkStart w:id="154" w:name="_Toc4276"/>
      <w:r>
        <w:rPr>
          <w:rFonts w:hint="default" w:ascii="Times New Roman" w:hAnsi="Times New Roman" w:cs="Times New Roman"/>
          <w:sz w:val="22"/>
          <w:szCs w:val="22"/>
        </w:rPr>
        <w:t>3.1数电红字确认单申请</w:t>
      </w:r>
      <w:bookmarkEnd w:id="152"/>
      <w:bookmarkEnd w:id="153"/>
      <w:bookmarkEnd w:id="154"/>
    </w:p>
    <w:p w14:paraId="3EA0611B">
      <w:pPr>
        <w:pStyle w:val="7"/>
        <w:tabs>
          <w:tab w:val="left" w:pos="432"/>
          <w:tab w:val="left" w:pos="1152"/>
          <w:tab w:val="left" w:pos="1248"/>
        </w:tabs>
        <w:rPr>
          <w:rFonts w:hint="default" w:ascii="Times New Roman" w:hAnsi="Times New Roman" w:cs="Times New Roman"/>
          <w:b w:val="0"/>
          <w:sz w:val="20"/>
          <w:szCs w:val="20"/>
        </w:rPr>
      </w:pPr>
      <w:bookmarkStart w:id="155" w:name="_Toc3898"/>
      <w:bookmarkStart w:id="156" w:name="_Toc10079"/>
      <w:bookmarkStart w:id="157" w:name="_Toc30235"/>
      <w:r>
        <w:rPr>
          <w:rFonts w:hint="default" w:ascii="Times New Roman" w:hAnsi="Times New Roman" w:cs="Times New Roman"/>
          <w:b w:val="0"/>
          <w:sz w:val="20"/>
          <w:szCs w:val="20"/>
        </w:rPr>
        <w:t>3.1.1全流程图</w:t>
      </w:r>
      <w:bookmarkEnd w:id="155"/>
      <w:bookmarkEnd w:id="156"/>
      <w:bookmarkEnd w:id="157"/>
    </w:p>
    <w:p w14:paraId="32B9C27E">
      <w:pPr>
        <w:pStyle w:val="6"/>
        <w:spacing w:before="156" w:after="156"/>
        <w:ind w:firstLine="0"/>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8595" cy="6365875"/>
            <wp:effectExtent l="0" t="0" r="1905" b="9525"/>
            <wp:docPr id="3" name="图片 29" descr="红字确认单申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9" descr="红字确认单申请"/>
                    <pic:cNvPicPr>
                      <a:picLocks noChangeAspect="1"/>
                    </pic:cNvPicPr>
                  </pic:nvPicPr>
                  <pic:blipFill>
                    <a:blip r:embed="rId8"/>
                    <a:stretch>
                      <a:fillRect/>
                    </a:stretch>
                  </pic:blipFill>
                  <pic:spPr>
                    <a:xfrm>
                      <a:off x="0" y="0"/>
                      <a:ext cx="5268595" cy="6365875"/>
                    </a:xfrm>
                    <a:prstGeom prst="rect">
                      <a:avLst/>
                    </a:prstGeom>
                    <a:noFill/>
                    <a:ln>
                      <a:noFill/>
                    </a:ln>
                  </pic:spPr>
                </pic:pic>
              </a:graphicData>
            </a:graphic>
          </wp:inline>
        </w:drawing>
      </w:r>
    </w:p>
    <w:p w14:paraId="6176B5BE">
      <w:pPr>
        <w:pStyle w:val="6"/>
        <w:spacing w:before="156" w:after="156" w:line="240" w:lineRule="auto"/>
        <w:ind w:firstLine="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业务流程图</w:t>
      </w:r>
    </w:p>
    <w:p w14:paraId="77A765BB">
      <w:pPr>
        <w:pStyle w:val="7"/>
        <w:tabs>
          <w:tab w:val="left" w:pos="432"/>
          <w:tab w:val="left" w:pos="1152"/>
          <w:tab w:val="left" w:pos="1248"/>
        </w:tabs>
        <w:rPr>
          <w:rFonts w:hint="default" w:ascii="Times New Roman" w:hAnsi="Times New Roman" w:cs="Times New Roman"/>
          <w:b w:val="0"/>
          <w:sz w:val="20"/>
          <w:szCs w:val="20"/>
        </w:rPr>
      </w:pPr>
      <w:bookmarkStart w:id="158" w:name="_Toc25778"/>
      <w:bookmarkStart w:id="159" w:name="_Toc13753"/>
      <w:bookmarkStart w:id="160" w:name="_Toc19126"/>
      <w:r>
        <w:rPr>
          <w:rFonts w:hint="default" w:ascii="Times New Roman" w:hAnsi="Times New Roman" w:cs="Times New Roman"/>
          <w:b w:val="0"/>
          <w:sz w:val="20"/>
          <w:szCs w:val="20"/>
        </w:rPr>
        <w:t>3.1.2业务规则</w:t>
      </w:r>
      <w:bookmarkEnd w:id="158"/>
      <w:bookmarkEnd w:id="159"/>
      <w:bookmarkEnd w:id="160"/>
    </w:p>
    <w:p w14:paraId="40B8B856">
      <w:pPr>
        <w:pStyle w:val="8"/>
        <w:rPr>
          <w:rFonts w:hint="default" w:ascii="Times New Roman" w:hAnsi="Times New Roman" w:cs="Times New Roman"/>
          <w:b/>
          <w:sz w:val="20"/>
          <w:szCs w:val="20"/>
        </w:rPr>
      </w:pPr>
      <w:r>
        <w:rPr>
          <w:rFonts w:hint="default" w:ascii="Times New Roman" w:hAnsi="Times New Roman" w:cs="Times New Roman"/>
          <w:b/>
          <w:sz w:val="20"/>
          <w:szCs w:val="20"/>
        </w:rPr>
        <w:t>3.1.2.1判断纳税人申请资格</w:t>
      </w:r>
    </w:p>
    <w:p w14:paraId="4371353F">
      <w:pPr>
        <w:pStyle w:val="31"/>
        <w:ind w:firstLine="480"/>
        <w:rPr>
          <w:rFonts w:hint="default" w:ascii="Times New Roman" w:hAnsi="Times New Roman" w:cs="Times New Roman"/>
        </w:rPr>
      </w:pPr>
      <w:r>
        <w:rPr>
          <w:rFonts w:hint="default" w:ascii="Times New Roman" w:hAnsi="Times New Roman" w:cs="Times New Roman"/>
        </w:rPr>
        <w:t>校验纳税人是否具备数电红字确认单申请资格，包括风险纳税人信息校验和纳税人资格校验。</w:t>
      </w:r>
    </w:p>
    <w:p w14:paraId="0B2E462C">
      <w:pPr>
        <w:pStyle w:val="31"/>
        <w:ind w:firstLine="480"/>
        <w:rPr>
          <w:rFonts w:hint="default" w:ascii="Times New Roman" w:hAnsi="Times New Roman" w:cs="Times New Roman"/>
        </w:rPr>
      </w:pPr>
      <w:r>
        <w:rPr>
          <w:rFonts w:hint="default" w:ascii="Times New Roman" w:hAnsi="Times New Roman" w:cs="Times New Roman"/>
        </w:rPr>
        <w:t>查询本地保存的纳税人风险信息，校验纳税人是否为风险纳税人，禁止风险等级高的纳税人申请数电红字确认单。</w:t>
      </w:r>
    </w:p>
    <w:p w14:paraId="0F23E72E">
      <w:pPr>
        <w:pStyle w:val="31"/>
        <w:ind w:firstLine="480"/>
        <w:rPr>
          <w:rFonts w:hint="default" w:ascii="Times New Roman" w:hAnsi="Times New Roman" w:cs="Times New Roman"/>
        </w:rPr>
      </w:pPr>
      <w:r>
        <w:rPr>
          <w:rFonts w:hint="default" w:ascii="Times New Roman" w:hAnsi="Times New Roman" w:cs="Times New Roman"/>
        </w:rPr>
        <w:t>查询本地保存的纳税人基本信息，判断纳税人是否具备申请数电红字确认单资格。</w:t>
      </w:r>
    </w:p>
    <w:p w14:paraId="6440D64F">
      <w:pPr>
        <w:pStyle w:val="9"/>
        <w:rPr>
          <w:rFonts w:hint="default" w:ascii="Times New Roman" w:hAnsi="Times New Roman" w:cs="Times New Roman"/>
          <w:b/>
          <w:sz w:val="20"/>
          <w:szCs w:val="20"/>
        </w:rPr>
      </w:pPr>
      <w:r>
        <w:rPr>
          <w:rFonts w:hint="default" w:ascii="Times New Roman" w:hAnsi="Times New Roman" w:cs="Times New Roman"/>
          <w:b/>
          <w:sz w:val="20"/>
          <w:szCs w:val="20"/>
        </w:rPr>
        <w:t>3.1.2.1.1判断逻辑</w:t>
      </w:r>
    </w:p>
    <w:p w14:paraId="2414F52E">
      <w:pPr>
        <w:pStyle w:val="31"/>
        <w:ind w:firstLine="480"/>
        <w:rPr>
          <w:rFonts w:hint="default" w:ascii="Times New Roman" w:hAnsi="Times New Roman" w:cs="Times New Roman"/>
        </w:rPr>
      </w:pPr>
      <w:r>
        <w:rPr>
          <w:rFonts w:hint="default" w:ascii="Times New Roman" w:hAnsi="Times New Roman" w:cs="Times New Roman"/>
        </w:rPr>
        <w:t>根据查询的纳税人风险信息进行校验，当满足以下任意条件时禁止申请数电红字确认单。</w:t>
      </w:r>
    </w:p>
    <w:p w14:paraId="3F7B1494">
      <w:pPr>
        <w:pStyle w:val="31"/>
        <w:numPr>
          <w:ilvl w:val="0"/>
          <w:numId w:val="0"/>
        </w:numPr>
        <w:ind w:leftChars="0"/>
        <w:rPr>
          <w:rFonts w:hint="default" w:ascii="Times New Roman" w:hAnsi="Times New Roman" w:cs="Times New Roman"/>
        </w:rPr>
      </w:pPr>
      <w:bookmarkStart w:id="161" w:name="OLE_LINK39"/>
      <w:r>
        <w:rPr>
          <w:rFonts w:hint="default" w:ascii="Times New Roman" w:hAnsi="Times New Roman" w:cs="Times New Roman"/>
        </w:rPr>
        <w:t>●</w:t>
      </w:r>
      <w:r>
        <w:rPr>
          <w:rFonts w:hint="default" w:ascii="Times New Roman" w:hAnsi="Times New Roman" w:cs="Times New Roman"/>
          <w:lang w:val="en-US"/>
        </w:rPr>
        <w:t xml:space="preserve"> </w:t>
      </w:r>
      <w:bookmarkEnd w:id="161"/>
      <w:r>
        <w:rPr>
          <w:rFonts w:hint="default" w:ascii="Times New Roman" w:hAnsi="Times New Roman" w:cs="Times New Roman"/>
        </w:rPr>
        <w:t>纳税人风险信息中“风险纳税人类型”为“Ⅰ类（高风险）”。</w:t>
      </w:r>
    </w:p>
    <w:p w14:paraId="22BB081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纳税人风险信息中“纳税人预警级别”为“红色预警”。</w:t>
      </w:r>
    </w:p>
    <w:p w14:paraId="4D4FE1A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纳税人风险信息中“风险纳税人标志”为“Y（风险纳税人）”。</w:t>
      </w:r>
    </w:p>
    <w:p w14:paraId="5746F1F7">
      <w:pPr>
        <w:pStyle w:val="31"/>
        <w:ind w:firstLine="480"/>
        <w:rPr>
          <w:rFonts w:hint="default" w:ascii="Times New Roman" w:hAnsi="Times New Roman" w:cs="Times New Roman"/>
        </w:rPr>
      </w:pPr>
      <w:r>
        <w:rPr>
          <w:rFonts w:hint="default" w:ascii="Times New Roman" w:hAnsi="Times New Roman" w:cs="Times New Roman"/>
        </w:rPr>
        <w:t>根据查询的纳税人基本信息进行校验，当发生以下任意条件时禁止开具数电红字确认单。</w:t>
      </w:r>
    </w:p>
    <w:p w14:paraId="2B4C64AC">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纳税人信息中“纳税人状态”不是“03（正常）”、“09（报验）”中的任意一个。</w:t>
      </w:r>
    </w:p>
    <w:p w14:paraId="1742081A">
      <w:pPr>
        <w:pStyle w:val="8"/>
        <w:rPr>
          <w:rFonts w:hint="default" w:ascii="Times New Roman" w:hAnsi="Times New Roman" w:cs="Times New Roman"/>
          <w:b/>
          <w:sz w:val="20"/>
          <w:szCs w:val="20"/>
        </w:rPr>
      </w:pPr>
      <w:r>
        <w:rPr>
          <w:rFonts w:hint="default" w:ascii="Times New Roman" w:hAnsi="Times New Roman" w:cs="Times New Roman"/>
          <w:b/>
          <w:sz w:val="20"/>
          <w:szCs w:val="20"/>
        </w:rPr>
        <w:t>3.1.2.2本地判断蓝字发票是否可红冲</w:t>
      </w:r>
    </w:p>
    <w:p w14:paraId="117A5FA9">
      <w:pPr>
        <w:pStyle w:val="31"/>
        <w:ind w:firstLine="480"/>
        <w:rPr>
          <w:rFonts w:hint="default" w:ascii="Times New Roman" w:hAnsi="Times New Roman" w:cs="Times New Roman"/>
        </w:rPr>
      </w:pPr>
      <w:r>
        <w:rPr>
          <w:rFonts w:hint="default" w:ascii="Times New Roman" w:hAnsi="Times New Roman" w:cs="Times New Roman"/>
        </w:rPr>
        <w:t>查询本地保存蓝字发票信息和蓝字发票勾选信息，校验数电蓝字发票是否具备红冲条件。</w:t>
      </w:r>
    </w:p>
    <w:p w14:paraId="159A43F3">
      <w:pPr>
        <w:pStyle w:val="31"/>
        <w:ind w:firstLine="480"/>
        <w:rPr>
          <w:rFonts w:hint="default" w:ascii="Times New Roman" w:hAnsi="Times New Roman" w:cs="Times New Roman"/>
        </w:rPr>
      </w:pPr>
      <w:r>
        <w:rPr>
          <w:rFonts w:hint="default" w:ascii="Times New Roman" w:hAnsi="Times New Roman" w:cs="Times New Roman"/>
        </w:rPr>
        <w:t>本地若无蓝票信息，需通过乐企归集能力中“批量发票下载申请”、“批量发票下载申请反馈”、“查询增量发票下载信息”接口查询蓝票信息。</w:t>
      </w:r>
    </w:p>
    <w:p w14:paraId="08AF0233">
      <w:pPr>
        <w:pStyle w:val="31"/>
        <w:ind w:firstLine="480"/>
        <w:rPr>
          <w:rFonts w:hint="default" w:ascii="Times New Roman" w:hAnsi="Times New Roman" w:cs="Times New Roman"/>
        </w:rPr>
      </w:pPr>
      <w:r>
        <w:rPr>
          <w:rFonts w:hint="default" w:ascii="Times New Roman" w:hAnsi="Times New Roman" w:cs="Times New Roman"/>
        </w:rPr>
        <w:t>本地若无蓝票状态信息，需通过“发票用途状态信息查询”接口查询蓝字发票状态信息。</w:t>
      </w:r>
    </w:p>
    <w:p w14:paraId="06606E90">
      <w:pPr>
        <w:pStyle w:val="9"/>
        <w:rPr>
          <w:rFonts w:hint="default" w:ascii="Times New Roman" w:hAnsi="Times New Roman" w:cs="Times New Roman"/>
          <w:b/>
          <w:sz w:val="20"/>
          <w:szCs w:val="20"/>
        </w:rPr>
      </w:pPr>
      <w:r>
        <w:rPr>
          <w:rFonts w:hint="default" w:ascii="Times New Roman" w:hAnsi="Times New Roman" w:cs="Times New Roman"/>
          <w:b/>
          <w:sz w:val="20"/>
          <w:szCs w:val="20"/>
        </w:rPr>
        <w:t>3.1.2.2.1判断逻辑</w:t>
      </w:r>
    </w:p>
    <w:p w14:paraId="08DFB4BC">
      <w:pPr>
        <w:pStyle w:val="31"/>
        <w:ind w:firstLine="480"/>
        <w:rPr>
          <w:rFonts w:hint="default" w:ascii="Times New Roman" w:hAnsi="Times New Roman" w:cs="Times New Roman"/>
        </w:rPr>
      </w:pPr>
      <w:r>
        <w:rPr>
          <w:rFonts w:hint="default" w:ascii="Times New Roman" w:hAnsi="Times New Roman" w:cs="Times New Roman"/>
        </w:rPr>
        <w:t>对从本地查询的蓝字发票、蓝字发票勾选信息、数电红字发票信息进行判断，满足以下任意条件时禁止开具数电红字确认单。</w:t>
      </w:r>
    </w:p>
    <w:p w14:paraId="1E8C353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对应数电蓝字发票状态为“作废”、“锁定”或“异常凭证”。</w:t>
      </w:r>
    </w:p>
    <w:p w14:paraId="6BB5ECC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对应数电蓝字发票增值税用途为待退税、已退税、已抵扣（改退）、已代办退税、不予退税且不予抵扣时。</w:t>
      </w:r>
    </w:p>
    <w:p w14:paraId="16F6904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校验对应数电蓝字发票税收优惠类标签明细，当“冬奥会退税标签”为“已用于冬奥会退税”时。</w:t>
      </w:r>
    </w:p>
    <w:p w14:paraId="413A2CB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eastAsia" w:cs="Times New Roman"/>
          <w:lang w:val="en-US" w:eastAsia="zh-CN"/>
        </w:rPr>
        <w:t xml:space="preserve"> </w:t>
      </w:r>
      <w:r>
        <w:rPr>
          <w:rFonts w:hint="default" w:ascii="Times New Roman" w:hAnsi="Times New Roman" w:cs="Times New Roman"/>
        </w:rPr>
        <w:t>通过“发票用途状态信息查询”接口查询的信息判断是否触发以上禁止开具的条件，对应如下：</w:t>
      </w:r>
    </w:p>
    <w:tbl>
      <w:tblPr>
        <w:tblStyle w:val="2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9"/>
        <w:gridCol w:w="1056"/>
        <w:gridCol w:w="3790"/>
      </w:tblGrid>
      <w:tr w14:paraId="1F0A67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0A4D44A8">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字段</w:t>
            </w:r>
          </w:p>
        </w:tc>
        <w:tc>
          <w:tcPr>
            <w:tcW w:w="1056" w:type="dxa"/>
            <w:noWrap w:val="0"/>
            <w:vAlign w:val="center"/>
          </w:tcPr>
          <w:p w14:paraId="42A376D5">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码值</w:t>
            </w:r>
          </w:p>
        </w:tc>
        <w:tc>
          <w:tcPr>
            <w:tcW w:w="3790" w:type="dxa"/>
            <w:noWrap w:val="0"/>
            <w:vAlign w:val="center"/>
          </w:tcPr>
          <w:p w14:paraId="41320F59">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蓝字发票状态</w:t>
            </w:r>
          </w:p>
        </w:tc>
      </w:tr>
      <w:tr w14:paraId="0C20A4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518B5D67">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异常凭证状态</w:t>
            </w:r>
          </w:p>
        </w:tc>
        <w:tc>
          <w:tcPr>
            <w:tcW w:w="1056" w:type="dxa"/>
            <w:noWrap w:val="0"/>
            <w:vAlign w:val="center"/>
          </w:tcPr>
          <w:p w14:paraId="6104B24A">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3790" w:type="dxa"/>
            <w:noWrap w:val="0"/>
            <w:vAlign w:val="center"/>
          </w:tcPr>
          <w:p w14:paraId="39246F80">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异常凭证</w:t>
            </w:r>
          </w:p>
        </w:tc>
      </w:tr>
      <w:tr w14:paraId="4D486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noWrap w:val="0"/>
            <w:vAlign w:val="center"/>
          </w:tcPr>
          <w:p w14:paraId="6FA2B01C">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红字锁定标识</w:t>
            </w:r>
          </w:p>
        </w:tc>
        <w:tc>
          <w:tcPr>
            <w:tcW w:w="1056" w:type="dxa"/>
            <w:noWrap w:val="0"/>
            <w:vAlign w:val="center"/>
          </w:tcPr>
          <w:p w14:paraId="1288A3D4">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Y</w:t>
            </w:r>
          </w:p>
        </w:tc>
        <w:tc>
          <w:tcPr>
            <w:tcW w:w="3790" w:type="dxa"/>
            <w:noWrap w:val="0"/>
            <w:vAlign w:val="center"/>
          </w:tcPr>
          <w:p w14:paraId="750C1CC4">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锁定</w:t>
            </w:r>
          </w:p>
        </w:tc>
      </w:tr>
      <w:tr w14:paraId="75D4F1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3D98DEF2">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发票状态</w:t>
            </w:r>
          </w:p>
        </w:tc>
        <w:tc>
          <w:tcPr>
            <w:tcW w:w="1056" w:type="dxa"/>
            <w:noWrap w:val="0"/>
            <w:vAlign w:val="center"/>
          </w:tcPr>
          <w:p w14:paraId="64805D7E">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3790" w:type="dxa"/>
            <w:noWrap w:val="0"/>
            <w:vAlign w:val="center"/>
          </w:tcPr>
          <w:p w14:paraId="549885D4">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作废</w:t>
            </w:r>
          </w:p>
        </w:tc>
      </w:tr>
      <w:tr w14:paraId="04216A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5B4E3F46">
            <w:pPr>
              <w:pStyle w:val="31"/>
              <w:spacing w:line="240" w:lineRule="auto"/>
              <w:ind w:firstLine="0" w:firstLineChars="0"/>
              <w:jc w:val="center"/>
              <w:rPr>
                <w:rFonts w:hint="default" w:ascii="Times New Roman" w:hAnsi="Times New Roman" w:cs="Times New Roman"/>
                <w:sz w:val="22"/>
                <w:szCs w:val="22"/>
              </w:rPr>
            </w:pPr>
          </w:p>
        </w:tc>
        <w:tc>
          <w:tcPr>
            <w:tcW w:w="1056" w:type="dxa"/>
            <w:noWrap w:val="0"/>
            <w:vAlign w:val="center"/>
          </w:tcPr>
          <w:p w14:paraId="6113B5B1">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11</w:t>
            </w:r>
          </w:p>
        </w:tc>
        <w:tc>
          <w:tcPr>
            <w:tcW w:w="3790" w:type="dxa"/>
            <w:noWrap w:val="0"/>
            <w:vAlign w:val="center"/>
          </w:tcPr>
          <w:p w14:paraId="79240460">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冬奥退税</w:t>
            </w:r>
          </w:p>
        </w:tc>
      </w:tr>
      <w:tr w14:paraId="5AB1F3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restart"/>
            <w:noWrap w:val="0"/>
            <w:vAlign w:val="center"/>
          </w:tcPr>
          <w:p w14:paraId="193637E1">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发票用途</w:t>
            </w:r>
          </w:p>
        </w:tc>
        <w:tc>
          <w:tcPr>
            <w:tcW w:w="1056" w:type="dxa"/>
            <w:noWrap w:val="0"/>
            <w:vAlign w:val="center"/>
          </w:tcPr>
          <w:p w14:paraId="41152909">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3790" w:type="dxa"/>
            <w:noWrap w:val="0"/>
            <w:vAlign w:val="center"/>
          </w:tcPr>
          <w:p w14:paraId="51DFA7EC">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已申请退税</w:t>
            </w:r>
          </w:p>
        </w:tc>
      </w:tr>
      <w:tr w14:paraId="66627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32A8736F">
            <w:pPr>
              <w:pStyle w:val="31"/>
              <w:spacing w:line="240" w:lineRule="auto"/>
              <w:ind w:firstLine="0" w:firstLineChars="0"/>
              <w:jc w:val="center"/>
              <w:rPr>
                <w:rFonts w:hint="default" w:ascii="Times New Roman" w:hAnsi="Times New Roman" w:cs="Times New Roman"/>
                <w:sz w:val="22"/>
                <w:szCs w:val="22"/>
              </w:rPr>
            </w:pPr>
          </w:p>
        </w:tc>
        <w:tc>
          <w:tcPr>
            <w:tcW w:w="1056" w:type="dxa"/>
            <w:noWrap w:val="0"/>
            <w:vAlign w:val="center"/>
          </w:tcPr>
          <w:p w14:paraId="11D14D5F">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3</w:t>
            </w:r>
          </w:p>
        </w:tc>
        <w:tc>
          <w:tcPr>
            <w:tcW w:w="3790" w:type="dxa"/>
            <w:noWrap w:val="0"/>
            <w:vAlign w:val="center"/>
          </w:tcPr>
          <w:p w14:paraId="567376EA">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已申请代办退税</w:t>
            </w:r>
          </w:p>
        </w:tc>
      </w:tr>
      <w:tr w14:paraId="4B2205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2A23C680">
            <w:pPr>
              <w:pStyle w:val="31"/>
              <w:spacing w:line="240" w:lineRule="auto"/>
              <w:ind w:firstLine="0" w:firstLineChars="0"/>
              <w:jc w:val="center"/>
              <w:rPr>
                <w:rFonts w:hint="default" w:ascii="Times New Roman" w:hAnsi="Times New Roman" w:cs="Times New Roman"/>
                <w:sz w:val="22"/>
                <w:szCs w:val="22"/>
              </w:rPr>
            </w:pPr>
          </w:p>
        </w:tc>
        <w:tc>
          <w:tcPr>
            <w:tcW w:w="1056" w:type="dxa"/>
            <w:noWrap w:val="0"/>
            <w:vAlign w:val="center"/>
          </w:tcPr>
          <w:p w14:paraId="38C13703">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5</w:t>
            </w:r>
          </w:p>
        </w:tc>
        <w:tc>
          <w:tcPr>
            <w:tcW w:w="3790" w:type="dxa"/>
            <w:noWrap w:val="0"/>
            <w:vAlign w:val="center"/>
          </w:tcPr>
          <w:p w14:paraId="6236BF8A">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已申请代办退税（历史数据）</w:t>
            </w:r>
          </w:p>
        </w:tc>
      </w:tr>
      <w:tr w14:paraId="1FAF48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138B0DE">
            <w:pPr>
              <w:pStyle w:val="31"/>
              <w:spacing w:line="240" w:lineRule="auto"/>
              <w:ind w:firstLine="0" w:firstLineChars="0"/>
              <w:jc w:val="center"/>
              <w:rPr>
                <w:rFonts w:hint="default" w:ascii="Times New Roman" w:hAnsi="Times New Roman" w:cs="Times New Roman"/>
                <w:sz w:val="22"/>
                <w:szCs w:val="22"/>
              </w:rPr>
            </w:pPr>
          </w:p>
        </w:tc>
        <w:tc>
          <w:tcPr>
            <w:tcW w:w="1056" w:type="dxa"/>
            <w:noWrap w:val="0"/>
            <w:vAlign w:val="center"/>
          </w:tcPr>
          <w:p w14:paraId="1CFE497A">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7</w:t>
            </w:r>
          </w:p>
        </w:tc>
        <w:tc>
          <w:tcPr>
            <w:tcW w:w="3790" w:type="dxa"/>
            <w:noWrap w:val="0"/>
            <w:vAlign w:val="center"/>
          </w:tcPr>
          <w:p w14:paraId="40741D1B">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内销转出口</w:t>
            </w:r>
          </w:p>
        </w:tc>
      </w:tr>
      <w:tr w14:paraId="0A981D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101D7F82">
            <w:pPr>
              <w:pStyle w:val="31"/>
              <w:spacing w:line="240" w:lineRule="auto"/>
              <w:ind w:firstLine="0" w:firstLineChars="0"/>
              <w:jc w:val="center"/>
              <w:rPr>
                <w:rFonts w:hint="default" w:ascii="Times New Roman" w:hAnsi="Times New Roman" w:cs="Times New Roman"/>
                <w:sz w:val="22"/>
                <w:szCs w:val="22"/>
              </w:rPr>
            </w:pPr>
          </w:p>
        </w:tc>
        <w:tc>
          <w:tcPr>
            <w:tcW w:w="1056" w:type="dxa"/>
            <w:noWrap w:val="0"/>
            <w:vAlign w:val="center"/>
          </w:tcPr>
          <w:p w14:paraId="4146015D">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9</w:t>
            </w:r>
          </w:p>
        </w:tc>
        <w:tc>
          <w:tcPr>
            <w:tcW w:w="3790" w:type="dxa"/>
            <w:noWrap w:val="0"/>
            <w:vAlign w:val="center"/>
          </w:tcPr>
          <w:p w14:paraId="6956B7CF">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准予退税</w:t>
            </w:r>
          </w:p>
        </w:tc>
      </w:tr>
      <w:tr w14:paraId="001DEC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69" w:type="dxa"/>
            <w:vMerge w:val="continue"/>
            <w:noWrap w:val="0"/>
            <w:vAlign w:val="center"/>
          </w:tcPr>
          <w:p w14:paraId="4D4429D4">
            <w:pPr>
              <w:pStyle w:val="31"/>
              <w:spacing w:line="240" w:lineRule="auto"/>
              <w:ind w:firstLine="0" w:firstLineChars="0"/>
              <w:jc w:val="center"/>
              <w:rPr>
                <w:rFonts w:hint="default" w:ascii="Times New Roman" w:hAnsi="Times New Roman" w:cs="Times New Roman"/>
                <w:sz w:val="22"/>
                <w:szCs w:val="22"/>
              </w:rPr>
            </w:pPr>
          </w:p>
        </w:tc>
        <w:tc>
          <w:tcPr>
            <w:tcW w:w="1056" w:type="dxa"/>
            <w:noWrap w:val="0"/>
            <w:vAlign w:val="center"/>
          </w:tcPr>
          <w:p w14:paraId="302AC3A7">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3790" w:type="dxa"/>
            <w:noWrap w:val="0"/>
            <w:vAlign w:val="center"/>
          </w:tcPr>
          <w:p w14:paraId="77AD5473">
            <w:pPr>
              <w:pStyle w:val="31"/>
              <w:spacing w:line="240" w:lineRule="auto"/>
              <w:ind w:firstLine="0" w:firstLineChars="0"/>
              <w:jc w:val="center"/>
              <w:rPr>
                <w:rFonts w:hint="default" w:ascii="Times New Roman" w:hAnsi="Times New Roman" w:cs="Times New Roman"/>
                <w:sz w:val="22"/>
                <w:szCs w:val="22"/>
              </w:rPr>
            </w:pPr>
            <w:r>
              <w:rPr>
                <w:rFonts w:hint="default" w:ascii="Times New Roman" w:hAnsi="Times New Roman" w:cs="Times New Roman"/>
                <w:sz w:val="22"/>
                <w:szCs w:val="22"/>
              </w:rPr>
              <w:t>不予退税</w:t>
            </w:r>
          </w:p>
        </w:tc>
      </w:tr>
    </w:tbl>
    <w:p w14:paraId="23171E65">
      <w:pPr>
        <w:pStyle w:val="8"/>
        <w:rPr>
          <w:rFonts w:hint="default" w:ascii="Times New Roman" w:hAnsi="Times New Roman" w:cs="Times New Roman"/>
          <w:b/>
          <w:sz w:val="20"/>
          <w:szCs w:val="20"/>
        </w:rPr>
      </w:pPr>
      <w:r>
        <w:rPr>
          <w:rFonts w:hint="default" w:ascii="Times New Roman" w:hAnsi="Times New Roman" w:cs="Times New Roman"/>
          <w:b/>
          <w:sz w:val="20"/>
          <w:szCs w:val="20"/>
        </w:rPr>
        <w:t>3.1.2.3录入、校验数电红字确认单信息</w:t>
      </w:r>
    </w:p>
    <w:p w14:paraId="0E768D25">
      <w:pPr>
        <w:pStyle w:val="31"/>
        <w:ind w:firstLine="480"/>
        <w:rPr>
          <w:rFonts w:hint="default" w:ascii="Times New Roman" w:hAnsi="Times New Roman" w:cs="Times New Roman"/>
        </w:rPr>
      </w:pPr>
      <w:r>
        <w:rPr>
          <w:rFonts w:hint="default" w:ascii="Times New Roman" w:hAnsi="Times New Roman" w:cs="Times New Roman"/>
        </w:rPr>
        <w:t>依据开票能力数电红字确认单要求，录入数电红字确认单信息，并依据数电红字确认单申请规则对发票信息进行业务逻辑校验，主要包括合规性校验、数值校验。</w:t>
      </w:r>
    </w:p>
    <w:p w14:paraId="582E7704">
      <w:pPr>
        <w:pStyle w:val="9"/>
        <w:rPr>
          <w:rFonts w:hint="default" w:ascii="Times New Roman" w:hAnsi="Times New Roman" w:cs="Times New Roman"/>
          <w:b/>
          <w:sz w:val="20"/>
          <w:szCs w:val="20"/>
        </w:rPr>
      </w:pPr>
      <w:r>
        <w:rPr>
          <w:rFonts w:hint="default" w:ascii="Times New Roman" w:hAnsi="Times New Roman" w:cs="Times New Roman"/>
          <w:b/>
          <w:sz w:val="20"/>
          <w:szCs w:val="20"/>
        </w:rPr>
        <w:t>3.1.2.3.1合规性校验</w:t>
      </w:r>
    </w:p>
    <w:p w14:paraId="3E33CAF7">
      <w:pPr>
        <w:pStyle w:val="31"/>
        <w:ind w:firstLine="480"/>
        <w:rPr>
          <w:rFonts w:hint="default" w:ascii="Times New Roman" w:hAnsi="Times New Roman" w:cs="Times New Roman"/>
        </w:rPr>
      </w:pPr>
      <w:r>
        <w:rPr>
          <w:rFonts w:hint="default" w:ascii="Times New Roman" w:hAnsi="Times New Roman" w:cs="Times New Roman"/>
        </w:rPr>
        <w:t>合规性校验主要对输入参数的类型、长度、是否必填、码值进行校验。以下任意一项不满足要求时，阻断发票开具。校验规则如下：</w:t>
      </w:r>
    </w:p>
    <w:p w14:paraId="5AACFB2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录入方身份，必填，取值范围为“0”、“1”。</w:t>
      </w:r>
    </w:p>
    <w:p w14:paraId="0EF3950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销售方纳税人识别号，必填，最大长度20位，由数字和大写字母组成。</w:t>
      </w:r>
    </w:p>
    <w:p w14:paraId="7507EEE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销售方名称，必填，最大长度300位。</w:t>
      </w:r>
    </w:p>
    <w:p w14:paraId="5561B9A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购买方纳税人识别号，选填，最大长度</w:t>
      </w:r>
      <w:r>
        <w:rPr>
          <w:rFonts w:hint="default" w:ascii="Times New Roman" w:hAnsi="Times New Roman" w:cs="Times New Roman"/>
        </w:rPr>
        <w:tab/>
      </w:r>
      <w:r>
        <w:rPr>
          <w:rFonts w:hint="default" w:ascii="Times New Roman" w:hAnsi="Times New Roman" w:cs="Times New Roman"/>
        </w:rPr>
        <w:t>20位。</w:t>
      </w:r>
    </w:p>
    <w:p w14:paraId="23B7BAF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购买方名称，必填，最大长度300位。</w:t>
      </w:r>
    </w:p>
    <w:p w14:paraId="232B8BC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蓝字发票代码，选填，最大长度12位。</w:t>
      </w:r>
    </w:p>
    <w:p w14:paraId="69B8E0E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蓝字发票号码，必填，最大长度20位。</w:t>
      </w:r>
    </w:p>
    <w:p w14:paraId="0F84A4D1">
      <w:pPr>
        <w:pStyle w:val="31"/>
        <w:numPr>
          <w:ilvl w:val="0"/>
          <w:numId w:val="0"/>
        </w:numPr>
        <w:ind w:leftChars="0"/>
        <w:rPr>
          <w:rFonts w:hint="default" w:ascii="Times New Roman" w:hAnsi="Times New Roman" w:cs="Times New Roman"/>
        </w:rPr>
      </w:pPr>
      <w:bookmarkStart w:id="162" w:name="OLE_LINK40"/>
      <w:r>
        <w:rPr>
          <w:rFonts w:hint="default" w:ascii="Times New Roman" w:hAnsi="Times New Roman" w:cs="Times New Roman"/>
        </w:rPr>
        <w:t>●</w:t>
      </w:r>
      <w:r>
        <w:rPr>
          <w:rFonts w:hint="default" w:ascii="Times New Roman" w:hAnsi="Times New Roman" w:cs="Times New Roman"/>
          <w:lang w:val="en-US"/>
        </w:rPr>
        <w:t xml:space="preserve"> </w:t>
      </w:r>
      <w:bookmarkEnd w:id="162"/>
      <w:r>
        <w:rPr>
          <w:rFonts w:hint="default" w:ascii="Times New Roman" w:hAnsi="Times New Roman" w:cs="Times New Roman"/>
        </w:rPr>
        <w:t>是否纸质发票标志，必填，取值范围为“Y”、“N”。</w:t>
      </w:r>
    </w:p>
    <w:p w14:paraId="3A5A792C">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蓝字发票开票日期，必填，格式为yyyy-MM-dd HH:mm:ss。</w:t>
      </w:r>
    </w:p>
    <w:p w14:paraId="69C1133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蓝字发票合计金额，必填，最大长度18位，最多2位小数。</w:t>
      </w:r>
    </w:p>
    <w:p w14:paraId="0F2CAFA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蓝字发票合计税额，必填，最大长度18位，最多2位小数。</w:t>
      </w:r>
    </w:p>
    <w:p w14:paraId="2B76C44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蓝字发票发票票种代码，必填，取值范围为“01”、“02”、“03”、“04”。</w:t>
      </w:r>
    </w:p>
    <w:p w14:paraId="6CD485C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蓝字发票特定要素类型代码，选填，取值范围为</w:t>
      </w:r>
      <w:r>
        <w:rPr>
          <w:rFonts w:hint="eastAsia" w:cs="Times New Roman"/>
          <w:lang w:val="en-US" w:eastAsia="zh-CN"/>
        </w:rPr>
        <w:t>空，23</w:t>
      </w:r>
      <w:r>
        <w:rPr>
          <w:rFonts w:hint="default" w:ascii="Times New Roman" w:hAnsi="Times New Roman" w:cs="Times New Roman"/>
        </w:rPr>
        <w:t>。</w:t>
      </w:r>
    </w:p>
    <w:p w14:paraId="778D214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红字冲销金额，必填，最大长度18位，最多2位小数。</w:t>
      </w:r>
    </w:p>
    <w:p w14:paraId="3C2C6A0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红字冲销税额，必填，最大长度18位，最多2位小数。</w:t>
      </w:r>
    </w:p>
    <w:p w14:paraId="78D7630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红字发票冲红原因代码，必填，取值范围为“01”、“02”、“03”、“04”。</w:t>
      </w:r>
    </w:p>
    <w:p w14:paraId="6A4A6C8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序号，必填，最大长度</w:t>
      </w:r>
      <w:r>
        <w:rPr>
          <w:rFonts w:hint="default" w:ascii="Times New Roman" w:hAnsi="Times New Roman" w:cs="Times New Roman"/>
        </w:rPr>
        <w:tab/>
      </w:r>
      <w:r>
        <w:rPr>
          <w:rFonts w:hint="default" w:ascii="Times New Roman" w:hAnsi="Times New Roman" w:cs="Times New Roman"/>
        </w:rPr>
        <w:t>8位，从1开始。</w:t>
      </w:r>
    </w:p>
    <w:p w14:paraId="62E8BE3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蓝字发票明细序号，必填，最大长度8位。</w:t>
      </w:r>
    </w:p>
    <w:p w14:paraId="4197FC62">
      <w:pPr>
        <w:pStyle w:val="31"/>
        <w:numPr>
          <w:ilvl w:val="0"/>
          <w:numId w:val="0"/>
        </w:numPr>
        <w:ind w:leftChars="0"/>
        <w:rPr>
          <w:rFonts w:hint="default" w:ascii="Times New Roman" w:hAnsi="Times New Roman" w:cs="Times New Roman"/>
        </w:rPr>
      </w:pPr>
      <w:bookmarkStart w:id="163" w:name="OLE_LINK41"/>
      <w:r>
        <w:rPr>
          <w:rFonts w:hint="default" w:ascii="Times New Roman" w:hAnsi="Times New Roman" w:cs="Times New Roman"/>
        </w:rPr>
        <w:t>●</w:t>
      </w:r>
      <w:r>
        <w:rPr>
          <w:rFonts w:hint="default" w:ascii="Times New Roman" w:hAnsi="Times New Roman" w:cs="Times New Roman"/>
          <w:lang w:val="en-US"/>
        </w:rPr>
        <w:t xml:space="preserve"> </w:t>
      </w:r>
      <w:bookmarkEnd w:id="163"/>
      <w:r>
        <w:rPr>
          <w:rFonts w:hint="default" w:ascii="Times New Roman" w:hAnsi="Times New Roman" w:cs="Times New Roman"/>
        </w:rPr>
        <w:t>商品和服务税收分类合并编码，必填，最大长度19位。必须在商品编码信息中存在。</w:t>
      </w:r>
    </w:p>
    <w:p w14:paraId="57C871CC">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Cs w:val="21"/>
        </w:rPr>
        <w:t>货物或应税劳务、服务名称</w:t>
      </w:r>
      <w:r>
        <w:rPr>
          <w:rFonts w:hint="default" w:ascii="Times New Roman" w:hAnsi="Times New Roman" w:cs="Times New Roman"/>
        </w:rPr>
        <w:t>，必填，最大长度300位。</w:t>
      </w:r>
    </w:p>
    <w:p w14:paraId="7954D2A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Cs w:val="21"/>
        </w:rPr>
        <w:t>商品服务简称，</w:t>
      </w:r>
      <w:r>
        <w:rPr>
          <w:rFonts w:hint="default" w:ascii="Times New Roman" w:hAnsi="Times New Roman" w:cs="Times New Roman"/>
        </w:rPr>
        <w:t>必填，最大长度120位。</w:t>
      </w:r>
    </w:p>
    <w:p w14:paraId="36CFA2E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项目名称，必填，最大长度600位。</w:t>
      </w:r>
    </w:p>
    <w:p w14:paraId="592B1FB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规格型号，选填，最大长度150位。</w:t>
      </w:r>
    </w:p>
    <w:p w14:paraId="67E4F6C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单位，选填，最大长度300位。</w:t>
      </w:r>
    </w:p>
    <w:p w14:paraId="29F9FE50">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单价，选填（</w:t>
      </w:r>
      <w:r>
        <w:rPr>
          <w:rFonts w:hint="default" w:ascii="Times New Roman" w:hAnsi="Times New Roman" w:cs="Times New Roman"/>
          <w:szCs w:val="21"/>
        </w:rPr>
        <w:t>如“数量”非空，则必填</w:t>
      </w:r>
      <w:r>
        <w:rPr>
          <w:rFonts w:hint="default" w:ascii="Times New Roman" w:hAnsi="Times New Roman" w:cs="Times New Roman"/>
        </w:rPr>
        <w:t>），最大长度25位。</w:t>
      </w:r>
    </w:p>
    <w:p w14:paraId="505968A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数量，选填（</w:t>
      </w:r>
      <w:r>
        <w:rPr>
          <w:rFonts w:hint="default" w:ascii="Times New Roman" w:hAnsi="Times New Roman" w:cs="Times New Roman"/>
          <w:szCs w:val="21"/>
        </w:rPr>
        <w:t>如“单价”非空，则必填</w:t>
      </w:r>
      <w:r>
        <w:rPr>
          <w:rFonts w:hint="default" w:ascii="Times New Roman" w:hAnsi="Times New Roman" w:cs="Times New Roman"/>
        </w:rPr>
        <w:t>），最大长度25位。</w:t>
      </w:r>
    </w:p>
    <w:p w14:paraId="00250430">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金额，必填，最大长度18位，最多2位小数。</w:t>
      </w:r>
    </w:p>
    <w:p w14:paraId="4F276BE9">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税率，必填，最大长度16位，最多6位小数。必须在可用税率信息中存在。</w:t>
      </w:r>
    </w:p>
    <w:p w14:paraId="133D4CD2">
      <w:pPr>
        <w:pStyle w:val="31"/>
        <w:numPr>
          <w:ilvl w:val="0"/>
          <w:numId w:val="0"/>
        </w:numPr>
        <w:ind w:leftChars="0"/>
        <w:rPr>
          <w:rFonts w:hint="default" w:ascii="Times New Roman" w:hAnsi="Times New Roman" w:cs="Times New Roman"/>
        </w:rPr>
      </w:pPr>
      <w:bookmarkStart w:id="164" w:name="OLE_LINK42"/>
      <w:r>
        <w:rPr>
          <w:rFonts w:hint="default" w:ascii="Times New Roman" w:hAnsi="Times New Roman" w:cs="Times New Roman"/>
        </w:rPr>
        <w:t>●</w:t>
      </w:r>
      <w:r>
        <w:rPr>
          <w:rFonts w:hint="default" w:ascii="Times New Roman" w:hAnsi="Times New Roman" w:cs="Times New Roman"/>
          <w:lang w:val="en-US"/>
        </w:rPr>
        <w:t xml:space="preserve"> </w:t>
      </w:r>
      <w:bookmarkEnd w:id="164"/>
      <w:r>
        <w:rPr>
          <w:rFonts w:hint="default" w:ascii="Times New Roman" w:hAnsi="Times New Roman" w:cs="Times New Roman"/>
        </w:rPr>
        <w:t>税额，必填，最大长度18位，最多2位小数。</w:t>
      </w:r>
    </w:p>
    <w:p w14:paraId="1C8AB841">
      <w:pPr>
        <w:pStyle w:val="9"/>
        <w:rPr>
          <w:rFonts w:hint="default" w:ascii="Times New Roman" w:hAnsi="Times New Roman" w:cs="Times New Roman"/>
          <w:b/>
          <w:sz w:val="20"/>
          <w:szCs w:val="20"/>
        </w:rPr>
      </w:pPr>
      <w:r>
        <w:rPr>
          <w:rFonts w:hint="default" w:ascii="Times New Roman" w:hAnsi="Times New Roman" w:cs="Times New Roman"/>
          <w:b/>
          <w:sz w:val="20"/>
          <w:szCs w:val="20"/>
        </w:rPr>
        <w:t>3.1.2.3.2数据校验</w:t>
      </w:r>
    </w:p>
    <w:p w14:paraId="35A5540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含税金额=税额+金额，不能有误差。</w:t>
      </w:r>
    </w:p>
    <w:p w14:paraId="17CF53B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红票开具金额&lt;= 对应蓝字发票开具金额。</w:t>
      </w:r>
    </w:p>
    <w:p w14:paraId="33F56518">
      <w:pPr>
        <w:pStyle w:val="9"/>
        <w:rPr>
          <w:rFonts w:hint="default" w:ascii="Times New Roman" w:hAnsi="Times New Roman" w:cs="Times New Roman"/>
          <w:b/>
          <w:sz w:val="20"/>
          <w:szCs w:val="20"/>
        </w:rPr>
      </w:pPr>
      <w:r>
        <w:rPr>
          <w:rFonts w:hint="default" w:ascii="Times New Roman" w:hAnsi="Times New Roman" w:cs="Times New Roman"/>
          <w:b/>
          <w:sz w:val="20"/>
          <w:szCs w:val="20"/>
        </w:rPr>
        <w:t>3.1.2.3.3业务逻辑校验</w:t>
      </w:r>
    </w:p>
    <w:p w14:paraId="14DF97D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红字</w:t>
      </w:r>
      <w:r>
        <w:rPr>
          <w:rFonts w:hint="default" w:ascii="Times New Roman" w:hAnsi="Times New Roman" w:cs="Times New Roman"/>
          <w:lang w:val="en-US" w:eastAsia="zh-CN"/>
        </w:rPr>
        <w:t>确认单</w:t>
      </w:r>
      <w:r>
        <w:rPr>
          <w:rFonts w:hint="default" w:ascii="Times New Roman" w:hAnsi="Times New Roman" w:cs="Times New Roman"/>
        </w:rPr>
        <w:t>的商品金额</w:t>
      </w:r>
      <w:r>
        <w:rPr>
          <w:rFonts w:hint="default" w:ascii="Times New Roman" w:hAnsi="Times New Roman" w:cs="Times New Roman"/>
          <w:lang w:val="en-US" w:eastAsia="zh-CN"/>
        </w:rPr>
        <w:t>必须为负数，</w:t>
      </w:r>
      <w:r>
        <w:rPr>
          <w:rFonts w:hint="default" w:ascii="Times New Roman" w:hAnsi="Times New Roman" w:cs="Times New Roman"/>
        </w:rPr>
        <w:t>税额不为正数。</w:t>
      </w:r>
    </w:p>
    <w:p w14:paraId="55C07DE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对应数电蓝字发票带折扣行时，将折扣金额、税额分摊反映在对应的项目名称行上，再和红字发票进行比对。</w:t>
      </w:r>
    </w:p>
    <w:p w14:paraId="5411222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蓝字增值税专用发票只能用增值税专用发票冲红；蓝字普通发票只能用普通发票进行冲红。</w:t>
      </w:r>
    </w:p>
    <w:p w14:paraId="1913E979">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对应数电蓝字发票开具过红字发票时，系统对冲红的“对应蓝字发票明细序号”行累计数量、累计金额和累计税额进行监控。当累计开具红字发票的数量以及负数金额或者税额绝对值之和超过原数电蓝字发票时，不允许其继续开具红字发票。</w:t>
      </w:r>
    </w:p>
    <w:p w14:paraId="66BFD880">
      <w:pPr>
        <w:pStyle w:val="31"/>
        <w:numPr>
          <w:ilvl w:val="0"/>
          <w:numId w:val="0"/>
        </w:numPr>
        <w:ind w:leftChars="0"/>
        <w:rPr>
          <w:rFonts w:hint="eastAsia"/>
        </w:rPr>
      </w:pPr>
      <w:r>
        <w:rPr>
          <w:rFonts w:hint="eastAsia"/>
        </w:rPr>
        <w:t>●</w:t>
      </w:r>
      <w:r>
        <w:rPr>
          <w:rFonts w:hint="default"/>
          <w:lang w:val="en-US"/>
        </w:rPr>
        <w:t xml:space="preserve"> </w:t>
      </w:r>
      <w:r>
        <w:rPr>
          <w:rFonts w:hint="eastAsia"/>
        </w:rPr>
        <w:t>当蓝字发票对应的“增值税用途标签”为空、“消费税用途标签”为“未勾选库存”、“入账状态标签”为“未入账”或“已入账撤销”时，红字</w:t>
      </w:r>
      <w:r>
        <w:rPr>
          <w:rFonts w:hint="eastAsia"/>
          <w:lang w:val="en-US" w:eastAsia="zh-CN"/>
        </w:rPr>
        <w:t>确认单</w:t>
      </w:r>
      <w:r>
        <w:rPr>
          <w:rFonts w:hint="eastAsia"/>
        </w:rPr>
        <w:t>只允许销售方发起（</w:t>
      </w:r>
      <w:r>
        <w:rPr>
          <w:rFonts w:hint="eastAsia"/>
          <w:lang w:val="en-US" w:eastAsia="zh-CN"/>
        </w:rPr>
        <w:t>收购类发票只允许购方发起</w:t>
      </w:r>
      <w:r>
        <w:rPr>
          <w:rFonts w:hint="eastAsia"/>
        </w:rPr>
        <w:t>）</w:t>
      </w:r>
      <w:r>
        <w:rPr>
          <w:rFonts w:hint="eastAsia"/>
          <w:lang w:eastAsia="zh-CN"/>
        </w:rPr>
        <w:t>，</w:t>
      </w:r>
      <w:r>
        <w:rPr>
          <w:rFonts w:hint="eastAsia"/>
          <w:lang w:val="en-US" w:eastAsia="zh-CN"/>
        </w:rPr>
        <w:t>允许全额红冲或部分红冲</w:t>
      </w:r>
      <w:r>
        <w:rPr>
          <w:rFonts w:hint="eastAsia"/>
        </w:rPr>
        <w:t>。</w:t>
      </w:r>
    </w:p>
    <w:p w14:paraId="6872D030">
      <w:pPr>
        <w:pStyle w:val="31"/>
        <w:numPr>
          <w:ilvl w:val="0"/>
          <w:numId w:val="0"/>
        </w:numPr>
        <w:ind w:leftChars="0"/>
        <w:rPr>
          <w:rFonts w:hint="eastAsia"/>
        </w:rPr>
      </w:pPr>
      <w:r>
        <w:rPr>
          <w:rFonts w:hint="eastAsia"/>
        </w:rPr>
        <w:t>●</w:t>
      </w:r>
      <w:r>
        <w:rPr>
          <w:rFonts w:hint="default"/>
          <w:lang w:val="en-US"/>
        </w:rPr>
        <w:t xml:space="preserve"> </w:t>
      </w:r>
      <w:r>
        <w:rPr>
          <w:rFonts w:hint="eastAsia"/>
        </w:rPr>
        <w:t>已开具蓝字发票，在受票方（包含企业、自然人及其他）未进行勾选或入账用票时，允许开票方部分红冲，无需对方确认，开票方可开具红字发票。</w:t>
      </w:r>
    </w:p>
    <w:p w14:paraId="6220AC0E">
      <w:pPr>
        <w:pStyle w:val="31"/>
        <w:numPr>
          <w:ilvl w:val="0"/>
          <w:numId w:val="0"/>
        </w:numPr>
        <w:ind w:leftChars="0"/>
        <w:rPr>
          <w:rFonts w:hint="default"/>
          <w:lang w:val="en-US" w:eastAsia="zh-CN"/>
        </w:rPr>
      </w:pPr>
      <w:r>
        <w:rPr>
          <w:rFonts w:hint="eastAsia"/>
        </w:rPr>
        <w:t>●</w:t>
      </w:r>
      <w:r>
        <w:rPr>
          <w:rFonts w:hint="default"/>
          <w:lang w:val="en-US"/>
        </w:rPr>
        <w:t xml:space="preserve"> </w:t>
      </w:r>
      <w:r>
        <w:rPr>
          <w:rFonts w:hint="eastAsia"/>
        </w:rPr>
        <w:t>当开具蓝字发票时，勾选开给自然人。自然人对于接收到的发票，点击拒收后，仅允许开票方全额红冲该蓝字发票。当自然人对于已接受的发票没有进行拒收操作，允许销售方全额红冲或部分红冲，无需对方确认即可开具红字发票。</w:t>
      </w:r>
    </w:p>
    <w:p w14:paraId="0F18466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“红冲原因”为“销货退回”时，只允许修改数量，不允许修改单价。</w:t>
      </w:r>
    </w:p>
    <w:p w14:paraId="2DBF180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“红冲原因”为“</w:t>
      </w:r>
      <w:r>
        <w:rPr>
          <w:rFonts w:hint="default" w:ascii="Times New Roman" w:hAnsi="Times New Roman" w:cs="Times New Roman"/>
          <w:lang w:eastAsia="zh-CN"/>
        </w:rPr>
        <w:t>服务中止</w:t>
      </w:r>
      <w:r>
        <w:rPr>
          <w:rFonts w:hint="default" w:ascii="Times New Roman" w:hAnsi="Times New Roman" w:cs="Times New Roman"/>
        </w:rPr>
        <w:t>”时，允许修改总金额和数量，不允许修改单价。</w:t>
      </w:r>
    </w:p>
    <w:p w14:paraId="074AED7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“红冲原因”为“销售折让”时，</w:t>
      </w:r>
      <w:r>
        <w:rPr>
          <w:rFonts w:hint="default" w:ascii="Times New Roman" w:hAnsi="Times New Roman" w:cs="Times New Roman"/>
          <w:lang w:val="en-US" w:eastAsia="zh-CN"/>
        </w:rPr>
        <w:t>单价、数量必须为空</w:t>
      </w:r>
      <w:r>
        <w:rPr>
          <w:rFonts w:hint="default" w:ascii="Times New Roman" w:hAnsi="Times New Roman" w:cs="Times New Roman"/>
        </w:rPr>
        <w:t>。</w:t>
      </w:r>
    </w:p>
    <w:p w14:paraId="5356D830">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商品服务编码为以1、2开头的冲红原因不允许选择“服务中止”，商品服务编码为以3开头的冲红原因不允许选择“销售退回”，兼营销售则不对红字原因进行控制。</w:t>
      </w:r>
    </w:p>
    <w:p w14:paraId="60F66EBC">
      <w:pPr>
        <w:pStyle w:val="31"/>
        <w:numPr>
          <w:ilvl w:val="0"/>
          <w:numId w:val="0"/>
        </w:numPr>
        <w:ind w:leftChars="0"/>
        <w:rPr>
          <w:rFonts w:hint="eastAsia" w:ascii="Times New Roman" w:hAnsi="Times New Roman" w:cs="Times New Roman"/>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eastAsia" w:ascii="Times New Roman" w:hAnsi="Times New Roman" w:cs="Times New Roman"/>
          <w:lang w:val="en-US" w:eastAsia="zh-CN"/>
        </w:rPr>
        <w:t>红冲蓝票商编不为空，红字确认单商编+商品条码必须与蓝票完全一致。</w:t>
      </w:r>
      <w:r>
        <w:rPr>
          <w:rFonts w:hint="default" w:ascii="Times New Roman" w:hAnsi="Times New Roman" w:cs="Times New Roman"/>
        </w:rPr>
        <w:br w:type="textWrapping"/>
      </w:r>
      <w:bookmarkStart w:id="165" w:name="OLE_LINK21"/>
      <w:r>
        <w:rPr>
          <w:rFonts w:hint="default" w:ascii="Times New Roman" w:hAnsi="Times New Roman" w:cs="Times New Roman"/>
        </w:rPr>
        <w:t>●</w:t>
      </w:r>
      <w:r>
        <w:rPr>
          <w:rFonts w:hint="default" w:ascii="Times New Roman" w:hAnsi="Times New Roman" w:cs="Times New Roman"/>
          <w:lang w:val="en-US"/>
        </w:rPr>
        <w:t xml:space="preserve"> </w:t>
      </w:r>
      <w:bookmarkEnd w:id="165"/>
      <w:r>
        <w:rPr>
          <w:rFonts w:hint="eastAsia" w:ascii="Times New Roman" w:hAnsi="Times New Roman" w:cs="Times New Roman"/>
          <w:lang w:val="en-US" w:eastAsia="zh-CN"/>
        </w:rPr>
        <w:t>红冲历史蓝票商编为空的场景，需要按照以下规则校验：</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①蓝字发票的开票企业是红字确认单中录入的白酒商品的生产企业/关联销售单位，若为生产企业/关联销售单位，需要校验录入的商品信息是否在商品品类账中有效且商品状态为“确认无误”，若是校验通过，若不是校验不通过；</w:t>
      </w:r>
    </w:p>
    <w:p w14:paraId="37250721">
      <w:pPr>
        <w:pStyle w:val="31"/>
        <w:numPr>
          <w:ilvl w:val="0"/>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②若蓝字发票的开票企业不红字确认单中录入的白酒商品生产企业/关联销售单位，校验品类账中商品信息是否有效且商品状态为“确认无误”/“纳税人停用”/“税务人停用”，若是检验通过，若不是校验不通过；</w:t>
      </w:r>
    </w:p>
    <w:p w14:paraId="5AEAF16C">
      <w:pPr>
        <w:pStyle w:val="31"/>
        <w:numPr>
          <w:ilvl w:val="0"/>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③生产企业和关联销售单位可以使用“1030302000000000000”的白酒商编红冲蓝票中商编为空的数据；</w:t>
      </w:r>
    </w:p>
    <w:p w14:paraId="2B1955AD">
      <w:pPr>
        <w:pStyle w:val="31"/>
        <w:numPr>
          <w:ilvl w:val="0"/>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④若纳税人首次进行部分红冲时，录入了白酒产品编码（非1030302000000000000）进行红冲，与首次相同明细行后续再次发起红冲时，仅支持且必须录入与首次红冲一致的白酒产品编码。若首次进行部分红冲时，未录入了白酒产品编码（非1030302000000000000）进行红冲，与首次相同明细行后续再次发起红冲时，可以录入白酒产品编码（非1030302000000000000）。</w:t>
      </w:r>
    </w:p>
    <w:p w14:paraId="0E6C0E66">
      <w:pPr>
        <w:pStyle w:val="31"/>
        <w:numPr>
          <w:ilvl w:val="0"/>
          <w:numId w:val="0"/>
        </w:numPr>
        <w:ind w:leftChars="0"/>
        <w:rPr>
          <w:rFonts w:hint="eastAsia" w:ascii="Times New Roman" w:hAnsi="Times New Roman" w:cs="Times New Roman"/>
          <w:lang w:val="en-US" w:eastAsia="zh-CN"/>
        </w:rPr>
      </w:pPr>
      <w:r>
        <w:rPr>
          <w:rFonts w:hint="eastAsia" w:ascii="Times New Roman" w:hAnsi="Times New Roman" w:cs="Times New Roman"/>
          <w:lang w:val="en-US" w:eastAsia="zh-CN"/>
        </w:rPr>
        <w:t>⑤当红冲的该类蓝票已有特殊票种标识，则录入的商编中包含19位白酒产品编码，不允许与非白酒特定要素商编同时红冲，开具的白酒特定要素红票仅打白酒特定要素标签。</w:t>
      </w:r>
    </w:p>
    <w:p w14:paraId="36FA2448">
      <w:pPr>
        <w:pStyle w:val="31"/>
        <w:numPr>
          <w:ilvl w:val="0"/>
          <w:numId w:val="0"/>
        </w:numPr>
        <w:ind w:leftChars="0"/>
        <w:rPr>
          <w:rFonts w:hint="default" w:ascii="Times New Roman" w:hAnsi="Times New Roman" w:eastAsia="宋体" w:cs="Times New Roman"/>
          <w:lang w:val="en-US" w:eastAsia="zh-CN"/>
        </w:rPr>
      </w:pPr>
      <w:r>
        <w:rPr>
          <w:rFonts w:hint="eastAsia" w:ascii="Times New Roman" w:hAnsi="Times New Roman" w:cs="Times New Roman"/>
          <w:lang w:val="en-US" w:eastAsia="zh-CN"/>
        </w:rPr>
        <w:t>⑥当红冲该类蓝票时，不允许关联生产企业维护的白酒产品编码与其他生产企业的维护的白酒产品编码同时红冲。</w:t>
      </w:r>
    </w:p>
    <w:p w14:paraId="38EC9E33">
      <w:pPr>
        <w:pStyle w:val="8"/>
        <w:rPr>
          <w:rFonts w:hint="default" w:ascii="Times New Roman" w:hAnsi="Times New Roman" w:cs="Times New Roman"/>
          <w:b/>
          <w:sz w:val="20"/>
          <w:szCs w:val="20"/>
        </w:rPr>
      </w:pPr>
      <w:r>
        <w:rPr>
          <w:rFonts w:hint="default" w:ascii="Times New Roman" w:hAnsi="Times New Roman" w:cs="Times New Roman"/>
          <w:b/>
          <w:sz w:val="20"/>
          <w:szCs w:val="20"/>
        </w:rPr>
        <w:t>3.1.2.4红字确认单申请</w:t>
      </w:r>
    </w:p>
    <w:p w14:paraId="593DD5EC">
      <w:pPr>
        <w:pStyle w:val="31"/>
        <w:ind w:firstLine="480"/>
        <w:rPr>
          <w:rFonts w:hint="default" w:ascii="Times New Roman" w:hAnsi="Times New Roman" w:cs="Times New Roman"/>
        </w:rPr>
      </w:pPr>
      <w:r>
        <w:rPr>
          <w:rFonts w:hint="default" w:ascii="Times New Roman" w:hAnsi="Times New Roman" w:cs="Times New Roman"/>
        </w:rPr>
        <w:t>数电红字确认单录入校验通过后，首先在本地保存数电红字确认单申请信息，调用税务局端《数电红字确认单申请》接口将预申请数电红字确认单上传至税务局端，如果返回成功则表明预申请数电红字确认单上传成功。</w:t>
      </w:r>
    </w:p>
    <w:p w14:paraId="0AF8E9C3">
      <w:pPr>
        <w:pStyle w:val="5"/>
        <w:rPr>
          <w:rFonts w:hint="default" w:ascii="Times New Roman" w:hAnsi="Times New Roman" w:cs="Times New Roman"/>
          <w:sz w:val="22"/>
          <w:szCs w:val="22"/>
        </w:rPr>
      </w:pPr>
      <w:bookmarkStart w:id="166" w:name="_Toc1509"/>
      <w:bookmarkStart w:id="167" w:name="_Toc3618"/>
      <w:bookmarkStart w:id="168" w:name="_Toc21463"/>
      <w:r>
        <w:rPr>
          <w:rFonts w:hint="default" w:ascii="Times New Roman" w:hAnsi="Times New Roman" w:cs="Times New Roman"/>
          <w:sz w:val="22"/>
          <w:szCs w:val="22"/>
        </w:rPr>
        <w:t>3.2数电红字确认单确认</w:t>
      </w:r>
      <w:bookmarkEnd w:id="166"/>
      <w:bookmarkEnd w:id="167"/>
      <w:bookmarkEnd w:id="168"/>
    </w:p>
    <w:p w14:paraId="6B302BFC">
      <w:pPr>
        <w:pStyle w:val="7"/>
        <w:tabs>
          <w:tab w:val="left" w:pos="432"/>
          <w:tab w:val="left" w:pos="1152"/>
          <w:tab w:val="left" w:pos="1248"/>
        </w:tabs>
        <w:rPr>
          <w:rFonts w:hint="default" w:ascii="Times New Roman" w:hAnsi="Times New Roman" w:cs="Times New Roman"/>
          <w:b w:val="0"/>
          <w:sz w:val="20"/>
          <w:szCs w:val="20"/>
        </w:rPr>
      </w:pPr>
      <w:bookmarkStart w:id="169" w:name="_Toc28186"/>
      <w:bookmarkStart w:id="170" w:name="_Toc27510"/>
      <w:bookmarkStart w:id="171" w:name="_Toc20753"/>
      <w:r>
        <w:rPr>
          <w:rFonts w:hint="default" w:ascii="Times New Roman" w:hAnsi="Times New Roman" w:cs="Times New Roman"/>
          <w:b w:val="0"/>
          <w:sz w:val="20"/>
          <w:szCs w:val="20"/>
        </w:rPr>
        <w:t>3.2.1全流程图</w:t>
      </w:r>
      <w:bookmarkEnd w:id="169"/>
      <w:bookmarkEnd w:id="170"/>
      <w:bookmarkEnd w:id="171"/>
    </w:p>
    <w:p w14:paraId="6EDDF1AE">
      <w:pPr>
        <w:jc w:val="center"/>
        <w:rPr>
          <w:rFonts w:hint="default" w:ascii="Times New Roman" w:hAnsi="Times New Roman" w:cs="Times New Roman"/>
        </w:rPr>
      </w:pPr>
      <w:r>
        <w:rPr>
          <w:rFonts w:hint="default" w:ascii="Times New Roman" w:hAnsi="Times New Roman" w:cs="Times New Roman"/>
        </w:rPr>
        <w:drawing>
          <wp:inline distT="0" distB="0" distL="114300" distR="114300">
            <wp:extent cx="5269230" cy="5260975"/>
            <wp:effectExtent l="0" t="0" r="1270" b="9525"/>
            <wp:docPr id="4" name="图片 30" descr="红字确认单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0" descr="红字确认单确认"/>
                    <pic:cNvPicPr>
                      <a:picLocks noChangeAspect="1"/>
                    </pic:cNvPicPr>
                  </pic:nvPicPr>
                  <pic:blipFill>
                    <a:blip r:embed="rId9"/>
                    <a:stretch>
                      <a:fillRect/>
                    </a:stretch>
                  </pic:blipFill>
                  <pic:spPr>
                    <a:xfrm>
                      <a:off x="0" y="0"/>
                      <a:ext cx="5269230" cy="5260975"/>
                    </a:xfrm>
                    <a:prstGeom prst="rect">
                      <a:avLst/>
                    </a:prstGeom>
                    <a:noFill/>
                    <a:ln>
                      <a:noFill/>
                    </a:ln>
                  </pic:spPr>
                </pic:pic>
              </a:graphicData>
            </a:graphic>
          </wp:inline>
        </w:drawing>
      </w:r>
    </w:p>
    <w:p w14:paraId="5BB21BEF">
      <w:pPr>
        <w:pStyle w:val="6"/>
        <w:spacing w:before="156" w:after="156" w:line="240" w:lineRule="auto"/>
        <w:ind w:firstLine="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业务流程图</w:t>
      </w:r>
    </w:p>
    <w:p w14:paraId="6F74FE69">
      <w:pPr>
        <w:pStyle w:val="7"/>
        <w:tabs>
          <w:tab w:val="left" w:pos="432"/>
          <w:tab w:val="left" w:pos="1152"/>
          <w:tab w:val="left" w:pos="1248"/>
        </w:tabs>
        <w:rPr>
          <w:rFonts w:hint="default" w:ascii="Times New Roman" w:hAnsi="Times New Roman" w:cs="Times New Roman"/>
          <w:b w:val="0"/>
          <w:sz w:val="20"/>
          <w:szCs w:val="20"/>
        </w:rPr>
      </w:pPr>
      <w:bookmarkStart w:id="172" w:name="_Toc8508"/>
      <w:bookmarkStart w:id="173" w:name="_Toc1323"/>
      <w:bookmarkStart w:id="174" w:name="_Toc11744"/>
      <w:r>
        <w:rPr>
          <w:rFonts w:hint="default" w:ascii="Times New Roman" w:hAnsi="Times New Roman" w:cs="Times New Roman"/>
          <w:b w:val="0"/>
          <w:sz w:val="20"/>
          <w:szCs w:val="20"/>
        </w:rPr>
        <w:t>3.2.2业务规则</w:t>
      </w:r>
      <w:bookmarkEnd w:id="172"/>
      <w:bookmarkEnd w:id="173"/>
      <w:bookmarkEnd w:id="174"/>
      <w:r>
        <w:rPr>
          <w:rFonts w:hint="default" w:ascii="Times New Roman" w:hAnsi="Times New Roman" w:cs="Times New Roman"/>
          <w:b w:val="0"/>
          <w:sz w:val="20"/>
          <w:szCs w:val="20"/>
        </w:rPr>
        <w:t xml:space="preserve"> </w:t>
      </w:r>
    </w:p>
    <w:p w14:paraId="505C7F0F">
      <w:pPr>
        <w:pStyle w:val="8"/>
        <w:rPr>
          <w:rFonts w:hint="default" w:ascii="Times New Roman" w:hAnsi="Times New Roman" w:cs="Times New Roman"/>
          <w:b/>
          <w:sz w:val="20"/>
          <w:szCs w:val="20"/>
        </w:rPr>
      </w:pPr>
      <w:r>
        <w:rPr>
          <w:rFonts w:hint="default" w:ascii="Times New Roman" w:hAnsi="Times New Roman" w:cs="Times New Roman"/>
          <w:b/>
          <w:sz w:val="20"/>
          <w:szCs w:val="20"/>
        </w:rPr>
        <w:t>3.2.2.1判断纳税人确认资格</w:t>
      </w:r>
    </w:p>
    <w:p w14:paraId="1ACD58DD">
      <w:pPr>
        <w:pStyle w:val="31"/>
        <w:ind w:firstLine="480"/>
        <w:rPr>
          <w:rFonts w:hint="default" w:ascii="Times New Roman" w:hAnsi="Times New Roman" w:cs="Times New Roman"/>
        </w:rPr>
      </w:pPr>
      <w:r>
        <w:rPr>
          <w:rFonts w:hint="default" w:ascii="Times New Roman" w:hAnsi="Times New Roman" w:cs="Times New Roman"/>
        </w:rPr>
        <w:t>校验纳税人是否具备数电红字确认单确认资格，包括风险纳税人信息校验和纳税人资格校验。</w:t>
      </w:r>
    </w:p>
    <w:p w14:paraId="3E5B3C3D">
      <w:pPr>
        <w:pStyle w:val="31"/>
        <w:ind w:firstLine="480"/>
        <w:rPr>
          <w:rFonts w:hint="default" w:ascii="Times New Roman" w:hAnsi="Times New Roman" w:cs="Times New Roman"/>
        </w:rPr>
      </w:pPr>
      <w:r>
        <w:rPr>
          <w:rFonts w:hint="default" w:ascii="Times New Roman" w:hAnsi="Times New Roman" w:cs="Times New Roman"/>
        </w:rPr>
        <w:t>查询本地保存的纳税人风险信息，校验纳税人是否为风险纳税人，禁止风险等级高的纳税人确认红字确认单。</w:t>
      </w:r>
    </w:p>
    <w:p w14:paraId="71810F73">
      <w:pPr>
        <w:pStyle w:val="31"/>
        <w:ind w:firstLine="480"/>
        <w:rPr>
          <w:rFonts w:hint="default" w:ascii="Times New Roman" w:hAnsi="Times New Roman" w:cs="Times New Roman"/>
        </w:rPr>
      </w:pPr>
      <w:r>
        <w:rPr>
          <w:rFonts w:hint="default" w:ascii="Times New Roman" w:hAnsi="Times New Roman" w:cs="Times New Roman"/>
        </w:rPr>
        <w:t>查询本地保存的纳税人基本信息，判断纳税人是否具备确认红字确认单的资格。</w:t>
      </w:r>
    </w:p>
    <w:p w14:paraId="58C108EA">
      <w:pPr>
        <w:pStyle w:val="9"/>
        <w:rPr>
          <w:rFonts w:hint="default" w:ascii="Times New Roman" w:hAnsi="Times New Roman" w:cs="Times New Roman"/>
          <w:b/>
          <w:sz w:val="20"/>
          <w:szCs w:val="20"/>
        </w:rPr>
      </w:pPr>
      <w:r>
        <w:rPr>
          <w:rFonts w:hint="default" w:ascii="Times New Roman" w:hAnsi="Times New Roman" w:cs="Times New Roman"/>
          <w:b/>
          <w:sz w:val="20"/>
          <w:szCs w:val="20"/>
        </w:rPr>
        <w:t>3.2.2.1.1判断逻辑</w:t>
      </w:r>
    </w:p>
    <w:p w14:paraId="3F6CF2F3">
      <w:pPr>
        <w:pStyle w:val="31"/>
        <w:ind w:firstLine="480"/>
        <w:rPr>
          <w:rFonts w:hint="default" w:ascii="Times New Roman" w:hAnsi="Times New Roman" w:cs="Times New Roman"/>
        </w:rPr>
      </w:pPr>
      <w:r>
        <w:rPr>
          <w:rFonts w:hint="default" w:ascii="Times New Roman" w:hAnsi="Times New Roman" w:cs="Times New Roman"/>
        </w:rPr>
        <w:t>根据查询的纳税人风险信息进行校验，当满足以下任意条件时禁止确认红字确认单。</w:t>
      </w:r>
    </w:p>
    <w:p w14:paraId="12AFC47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纳税人风险信息中“风险纳税人类型”为“Ⅰ类（高风险）”。</w:t>
      </w:r>
    </w:p>
    <w:p w14:paraId="72928A9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纳税人风险信息中“纳税人预警级别”为“红色预警”。</w:t>
      </w:r>
    </w:p>
    <w:p w14:paraId="1FDC4796">
      <w:pPr>
        <w:pStyle w:val="31"/>
        <w:numPr>
          <w:ilvl w:val="0"/>
          <w:numId w:val="0"/>
        </w:numPr>
        <w:ind w:leftChars="0"/>
        <w:rPr>
          <w:rFonts w:hint="default" w:ascii="Times New Roman" w:hAnsi="Times New Roman" w:cs="Times New Roman"/>
        </w:rPr>
      </w:pPr>
      <w:bookmarkStart w:id="175" w:name="OLE_LINK43"/>
      <w:r>
        <w:rPr>
          <w:rFonts w:hint="default" w:ascii="Times New Roman" w:hAnsi="Times New Roman" w:cs="Times New Roman"/>
        </w:rPr>
        <w:t>●</w:t>
      </w:r>
      <w:r>
        <w:rPr>
          <w:rFonts w:hint="default" w:ascii="Times New Roman" w:hAnsi="Times New Roman" w:cs="Times New Roman"/>
          <w:lang w:val="en-US"/>
        </w:rPr>
        <w:t xml:space="preserve"> </w:t>
      </w:r>
      <w:bookmarkEnd w:id="175"/>
      <w:r>
        <w:rPr>
          <w:rFonts w:hint="default" w:ascii="Times New Roman" w:hAnsi="Times New Roman" w:cs="Times New Roman"/>
        </w:rPr>
        <w:t>纳税人风险信息中“风险纳税人标志”为“Y（风险纳税人）”。</w:t>
      </w:r>
    </w:p>
    <w:p w14:paraId="61D7A61E">
      <w:pPr>
        <w:pStyle w:val="31"/>
        <w:ind w:firstLine="480"/>
        <w:rPr>
          <w:rFonts w:hint="default" w:ascii="Times New Roman" w:hAnsi="Times New Roman" w:cs="Times New Roman"/>
        </w:rPr>
      </w:pPr>
      <w:r>
        <w:rPr>
          <w:rFonts w:hint="default" w:ascii="Times New Roman" w:hAnsi="Times New Roman" w:cs="Times New Roman"/>
        </w:rPr>
        <w:t>根据查询的纳税人基本信息进行校验，当发生以下任意条件时禁止开具数电蓝字发票。</w:t>
      </w:r>
    </w:p>
    <w:p w14:paraId="28DC330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纳税人信息中“纳税人状态”不是“03（正常）”、“09（报验）”中的任意一个。</w:t>
      </w:r>
    </w:p>
    <w:p w14:paraId="549A5A99">
      <w:pPr>
        <w:pStyle w:val="8"/>
        <w:rPr>
          <w:rFonts w:hint="default" w:ascii="Times New Roman" w:hAnsi="Times New Roman" w:cs="Times New Roman"/>
          <w:b/>
          <w:sz w:val="20"/>
          <w:szCs w:val="20"/>
        </w:rPr>
      </w:pPr>
      <w:r>
        <w:rPr>
          <w:rFonts w:hint="default" w:ascii="Times New Roman" w:hAnsi="Times New Roman" w:cs="Times New Roman"/>
          <w:b/>
          <w:sz w:val="20"/>
          <w:szCs w:val="20"/>
        </w:rPr>
        <w:t>3.2.2.2查询数电红字确认单信息</w:t>
      </w:r>
    </w:p>
    <w:p w14:paraId="52D52BE4">
      <w:pPr>
        <w:pStyle w:val="31"/>
        <w:ind w:firstLine="480" w:firstLineChars="0"/>
        <w:jc w:val="left"/>
        <w:rPr>
          <w:rFonts w:hint="default" w:ascii="Times New Roman" w:hAnsi="Times New Roman" w:cs="Times New Roman"/>
        </w:rPr>
      </w:pPr>
      <w:r>
        <w:rPr>
          <w:rFonts w:hint="default" w:ascii="Times New Roman" w:hAnsi="Times New Roman" w:cs="Times New Roman"/>
        </w:rPr>
        <w:t>从本地查询数电红字确认单信息，判断红字确认单是否可以确认。</w:t>
      </w:r>
    </w:p>
    <w:p w14:paraId="627BE6E0">
      <w:pPr>
        <w:pStyle w:val="9"/>
        <w:rPr>
          <w:rFonts w:hint="default" w:ascii="Times New Roman" w:hAnsi="Times New Roman" w:cs="Times New Roman"/>
          <w:b/>
          <w:sz w:val="20"/>
          <w:szCs w:val="20"/>
        </w:rPr>
      </w:pPr>
      <w:r>
        <w:rPr>
          <w:rFonts w:hint="default" w:ascii="Times New Roman" w:hAnsi="Times New Roman" w:cs="Times New Roman"/>
          <w:b/>
          <w:sz w:val="20"/>
          <w:szCs w:val="20"/>
        </w:rPr>
        <w:t>3.2.2.2.1判断逻辑</w:t>
      </w:r>
    </w:p>
    <w:p w14:paraId="6BECC58B">
      <w:pPr>
        <w:pStyle w:val="31"/>
        <w:ind w:firstLine="480"/>
        <w:rPr>
          <w:rFonts w:hint="default" w:ascii="Times New Roman" w:hAnsi="Times New Roman" w:cs="Times New Roman"/>
        </w:rPr>
      </w:pPr>
      <w:r>
        <w:rPr>
          <w:rFonts w:hint="default" w:ascii="Times New Roman" w:hAnsi="Times New Roman" w:cs="Times New Roman"/>
        </w:rPr>
        <w:t>根据查询的数电红字确认单信息进行校验，当满足以下任意条件时禁止确认数电红字确认单。</w:t>
      </w:r>
    </w:p>
    <w:p w14:paraId="3AE7906B">
      <w:pPr>
        <w:pStyle w:val="31"/>
        <w:numPr>
          <w:ilvl w:val="0"/>
          <w:numId w:val="0"/>
        </w:numPr>
        <w:ind w:leftChars="0"/>
        <w:rPr>
          <w:rFonts w:hint="default" w:ascii="Times New Roman" w:hAnsi="Times New Roman" w:cs="Times New Roman"/>
        </w:rPr>
      </w:pPr>
      <w:bookmarkStart w:id="176" w:name="OLE_LINK9"/>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查询数电红字确认单信息失败，本地无数电红字确认单信息。</w:t>
      </w:r>
    </w:p>
    <w:p w14:paraId="177B936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红字确认单状态非待确认状态。</w:t>
      </w:r>
    </w:p>
    <w:bookmarkEnd w:id="176"/>
    <w:p w14:paraId="365927AF">
      <w:pPr>
        <w:pStyle w:val="8"/>
        <w:rPr>
          <w:rFonts w:hint="default" w:ascii="Times New Roman" w:hAnsi="Times New Roman" w:cs="Times New Roman"/>
          <w:b/>
          <w:sz w:val="20"/>
          <w:szCs w:val="20"/>
        </w:rPr>
      </w:pPr>
      <w:r>
        <w:rPr>
          <w:rFonts w:hint="default" w:ascii="Times New Roman" w:hAnsi="Times New Roman" w:cs="Times New Roman"/>
          <w:b/>
          <w:sz w:val="20"/>
          <w:szCs w:val="20"/>
        </w:rPr>
        <w:t>3.2.2.3选择、确认数电红字确认单</w:t>
      </w:r>
    </w:p>
    <w:p w14:paraId="0AA3ACFC">
      <w:pPr>
        <w:pStyle w:val="31"/>
        <w:ind w:firstLine="480"/>
        <w:rPr>
          <w:rFonts w:hint="default" w:ascii="Times New Roman" w:hAnsi="Times New Roman" w:cs="Times New Roman"/>
        </w:rPr>
      </w:pPr>
      <w:r>
        <w:rPr>
          <w:rFonts w:hint="default" w:ascii="Times New Roman" w:hAnsi="Times New Roman" w:cs="Times New Roman"/>
        </w:rPr>
        <w:t>从查询出的数电红字确认单中选择需要确认的数电红字确认单，并选择确认结果。</w:t>
      </w:r>
    </w:p>
    <w:p w14:paraId="59A5362B">
      <w:pPr>
        <w:pStyle w:val="8"/>
        <w:rPr>
          <w:rFonts w:hint="default" w:ascii="Times New Roman" w:hAnsi="Times New Roman" w:cs="Times New Roman"/>
          <w:b/>
          <w:sz w:val="20"/>
          <w:szCs w:val="20"/>
        </w:rPr>
      </w:pPr>
      <w:r>
        <w:rPr>
          <w:rFonts w:hint="default" w:ascii="Times New Roman" w:hAnsi="Times New Roman" w:cs="Times New Roman"/>
          <w:b/>
          <w:sz w:val="20"/>
          <w:szCs w:val="20"/>
        </w:rPr>
        <w:t>3.2.2.4上传数电红字确认单确认信息</w:t>
      </w:r>
    </w:p>
    <w:p w14:paraId="48F636FB">
      <w:pPr>
        <w:pStyle w:val="31"/>
        <w:ind w:firstLine="480"/>
        <w:rPr>
          <w:rFonts w:hint="default" w:ascii="Times New Roman" w:hAnsi="Times New Roman" w:cs="Times New Roman"/>
        </w:rPr>
      </w:pPr>
      <w:r>
        <w:rPr>
          <w:rFonts w:hint="default" w:ascii="Times New Roman" w:hAnsi="Times New Roman" w:cs="Times New Roman"/>
        </w:rPr>
        <w:t>调用《数电红字确认单确认》接口向税务局端上传数电红字确认单确认结果，</w:t>
      </w:r>
      <w:bookmarkStart w:id="177" w:name="OLE_LINK4"/>
      <w:r>
        <w:rPr>
          <w:rFonts w:hint="default" w:ascii="Times New Roman" w:hAnsi="Times New Roman" w:cs="Times New Roman"/>
        </w:rPr>
        <w:t>包括：同意、不同意和撤销，</w:t>
      </w:r>
      <w:bookmarkEnd w:id="177"/>
      <w:r>
        <w:rPr>
          <w:rFonts w:hint="default" w:ascii="Times New Roman" w:hAnsi="Times New Roman" w:cs="Times New Roman"/>
        </w:rPr>
        <w:t>并更新数电红字确认单确认信息上传结果，具体参见“</w:t>
      </w:r>
      <w:r>
        <w:rPr>
          <w:rFonts w:hint="eastAsia" w:cs="Times New Roman"/>
          <w:lang w:eastAsia="zh-CN"/>
        </w:rPr>
        <w:t>五、接口技术说明</w:t>
      </w:r>
      <w:r>
        <w:rPr>
          <w:rFonts w:hint="default" w:ascii="Times New Roman" w:hAnsi="Times New Roman" w:cs="Times New Roman"/>
        </w:rPr>
        <w:t>14.数电红字确认单确认”。</w:t>
      </w:r>
    </w:p>
    <w:p w14:paraId="28077B8B">
      <w:pPr>
        <w:pStyle w:val="31"/>
        <w:ind w:firstLine="480"/>
        <w:rPr>
          <w:rFonts w:hint="default" w:ascii="Times New Roman" w:hAnsi="Times New Roman" w:cs="Times New Roman"/>
        </w:rPr>
      </w:pPr>
      <w:r>
        <w:rPr>
          <w:rFonts w:hint="default" w:ascii="Times New Roman" w:hAnsi="Times New Roman" w:cs="Times New Roman"/>
        </w:rPr>
        <w:t>红字确认单撤销时要求红字确认单状态为有效且未开具红票，红字确认单撤销只能由最后操作方申请，具体包含以下规则：</w:t>
      </w:r>
    </w:p>
    <w:p w14:paraId="75AA4A77">
      <w:pPr>
        <w:pStyle w:val="31"/>
        <w:ind w:firstLine="480"/>
        <w:rPr>
          <w:rFonts w:hint="default" w:ascii="Times New Roman" w:hAnsi="Times New Roman"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hint="default" w:ascii="Times New Roman" w:hAnsi="Times New Roman" w:cs="Times New Roman"/>
        </w:rPr>
        <w:t>购买方未对蓝字发票做勾选/入账操作，销售方申请红字确认单，这时红字确认单状态为“01”，此时只允许销售方撤销。</w:t>
      </w:r>
    </w:p>
    <w:p w14:paraId="48747782">
      <w:pPr>
        <w:pStyle w:val="31"/>
        <w:ind w:firstLine="480"/>
        <w:rPr>
          <w:rFonts w:hint="default" w:ascii="Times New Roman" w:hAnsi="Times New Roman" w:cs="Times New Roma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hint="default" w:ascii="Times New Roman" w:hAnsi="Times New Roman" w:cs="Times New Roman"/>
        </w:rPr>
        <w:t>购买方对蓝字发票做勾选/入账操作，销售方申请红字确认单，购买方未确认，这时红字确认单状态为“02”，此时只允许销售方撤销。</w:t>
      </w:r>
    </w:p>
    <w:p w14:paraId="1DE2FC7E">
      <w:pPr>
        <w:pStyle w:val="31"/>
        <w:ind w:firstLine="480"/>
        <w:rPr>
          <w:rFonts w:hint="default" w:ascii="Times New Roman" w:hAnsi="Times New Roman" w:cs="Times New Roman"/>
        </w:rPr>
      </w:pPr>
      <w:r>
        <w:rPr>
          <w:rFonts w:hint="eastAsia" w:cs="Times New Roman"/>
          <w:lang w:eastAsia="zh-CN"/>
        </w:rPr>
        <w:t>（</w:t>
      </w:r>
      <w:r>
        <w:rPr>
          <w:rFonts w:hint="eastAsia" w:cs="Times New Roman"/>
          <w:lang w:val="en-US" w:eastAsia="zh-CN"/>
        </w:rPr>
        <w:t>3</w:t>
      </w:r>
      <w:r>
        <w:rPr>
          <w:rFonts w:hint="eastAsia" w:cs="Times New Roman"/>
          <w:lang w:eastAsia="zh-CN"/>
        </w:rPr>
        <w:t>）</w:t>
      </w:r>
      <w:r>
        <w:rPr>
          <w:rFonts w:hint="default" w:ascii="Times New Roman" w:hAnsi="Times New Roman" w:cs="Times New Roman"/>
        </w:rPr>
        <w:t>购买方对蓝字发票做勾选/入账操作，销售方申请红字确认单，购买方已确认，这时红字确认单状态为“04”，此时只允许购买方撤销。</w:t>
      </w:r>
    </w:p>
    <w:p w14:paraId="5F453F0D">
      <w:pPr>
        <w:pStyle w:val="31"/>
        <w:ind w:firstLine="480"/>
        <w:rPr>
          <w:rFonts w:hint="default" w:ascii="Times New Roman" w:hAnsi="Times New Roman" w:cs="Times New Roman"/>
        </w:rPr>
      </w:pPr>
      <w:r>
        <w:rPr>
          <w:rFonts w:hint="eastAsia" w:cs="Times New Roman"/>
          <w:lang w:eastAsia="zh-CN"/>
        </w:rPr>
        <w:t>（</w:t>
      </w:r>
      <w:r>
        <w:rPr>
          <w:rFonts w:hint="eastAsia" w:cs="Times New Roman"/>
          <w:lang w:val="en-US" w:eastAsia="zh-CN"/>
        </w:rPr>
        <w:t>4</w:t>
      </w:r>
      <w:r>
        <w:rPr>
          <w:rFonts w:hint="eastAsia" w:cs="Times New Roman"/>
          <w:lang w:eastAsia="zh-CN"/>
        </w:rPr>
        <w:t>）</w:t>
      </w:r>
      <w:r>
        <w:rPr>
          <w:rFonts w:hint="default" w:ascii="Times New Roman" w:hAnsi="Times New Roman" w:cs="Times New Roman"/>
        </w:rPr>
        <w:t>购买方对蓝字发票做勾选/入账操作，购买方申请红字确认单，销售方未确认，这时红字确认单状态为“03”，此时只允许购买方撤销。</w:t>
      </w:r>
    </w:p>
    <w:p w14:paraId="3BDE433E">
      <w:pPr>
        <w:pStyle w:val="31"/>
        <w:ind w:firstLine="480"/>
        <w:rPr>
          <w:rFonts w:hint="default" w:ascii="Times New Roman" w:hAnsi="Times New Roman" w:cs="Times New Roman"/>
        </w:rPr>
      </w:pPr>
      <w:r>
        <w:rPr>
          <w:rFonts w:hint="eastAsia" w:cs="Times New Roman"/>
          <w:lang w:eastAsia="zh-CN"/>
        </w:rPr>
        <w:t>（</w:t>
      </w:r>
      <w:r>
        <w:rPr>
          <w:rFonts w:hint="eastAsia" w:cs="Times New Roman"/>
          <w:lang w:val="en-US" w:eastAsia="zh-CN"/>
        </w:rPr>
        <w:t>5</w:t>
      </w:r>
      <w:r>
        <w:rPr>
          <w:rFonts w:hint="eastAsia" w:cs="Times New Roman"/>
          <w:lang w:eastAsia="zh-CN"/>
        </w:rPr>
        <w:t>）</w:t>
      </w:r>
      <w:r>
        <w:rPr>
          <w:rFonts w:hint="default" w:ascii="Times New Roman" w:hAnsi="Times New Roman" w:cs="Times New Roman"/>
        </w:rPr>
        <w:t>购买方对蓝字发票做勾选/入账操作，购买方申请红字确认单，销售方已确认，这时红字确认单状态为“04”，此时只允许销售方撤销。</w:t>
      </w:r>
    </w:p>
    <w:p w14:paraId="70817BB8">
      <w:pPr>
        <w:pStyle w:val="5"/>
        <w:rPr>
          <w:rFonts w:hint="default" w:ascii="Times New Roman" w:hAnsi="Times New Roman" w:cs="Times New Roman"/>
          <w:sz w:val="22"/>
          <w:szCs w:val="22"/>
        </w:rPr>
      </w:pPr>
      <w:bookmarkStart w:id="178" w:name="_Toc32527"/>
      <w:bookmarkStart w:id="179" w:name="_Toc861"/>
      <w:bookmarkStart w:id="180" w:name="_Toc18094"/>
      <w:r>
        <w:rPr>
          <w:rFonts w:hint="default" w:ascii="Times New Roman" w:hAnsi="Times New Roman" w:cs="Times New Roman"/>
          <w:sz w:val="22"/>
          <w:szCs w:val="22"/>
        </w:rPr>
        <w:t>3.3数电红字发票开具</w:t>
      </w:r>
      <w:bookmarkEnd w:id="178"/>
      <w:bookmarkEnd w:id="179"/>
      <w:bookmarkEnd w:id="180"/>
    </w:p>
    <w:p w14:paraId="121BCF0C">
      <w:pPr>
        <w:pStyle w:val="7"/>
        <w:tabs>
          <w:tab w:val="left" w:pos="432"/>
          <w:tab w:val="left" w:pos="1152"/>
          <w:tab w:val="left" w:pos="1248"/>
        </w:tabs>
        <w:rPr>
          <w:rFonts w:hint="default" w:ascii="Times New Roman" w:hAnsi="Times New Roman" w:cs="Times New Roman"/>
          <w:b w:val="0"/>
          <w:sz w:val="20"/>
          <w:szCs w:val="20"/>
        </w:rPr>
      </w:pPr>
      <w:bookmarkStart w:id="181" w:name="_Toc8133"/>
      <w:bookmarkStart w:id="182" w:name="_Toc2904"/>
      <w:bookmarkStart w:id="183" w:name="_Toc21366"/>
      <w:r>
        <w:rPr>
          <w:rFonts w:hint="default" w:ascii="Times New Roman" w:hAnsi="Times New Roman" w:cs="Times New Roman"/>
          <w:b w:val="0"/>
          <w:sz w:val="20"/>
          <w:szCs w:val="20"/>
        </w:rPr>
        <w:t>3.3.1.全流程图</w:t>
      </w:r>
      <w:bookmarkEnd w:id="181"/>
      <w:bookmarkEnd w:id="182"/>
      <w:bookmarkEnd w:id="183"/>
    </w:p>
    <w:p w14:paraId="4C1ED348">
      <w:pPr>
        <w:pStyle w:val="6"/>
        <w:keepNext w:val="0"/>
        <w:keepLines w:val="0"/>
        <w:pageBreakBefore w:val="0"/>
        <w:widowControl w:val="0"/>
        <w:kinsoku/>
        <w:wordWrap/>
        <w:overflowPunct/>
        <w:topLinePunct w:val="0"/>
        <w:autoSpaceDE/>
        <w:autoSpaceDN/>
        <w:bidi w:val="0"/>
        <w:adjustRightInd/>
        <w:snapToGrid/>
        <w:spacing w:before="156" w:after="156"/>
        <w:ind w:firstLine="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73675" cy="7479030"/>
            <wp:effectExtent l="0" t="0" r="9525" b="1270"/>
            <wp:docPr id="5" name="图片 36" descr="红字发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6" descr="红字发票"/>
                    <pic:cNvPicPr>
                      <a:picLocks noChangeAspect="1"/>
                    </pic:cNvPicPr>
                  </pic:nvPicPr>
                  <pic:blipFill>
                    <a:blip r:embed="rId10"/>
                    <a:stretch>
                      <a:fillRect/>
                    </a:stretch>
                  </pic:blipFill>
                  <pic:spPr>
                    <a:xfrm>
                      <a:off x="0" y="0"/>
                      <a:ext cx="5273675" cy="7479030"/>
                    </a:xfrm>
                    <a:prstGeom prst="rect">
                      <a:avLst/>
                    </a:prstGeom>
                    <a:noFill/>
                    <a:ln>
                      <a:noFill/>
                    </a:ln>
                  </pic:spPr>
                </pic:pic>
              </a:graphicData>
            </a:graphic>
          </wp:inline>
        </w:drawing>
      </w:r>
    </w:p>
    <w:p w14:paraId="1865E75C">
      <w:pPr>
        <w:pStyle w:val="6"/>
        <w:spacing w:before="156" w:after="156" w:line="240" w:lineRule="auto"/>
        <w:ind w:firstLine="42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业务流程图</w:t>
      </w:r>
    </w:p>
    <w:p w14:paraId="171C9C1C">
      <w:pPr>
        <w:pStyle w:val="7"/>
        <w:tabs>
          <w:tab w:val="left" w:pos="432"/>
          <w:tab w:val="left" w:pos="1152"/>
          <w:tab w:val="left" w:pos="1248"/>
        </w:tabs>
        <w:ind w:left="0" w:firstLine="0"/>
        <w:rPr>
          <w:rFonts w:hint="default" w:ascii="Times New Roman" w:hAnsi="Times New Roman" w:cs="Times New Roman"/>
          <w:b w:val="0"/>
          <w:sz w:val="20"/>
          <w:szCs w:val="20"/>
        </w:rPr>
      </w:pPr>
      <w:bookmarkStart w:id="184" w:name="_Toc8712"/>
      <w:bookmarkStart w:id="185" w:name="_Toc747"/>
      <w:bookmarkStart w:id="186" w:name="_Toc370"/>
      <w:r>
        <w:rPr>
          <w:rFonts w:hint="default" w:ascii="Times New Roman" w:hAnsi="Times New Roman" w:cs="Times New Roman"/>
          <w:b w:val="0"/>
          <w:sz w:val="20"/>
          <w:szCs w:val="20"/>
        </w:rPr>
        <w:t>3.3.2业务规则</w:t>
      </w:r>
      <w:bookmarkEnd w:id="184"/>
      <w:bookmarkEnd w:id="185"/>
      <w:bookmarkEnd w:id="186"/>
    </w:p>
    <w:p w14:paraId="127904B5">
      <w:pPr>
        <w:pStyle w:val="8"/>
        <w:rPr>
          <w:rFonts w:hint="default" w:ascii="Times New Roman" w:hAnsi="Times New Roman" w:cs="Times New Roman"/>
          <w:b/>
          <w:sz w:val="20"/>
          <w:szCs w:val="20"/>
        </w:rPr>
      </w:pPr>
      <w:r>
        <w:rPr>
          <w:rFonts w:hint="default" w:ascii="Times New Roman" w:hAnsi="Times New Roman" w:cs="Times New Roman"/>
          <w:b/>
          <w:sz w:val="20"/>
          <w:szCs w:val="20"/>
        </w:rPr>
        <w:t>3.3.2.1校验红字确认单信息</w:t>
      </w:r>
    </w:p>
    <w:p w14:paraId="4404FEDD">
      <w:pPr>
        <w:pStyle w:val="31"/>
        <w:ind w:firstLine="480"/>
        <w:rPr>
          <w:rFonts w:hint="default" w:ascii="Times New Roman" w:hAnsi="Times New Roman" w:cs="Times New Roman"/>
        </w:rPr>
      </w:pPr>
      <w:r>
        <w:rPr>
          <w:rFonts w:hint="default" w:ascii="Times New Roman" w:hAnsi="Times New Roman" w:cs="Times New Roman"/>
        </w:rPr>
        <w:t>查询本地保存的红字确认单信息，判断是否存在红字确认单信息以及红字确认单状态是否正常。</w:t>
      </w:r>
    </w:p>
    <w:p w14:paraId="45F29951">
      <w:pPr>
        <w:pStyle w:val="31"/>
        <w:ind w:firstLine="480"/>
        <w:rPr>
          <w:rFonts w:hint="default" w:ascii="Times New Roman" w:hAnsi="Times New Roman" w:cs="Times New Roman"/>
        </w:rPr>
      </w:pPr>
      <w:r>
        <w:rPr>
          <w:rFonts w:hint="default" w:ascii="Times New Roman" w:hAnsi="Times New Roman" w:cs="Times New Roman"/>
        </w:rPr>
        <w:t>查询本地保存的红字确认单信息，校验红字确认单是否可用。</w:t>
      </w:r>
    </w:p>
    <w:p w14:paraId="6AB23EFD">
      <w:pPr>
        <w:pStyle w:val="9"/>
        <w:rPr>
          <w:rFonts w:hint="default" w:ascii="Times New Roman" w:hAnsi="Times New Roman" w:cs="Times New Roman"/>
          <w:b/>
          <w:sz w:val="20"/>
          <w:szCs w:val="20"/>
        </w:rPr>
      </w:pPr>
      <w:r>
        <w:rPr>
          <w:rFonts w:hint="default" w:ascii="Times New Roman" w:hAnsi="Times New Roman" w:cs="Times New Roman"/>
          <w:b/>
          <w:sz w:val="20"/>
          <w:szCs w:val="20"/>
        </w:rPr>
        <w:t>3.3.2.1.1判断逻辑</w:t>
      </w:r>
    </w:p>
    <w:p w14:paraId="073E79FD">
      <w:pPr>
        <w:pStyle w:val="31"/>
        <w:ind w:firstLine="480"/>
        <w:rPr>
          <w:rFonts w:hint="default" w:ascii="Times New Roman" w:hAnsi="Times New Roman" w:cs="Times New Roman"/>
        </w:rPr>
      </w:pPr>
      <w:r>
        <w:rPr>
          <w:rFonts w:hint="default" w:ascii="Times New Roman" w:hAnsi="Times New Roman" w:cs="Times New Roman"/>
        </w:rPr>
        <w:t>根据查询的红字确认单信息进行校验，当满足以下任意条件时禁止开具数电红字发票。</w:t>
      </w:r>
    </w:p>
    <w:p w14:paraId="260D310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未查询到红字确认单信息，本地红字确认单信息。</w:t>
      </w:r>
    </w:p>
    <w:p w14:paraId="7DC55F6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数电红字确认单信息状态不正确。</w:t>
      </w:r>
    </w:p>
    <w:p w14:paraId="7B249F00">
      <w:pPr>
        <w:pStyle w:val="8"/>
        <w:rPr>
          <w:rFonts w:hint="default" w:ascii="Times New Roman" w:hAnsi="Times New Roman" w:cs="Times New Roman"/>
          <w:b/>
          <w:sz w:val="20"/>
          <w:szCs w:val="20"/>
        </w:rPr>
      </w:pPr>
      <w:r>
        <w:rPr>
          <w:rFonts w:hint="default" w:ascii="Times New Roman" w:hAnsi="Times New Roman" w:cs="Times New Roman"/>
          <w:b/>
          <w:sz w:val="20"/>
          <w:szCs w:val="20"/>
        </w:rPr>
        <w:t>3.3.2.2判断纳税人开票资格</w:t>
      </w:r>
    </w:p>
    <w:p w14:paraId="2B555F1D">
      <w:pPr>
        <w:pStyle w:val="31"/>
        <w:ind w:firstLine="480"/>
        <w:rPr>
          <w:rFonts w:hint="default" w:ascii="Times New Roman" w:hAnsi="Times New Roman" w:cs="Times New Roman"/>
        </w:rPr>
      </w:pPr>
      <w:r>
        <w:rPr>
          <w:rFonts w:hint="default" w:ascii="Times New Roman" w:hAnsi="Times New Roman" w:cs="Times New Roman"/>
        </w:rPr>
        <w:t>校验纳税人是否具备数电红字发票开票资格，包括风险纳税人信息校验和纳税人资格校验。</w:t>
      </w:r>
    </w:p>
    <w:p w14:paraId="35D340B7">
      <w:pPr>
        <w:pStyle w:val="31"/>
        <w:ind w:firstLine="480"/>
        <w:rPr>
          <w:rFonts w:hint="default" w:ascii="Times New Roman" w:hAnsi="Times New Roman" w:cs="Times New Roman"/>
        </w:rPr>
      </w:pPr>
      <w:r>
        <w:rPr>
          <w:rFonts w:hint="default" w:ascii="Times New Roman" w:hAnsi="Times New Roman" w:cs="Times New Roman"/>
        </w:rPr>
        <w:t>查询本地保存的纳税人风险信息，校验纳税人是否为风险纳税人，禁止风险等级高的纳税人开具发票。</w:t>
      </w:r>
    </w:p>
    <w:p w14:paraId="3D2F8211">
      <w:pPr>
        <w:pStyle w:val="31"/>
        <w:ind w:firstLine="480"/>
        <w:rPr>
          <w:rFonts w:hint="default" w:ascii="Times New Roman" w:hAnsi="Times New Roman" w:cs="Times New Roman"/>
        </w:rPr>
      </w:pPr>
      <w:r>
        <w:rPr>
          <w:rFonts w:hint="default" w:ascii="Times New Roman" w:hAnsi="Times New Roman" w:cs="Times New Roman"/>
        </w:rPr>
        <w:t>查询本地保存的纳税人基本信息，判断纳税人是否具备开具数电红字发票资格。</w:t>
      </w:r>
    </w:p>
    <w:p w14:paraId="7494D557">
      <w:pPr>
        <w:pStyle w:val="9"/>
        <w:rPr>
          <w:rFonts w:hint="default" w:ascii="Times New Roman" w:hAnsi="Times New Roman" w:cs="Times New Roman"/>
          <w:b/>
          <w:sz w:val="20"/>
          <w:szCs w:val="20"/>
        </w:rPr>
      </w:pPr>
      <w:r>
        <w:rPr>
          <w:rFonts w:hint="default" w:ascii="Times New Roman" w:hAnsi="Times New Roman" w:cs="Times New Roman"/>
          <w:b/>
          <w:sz w:val="20"/>
          <w:szCs w:val="20"/>
        </w:rPr>
        <w:t>3.3.2.2.1判断逻辑</w:t>
      </w:r>
    </w:p>
    <w:p w14:paraId="49F248E8">
      <w:pPr>
        <w:pStyle w:val="31"/>
        <w:ind w:firstLine="480"/>
        <w:rPr>
          <w:rFonts w:hint="default" w:ascii="Times New Roman" w:hAnsi="Times New Roman" w:cs="Times New Roman"/>
        </w:rPr>
      </w:pPr>
      <w:r>
        <w:rPr>
          <w:rFonts w:hint="default" w:ascii="Times New Roman" w:hAnsi="Times New Roman" w:cs="Times New Roman"/>
        </w:rPr>
        <w:t>根据查询的纳税人风险信息进行校验，当满足以下任意条件时禁止开具数电红字发票。</w:t>
      </w:r>
    </w:p>
    <w:p w14:paraId="1FBF6CD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w:t>
      </w:r>
      <w:r>
        <w:rPr>
          <w:rFonts w:hint="default" w:ascii="Times New Roman" w:hAnsi="Times New Roman" w:cs="Times New Roman"/>
          <w:lang w:val="en-US" w:eastAsia="zh-CN"/>
        </w:rPr>
        <w:t>风险纳税人类型</w:t>
      </w:r>
      <w:r>
        <w:rPr>
          <w:rFonts w:hint="default" w:ascii="Times New Roman" w:hAnsi="Times New Roman" w:cs="Times New Roman"/>
        </w:rPr>
        <w:t>”为“Ⅰ类”。</w:t>
      </w:r>
    </w:p>
    <w:p w14:paraId="496CC5E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纳税人风险信息中“纳税人预警级别”为“红色预警”。</w:t>
      </w:r>
    </w:p>
    <w:p w14:paraId="7C786F5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纳税人风险信息中“风险纳税人标志”为“Y（风险纳税人）”。</w:t>
      </w:r>
    </w:p>
    <w:p w14:paraId="227FF1E6">
      <w:pPr>
        <w:pStyle w:val="31"/>
        <w:ind w:firstLine="480"/>
        <w:rPr>
          <w:rFonts w:hint="default" w:ascii="Times New Roman" w:hAnsi="Times New Roman" w:cs="Times New Roman"/>
        </w:rPr>
      </w:pPr>
      <w:r>
        <w:rPr>
          <w:rFonts w:hint="default" w:ascii="Times New Roman" w:hAnsi="Times New Roman" w:cs="Times New Roman"/>
        </w:rPr>
        <w:t>根据查询的纳税人基本信息进行校验，当发生以下任意条件时禁止开具数电红字发票。</w:t>
      </w:r>
    </w:p>
    <w:p w14:paraId="233CC27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纳税人信息中“纳税人状态”不是“03（正常）”、“09（报验）”中的任意一个。</w:t>
      </w:r>
    </w:p>
    <w:p w14:paraId="7F4AACE5">
      <w:pPr>
        <w:pStyle w:val="8"/>
        <w:rPr>
          <w:rFonts w:hint="default" w:ascii="Times New Roman" w:hAnsi="Times New Roman" w:cs="Times New Roman"/>
          <w:b/>
          <w:sz w:val="20"/>
          <w:szCs w:val="20"/>
        </w:rPr>
      </w:pPr>
      <w:r>
        <w:rPr>
          <w:rFonts w:hint="default" w:ascii="Times New Roman" w:hAnsi="Times New Roman" w:cs="Times New Roman"/>
          <w:b/>
          <w:sz w:val="20"/>
          <w:szCs w:val="20"/>
        </w:rPr>
        <w:t>3.3.2.3发票号段结余校验</w:t>
      </w:r>
    </w:p>
    <w:p w14:paraId="29852A0D">
      <w:pPr>
        <w:pStyle w:val="31"/>
        <w:ind w:firstLine="480"/>
        <w:rPr>
          <w:rFonts w:hint="default" w:ascii="Times New Roman" w:hAnsi="Times New Roman" w:cs="Times New Roman"/>
        </w:rPr>
      </w:pPr>
      <w:r>
        <w:rPr>
          <w:rFonts w:hint="default" w:ascii="Times New Roman" w:hAnsi="Times New Roman" w:cs="Times New Roman"/>
        </w:rPr>
        <w:t>判断本地是否还有未使用的数电票，若无未使用的数电票，需调用税务局端接口重新获取数电票批量预赋码信息，详情参见“1数电票开具前置1.2.1获取批量预赋码信息”。</w:t>
      </w:r>
    </w:p>
    <w:p w14:paraId="6004C4B2">
      <w:pPr>
        <w:pStyle w:val="8"/>
        <w:rPr>
          <w:rFonts w:hint="default" w:ascii="Times New Roman" w:hAnsi="Times New Roman" w:cs="Times New Roman"/>
          <w:b/>
          <w:sz w:val="20"/>
          <w:szCs w:val="20"/>
        </w:rPr>
      </w:pPr>
      <w:r>
        <w:rPr>
          <w:rFonts w:hint="default" w:ascii="Times New Roman" w:hAnsi="Times New Roman" w:cs="Times New Roman"/>
          <w:b/>
          <w:sz w:val="20"/>
          <w:szCs w:val="20"/>
        </w:rPr>
        <w:t>3.3.2.4录入、校验发票信息</w:t>
      </w:r>
    </w:p>
    <w:p w14:paraId="2C584408">
      <w:pPr>
        <w:pStyle w:val="31"/>
        <w:ind w:firstLine="480"/>
        <w:rPr>
          <w:rFonts w:hint="default" w:ascii="Times New Roman" w:hAnsi="Times New Roman" w:cs="Times New Roman"/>
        </w:rPr>
      </w:pPr>
      <w:r>
        <w:rPr>
          <w:rFonts w:hint="default" w:ascii="Times New Roman" w:hAnsi="Times New Roman" w:cs="Times New Roman"/>
        </w:rPr>
        <w:t>依据开票能力红字发票开具的要求，依据红字确认单录入发票信息，并依据发票开具规则对发票信息进行业务逻辑校验，主要包括合规性校验、数值校验。</w:t>
      </w:r>
    </w:p>
    <w:p w14:paraId="52459D03">
      <w:pPr>
        <w:pStyle w:val="9"/>
        <w:rPr>
          <w:rFonts w:hint="default" w:ascii="Times New Roman" w:hAnsi="Times New Roman" w:cs="Times New Roman"/>
          <w:b/>
          <w:sz w:val="20"/>
          <w:szCs w:val="20"/>
        </w:rPr>
      </w:pPr>
      <w:r>
        <w:rPr>
          <w:rFonts w:hint="default" w:ascii="Times New Roman" w:hAnsi="Times New Roman" w:cs="Times New Roman"/>
          <w:b/>
          <w:sz w:val="20"/>
          <w:szCs w:val="20"/>
        </w:rPr>
        <w:t>3.3.2.4.1合规性校验</w:t>
      </w:r>
    </w:p>
    <w:p w14:paraId="176A2E82">
      <w:pPr>
        <w:pStyle w:val="31"/>
        <w:ind w:firstLine="480"/>
        <w:rPr>
          <w:rFonts w:hint="default" w:ascii="Times New Roman" w:hAnsi="Times New Roman" w:cs="Times New Roman"/>
        </w:rPr>
      </w:pPr>
      <w:r>
        <w:rPr>
          <w:rFonts w:hint="default" w:ascii="Times New Roman" w:hAnsi="Times New Roman" w:cs="Times New Roman"/>
        </w:rPr>
        <w:t>合规性校验主要对输入参数的类型、长度、是否必填、码值进行校验。以下任意一项不满足要求时，阻断发票开具。校验规则如下：</w:t>
      </w:r>
    </w:p>
    <w:p w14:paraId="5F4606F3">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发票号码，必填，长度20位，由数字组成，前2位为年份后2位。</w:t>
      </w:r>
    </w:p>
    <w:p w14:paraId="74DC0E6C">
      <w:pPr>
        <w:pStyle w:val="31"/>
        <w:numPr>
          <w:ilvl w:val="0"/>
          <w:numId w:val="0"/>
        </w:numPr>
        <w:ind w:leftChars="0"/>
        <w:rPr>
          <w:rFonts w:hint="default" w:ascii="Times New Roman" w:hAnsi="Times New Roman" w:eastAsia="宋体" w:cs="Times New Roman"/>
        </w:rPr>
      </w:pPr>
      <w:r>
        <w:rPr>
          <w:rFonts w:hint="default" w:ascii="Times New Roman" w:hAnsi="Times New Roman" w:eastAsia="宋体" w:cs="Times New Roman"/>
        </w:rPr>
        <w:t>●</w:t>
      </w:r>
      <w:r>
        <w:rPr>
          <w:rFonts w:hint="default" w:ascii="Times New Roman" w:hAnsi="Times New Roman" w:eastAsia="宋体" w:cs="Times New Roman"/>
          <w:lang w:val="en-US"/>
        </w:rPr>
        <w:t xml:space="preserve"> </w:t>
      </w:r>
      <w:r>
        <w:rPr>
          <w:rFonts w:hint="default" w:ascii="Times New Roman" w:hAnsi="Times New Roman" w:eastAsia="宋体" w:cs="Times New Roman"/>
        </w:rPr>
        <w:t>蓝字发票标志，必填，取值范围为“0”、“1”.</w:t>
      </w:r>
    </w:p>
    <w:p w14:paraId="32A8882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平台编号，必填，最大长度20位。</w:t>
      </w:r>
    </w:p>
    <w:p w14:paraId="6D79EB9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服务器地址，必填，长度20位。</w:t>
      </w:r>
    </w:p>
    <w:p w14:paraId="66B59B2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mac地址，必填，长度20位。</w:t>
      </w:r>
    </w:p>
    <w:p w14:paraId="4E1B750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CPU序列号，选填，长度20位。</w:t>
      </w:r>
    </w:p>
    <w:p w14:paraId="1009D32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主板序列号，选填，长度20位。</w:t>
      </w:r>
    </w:p>
    <w:p w14:paraId="1CA24E9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发票票种，必填，取值范围为“01”、“02”。</w:t>
      </w:r>
    </w:p>
    <w:p w14:paraId="21DF162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购买方自然人标志，选填，取值范围为“Y”、“N”。</w:t>
      </w:r>
    </w:p>
    <w:p w14:paraId="4A5B3EE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特定要素，</w:t>
      </w:r>
      <w:r>
        <w:rPr>
          <w:rFonts w:hint="eastAsia" w:cs="Times New Roman"/>
          <w:lang w:val="en-US" w:eastAsia="zh-CN"/>
        </w:rPr>
        <w:t>选填</w:t>
      </w:r>
      <w:r>
        <w:rPr>
          <w:rFonts w:hint="default" w:ascii="Times New Roman" w:hAnsi="Times New Roman" w:cs="Times New Roman"/>
        </w:rPr>
        <w:t>，</w:t>
      </w:r>
      <w:r>
        <w:rPr>
          <w:rFonts w:hint="eastAsia" w:cs="Times New Roman"/>
          <w:lang w:val="en-US" w:eastAsia="zh-CN"/>
        </w:rPr>
        <w:t>取值范围为空，23</w:t>
      </w:r>
      <w:r>
        <w:rPr>
          <w:rFonts w:hint="default" w:ascii="Times New Roman" w:hAnsi="Times New Roman" w:cs="Times New Roman"/>
        </w:rPr>
        <w:t>。</w:t>
      </w:r>
    </w:p>
    <w:p w14:paraId="666996E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区域代码，必填，最大长度20位。</w:t>
      </w:r>
    </w:p>
    <w:p w14:paraId="1850773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出口业务适用政策代码，选填，取值范围为“空”、“01”、“02”、“03”。</w:t>
      </w:r>
    </w:p>
    <w:p w14:paraId="2176BA0F">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cs="Times New Roman"/>
          <w:lang w:val="en-US"/>
        </w:rPr>
        <w:t xml:space="preserve"> 减按征税类型代码</w:t>
      </w:r>
      <w:r>
        <w:rPr>
          <w:rFonts w:hint="default" w:ascii="Times New Roman" w:hAnsi="Times New Roman" w:cs="Times New Roman"/>
          <w:lang w:val="en-US" w:eastAsia="zh-CN"/>
        </w:rPr>
        <w:t>，选填，取值范围为“空”、“54”、“55”。</w:t>
      </w:r>
    </w:p>
    <w:p w14:paraId="05BB032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销售方纳税人识别号，必填，最大长度20位，由数字和大写字母组成。</w:t>
      </w:r>
    </w:p>
    <w:p w14:paraId="36915B2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销售方名称，必填，最大长度300位。</w:t>
      </w:r>
    </w:p>
    <w:p w14:paraId="468A057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销售方地址，选填，最大长度300位。</w:t>
      </w:r>
    </w:p>
    <w:p w14:paraId="47F4409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销售方电话，选填，最大长度60位。</w:t>
      </w:r>
    </w:p>
    <w:p w14:paraId="4149916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销售方开户行，选填，最大长度120位。</w:t>
      </w:r>
    </w:p>
    <w:p w14:paraId="6735DD3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销售方账号，选填，最大长度50位。</w:t>
      </w:r>
    </w:p>
    <w:p w14:paraId="7EBBD85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购买方纳税人识别号，选填，最大长度</w:t>
      </w:r>
      <w:r>
        <w:rPr>
          <w:rFonts w:hint="default" w:ascii="Times New Roman" w:hAnsi="Times New Roman" w:cs="Times New Roman"/>
        </w:rPr>
        <w:tab/>
      </w:r>
      <w:r>
        <w:rPr>
          <w:rFonts w:hint="default" w:ascii="Times New Roman" w:hAnsi="Times New Roman" w:cs="Times New Roman"/>
        </w:rPr>
        <w:t>20位（</w:t>
      </w:r>
      <w:r>
        <w:rPr>
          <w:rFonts w:hint="default" w:ascii="Times New Roman" w:hAnsi="Times New Roman" w:cs="Times New Roman"/>
          <w:sz w:val="22"/>
          <w:szCs w:val="22"/>
        </w:rPr>
        <w:t>开具数电专票时，必填</w:t>
      </w:r>
      <w:r>
        <w:rPr>
          <w:rFonts w:hint="default" w:ascii="Times New Roman" w:hAnsi="Times New Roman" w:cs="Times New Roman"/>
        </w:rPr>
        <w:t>）。</w:t>
      </w:r>
    </w:p>
    <w:p w14:paraId="224423D6">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（购买方）自然人证件类型</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552F387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（购买方）自然人证件号码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选填，最大长度30位。</w:t>
      </w:r>
    </w:p>
    <w:p w14:paraId="1CE36D6D">
      <w:pPr>
        <w:pStyle w:val="31"/>
        <w:numPr>
          <w:ilvl w:val="0"/>
          <w:numId w:val="0"/>
        </w:numPr>
        <w:ind w:leftChars="0"/>
        <w:rPr>
          <w:rFonts w:hint="eastAsia" w:ascii="Times New Roman" w:hAnsi="Times New Roman" w:cs="Times New Roman"/>
          <w:lang w:eastAsia="zh-CN"/>
        </w:rPr>
      </w:pPr>
      <w:r>
        <w:rPr>
          <w:rFonts w:hint="default" w:ascii="Times New Roman" w:hAnsi="Times New Roman" w:cs="Times New Roman"/>
        </w:rPr>
        <w:t>●</w:t>
      </w:r>
      <w:r>
        <w:rPr>
          <w:rFonts w:hint="default" w:ascii="Times New Roman" w:hAnsi="Times New Roman" w:cs="Times New Roman"/>
          <w:lang w:val="en-US"/>
        </w:rPr>
        <w:t xml:space="preserve"> （购买方）自然人国籍代码</w:t>
      </w:r>
      <w:r>
        <w:rPr>
          <w:rFonts w:hint="eastAsia" w:ascii="Times New Roman" w:hAnsi="Times New Roman" w:cs="Times New Roman"/>
          <w:lang w:eastAsia="zh-CN"/>
        </w:rPr>
        <w:t>，</w:t>
      </w:r>
      <w:r>
        <w:rPr>
          <w:rFonts w:hint="eastAsia" w:ascii="Times New Roman" w:hAnsi="Times New Roman" w:cs="Times New Roman"/>
          <w:lang w:val="en-US" w:eastAsia="zh-CN"/>
        </w:rPr>
        <w:t>选填，最大长度3位。</w:t>
      </w:r>
    </w:p>
    <w:p w14:paraId="1AC3AC1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购买方名称，必填，最大长度300位。</w:t>
      </w:r>
    </w:p>
    <w:p w14:paraId="6A4D5D8E">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购买方地址，选填，最大长度300位。</w:t>
      </w:r>
    </w:p>
    <w:p w14:paraId="4D6BFA1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购买方电话，选填，最大长度60位。</w:t>
      </w:r>
    </w:p>
    <w:p w14:paraId="328CC65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购买方开户行名称，选填，最大长度120位。</w:t>
      </w:r>
    </w:p>
    <w:p w14:paraId="5F9D74F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购买方开户行银行账号，选填，最大长度100位。</w:t>
      </w:r>
    </w:p>
    <w:p w14:paraId="48A024F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经办人，选填，最大长度150位。</w:t>
      </w:r>
    </w:p>
    <w:p w14:paraId="36ABE3F1">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经办人身份证件号码，选填，最大长度</w:t>
      </w:r>
      <w:r>
        <w:rPr>
          <w:rFonts w:hint="default" w:ascii="Times New Roman" w:hAnsi="Times New Roman" w:cs="Times New Roman"/>
        </w:rPr>
        <w:tab/>
      </w:r>
      <w:r>
        <w:rPr>
          <w:rFonts w:hint="default" w:ascii="Times New Roman" w:hAnsi="Times New Roman" w:cs="Times New Roman"/>
        </w:rPr>
        <w:t>30位。</w:t>
      </w:r>
    </w:p>
    <w:p w14:paraId="377FBAE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经办人联系电话，选填，最大长度60位。</w:t>
      </w:r>
    </w:p>
    <w:p w14:paraId="3DB0CB3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合计金额，必填，最大长度18位，最多2位小数。</w:t>
      </w:r>
    </w:p>
    <w:p w14:paraId="2FEDEED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合计税额，必填，最大长度18位，最多2位小数。</w:t>
      </w:r>
    </w:p>
    <w:p w14:paraId="4DDFBBC0">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价税合计，必填，最大长度18位，最多2位小数。</w:t>
      </w:r>
    </w:p>
    <w:p w14:paraId="150530B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收款银行名称，选填，最大长度120位。</w:t>
      </w:r>
    </w:p>
    <w:p w14:paraId="77CA962B">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收款银行账号，选填，最大长度100位。</w:t>
      </w:r>
    </w:p>
    <w:p w14:paraId="2CE61BCD">
      <w:pPr>
        <w:pStyle w:val="31"/>
        <w:numPr>
          <w:ilvl w:val="0"/>
          <w:numId w:val="0"/>
        </w:numPr>
        <w:ind w:leftChars="0"/>
        <w:rPr>
          <w:rFonts w:hint="default" w:ascii="Times New Roman" w:hAnsi="Times New Roman" w:eastAsia="宋体"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结算方式，选填，取值范围为“01”、“02”、“03”、“04”、“05”、“99”。</w:t>
      </w:r>
    </w:p>
    <w:p w14:paraId="78658DB5">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rPr>
        <w:t>应税行为发生地，选填</w:t>
      </w:r>
      <w:r>
        <w:rPr>
          <w:rFonts w:hint="default" w:ascii="Times New Roman" w:hAnsi="Times New Roman" w:cs="Times New Roman"/>
        </w:rPr>
        <w:t>，最大长度11位。</w:t>
      </w:r>
    </w:p>
    <w:p w14:paraId="2351C8E7">
      <w:pPr>
        <w:pStyle w:val="31"/>
        <w:numPr>
          <w:ilvl w:val="0"/>
          <w:numId w:val="0"/>
        </w:numPr>
        <w:ind w:leftChars="0"/>
        <w:rPr>
          <w:rFonts w:hint="default" w:ascii="Times New Roman" w:hAnsi="Times New Roman" w:eastAsia="宋体" w:cs="Times New Roma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eastAsia="宋体" w:cs="Times New Roman"/>
        </w:rPr>
        <w:t>开票人，必填，最大长度300位</w:t>
      </w:r>
      <w:r>
        <w:rPr>
          <w:rFonts w:hint="default" w:ascii="Times New Roman" w:hAnsi="Times New Roman" w:eastAsia="宋体" w:cs="Times New Roman"/>
          <w:lang w:eastAsia="zh-CN"/>
        </w:rPr>
        <w:t>。</w:t>
      </w:r>
      <w:r>
        <w:rPr>
          <w:rFonts w:hint="default" w:ascii="Times New Roman" w:hAnsi="Times New Roman" w:cs="Times New Roman"/>
          <w:lang w:val="en-US" w:eastAsia="zh-CN"/>
        </w:rPr>
        <w:t>当使用联用、他用能力时，开票员</w:t>
      </w:r>
      <w:r>
        <w:rPr>
          <w:rFonts w:hint="default" w:ascii="Times New Roman" w:hAnsi="Times New Roman" w:cs="Times New Roman"/>
          <w:lang w:val="en-US" w:eastAsia="zh-Hans"/>
        </w:rPr>
        <w:t>必须与申请接入时配置的开票员一致</w:t>
      </w:r>
      <w:r>
        <w:rPr>
          <w:rFonts w:hint="default" w:ascii="Times New Roman" w:hAnsi="Times New Roman" w:eastAsia="宋体" w:cs="Times New Roman"/>
        </w:rPr>
        <w:t>。</w:t>
      </w:r>
    </w:p>
    <w:p w14:paraId="1C39CA8E">
      <w:pPr>
        <w:pStyle w:val="31"/>
        <w:numPr>
          <w:ilvl w:val="0"/>
          <w:numId w:val="0"/>
        </w:numPr>
        <w:ind w:leftChars="0"/>
        <w:rPr>
          <w:rFonts w:hint="default" w:ascii="Times New Roman" w:hAnsi="Times New Roman" w:eastAsia="宋体" w:cs="Times New Roma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eastAsia="宋体" w:cs="Times New Roman"/>
        </w:rPr>
        <w:t>开票人证件号码，选填，最大长度30位。</w:t>
      </w:r>
      <w:r>
        <w:rPr>
          <w:rFonts w:hint="default" w:ascii="Times New Roman" w:hAnsi="Times New Roman" w:cs="Times New Roman"/>
          <w:lang w:val="en-US" w:eastAsia="zh-CN"/>
        </w:rPr>
        <w:t>当使用联用、他用能力时，必填，必须是开票人证件类型对应的证件号码，并且与平台维护的信息一致</w:t>
      </w:r>
      <w:r>
        <w:rPr>
          <w:rFonts w:hint="default" w:ascii="Times New Roman" w:hAnsi="Times New Roman" w:eastAsia="宋体" w:cs="Times New Roman"/>
        </w:rPr>
        <w:t>。</w:t>
      </w:r>
    </w:p>
    <w:p w14:paraId="6DC95E87">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eastAsia="宋体" w:cs="Times New Roman"/>
        </w:rPr>
        <w:t>开票人证件类型，选填，最大长度4位。</w:t>
      </w:r>
      <w:r>
        <w:rPr>
          <w:rFonts w:hint="default" w:ascii="Times New Roman" w:hAnsi="Times New Roman" w:cs="Times New Roman"/>
          <w:lang w:val="en-US" w:eastAsia="zh-CN"/>
        </w:rPr>
        <w:t>当使用他用、联用能力时，必填，取值范围为“100”，“ 101”，“ 102”，“ 103”，“ 199”，“ 200”，“ 201”，“ 202”，“ 203”，“ 204”，“ 205”，“ 206”，“ 207”，“ 208”，“ 209”，“ 210”，“ 211”，“ 212”，“ 213”，“ 214”，“ 215”，“ 216”，“ 217”，“ 218”，“ 219”，“ 220”，“ 221”，“ 222”，“ 223”，“ 224”，</w:t>
      </w:r>
      <w:bookmarkStart w:id="187" w:name="OLE_LINK6"/>
      <w:r>
        <w:rPr>
          <w:rFonts w:hint="default" w:ascii="Times New Roman" w:hAnsi="Times New Roman" w:cs="Times New Roman"/>
          <w:lang w:val="en-US" w:eastAsia="zh-CN"/>
        </w:rPr>
        <w:t>“ 225”，“ 22</w:t>
      </w:r>
      <w:r>
        <w:rPr>
          <w:rFonts w:hint="eastAsia" w:cs="Times New Roman"/>
          <w:lang w:val="en-US" w:eastAsia="zh-CN"/>
        </w:rPr>
        <w:t>6</w:t>
      </w:r>
      <w:r>
        <w:rPr>
          <w:rFonts w:hint="default" w:ascii="Times New Roman" w:hAnsi="Times New Roman" w:cs="Times New Roman"/>
          <w:lang w:val="en-US" w:eastAsia="zh-CN"/>
        </w:rPr>
        <w:t>”，</w:t>
      </w:r>
      <w:bookmarkEnd w:id="187"/>
      <w:r>
        <w:rPr>
          <w:rFonts w:hint="default" w:ascii="Times New Roman" w:hAnsi="Times New Roman" w:cs="Times New Roman"/>
          <w:lang w:val="en-US" w:eastAsia="zh-CN"/>
        </w:rPr>
        <w:t>“ 227”，“ 228”，“ 229”，“ 230”，“ 231”，“ 232”，“ 233”，“ 234”，“ 235”，“ 236”，“ 237”，“ 238”，“ 239”，“ 240”，“ 241”，“ 291”，“ 299”</w:t>
      </w:r>
      <w:r>
        <w:rPr>
          <w:rFonts w:hint="default" w:ascii="Times New Roman" w:hAnsi="Times New Roman" w:cs="Times New Roman"/>
        </w:rPr>
        <w:t>。</w:t>
      </w:r>
    </w:p>
    <w:p w14:paraId="2BD3D9A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对应蓝字发票号码，选填，长度20位。</w:t>
      </w:r>
    </w:p>
    <w:p w14:paraId="0296DC58">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红字确认信息单编号，</w:t>
      </w:r>
      <w:r>
        <w:rPr>
          <w:rFonts w:hint="default" w:ascii="Times New Roman" w:hAnsi="Times New Roman" w:cs="Times New Roman"/>
          <w:sz w:val="24"/>
          <w:szCs w:val="24"/>
          <w:lang w:val="en-US" w:eastAsia="zh-CN"/>
        </w:rPr>
        <w:t>必填</w:t>
      </w:r>
      <w:r>
        <w:rPr>
          <w:rFonts w:hint="default" w:ascii="Times New Roman" w:hAnsi="Times New Roman" w:cs="Times New Roman"/>
          <w:sz w:val="24"/>
          <w:szCs w:val="24"/>
        </w:rPr>
        <w:t>，最大长度20位。</w:t>
      </w:r>
    </w:p>
    <w:p w14:paraId="2F99034D">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红字确认单uuid，</w:t>
      </w:r>
      <w:r>
        <w:rPr>
          <w:rFonts w:hint="default" w:ascii="Times New Roman" w:hAnsi="Times New Roman" w:cs="Times New Roman"/>
          <w:sz w:val="24"/>
          <w:szCs w:val="24"/>
          <w:lang w:val="en-US" w:eastAsia="zh-CN"/>
        </w:rPr>
        <w:t>必填</w:t>
      </w:r>
      <w:r>
        <w:rPr>
          <w:rFonts w:hint="default" w:ascii="Times New Roman" w:hAnsi="Times New Roman" w:cs="Times New Roman"/>
          <w:sz w:val="24"/>
          <w:szCs w:val="24"/>
        </w:rPr>
        <w:t>，最大长度32位。</w:t>
      </w:r>
    </w:p>
    <w:p w14:paraId="04C7222F">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备注，选填，最大长度</w:t>
      </w:r>
      <w:r>
        <w:rPr>
          <w:rFonts w:hint="eastAsia" w:cs="Times New Roman"/>
          <w:sz w:val="24"/>
          <w:szCs w:val="24"/>
          <w:lang w:val="en-US" w:eastAsia="zh-CN"/>
        </w:rPr>
        <w:t>382</w:t>
      </w:r>
      <w:r>
        <w:rPr>
          <w:rFonts w:hint="default" w:ascii="Times New Roman" w:hAnsi="Times New Roman" w:cs="Times New Roman"/>
          <w:sz w:val="24"/>
          <w:szCs w:val="24"/>
        </w:rPr>
        <w:t>位。</w:t>
      </w:r>
    </w:p>
    <w:p w14:paraId="20591EE8">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开票日期，必填，格式必须是“yyyy-MM-dd HH:mm:ss”。</w:t>
      </w:r>
    </w:p>
    <w:p w14:paraId="06AE9A77">
      <w:pPr>
        <w:pStyle w:val="31"/>
        <w:numPr>
          <w:ilvl w:val="0"/>
          <w:numId w:val="0"/>
        </w:numPr>
        <w:ind w:leftChars="0"/>
        <w:rPr>
          <w:rFonts w:hint="default" w:ascii="Times New Roman" w:hAnsi="Times New Roman" w:eastAsia="宋体"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sz w:val="24"/>
          <w:szCs w:val="24"/>
        </w:rPr>
        <w:t>是否展示销售方银行账号标签</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选填，最大长度1位。</w:t>
      </w:r>
    </w:p>
    <w:p w14:paraId="3351CA66">
      <w:pPr>
        <w:pStyle w:val="31"/>
        <w:numPr>
          <w:ilvl w:val="0"/>
          <w:numId w:val="0"/>
        </w:numPr>
        <w:ind w:leftChars="0"/>
        <w:rPr>
          <w:rFonts w:hint="default" w:ascii="Times New Roman" w:hAnsi="Times New Roman" w:eastAsia="宋体"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eastAsia="宋体" w:cs="Times New Roman"/>
          <w:sz w:val="24"/>
          <w:szCs w:val="24"/>
          <w:lang w:val="en-US" w:eastAsia="zh-CN"/>
        </w:rPr>
        <w:t>是否展示购买方银行账号标签</w:t>
      </w:r>
      <w:r>
        <w:rPr>
          <w:rFonts w:hint="default" w:ascii="Times New Roman" w:hAnsi="Times New Roman" w:eastAsia="宋体" w:cs="Times New Roman"/>
          <w:sz w:val="24"/>
          <w:szCs w:val="24"/>
          <w:lang w:eastAsia="zh-CN"/>
        </w:rPr>
        <w:t>，</w:t>
      </w:r>
      <w:r>
        <w:rPr>
          <w:rFonts w:hint="default" w:ascii="Times New Roman" w:hAnsi="Times New Roman" w:eastAsia="宋体" w:cs="Times New Roman"/>
          <w:sz w:val="24"/>
          <w:szCs w:val="24"/>
          <w:lang w:val="en-US" w:eastAsia="zh-CN"/>
        </w:rPr>
        <w:t>选填，最大长度1位。</w:t>
      </w:r>
    </w:p>
    <w:p w14:paraId="5319E488">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eastAsia="zh-CN"/>
        </w:rPr>
        <w:t>收款人姓名，选填，最大长度150位。</w:t>
      </w:r>
    </w:p>
    <w:p w14:paraId="76FB8093">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lang w:val="en-US" w:eastAsia="zh-CN"/>
        </w:rPr>
        <w:t>复核人姓名，选填，最大程度75位。</w:t>
      </w:r>
    </w:p>
    <w:p w14:paraId="3C3EAE1A">
      <w:pPr>
        <w:pStyle w:val="31"/>
        <w:numPr>
          <w:ilvl w:val="0"/>
          <w:numId w:val="0"/>
        </w:numPr>
        <w:ind w:leftChars="0"/>
        <w:rPr>
          <w:rFonts w:hint="default" w:ascii="Times New Roman" w:hAnsi="Times New Roman" w:eastAsia="宋体" w:cs="Times New Roman"/>
          <w:sz w:val="24"/>
          <w:highlight w:val="none"/>
          <w:lang w:val="en-US" w:eastAsia="zh-CN"/>
        </w:rPr>
      </w:pPr>
      <w:r>
        <w:rPr>
          <w:rFonts w:hint="eastAsia"/>
          <w:sz w:val="24"/>
        </w:rPr>
        <w:t>●</w:t>
      </w:r>
      <w:r>
        <w:rPr>
          <w:rFonts w:hint="default"/>
          <w:sz w:val="24"/>
          <w:lang w:val="en-US"/>
        </w:rPr>
        <w:t xml:space="preserve"> </w:t>
      </w:r>
      <w:r>
        <w:rPr>
          <w:rFonts w:hint="eastAsia" w:cs="Times New Roman"/>
          <w:sz w:val="24"/>
          <w:highlight w:val="none"/>
          <w:lang w:val="en-US" w:eastAsia="zh-CN"/>
        </w:rPr>
        <w:t>发票开具方式代码，必填，最大长度1位，取值范围“4”、“5”。</w:t>
      </w:r>
    </w:p>
    <w:p w14:paraId="54C47236">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明细序号，必填，最大长度8位。</w:t>
      </w:r>
    </w:p>
    <w:p w14:paraId="71467C1F">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对应蓝字发票明细序号，选填，最大长度8位。</w:t>
      </w:r>
    </w:p>
    <w:p w14:paraId="30A9E280">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货物或应税劳务、服务名称，必填，最大长度300位。</w:t>
      </w:r>
    </w:p>
    <w:p w14:paraId="3476729B">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商品服务简称，必填，最大长度120位。</w:t>
      </w:r>
    </w:p>
    <w:p w14:paraId="6E19A888">
      <w:pPr>
        <w:pStyle w:val="31"/>
        <w:numPr>
          <w:ilvl w:val="0"/>
          <w:numId w:val="0"/>
        </w:numPr>
        <w:ind w:leftChars="0"/>
        <w:rPr>
          <w:rFonts w:hint="default" w:ascii="Times New Roman" w:hAnsi="Times New Roman" w:eastAsia="宋体" w:cs="Times New Roman"/>
          <w:sz w:val="24"/>
          <w:szCs w:val="24"/>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eastAsia" w:cs="Times New Roman"/>
          <w:lang w:val="en-US" w:eastAsia="zh-CN"/>
        </w:rPr>
        <w:t>商品条码</w:t>
      </w:r>
      <w:r>
        <w:rPr>
          <w:rFonts w:hint="default" w:ascii="Times New Roman" w:hAnsi="Times New Roman" w:cs="Times New Roman"/>
          <w:lang w:val="en-US" w:eastAsia="zh-CN"/>
        </w:rPr>
        <w:t>，</w:t>
      </w:r>
      <w:r>
        <w:rPr>
          <w:rFonts w:hint="eastAsia" w:cs="Times New Roman"/>
          <w:lang w:val="en-US" w:eastAsia="zh-CN"/>
        </w:rPr>
        <w:t>选填</w:t>
      </w:r>
      <w:r>
        <w:rPr>
          <w:rFonts w:hint="default" w:ascii="Times New Roman" w:hAnsi="Times New Roman" w:cs="Times New Roman"/>
          <w:lang w:val="en-US" w:eastAsia="zh-CN"/>
        </w:rPr>
        <w:t>，最大长度</w:t>
      </w:r>
      <w:r>
        <w:rPr>
          <w:rFonts w:hint="eastAsia" w:cs="Times New Roman"/>
          <w:lang w:val="en-US" w:eastAsia="zh-CN"/>
        </w:rPr>
        <w:t>14</w:t>
      </w:r>
      <w:r>
        <w:rPr>
          <w:rFonts w:hint="default" w:ascii="Times New Roman" w:hAnsi="Times New Roman" w:cs="Times New Roman"/>
          <w:lang w:val="en-US" w:eastAsia="zh-CN"/>
        </w:rPr>
        <w:t>位。</w:t>
      </w:r>
    </w:p>
    <w:p w14:paraId="24B3FA4E">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项目名称，必填，最大长度600位。</w:t>
      </w:r>
    </w:p>
    <w:p w14:paraId="048D7561">
      <w:pPr>
        <w:pStyle w:val="31"/>
        <w:numPr>
          <w:ilvl w:val="0"/>
          <w:numId w:val="0"/>
        </w:numPr>
        <w:ind w:leftChars="0"/>
        <w:rPr>
          <w:rFonts w:hint="default" w:ascii="Times New Roman" w:hAnsi="Times New Roman" w:cs="Times New Roman"/>
          <w:sz w:val="24"/>
          <w:szCs w:val="24"/>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sz w:val="24"/>
          <w:szCs w:val="24"/>
        </w:rPr>
        <w:t>规格型号，选填，最大长度150位。</w:t>
      </w:r>
    </w:p>
    <w:p w14:paraId="7D05320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单位，选填，最大长度300位。</w:t>
      </w:r>
    </w:p>
    <w:p w14:paraId="0932E4C9">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数量，选填（</w:t>
      </w:r>
      <w:r>
        <w:rPr>
          <w:rFonts w:hint="default" w:ascii="Times New Roman" w:hAnsi="Times New Roman" w:cs="Times New Roman"/>
          <w:szCs w:val="21"/>
        </w:rPr>
        <w:t>如“单价”非空，则必填</w:t>
      </w:r>
      <w:r>
        <w:rPr>
          <w:rFonts w:hint="default" w:ascii="Times New Roman" w:hAnsi="Times New Roman" w:cs="Times New Roman"/>
        </w:rPr>
        <w:t>），最大长度25位。</w:t>
      </w:r>
    </w:p>
    <w:p w14:paraId="3E5A8F12">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单价，选填（</w:t>
      </w:r>
      <w:r>
        <w:rPr>
          <w:rFonts w:hint="default" w:ascii="Times New Roman" w:hAnsi="Times New Roman" w:cs="Times New Roman"/>
          <w:szCs w:val="21"/>
        </w:rPr>
        <w:t>如“数量”非空，则必填</w:t>
      </w:r>
      <w:r>
        <w:rPr>
          <w:rFonts w:hint="default" w:ascii="Times New Roman" w:hAnsi="Times New Roman" w:cs="Times New Roman"/>
        </w:rPr>
        <w:t>），最大长度25位。</w:t>
      </w:r>
    </w:p>
    <w:p w14:paraId="570D09AA">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金额，必填，最大长度18位，最多2位小数。</w:t>
      </w:r>
    </w:p>
    <w:p w14:paraId="13FBD7CF">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增值税税率/征收率，必填，最大长度16位，最多6位小数。必须在可用税率信息中存在。</w:t>
      </w:r>
    </w:p>
    <w:p w14:paraId="2CB33CF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税额，必填，最大长度18位，最多2位小数。</w:t>
      </w:r>
    </w:p>
    <w:p w14:paraId="64E2038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含税金额，必填，最大长度18位，最多2位小数。</w:t>
      </w:r>
    </w:p>
    <w:p w14:paraId="18FF5024">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商品和服务税收分类合并编码，必填，最大长度19位。必须在商品编码信息中存在。</w:t>
      </w:r>
    </w:p>
    <w:p w14:paraId="634E3768">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发票行性质，必填，取值范围为“00”、“01”、“02”。</w:t>
      </w:r>
    </w:p>
    <w:p w14:paraId="1F3F8E6D">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优惠政策标识，选填，不为空时取值范围为“01”、“02”、“03”、“04”、“05”、“06”、“07”、“08”、“09”、“10”、“11”、“12”、“13”、“14”、“15”、“16”、“17”、“18”。</w:t>
      </w:r>
    </w:p>
    <w:p w14:paraId="2AB9A786">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附加要素名称，选填，最大长度200位。</w:t>
      </w:r>
    </w:p>
    <w:p w14:paraId="5BB4B5F7">
      <w:pPr>
        <w:pStyle w:val="31"/>
        <w:numPr>
          <w:ilvl w:val="0"/>
          <w:numId w:val="0"/>
        </w:numPr>
        <w:ind w:leftChars="0"/>
        <w:rPr>
          <w:rFonts w:hint="default" w:ascii="Times New Roman" w:hAnsi="Times New Roman" w:cs="Times New Roma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附加要素类型，选填，最大长度200位。</w:t>
      </w:r>
    </w:p>
    <w:p w14:paraId="18439FFE">
      <w:pPr>
        <w:pStyle w:val="31"/>
        <w:numPr>
          <w:ilvl w:val="0"/>
          <w:numId w:val="0"/>
        </w:numPr>
        <w:ind w:leftChars="0"/>
        <w:rPr>
          <w:rFonts w:hint="default" w:ascii="Times New Roman" w:hAnsi="Times New Roman" w:eastAsia="宋体" w:cs="Times New Roman"/>
          <w:lang w:val="en-US" w:eastAsia="zh-CN"/>
        </w:rPr>
      </w:pPr>
      <w:r>
        <w:rPr>
          <w:rFonts w:hint="default" w:ascii="Times New Roman" w:hAnsi="Times New Roman" w:cs="Times New Roman"/>
        </w:rPr>
        <w:t>●</w:t>
      </w:r>
      <w:r>
        <w:rPr>
          <w:rFonts w:hint="default" w:ascii="Times New Roman" w:hAnsi="Times New Roman" w:cs="Times New Roman"/>
          <w:lang w:val="en-US"/>
        </w:rPr>
        <w:t xml:space="preserve"> </w:t>
      </w:r>
      <w:r>
        <w:rPr>
          <w:rFonts w:hint="default" w:ascii="Times New Roman" w:hAnsi="Times New Roman" w:cs="Times New Roman"/>
        </w:rPr>
        <w:t>附加要素值，选填，最大长度200位。</w:t>
      </w:r>
    </w:p>
    <w:p w14:paraId="00E9A5D9">
      <w:pPr>
        <w:pStyle w:val="9"/>
        <w:rPr>
          <w:rFonts w:hint="default" w:ascii="Times New Roman" w:hAnsi="Times New Roman" w:cs="Times New Roman"/>
          <w:b/>
          <w:sz w:val="20"/>
          <w:szCs w:val="20"/>
        </w:rPr>
      </w:pPr>
      <w:r>
        <w:rPr>
          <w:rFonts w:hint="default" w:ascii="Times New Roman" w:hAnsi="Times New Roman" w:cs="Times New Roman"/>
          <w:b/>
          <w:sz w:val="20"/>
          <w:szCs w:val="20"/>
        </w:rPr>
        <w:t>3.3.2.4.2数据校验</w:t>
      </w:r>
    </w:p>
    <w:p w14:paraId="5D5597BF">
      <w:pPr>
        <w:pStyle w:val="31"/>
        <w:numPr>
          <w:ilvl w:val="0"/>
          <w:numId w:val="0"/>
        </w:numPr>
        <w:ind w:leftChars="0"/>
        <w:rPr>
          <w:rFonts w:hint="eastAsia" w:ascii="Times New Roman" w:hAnsi="Times New Roman" w:eastAsia="宋体" w:cs="Times New Roman"/>
          <w:lang w:eastAsia="zh-CN"/>
        </w:rPr>
      </w:pPr>
      <w:bookmarkStart w:id="188" w:name="OLE_LINK48"/>
      <w:r>
        <w:rPr>
          <w:rFonts w:hint="default" w:ascii="Times New Roman" w:hAnsi="Times New Roman" w:cs="Times New Roman"/>
        </w:rPr>
        <w:t>●</w:t>
      </w:r>
      <w:r>
        <w:rPr>
          <w:rFonts w:hint="default" w:ascii="Times New Roman" w:hAnsi="Times New Roman" w:cs="Times New Roman"/>
          <w:lang w:val="en-US"/>
        </w:rPr>
        <w:t xml:space="preserve"> </w:t>
      </w:r>
      <w:bookmarkEnd w:id="188"/>
      <w:r>
        <w:rPr>
          <w:rFonts w:hint="default" w:ascii="Times New Roman" w:hAnsi="Times New Roman" w:cs="Times New Roman"/>
        </w:rPr>
        <w:t>红字发票明细和红字确认单必须保持一致</w:t>
      </w:r>
      <w:r>
        <w:rPr>
          <w:rFonts w:hint="eastAsia" w:cs="Times New Roman"/>
          <w:lang w:eastAsia="zh-CN"/>
        </w:rPr>
        <w:t>。</w:t>
      </w:r>
    </w:p>
    <w:p w14:paraId="13046D0A">
      <w:pPr>
        <w:pStyle w:val="22"/>
        <w:keepNext w:val="0"/>
        <w:keepLines w:val="0"/>
        <w:pageBreakBefore w:val="0"/>
        <w:widowControl w:val="0"/>
        <w:numPr>
          <w:ilvl w:val="0"/>
          <w:numId w:val="0"/>
        </w:numPr>
        <w:kinsoku/>
        <w:wordWrap/>
        <w:overflowPunct/>
        <w:topLinePunct w:val="0"/>
        <w:autoSpaceDE w:val="0"/>
        <w:autoSpaceDN/>
        <w:bidi w:val="0"/>
        <w:adjustRightInd w:val="0"/>
        <w:snapToGrid w:val="0"/>
        <w:spacing w:line="360" w:lineRule="auto"/>
        <w:textAlignment w:val="auto"/>
        <w:rPr>
          <w:rFonts w:hint="default" w:ascii="Times New Roman" w:hAnsi="Times New Roman" w:eastAsia="宋体" w:cs="Times New Roman"/>
          <w:lang w:val="en-US" w:eastAsia="zh-CN"/>
        </w:rPr>
      </w:pPr>
      <w:r>
        <w:rPr>
          <w:rFonts w:hint="default" w:ascii="Times New Roman" w:hAnsi="Times New Roman" w:cs="Times New Roman"/>
          <w:sz w:val="24"/>
        </w:rPr>
        <w:t>●</w:t>
      </w:r>
      <w:r>
        <w:rPr>
          <w:rFonts w:hint="default" w:ascii="Times New Roman" w:hAnsi="Times New Roman" w:cs="Times New Roman"/>
          <w:sz w:val="24"/>
          <w:lang w:val="en-US"/>
        </w:rPr>
        <w:t xml:space="preserve"> </w:t>
      </w:r>
      <w:r>
        <w:rPr>
          <w:rFonts w:hint="default" w:ascii="Times New Roman" w:hAnsi="Times New Roman" w:cs="Times New Roman"/>
          <w:sz w:val="24"/>
          <w:lang w:val="en-US" w:eastAsia="zh-CN"/>
        </w:rPr>
        <w:t>发票上传时间与开票时间间隔应当小于48小时。</w:t>
      </w:r>
    </w:p>
    <w:p w14:paraId="20B6DF47">
      <w:pPr>
        <w:pStyle w:val="31"/>
        <w:numPr>
          <w:ilvl w:val="0"/>
          <w:numId w:val="0"/>
        </w:numPr>
        <w:ind w:leftChars="0" w:firstLine="0"/>
        <w:rPr>
          <w:rFonts w:hint="eastAsia"/>
          <w:lang w:val="en-US" w:eastAsia="zh-CN"/>
        </w:rPr>
      </w:pPr>
      <w:r>
        <w:rPr>
          <w:rFonts w:hint="eastAsia"/>
        </w:rPr>
        <w:t>●</w:t>
      </w:r>
      <w:r>
        <w:rPr>
          <w:rFonts w:hint="default"/>
          <w:lang w:val="en-US"/>
        </w:rPr>
        <w:t xml:space="preserve"> </w:t>
      </w:r>
      <w:r>
        <w:rPr>
          <w:rFonts w:hint="eastAsia" w:cs="Times New Roman"/>
          <w:lang w:val="en-US" w:eastAsia="zh-CN"/>
        </w:rPr>
        <w:t>“发票开具方式代码”根据直连单位与使用单位的关系填写内容，当直连单位和使用单位关系为直连单位自用、总分公司关系、母子公司关系、其他控制关系、同一监管部门时，必须填写“5：自建平台开票（乐企自用开票）”，当关系为不具有控制关系（他用）、不具有控制关系（联用）时，必须填写“4：第三方平台开票（乐企联用、他用开票）”</w:t>
      </w:r>
      <w:r>
        <w:rPr>
          <w:rFonts w:hint="eastAsia"/>
        </w:rPr>
        <w:t>。</w:t>
      </w:r>
      <w:r>
        <w:rPr>
          <w:rFonts w:hint="eastAsia"/>
        </w:rPr>
        <w:br w:type="textWrapping"/>
      </w:r>
      <w:r>
        <w:rPr>
          <w:rFonts w:hint="eastAsia"/>
        </w:rPr>
        <w:t>●</w:t>
      </w:r>
      <w:r>
        <w:rPr>
          <w:rFonts w:hint="default"/>
          <w:lang w:val="en-US"/>
        </w:rPr>
        <w:t xml:space="preserve"> </w:t>
      </w:r>
      <w:r>
        <w:rPr>
          <w:rFonts w:hint="eastAsia"/>
          <w:lang w:val="en-US" w:eastAsia="zh-CN"/>
        </w:rPr>
        <w:t>购买方自然人标志，购买方</w:t>
      </w:r>
      <w:r>
        <w:rPr>
          <w:rFonts w:hint="eastAsia"/>
        </w:rPr>
        <w:t>自然人信息（(购买方)自然人国籍代码、(购买方)自然人证件类型、(购买方)自然人证件号码）</w:t>
      </w:r>
      <w:r>
        <w:rPr>
          <w:rFonts w:hint="eastAsia"/>
          <w:lang w:val="en-US" w:eastAsia="zh-CN"/>
        </w:rPr>
        <w:t>应当与蓝票一致</w:t>
      </w:r>
      <w:r>
        <w:rPr>
          <w:rFonts w:hint="eastAsia"/>
        </w:rPr>
        <w:t>。</w:t>
      </w:r>
    </w:p>
    <w:p w14:paraId="7806BAC6">
      <w:pPr>
        <w:pStyle w:val="8"/>
        <w:rPr>
          <w:rFonts w:hint="default" w:ascii="Times New Roman" w:hAnsi="Times New Roman" w:cs="Times New Roman"/>
          <w:b/>
          <w:sz w:val="20"/>
          <w:szCs w:val="20"/>
        </w:rPr>
      </w:pPr>
      <w:r>
        <w:rPr>
          <w:rFonts w:hint="default" w:ascii="Times New Roman" w:hAnsi="Times New Roman" w:cs="Times New Roman"/>
          <w:b/>
          <w:sz w:val="20"/>
          <w:szCs w:val="20"/>
        </w:rPr>
        <w:t>3.3.2.5校验发票额度</w:t>
      </w:r>
    </w:p>
    <w:p w14:paraId="2D312551">
      <w:pPr>
        <w:pStyle w:val="31"/>
        <w:ind w:firstLine="480"/>
        <w:rPr>
          <w:rFonts w:hint="default" w:ascii="Times New Roman" w:hAnsi="Times New Roman" w:cs="Times New Roman"/>
        </w:rPr>
      </w:pPr>
      <w:r>
        <w:rPr>
          <w:rFonts w:hint="default" w:ascii="Times New Roman" w:hAnsi="Times New Roman" w:cs="Times New Roman"/>
        </w:rPr>
        <w:t>判断红字发票对应蓝字发票的开票日期，若红字发票对应蓝字发票的开票日期为当前月份，增加本地发票额度，增加的数量为红字发票开票金额；若红字发票对应的蓝字发票的开票日期不是当前月份，不增加本地发票额度。</w:t>
      </w:r>
    </w:p>
    <w:p w14:paraId="74E3B785">
      <w:pPr>
        <w:pStyle w:val="8"/>
        <w:rPr>
          <w:rFonts w:hint="default" w:ascii="Times New Roman" w:hAnsi="Times New Roman" w:cs="Times New Roman"/>
          <w:b/>
          <w:sz w:val="20"/>
          <w:szCs w:val="20"/>
        </w:rPr>
      </w:pPr>
      <w:r>
        <w:rPr>
          <w:rFonts w:hint="default" w:ascii="Times New Roman" w:hAnsi="Times New Roman" w:cs="Times New Roman"/>
          <w:b/>
          <w:sz w:val="20"/>
          <w:szCs w:val="20"/>
        </w:rPr>
        <w:t>3.3.2.6发票赋码</w:t>
      </w:r>
    </w:p>
    <w:p w14:paraId="727968FC">
      <w:pPr>
        <w:pStyle w:val="31"/>
        <w:ind w:firstLine="480"/>
        <w:rPr>
          <w:rFonts w:hint="default" w:ascii="Times New Roman" w:hAnsi="Times New Roman" w:cs="Times New Roman"/>
        </w:rPr>
      </w:pPr>
      <w:r>
        <w:rPr>
          <w:rFonts w:hint="default" w:ascii="Times New Roman" w:hAnsi="Times New Roman" w:cs="Times New Roman"/>
        </w:rPr>
        <w:t>从本地数电票号码段中给要开具的数电票依次分配不重复的数电票号码，若本地数电票号码已使用完毕，调用</w:t>
      </w:r>
      <w:r>
        <w:rPr>
          <w:rFonts w:hint="default" w:ascii="Times New Roman" w:hAnsi="Times New Roman" w:cs="Times New Roman"/>
        </w:rPr>
        <w:fldChar w:fldCharType="begin"/>
      </w:r>
      <w:r>
        <w:rPr>
          <w:rFonts w:hint="default" w:ascii="Times New Roman" w:hAnsi="Times New Roman" w:cs="Times New Roman"/>
        </w:rPr>
        <w:instrText xml:space="preserve"> HYPERLINK \l "_4.2发票结余校验" </w:instrText>
      </w:r>
      <w:r>
        <w:rPr>
          <w:rFonts w:hint="default" w:ascii="Times New Roman" w:hAnsi="Times New Roman" w:cs="Times New Roman"/>
        </w:rPr>
        <w:fldChar w:fldCharType="separate"/>
      </w:r>
      <w:r>
        <w:rPr>
          <w:rStyle w:val="27"/>
          <w:rFonts w:hint="default" w:ascii="Times New Roman" w:hAnsi="Times New Roman" w:cs="Times New Roman"/>
          <w:color w:val="auto"/>
        </w:rPr>
        <w:t>发票号段结余校验</w:t>
      </w:r>
      <w:r>
        <w:rPr>
          <w:rStyle w:val="27"/>
          <w:rFonts w:hint="default" w:ascii="Times New Roman" w:hAnsi="Times New Roman" w:cs="Times New Roman"/>
          <w:color w:val="auto"/>
        </w:rPr>
        <w:fldChar w:fldCharType="end"/>
      </w:r>
      <w:r>
        <w:rPr>
          <w:rFonts w:hint="default" w:ascii="Times New Roman" w:hAnsi="Times New Roman" w:cs="Times New Roman"/>
        </w:rPr>
        <w:t>操作。</w:t>
      </w:r>
    </w:p>
    <w:p w14:paraId="7B078679">
      <w:pPr>
        <w:pStyle w:val="8"/>
        <w:rPr>
          <w:rFonts w:hint="default" w:ascii="Times New Roman" w:hAnsi="Times New Roman" w:cs="Times New Roman"/>
          <w:b/>
          <w:sz w:val="20"/>
          <w:szCs w:val="20"/>
        </w:rPr>
      </w:pPr>
      <w:r>
        <w:rPr>
          <w:rFonts w:hint="default" w:ascii="Times New Roman" w:hAnsi="Times New Roman" w:cs="Times New Roman"/>
          <w:b/>
          <w:sz w:val="20"/>
          <w:szCs w:val="20"/>
        </w:rPr>
        <w:t>3.3.2.7发票上传</w:t>
      </w:r>
    </w:p>
    <w:p w14:paraId="06D52074">
      <w:pPr>
        <w:pStyle w:val="31"/>
        <w:ind w:firstLine="480"/>
        <w:rPr>
          <w:rFonts w:hint="default" w:ascii="Times New Roman" w:hAnsi="Times New Roman" w:cs="Times New Roman"/>
        </w:rPr>
      </w:pPr>
      <w:r>
        <w:rPr>
          <w:rFonts w:hint="default" w:ascii="Times New Roman" w:hAnsi="Times New Roman" w:cs="Times New Roman"/>
        </w:rPr>
        <w:t>发票赋码成功后，首先在本地保存数电红字发票预开具信息（发票状态为“预开具成功”），调用税务局端《数电票上传》接口预上传数电红字发票，并依据返回的结果，更新本地发票预上传结果。</w:t>
      </w:r>
    </w:p>
    <w:p w14:paraId="307500F9">
      <w:pPr>
        <w:pStyle w:val="8"/>
        <w:rPr>
          <w:rFonts w:hint="default" w:ascii="Times New Roman" w:hAnsi="Times New Roman" w:cs="Times New Roman"/>
          <w:b/>
          <w:sz w:val="20"/>
          <w:szCs w:val="20"/>
        </w:rPr>
      </w:pPr>
      <w:r>
        <w:rPr>
          <w:rFonts w:hint="default" w:ascii="Times New Roman" w:hAnsi="Times New Roman" w:cs="Times New Roman"/>
          <w:b/>
          <w:sz w:val="20"/>
          <w:szCs w:val="20"/>
        </w:rPr>
        <w:t>3.3.2.8查询发票上传结果</w:t>
      </w:r>
    </w:p>
    <w:p w14:paraId="6949123B">
      <w:pPr>
        <w:pStyle w:val="31"/>
        <w:ind w:firstLine="480"/>
        <w:rPr>
          <w:rFonts w:hint="default" w:ascii="Times New Roman" w:hAnsi="Times New Roman" w:cs="Times New Roman"/>
        </w:rPr>
      </w:pPr>
      <w:r>
        <w:rPr>
          <w:rFonts w:hint="default" w:ascii="Times New Roman" w:hAnsi="Times New Roman" w:cs="Times New Roman"/>
        </w:rPr>
        <w:t>发票上传成功后，间隔10秒-10分钟依据发票上传返回的“受理流水号”调用税务局端《查询数电票上传结果》接口查询数电红字发票是否接收成功，并依据返回的发票开具结果，更新本地发票开具结果。</w:t>
      </w:r>
    </w:p>
    <w:p w14:paraId="634B077C">
      <w:pPr>
        <w:pStyle w:val="4"/>
        <w:tabs>
          <w:tab w:val="left" w:pos="432"/>
          <w:tab w:val="left" w:pos="864"/>
        </w:tabs>
        <w:rPr>
          <w:rFonts w:hint="default" w:ascii="Times New Roman" w:hAnsi="Times New Roman" w:cs="Times New Roman"/>
        </w:rPr>
      </w:pPr>
      <w:bookmarkStart w:id="189" w:name="_Toc32638"/>
      <w:bookmarkStart w:id="190" w:name="_Toc12233"/>
      <w:bookmarkStart w:id="191" w:name="_Toc1952"/>
      <w:bookmarkStart w:id="192" w:name="_Toc18436"/>
      <w:bookmarkStart w:id="193" w:name="_Toc22391"/>
      <w:bookmarkStart w:id="194" w:name="_Toc13082"/>
      <w:r>
        <w:rPr>
          <w:rFonts w:hint="default" w:ascii="Times New Roman" w:hAnsi="Times New Roman" w:cs="Times New Roman"/>
        </w:rPr>
        <w:t>4开票汇总确认</w:t>
      </w:r>
      <w:bookmarkEnd w:id="189"/>
      <w:bookmarkEnd w:id="190"/>
      <w:bookmarkEnd w:id="191"/>
      <w:bookmarkEnd w:id="192"/>
      <w:bookmarkEnd w:id="193"/>
      <w:bookmarkEnd w:id="194"/>
    </w:p>
    <w:p w14:paraId="3AEFEE39">
      <w:pPr>
        <w:pStyle w:val="5"/>
        <w:rPr>
          <w:rFonts w:hint="default" w:ascii="Times New Roman" w:hAnsi="Times New Roman" w:cs="Times New Roman"/>
          <w:sz w:val="22"/>
          <w:szCs w:val="22"/>
        </w:rPr>
      </w:pPr>
      <w:bookmarkStart w:id="195" w:name="_Toc14927"/>
      <w:bookmarkStart w:id="196" w:name="_Toc22853"/>
      <w:bookmarkStart w:id="197" w:name="_Toc29984"/>
      <w:bookmarkStart w:id="198" w:name="_Toc24237"/>
      <w:bookmarkStart w:id="199" w:name="_Toc7256"/>
      <w:r>
        <w:rPr>
          <w:rFonts w:hint="default" w:ascii="Times New Roman" w:hAnsi="Times New Roman" w:cs="Times New Roman"/>
          <w:sz w:val="22"/>
          <w:szCs w:val="22"/>
        </w:rPr>
        <w:t>4.1.全流程图</w:t>
      </w:r>
      <w:bookmarkEnd w:id="195"/>
      <w:bookmarkEnd w:id="196"/>
      <w:bookmarkEnd w:id="197"/>
      <w:bookmarkEnd w:id="198"/>
      <w:bookmarkEnd w:id="199"/>
    </w:p>
    <w:p w14:paraId="1D139B03">
      <w:pPr>
        <w:pStyle w:val="6"/>
        <w:keepNext w:val="0"/>
        <w:keepLines w:val="0"/>
        <w:pageBreakBefore w:val="0"/>
        <w:widowControl w:val="0"/>
        <w:kinsoku/>
        <w:wordWrap/>
        <w:overflowPunct/>
        <w:topLinePunct w:val="0"/>
        <w:autoSpaceDE/>
        <w:autoSpaceDN/>
        <w:bidi w:val="0"/>
        <w:adjustRightInd/>
        <w:snapToGrid/>
        <w:spacing w:before="156" w:after="156"/>
        <w:ind w:firstLine="0"/>
        <w:jc w:val="center"/>
        <w:textAlignment w:val="auto"/>
        <w:rPr>
          <w:rFonts w:hint="default" w:ascii="Times New Roman" w:hAnsi="Times New Roman" w:cs="Times New Roman"/>
        </w:rPr>
      </w:pPr>
      <w:r>
        <w:rPr>
          <w:rFonts w:hint="default" w:ascii="Times New Roman" w:hAnsi="Times New Roman" w:cs="Times New Roman"/>
        </w:rPr>
        <w:drawing>
          <wp:inline distT="0" distB="0" distL="114300" distR="114300">
            <wp:extent cx="5267325" cy="5078730"/>
            <wp:effectExtent l="0" t="0" r="3175" b="1270"/>
            <wp:docPr id="6" name="图片 33" descr="开票汇总确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3" descr="开票汇总确认"/>
                    <pic:cNvPicPr>
                      <a:picLocks noChangeAspect="1"/>
                    </pic:cNvPicPr>
                  </pic:nvPicPr>
                  <pic:blipFill>
                    <a:blip r:embed="rId11"/>
                    <a:stretch>
                      <a:fillRect/>
                    </a:stretch>
                  </pic:blipFill>
                  <pic:spPr>
                    <a:xfrm>
                      <a:off x="0" y="0"/>
                      <a:ext cx="5267325" cy="5078730"/>
                    </a:xfrm>
                    <a:prstGeom prst="rect">
                      <a:avLst/>
                    </a:prstGeom>
                    <a:noFill/>
                    <a:ln>
                      <a:noFill/>
                    </a:ln>
                  </pic:spPr>
                </pic:pic>
              </a:graphicData>
            </a:graphic>
          </wp:inline>
        </w:drawing>
      </w:r>
    </w:p>
    <w:p w14:paraId="1473EA69">
      <w:pPr>
        <w:pStyle w:val="6"/>
        <w:spacing w:before="156" w:after="156" w:line="240" w:lineRule="auto"/>
        <w:ind w:firstLine="420"/>
        <w:jc w:val="center"/>
        <w:rPr>
          <w:rFonts w:hint="default" w:ascii="Times New Roman" w:hAnsi="Times New Roman" w:eastAsia="黑体" w:cs="Times New Roman"/>
          <w:sz w:val="21"/>
          <w:szCs w:val="21"/>
        </w:rPr>
      </w:pPr>
      <w:r>
        <w:rPr>
          <w:rFonts w:hint="default" w:ascii="Times New Roman" w:hAnsi="Times New Roman" w:eastAsia="黑体" w:cs="Times New Roman"/>
          <w:sz w:val="21"/>
          <w:szCs w:val="21"/>
        </w:rPr>
        <w:t>业务流程图</w:t>
      </w:r>
    </w:p>
    <w:p w14:paraId="6B3D5187">
      <w:pPr>
        <w:pStyle w:val="5"/>
        <w:rPr>
          <w:rFonts w:hint="default" w:ascii="Times New Roman" w:hAnsi="Times New Roman" w:cs="Times New Roman"/>
          <w:sz w:val="22"/>
          <w:szCs w:val="22"/>
        </w:rPr>
      </w:pPr>
      <w:bookmarkStart w:id="200" w:name="_Toc29097"/>
      <w:bookmarkStart w:id="201" w:name="_Toc4174"/>
      <w:bookmarkStart w:id="202" w:name="_Toc14776"/>
      <w:bookmarkStart w:id="203" w:name="_Toc20596"/>
      <w:bookmarkStart w:id="204" w:name="_Toc32053"/>
      <w:r>
        <w:rPr>
          <w:rFonts w:hint="default" w:ascii="Times New Roman" w:hAnsi="Times New Roman" w:cs="Times New Roman"/>
          <w:sz w:val="22"/>
          <w:szCs w:val="22"/>
        </w:rPr>
        <w:t>4.2.业务规则</w:t>
      </w:r>
      <w:bookmarkEnd w:id="200"/>
      <w:bookmarkEnd w:id="201"/>
      <w:bookmarkEnd w:id="202"/>
      <w:bookmarkEnd w:id="203"/>
      <w:bookmarkEnd w:id="204"/>
    </w:p>
    <w:p w14:paraId="146C2B49">
      <w:pPr>
        <w:pStyle w:val="7"/>
        <w:tabs>
          <w:tab w:val="left" w:pos="432"/>
          <w:tab w:val="left" w:pos="1152"/>
          <w:tab w:val="left" w:pos="1248"/>
        </w:tabs>
        <w:rPr>
          <w:rFonts w:hint="default" w:ascii="Times New Roman" w:hAnsi="Times New Roman" w:cs="Times New Roman"/>
          <w:b w:val="0"/>
          <w:sz w:val="20"/>
          <w:szCs w:val="20"/>
        </w:rPr>
      </w:pPr>
      <w:bookmarkStart w:id="205" w:name="_Toc14761"/>
      <w:bookmarkStart w:id="206" w:name="_Toc5037"/>
      <w:bookmarkStart w:id="207" w:name="_Toc12687"/>
      <w:bookmarkStart w:id="208" w:name="_Toc6872"/>
      <w:bookmarkStart w:id="209" w:name="_Toc17799"/>
      <w:r>
        <w:rPr>
          <w:rFonts w:hint="default" w:ascii="Times New Roman" w:hAnsi="Times New Roman" w:cs="Times New Roman"/>
          <w:b w:val="0"/>
          <w:sz w:val="20"/>
          <w:szCs w:val="20"/>
        </w:rPr>
        <w:t>4.2.1数电票汇总信息上传</w:t>
      </w:r>
      <w:bookmarkEnd w:id="205"/>
      <w:bookmarkEnd w:id="206"/>
      <w:bookmarkEnd w:id="207"/>
      <w:bookmarkEnd w:id="208"/>
      <w:bookmarkEnd w:id="209"/>
    </w:p>
    <w:p w14:paraId="31EB1D8D">
      <w:pPr>
        <w:pStyle w:val="6"/>
        <w:spacing w:before="156" w:after="156"/>
        <w:ind w:firstLine="480"/>
        <w:rPr>
          <w:rFonts w:hint="default" w:ascii="Times New Roman" w:hAnsi="Times New Roman" w:cs="Times New Roman"/>
        </w:rPr>
      </w:pPr>
      <w:r>
        <w:rPr>
          <w:rFonts w:hint="default" w:ascii="Times New Roman" w:hAnsi="Times New Roman" w:cs="Times New Roman"/>
        </w:rPr>
        <w:t>给企业提供按月上传发票汇总信息接口，以避免由于企业未及时上传发票而带来的问题。企业在每月13日前需按自然月汇总上月在本平台开具的数电票的数量、金额和税额上传至乐企服务端，与乐企服务端汇总接收到的数电票信息进行比对，若比对一致，返回比对成功；若比对不一致，返回具体失败信息，由企业核实后，再次上传。开票汇总确认后不允许上传已确认的月份的数子化电子发票说明。具体参见“</w:t>
      </w:r>
      <w:r>
        <w:rPr>
          <w:rFonts w:hint="eastAsia" w:cs="Times New Roman"/>
          <w:lang w:eastAsia="zh-CN"/>
        </w:rPr>
        <w:t>五、接口技术说明</w:t>
      </w:r>
      <w:r>
        <w:rPr>
          <w:rFonts w:hint="default" w:ascii="Times New Roman" w:hAnsi="Times New Roman" w:cs="Times New Roman"/>
        </w:rPr>
        <w:t>15.上传发票汇总确认信息”。</w:t>
      </w:r>
    </w:p>
    <w:p w14:paraId="07FF688F">
      <w:pPr>
        <w:pStyle w:val="6"/>
        <w:spacing w:before="156" w:after="156"/>
        <w:ind w:firstLine="480"/>
        <w:rPr>
          <w:rFonts w:hint="default" w:ascii="Times New Roman" w:hAnsi="Times New Roman" w:cs="Times New Roman"/>
        </w:rPr>
      </w:pPr>
      <w:r>
        <w:rPr>
          <w:rFonts w:hint="default" w:ascii="Times New Roman" w:hAnsi="Times New Roman" w:cs="Times New Roman"/>
        </w:rPr>
        <w:t>若企业在每月13日前未上传上个月的发票汇总确认信息，乐企服务端将在13日零点汇总乐企服务端接收到的上个月的数子化电子发票。每月13日零点之后，上个月未上传的发票，请重新开具。</w:t>
      </w:r>
    </w:p>
    <w:p w14:paraId="7D7ECAA5">
      <w:pPr>
        <w:pStyle w:val="6"/>
        <w:spacing w:before="156" w:after="156"/>
        <w:ind w:firstLine="480"/>
        <w:rPr>
          <w:rFonts w:hint="default" w:ascii="Times New Roman" w:hAnsi="Times New Roman" w:cs="Times New Roman"/>
        </w:rPr>
      </w:pPr>
      <w:r>
        <w:rPr>
          <w:rFonts w:hint="default" w:ascii="Times New Roman" w:hAnsi="Times New Roman" w:cs="Times New Roman"/>
        </w:rPr>
        <w:t>每月13日之前，当企业上传发票汇总确认信息后，发现已确认的月份还有数电票未上传，可以取消发票汇总确认，把未上传的数电票上传至乐企服务端后再次上传发票汇总确认信息。</w:t>
      </w:r>
    </w:p>
    <w:p w14:paraId="768958AD">
      <w:pPr>
        <w:pStyle w:val="7"/>
        <w:tabs>
          <w:tab w:val="left" w:pos="432"/>
          <w:tab w:val="left" w:pos="1152"/>
          <w:tab w:val="left" w:pos="1248"/>
        </w:tabs>
        <w:rPr>
          <w:rFonts w:hint="default" w:ascii="Times New Roman" w:hAnsi="Times New Roman" w:cs="Times New Roman"/>
          <w:b w:val="0"/>
          <w:sz w:val="20"/>
          <w:szCs w:val="20"/>
        </w:rPr>
      </w:pPr>
      <w:bookmarkStart w:id="210" w:name="_Toc24963"/>
      <w:bookmarkStart w:id="211" w:name="_Toc9657"/>
      <w:bookmarkStart w:id="212" w:name="_Toc28480"/>
      <w:bookmarkStart w:id="213" w:name="_Toc21007"/>
      <w:bookmarkStart w:id="214" w:name="_Toc15565"/>
      <w:r>
        <w:rPr>
          <w:rFonts w:hint="default" w:ascii="Times New Roman" w:hAnsi="Times New Roman" w:cs="Times New Roman"/>
          <w:b w:val="0"/>
          <w:sz w:val="20"/>
          <w:szCs w:val="20"/>
        </w:rPr>
        <w:t>4.2.2查询发票汇总确认信息</w:t>
      </w:r>
      <w:bookmarkEnd w:id="210"/>
      <w:bookmarkEnd w:id="211"/>
      <w:bookmarkEnd w:id="212"/>
      <w:bookmarkEnd w:id="213"/>
      <w:bookmarkEnd w:id="214"/>
    </w:p>
    <w:p w14:paraId="51397BB1">
      <w:pPr>
        <w:pStyle w:val="31"/>
        <w:ind w:firstLine="480"/>
        <w:rPr>
          <w:rFonts w:hint="default" w:ascii="Times New Roman" w:hAnsi="Times New Roman" w:cs="Times New Roman"/>
        </w:rPr>
      </w:pPr>
      <w:r>
        <w:rPr>
          <w:rFonts w:hint="default" w:ascii="Times New Roman" w:hAnsi="Times New Roman" w:cs="Times New Roman"/>
        </w:rPr>
        <w:t>给企业提供发票汇总确认信息查询功能，企业可以通过此接口查询历史发票汇总确认信息，具体参见“</w:t>
      </w:r>
      <w:r>
        <w:rPr>
          <w:rFonts w:hint="eastAsia" w:cs="Times New Roman"/>
          <w:lang w:eastAsia="zh-CN"/>
        </w:rPr>
        <w:t>五、接口技术说明</w:t>
      </w:r>
      <w:r>
        <w:rPr>
          <w:rFonts w:hint="default" w:ascii="Times New Roman" w:hAnsi="Times New Roman" w:cs="Times New Roman"/>
        </w:rPr>
        <w:t>16.查询发票汇总确认信息”。</w:t>
      </w:r>
    </w:p>
    <w:p w14:paraId="63FE146B">
      <w:pPr>
        <w:pStyle w:val="2"/>
        <w:numPr>
          <w:ilvl w:val="0"/>
          <w:numId w:val="1"/>
        </w:numPr>
        <w:tabs>
          <w:tab w:val="left" w:pos="432"/>
          <w:tab w:val="left" w:pos="864"/>
        </w:tabs>
        <w:bidi w:val="0"/>
        <w:rPr>
          <w:rFonts w:hint="eastAsia" w:ascii="Segoe UI" w:hAnsi="Segoe UI" w:eastAsia="Segoe UI" w:cs="Segoe UI"/>
          <w:lang w:val="en-US" w:eastAsia="zh-CN"/>
        </w:rPr>
      </w:pPr>
      <w:bookmarkStart w:id="215" w:name="_Toc29193"/>
      <w:bookmarkStart w:id="216" w:name="_Toc17969"/>
      <w:bookmarkStart w:id="217" w:name="_Toc13908"/>
      <w:bookmarkStart w:id="218" w:name="_Toc20160"/>
      <w:r>
        <w:rPr>
          <w:rFonts w:hint="default" w:ascii="Times New Roman" w:hAnsi="Times New Roman" w:cs="Times New Roman"/>
        </w:rPr>
        <w:t>接口</w:t>
      </w:r>
      <w:bookmarkEnd w:id="215"/>
      <w:bookmarkEnd w:id="216"/>
      <w:bookmarkEnd w:id="217"/>
      <w:r>
        <w:rPr>
          <w:rFonts w:hint="eastAsia" w:ascii="Segoe UI" w:hAnsi="Segoe UI" w:eastAsia="Segoe UI" w:cs="Segoe UI"/>
          <w:lang w:val="en-US" w:eastAsia="zh-CN"/>
        </w:rPr>
        <w:t>技术说明</w:t>
      </w:r>
      <w:bookmarkEnd w:id="218"/>
    </w:p>
    <w:p w14:paraId="63A680CA">
      <w:pPr>
        <w:pStyle w:val="3"/>
        <w:tabs>
          <w:tab w:val="left" w:pos="432"/>
          <w:tab w:val="left" w:pos="864"/>
        </w:tabs>
        <w:bidi w:val="0"/>
        <w:rPr>
          <w:rFonts w:hint="default"/>
          <w:lang w:val="en-US"/>
        </w:rPr>
      </w:pPr>
      <w:bookmarkStart w:id="219" w:name="_Toc20367"/>
      <w:bookmarkStart w:id="220" w:name="_Toc21488"/>
      <w:r>
        <w:rPr>
          <w:lang w:eastAsia="zh-CN"/>
        </w:rPr>
        <w:t>（一）</w:t>
      </w:r>
      <w:r>
        <w:rPr>
          <w:rFonts w:hint="eastAsia"/>
          <w:lang w:val="en-US" w:eastAsia="zh-CN"/>
        </w:rPr>
        <w:t>能力编码</w:t>
      </w:r>
      <w:bookmarkEnd w:id="219"/>
      <w:bookmarkEnd w:id="220"/>
    </w:p>
    <w:tbl>
      <w:tblPr>
        <w:tblStyle w:val="24"/>
        <w:tblW w:w="4964" w:type="pct"/>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autofit"/>
        <w:tblCellMar>
          <w:top w:w="0" w:type="dxa"/>
          <w:left w:w="108" w:type="dxa"/>
          <w:bottom w:w="0" w:type="dxa"/>
          <w:right w:w="108" w:type="dxa"/>
        </w:tblCellMar>
      </w:tblPr>
      <w:tblGrid>
        <w:gridCol w:w="3216"/>
        <w:gridCol w:w="5245"/>
      </w:tblGrid>
      <w:tr w14:paraId="6F543E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blHeader/>
          <w:jc w:val="center"/>
        </w:trPr>
        <w:tc>
          <w:tcPr>
            <w:tcW w:w="1900" w:type="pct"/>
            <w:tcBorders>
              <w:top w:val="single" w:color="auto" w:sz="12" w:space="0"/>
              <w:left w:val="single" w:color="auto" w:sz="12" w:space="0"/>
              <w:bottom w:val="single" w:color="auto" w:sz="6" w:space="0"/>
              <w:right w:val="single" w:color="auto" w:sz="6" w:space="0"/>
            </w:tcBorders>
            <w:shd w:val="clear" w:color="auto" w:fill="D7D7D7"/>
            <w:noWrap w:val="0"/>
            <w:vAlign w:val="center"/>
          </w:tcPr>
          <w:p w14:paraId="0B08A2A0">
            <w:pPr>
              <w:pStyle w:val="35"/>
              <w:bidi w:val="0"/>
              <w:rPr>
                <w:rFonts w:hint="eastAsia"/>
                <w:lang w:val="en-US" w:eastAsia="zh-TW"/>
              </w:rPr>
            </w:pPr>
            <w:r>
              <w:rPr>
                <w:rFonts w:hint="eastAsia"/>
                <w:lang w:val="en-US" w:eastAsia="zh-CN"/>
              </w:rPr>
              <w:t>能力名称</w:t>
            </w:r>
          </w:p>
        </w:tc>
        <w:tc>
          <w:tcPr>
            <w:tcW w:w="3099" w:type="pct"/>
            <w:tcBorders>
              <w:top w:val="single" w:color="auto" w:sz="12" w:space="0"/>
              <w:left w:val="single" w:color="auto" w:sz="6" w:space="0"/>
              <w:bottom w:val="single" w:color="auto" w:sz="6" w:space="0"/>
              <w:right w:val="single" w:color="auto" w:sz="6" w:space="0"/>
            </w:tcBorders>
            <w:noWrap w:val="0"/>
            <w:vAlign w:val="center"/>
          </w:tcPr>
          <w:p w14:paraId="1888D3C8">
            <w:pPr>
              <w:pStyle w:val="35"/>
              <w:bidi w:val="0"/>
              <w:rPr>
                <w:rFonts w:hint="default"/>
                <w:b w:val="0"/>
                <w:bCs/>
                <w:lang w:val="en-US" w:eastAsia="zh-CN"/>
              </w:rPr>
            </w:pPr>
            <w:r>
              <w:rPr>
                <w:rFonts w:hint="eastAsia"/>
                <w:b w:val="0"/>
                <w:bCs/>
                <w:lang w:val="en-US" w:eastAsia="zh-CN"/>
              </w:rPr>
              <w:t>乐企商品条码开票能力</w:t>
            </w:r>
          </w:p>
        </w:tc>
      </w:tr>
      <w:tr w14:paraId="5DE61A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900" w:type="pct"/>
            <w:tcBorders>
              <w:top w:val="single" w:color="auto" w:sz="6" w:space="0"/>
              <w:left w:val="single" w:color="auto" w:sz="12" w:space="0"/>
              <w:bottom w:val="single" w:color="auto" w:sz="6" w:space="0"/>
              <w:right w:val="single" w:color="auto" w:sz="6" w:space="0"/>
            </w:tcBorders>
            <w:shd w:val="clear" w:color="auto" w:fill="D7D7D7"/>
            <w:noWrap w:val="0"/>
            <w:vAlign w:val="center"/>
          </w:tcPr>
          <w:p w14:paraId="54185322">
            <w:pPr>
              <w:pStyle w:val="35"/>
              <w:bidi w:val="0"/>
              <w:rPr>
                <w:rFonts w:hint="default"/>
                <w:lang w:val="en-US" w:eastAsia="zh-CN"/>
              </w:rPr>
            </w:pPr>
            <w:r>
              <w:rPr>
                <w:rFonts w:hint="eastAsia"/>
                <w:lang w:val="en-US" w:eastAsia="zh-CN"/>
              </w:rPr>
              <w:t>能力编码</w:t>
            </w:r>
          </w:p>
        </w:tc>
        <w:tc>
          <w:tcPr>
            <w:tcW w:w="3099" w:type="pct"/>
            <w:tcBorders>
              <w:top w:val="single" w:color="auto" w:sz="6" w:space="0"/>
              <w:left w:val="single" w:color="auto" w:sz="6" w:space="0"/>
              <w:bottom w:val="single" w:color="auto" w:sz="6" w:space="0"/>
              <w:right w:val="single" w:color="auto" w:sz="6" w:space="0"/>
            </w:tcBorders>
            <w:noWrap w:val="0"/>
            <w:vAlign w:val="center"/>
          </w:tcPr>
          <w:p w14:paraId="6A38C507">
            <w:pPr>
              <w:pStyle w:val="36"/>
              <w:bidi w:val="0"/>
              <w:rPr>
                <w:b w:val="0"/>
                <w:bCs/>
                <w:lang w:val="en-US"/>
              </w:rPr>
            </w:pPr>
            <w:r>
              <w:rPr>
                <w:rFonts w:hint="eastAsia"/>
                <w:b w:val="0"/>
                <w:bCs/>
                <w:lang w:val="en-US" w:eastAsia="zh-CN"/>
              </w:rPr>
              <w:t>202080</w:t>
            </w:r>
          </w:p>
        </w:tc>
      </w:tr>
    </w:tbl>
    <w:p w14:paraId="2185EEE5">
      <w:pPr>
        <w:numPr>
          <w:ilvl w:val="0"/>
          <w:numId w:val="0"/>
        </w:numPr>
        <w:rPr>
          <w:rFonts w:hint="default"/>
          <w:lang w:val="en-US"/>
        </w:rPr>
      </w:pPr>
    </w:p>
    <w:p w14:paraId="360174D7">
      <w:pPr>
        <w:pStyle w:val="3"/>
        <w:widowControl/>
        <w:spacing w:beforeAutospacing="0" w:afterAutospacing="0" w:line="408" w:lineRule="auto"/>
        <w:rPr>
          <w:rFonts w:hint="default" w:ascii="Times New Roman" w:hAnsi="Times New Roman" w:cs="Times New Roman"/>
          <w:sz w:val="28"/>
          <w:szCs w:val="28"/>
        </w:rPr>
      </w:pPr>
      <w:bookmarkStart w:id="221" w:name="_Toc19492"/>
      <w:bookmarkStart w:id="222" w:name="_Toc156"/>
      <w:bookmarkStart w:id="223" w:name="_Toc30258"/>
      <w:bookmarkStart w:id="224" w:name="_Toc7681"/>
      <w:bookmarkStart w:id="225" w:name="_Toc3422"/>
      <w:r>
        <w:rPr>
          <w:lang w:eastAsia="zh-CN"/>
        </w:rPr>
        <w:t>（</w:t>
      </w:r>
      <w:r>
        <w:rPr>
          <w:rFonts w:hint="eastAsia"/>
          <w:lang w:val="en-US" w:eastAsia="zh-CN"/>
        </w:rPr>
        <w:t>二</w:t>
      </w:r>
      <w:r>
        <w:rPr>
          <w:lang w:eastAsia="zh-CN"/>
        </w:rPr>
        <w:t>）接口清单</w:t>
      </w:r>
      <w:bookmarkEnd w:id="221"/>
      <w:bookmarkEnd w:id="222"/>
      <w:bookmarkEnd w:id="223"/>
      <w:bookmarkEnd w:id="224"/>
      <w:bookmarkEnd w:id="225"/>
    </w:p>
    <w:tbl>
      <w:tblPr>
        <w:tblStyle w:val="24"/>
        <w:tblW w:w="916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107"/>
        <w:gridCol w:w="4031"/>
        <w:gridCol w:w="4031"/>
      </w:tblGrid>
      <w:tr w14:paraId="76524C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12" w:space="0"/>
              <w:bottom w:val="single" w:color="auto" w:sz="6" w:space="0"/>
            </w:tcBorders>
            <w:shd w:val="clear" w:color="auto" w:fill="D8D8D8"/>
            <w:noWrap w:val="0"/>
            <w:vAlign w:val="center"/>
          </w:tcPr>
          <w:p w14:paraId="42FEE430">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4031" w:type="dxa"/>
            <w:tcBorders>
              <w:top w:val="single" w:color="auto" w:sz="12" w:space="0"/>
              <w:bottom w:val="single" w:color="auto" w:sz="6" w:space="0"/>
            </w:tcBorders>
            <w:shd w:val="clear" w:color="auto" w:fill="D8D8D8"/>
            <w:noWrap w:val="0"/>
            <w:vAlign w:val="center"/>
          </w:tcPr>
          <w:p w14:paraId="6D39454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接口名称</w:t>
            </w:r>
          </w:p>
        </w:tc>
        <w:tc>
          <w:tcPr>
            <w:tcW w:w="4031" w:type="dxa"/>
            <w:tcBorders>
              <w:top w:val="single" w:color="auto" w:sz="12" w:space="0"/>
              <w:bottom w:val="single" w:color="auto" w:sz="6" w:space="0"/>
            </w:tcBorders>
            <w:shd w:val="clear" w:color="auto" w:fill="D8D8D8"/>
            <w:noWrap w:val="0"/>
            <w:vAlign w:val="center"/>
          </w:tcPr>
          <w:p w14:paraId="4AD4731F">
            <w:pPr>
              <w:adjustRightInd w:val="0"/>
              <w:snapToGrid w:val="0"/>
              <w:jc w:val="center"/>
              <w:rPr>
                <w:rFonts w:hint="eastAsia" w:ascii="Times New Roman" w:hAnsi="Times New Roman" w:eastAsia="宋体" w:cs="Times New Roman"/>
                <w:b/>
                <w:szCs w:val="21"/>
                <w:lang w:val="en-US" w:eastAsia="zh-CN"/>
              </w:rPr>
            </w:pPr>
            <w:r>
              <w:rPr>
                <w:rFonts w:hint="eastAsia" w:ascii="Times New Roman" w:hAnsi="Times New Roman" w:cs="Times New Roman"/>
                <w:b/>
                <w:szCs w:val="21"/>
                <w:lang w:val="en-US" w:eastAsia="zh-CN"/>
              </w:rPr>
              <w:t>接口编码</w:t>
            </w:r>
          </w:p>
        </w:tc>
      </w:tr>
      <w:tr w14:paraId="30EA1C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70FE925A">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w:t>
            </w:r>
          </w:p>
        </w:tc>
        <w:tc>
          <w:tcPr>
            <w:tcW w:w="4031" w:type="dxa"/>
            <w:tcBorders>
              <w:top w:val="single" w:color="auto" w:sz="6" w:space="0"/>
            </w:tcBorders>
            <w:noWrap w:val="0"/>
            <w:vAlign w:val="center"/>
          </w:tcPr>
          <w:p w14:paraId="6F650EE2">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获取数电票批量预赋码信息</w:t>
            </w:r>
          </w:p>
        </w:tc>
        <w:tc>
          <w:tcPr>
            <w:tcW w:w="4031" w:type="dxa"/>
            <w:tcBorders>
              <w:top w:val="single" w:color="auto" w:sz="6" w:space="0"/>
            </w:tcBorders>
            <w:noWrap w:val="0"/>
            <w:vAlign w:val="bottom"/>
          </w:tcPr>
          <w:p w14:paraId="1CB23D18">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QDFPPLFM</w:t>
            </w:r>
          </w:p>
        </w:tc>
      </w:tr>
      <w:tr w14:paraId="51D8E5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12DD34E1">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4031" w:type="dxa"/>
            <w:tcBorders>
              <w:top w:val="single" w:color="auto" w:sz="6" w:space="0"/>
            </w:tcBorders>
            <w:noWrap w:val="0"/>
            <w:vAlign w:val="center"/>
          </w:tcPr>
          <w:p w14:paraId="449FE771">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查询发票额度</w:t>
            </w:r>
          </w:p>
        </w:tc>
        <w:tc>
          <w:tcPr>
            <w:tcW w:w="4031" w:type="dxa"/>
            <w:tcBorders>
              <w:top w:val="single" w:color="auto" w:sz="6" w:space="0"/>
            </w:tcBorders>
            <w:noWrap w:val="0"/>
            <w:vAlign w:val="bottom"/>
          </w:tcPr>
          <w:p w14:paraId="1E6757E9">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CXSXED</w:t>
            </w:r>
          </w:p>
        </w:tc>
      </w:tr>
      <w:tr w14:paraId="468583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5B285398">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w:t>
            </w:r>
          </w:p>
        </w:tc>
        <w:tc>
          <w:tcPr>
            <w:tcW w:w="4031" w:type="dxa"/>
            <w:tcBorders>
              <w:top w:val="single" w:color="auto" w:sz="6" w:space="0"/>
            </w:tcBorders>
            <w:noWrap w:val="0"/>
            <w:vAlign w:val="center"/>
          </w:tcPr>
          <w:p w14:paraId="4C966E56">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下载/退回发票额度</w:t>
            </w:r>
          </w:p>
        </w:tc>
        <w:tc>
          <w:tcPr>
            <w:tcW w:w="4031" w:type="dxa"/>
            <w:tcBorders>
              <w:top w:val="single" w:color="auto" w:sz="6" w:space="0"/>
            </w:tcBorders>
            <w:noWrap w:val="0"/>
            <w:vAlign w:val="bottom"/>
          </w:tcPr>
          <w:p w14:paraId="259E5A99">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XZTHSXED</w:t>
            </w:r>
          </w:p>
        </w:tc>
      </w:tr>
      <w:tr w14:paraId="2F43096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1E68EC32">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4</w:t>
            </w:r>
          </w:p>
        </w:tc>
        <w:tc>
          <w:tcPr>
            <w:tcW w:w="4031" w:type="dxa"/>
            <w:tcBorders>
              <w:top w:val="single" w:color="auto" w:sz="6" w:space="0"/>
            </w:tcBorders>
            <w:noWrap w:val="0"/>
            <w:vAlign w:val="center"/>
          </w:tcPr>
          <w:p w14:paraId="7530EBDC">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调整发票额度有效期</w:t>
            </w:r>
          </w:p>
        </w:tc>
        <w:tc>
          <w:tcPr>
            <w:tcW w:w="4031" w:type="dxa"/>
            <w:tcBorders>
              <w:top w:val="single" w:color="auto" w:sz="6" w:space="0"/>
            </w:tcBorders>
            <w:noWrap w:val="0"/>
            <w:vAlign w:val="bottom"/>
          </w:tcPr>
          <w:p w14:paraId="6354578F">
            <w:pPr>
              <w:keepNext w:val="0"/>
              <w:keepLines w:val="0"/>
              <w:widowControl/>
              <w:suppressLineNumbers w:val="0"/>
              <w:jc w:val="left"/>
              <w:textAlignment w:val="bottom"/>
              <w:rPr>
                <w:rFonts w:hint="default" w:ascii="Times New Roman" w:hAnsi="Times New Roman" w:eastAsia="宋体" w:cs="Times New Roman"/>
                <w:sz w:val="22"/>
                <w:szCs w:val="22"/>
              </w:rPr>
            </w:pPr>
            <w:r>
              <w:rPr>
                <w:rFonts w:hint="default" w:ascii="Times New Roman" w:hAnsi="Times New Roman" w:eastAsia="宋体" w:cs="Times New Roman"/>
                <w:i w:val="0"/>
                <w:iCs w:val="0"/>
                <w:color w:val="000000"/>
                <w:kern w:val="0"/>
                <w:sz w:val="20"/>
                <w:szCs w:val="20"/>
                <w:u w:val="none"/>
                <w:lang w:val="en-US" w:eastAsia="zh-CN" w:bidi="ar"/>
              </w:rPr>
              <w:t>TZSXEDYXQ</w:t>
            </w:r>
          </w:p>
        </w:tc>
      </w:tr>
      <w:tr w14:paraId="270479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76F1E21F">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5</w:t>
            </w:r>
          </w:p>
        </w:tc>
        <w:tc>
          <w:tcPr>
            <w:tcW w:w="4031" w:type="dxa"/>
            <w:tcBorders>
              <w:top w:val="single" w:color="auto" w:sz="6" w:space="0"/>
            </w:tcBorders>
            <w:noWrap w:val="0"/>
            <w:vAlign w:val="center"/>
          </w:tcPr>
          <w:p w14:paraId="2E301359">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查询纳税人风险信息</w:t>
            </w:r>
          </w:p>
        </w:tc>
        <w:tc>
          <w:tcPr>
            <w:tcW w:w="4031" w:type="dxa"/>
            <w:tcBorders>
              <w:top w:val="single" w:color="auto" w:sz="6" w:space="0"/>
            </w:tcBorders>
            <w:noWrap w:val="0"/>
            <w:vAlign w:val="bottom"/>
          </w:tcPr>
          <w:p w14:paraId="088D3BFD">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CXNSRFXXX</w:t>
            </w:r>
          </w:p>
        </w:tc>
      </w:tr>
      <w:tr w14:paraId="7B4D0B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5737B475">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6</w:t>
            </w:r>
          </w:p>
        </w:tc>
        <w:tc>
          <w:tcPr>
            <w:tcW w:w="4031" w:type="dxa"/>
            <w:tcBorders>
              <w:top w:val="single" w:color="auto" w:sz="6" w:space="0"/>
            </w:tcBorders>
            <w:noWrap w:val="0"/>
            <w:vAlign w:val="center"/>
          </w:tcPr>
          <w:p w14:paraId="05A3F84B">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查询纳税人基本信息</w:t>
            </w:r>
          </w:p>
        </w:tc>
        <w:tc>
          <w:tcPr>
            <w:tcW w:w="4031" w:type="dxa"/>
            <w:tcBorders>
              <w:top w:val="single" w:color="auto" w:sz="6" w:space="0"/>
            </w:tcBorders>
            <w:noWrap w:val="0"/>
            <w:vAlign w:val="bottom"/>
          </w:tcPr>
          <w:p w14:paraId="6BD2EF77">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CXNSRJBXX</w:t>
            </w:r>
          </w:p>
        </w:tc>
      </w:tr>
      <w:tr w14:paraId="58DE776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556F73CE">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7</w:t>
            </w:r>
          </w:p>
        </w:tc>
        <w:tc>
          <w:tcPr>
            <w:tcW w:w="4031" w:type="dxa"/>
            <w:tcBorders>
              <w:top w:val="single" w:color="auto" w:sz="6" w:space="0"/>
            </w:tcBorders>
            <w:noWrap w:val="0"/>
            <w:vAlign w:val="center"/>
          </w:tcPr>
          <w:p w14:paraId="79C66FF3">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查询可用税率信息</w:t>
            </w:r>
          </w:p>
        </w:tc>
        <w:tc>
          <w:tcPr>
            <w:tcW w:w="4031" w:type="dxa"/>
            <w:tcBorders>
              <w:top w:val="single" w:color="auto" w:sz="6" w:space="0"/>
            </w:tcBorders>
            <w:noWrap w:val="0"/>
            <w:vAlign w:val="bottom"/>
          </w:tcPr>
          <w:p w14:paraId="2FB7149C">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CXKYSL</w:t>
            </w:r>
          </w:p>
        </w:tc>
      </w:tr>
      <w:tr w14:paraId="475367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1359022B">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8</w:t>
            </w:r>
          </w:p>
        </w:tc>
        <w:tc>
          <w:tcPr>
            <w:tcW w:w="4031" w:type="dxa"/>
            <w:tcBorders>
              <w:top w:val="single" w:color="auto" w:sz="6" w:space="0"/>
            </w:tcBorders>
            <w:noWrap w:val="0"/>
            <w:vAlign w:val="center"/>
          </w:tcPr>
          <w:p w14:paraId="2130047D">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查询税收分类编码信息</w:t>
            </w:r>
          </w:p>
        </w:tc>
        <w:tc>
          <w:tcPr>
            <w:tcW w:w="4031" w:type="dxa"/>
            <w:tcBorders>
              <w:top w:val="single" w:color="auto" w:sz="6" w:space="0"/>
            </w:tcBorders>
            <w:noWrap w:val="0"/>
            <w:vAlign w:val="bottom"/>
          </w:tcPr>
          <w:p w14:paraId="1559E117">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CXSSFLBM</w:t>
            </w:r>
          </w:p>
        </w:tc>
      </w:tr>
      <w:tr w14:paraId="57E071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6A4220C5">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9</w:t>
            </w:r>
          </w:p>
        </w:tc>
        <w:tc>
          <w:tcPr>
            <w:tcW w:w="4031" w:type="dxa"/>
            <w:tcBorders>
              <w:top w:val="single" w:color="auto" w:sz="6" w:space="0"/>
            </w:tcBorders>
            <w:noWrap w:val="0"/>
            <w:vAlign w:val="center"/>
          </w:tcPr>
          <w:p w14:paraId="601E5562">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查询数电红字确认单明细信息</w:t>
            </w:r>
          </w:p>
        </w:tc>
        <w:tc>
          <w:tcPr>
            <w:tcW w:w="4031" w:type="dxa"/>
            <w:tcBorders>
              <w:top w:val="single" w:color="auto" w:sz="6" w:space="0"/>
            </w:tcBorders>
            <w:noWrap w:val="0"/>
            <w:vAlign w:val="bottom"/>
          </w:tcPr>
          <w:p w14:paraId="35062C0A">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CXQDHZQRDLB</w:t>
            </w:r>
          </w:p>
        </w:tc>
      </w:tr>
      <w:tr w14:paraId="5E6FB1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68547AA2">
            <w:pPr>
              <w:jc w:val="cente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10</w:t>
            </w:r>
          </w:p>
        </w:tc>
        <w:tc>
          <w:tcPr>
            <w:tcW w:w="4031" w:type="dxa"/>
            <w:tcBorders>
              <w:top w:val="single" w:color="auto" w:sz="6" w:space="0"/>
            </w:tcBorders>
            <w:noWrap w:val="0"/>
            <w:vAlign w:val="center"/>
          </w:tcPr>
          <w:p w14:paraId="792297E9">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查询数电红字确认单列表信息</w:t>
            </w:r>
          </w:p>
        </w:tc>
        <w:tc>
          <w:tcPr>
            <w:tcW w:w="4031" w:type="dxa"/>
            <w:tcBorders>
              <w:top w:val="single" w:color="auto" w:sz="6" w:space="0"/>
            </w:tcBorders>
            <w:noWrap w:val="0"/>
            <w:vAlign w:val="bottom"/>
          </w:tcPr>
          <w:p w14:paraId="4B53EF68">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CXQDHZQRDMX</w:t>
            </w:r>
          </w:p>
        </w:tc>
      </w:tr>
      <w:tr w14:paraId="1C8F1D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69F5961F">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11</w:t>
            </w:r>
          </w:p>
        </w:tc>
        <w:tc>
          <w:tcPr>
            <w:tcW w:w="4031" w:type="dxa"/>
            <w:tcBorders>
              <w:top w:val="single" w:color="auto" w:sz="6" w:space="0"/>
            </w:tcBorders>
            <w:noWrap w:val="0"/>
            <w:vAlign w:val="center"/>
          </w:tcPr>
          <w:p w14:paraId="120E8E41">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lang w:val="en-US" w:eastAsia="zh-CN"/>
              </w:rPr>
              <w:t>商品条码发</w:t>
            </w:r>
            <w:r>
              <w:rPr>
                <w:rFonts w:hint="default" w:ascii="Times New Roman" w:hAnsi="Times New Roman" w:eastAsia="宋体" w:cs="Times New Roman"/>
                <w:sz w:val="22"/>
                <w:szCs w:val="28"/>
              </w:rPr>
              <w:t>票上传</w:t>
            </w:r>
          </w:p>
        </w:tc>
        <w:tc>
          <w:tcPr>
            <w:tcW w:w="4031" w:type="dxa"/>
            <w:tcBorders>
              <w:top w:val="single" w:color="auto" w:sz="6" w:space="0"/>
            </w:tcBorders>
            <w:noWrap w:val="0"/>
            <w:vAlign w:val="bottom"/>
          </w:tcPr>
          <w:p w14:paraId="2E4BFF3D">
            <w:pPr>
              <w:keepNext w:val="0"/>
              <w:keepLines w:val="0"/>
              <w:widowControl/>
              <w:suppressLineNumbers w:val="0"/>
              <w:jc w:val="left"/>
              <w:textAlignment w:val="bottom"/>
              <w:rPr>
                <w:rFonts w:hint="default" w:ascii="Times New Roman" w:hAnsi="Times New Roman" w:eastAsia="宋体" w:cs="Times New Roman"/>
                <w:sz w:val="22"/>
                <w:szCs w:val="28"/>
                <w:lang w:val="en-US" w:eastAsia="zh-CN"/>
              </w:rPr>
            </w:pPr>
            <w:r>
              <w:rPr>
                <w:rFonts w:hint="default" w:ascii="Times New Roman" w:hAnsi="Times New Roman" w:eastAsia="宋体" w:cs="Times New Roman"/>
                <w:i w:val="0"/>
                <w:iCs w:val="0"/>
                <w:color w:val="000000"/>
                <w:kern w:val="0"/>
                <w:sz w:val="20"/>
                <w:szCs w:val="20"/>
                <w:u w:val="none"/>
                <w:lang w:val="en-US" w:eastAsia="zh-CN" w:bidi="ar"/>
              </w:rPr>
              <w:t>SPTMFPSC</w:t>
            </w:r>
          </w:p>
        </w:tc>
      </w:tr>
      <w:tr w14:paraId="640324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51F99F8C">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12</w:t>
            </w:r>
          </w:p>
        </w:tc>
        <w:tc>
          <w:tcPr>
            <w:tcW w:w="4031" w:type="dxa"/>
            <w:tcBorders>
              <w:top w:val="single" w:color="auto" w:sz="6" w:space="0"/>
            </w:tcBorders>
            <w:noWrap w:val="0"/>
            <w:vAlign w:val="center"/>
          </w:tcPr>
          <w:p w14:paraId="245D4364">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w:t>
            </w:r>
            <w:r>
              <w:rPr>
                <w:rFonts w:hint="default" w:ascii="Times New Roman" w:hAnsi="Times New Roman" w:eastAsia="宋体" w:cs="Times New Roman"/>
                <w:sz w:val="22"/>
                <w:szCs w:val="28"/>
                <w:lang w:val="en-US" w:eastAsia="zh-CN"/>
              </w:rPr>
              <w:t>发</w:t>
            </w:r>
            <w:r>
              <w:rPr>
                <w:rFonts w:hint="default" w:ascii="Times New Roman" w:hAnsi="Times New Roman" w:eastAsia="宋体" w:cs="Times New Roman"/>
                <w:sz w:val="22"/>
                <w:szCs w:val="28"/>
              </w:rPr>
              <w:t>票上传结果</w:t>
            </w:r>
          </w:p>
        </w:tc>
        <w:tc>
          <w:tcPr>
            <w:tcW w:w="4031" w:type="dxa"/>
            <w:tcBorders>
              <w:top w:val="single" w:color="auto" w:sz="6" w:space="0"/>
            </w:tcBorders>
            <w:noWrap w:val="0"/>
            <w:vAlign w:val="bottom"/>
          </w:tcPr>
          <w:p w14:paraId="5B3757F8">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CXQDFPSCJG</w:t>
            </w:r>
          </w:p>
        </w:tc>
      </w:tr>
      <w:tr w14:paraId="3FCF50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tcBorders>
            <w:noWrap w:val="0"/>
            <w:vAlign w:val="center"/>
          </w:tcPr>
          <w:p w14:paraId="15B4EEDE">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13</w:t>
            </w:r>
          </w:p>
        </w:tc>
        <w:tc>
          <w:tcPr>
            <w:tcW w:w="4031" w:type="dxa"/>
            <w:tcBorders>
              <w:top w:val="single" w:color="auto" w:sz="6" w:space="0"/>
            </w:tcBorders>
            <w:noWrap w:val="0"/>
            <w:vAlign w:val="center"/>
          </w:tcPr>
          <w:p w14:paraId="2254CC72">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数电红字确认单申请</w:t>
            </w:r>
          </w:p>
        </w:tc>
        <w:tc>
          <w:tcPr>
            <w:tcW w:w="4031" w:type="dxa"/>
            <w:tcBorders>
              <w:top w:val="single" w:color="auto" w:sz="6" w:space="0"/>
            </w:tcBorders>
            <w:noWrap w:val="0"/>
            <w:vAlign w:val="bottom"/>
          </w:tcPr>
          <w:p w14:paraId="7821F79E">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QDHZQRDSQ</w:t>
            </w:r>
          </w:p>
        </w:tc>
      </w:tr>
      <w:tr w14:paraId="41D455D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bottom w:val="single" w:color="auto" w:sz="6" w:space="0"/>
            </w:tcBorders>
            <w:noWrap w:val="0"/>
            <w:vAlign w:val="center"/>
          </w:tcPr>
          <w:p w14:paraId="794B8CB2">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14</w:t>
            </w:r>
          </w:p>
        </w:tc>
        <w:tc>
          <w:tcPr>
            <w:tcW w:w="4031" w:type="dxa"/>
            <w:tcBorders>
              <w:top w:val="single" w:color="auto" w:sz="6" w:space="0"/>
              <w:bottom w:val="single" w:color="auto" w:sz="6" w:space="0"/>
            </w:tcBorders>
            <w:noWrap w:val="0"/>
            <w:vAlign w:val="center"/>
          </w:tcPr>
          <w:p w14:paraId="0D8A98AD">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数电红字确认单确认</w:t>
            </w:r>
          </w:p>
        </w:tc>
        <w:tc>
          <w:tcPr>
            <w:tcW w:w="4031" w:type="dxa"/>
            <w:tcBorders>
              <w:top w:val="single" w:color="auto" w:sz="6" w:space="0"/>
              <w:bottom w:val="single" w:color="auto" w:sz="6" w:space="0"/>
            </w:tcBorders>
            <w:noWrap w:val="0"/>
            <w:vAlign w:val="bottom"/>
          </w:tcPr>
          <w:p w14:paraId="7BF87D08">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QDHZQRDQR</w:t>
            </w:r>
          </w:p>
        </w:tc>
      </w:tr>
      <w:tr w14:paraId="2689D3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bottom w:val="single" w:color="auto" w:sz="6" w:space="0"/>
            </w:tcBorders>
            <w:noWrap w:val="0"/>
            <w:vAlign w:val="center"/>
          </w:tcPr>
          <w:p w14:paraId="40268040">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15</w:t>
            </w:r>
          </w:p>
        </w:tc>
        <w:tc>
          <w:tcPr>
            <w:tcW w:w="4031" w:type="dxa"/>
            <w:tcBorders>
              <w:top w:val="single" w:color="auto" w:sz="6" w:space="0"/>
              <w:bottom w:val="single" w:color="auto" w:sz="6" w:space="0"/>
            </w:tcBorders>
            <w:noWrap w:val="0"/>
            <w:vAlign w:val="center"/>
          </w:tcPr>
          <w:p w14:paraId="2EFBF8C5">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上传发票汇总确认信息</w:t>
            </w:r>
          </w:p>
        </w:tc>
        <w:tc>
          <w:tcPr>
            <w:tcW w:w="4031" w:type="dxa"/>
            <w:tcBorders>
              <w:top w:val="single" w:color="auto" w:sz="6" w:space="0"/>
              <w:bottom w:val="single" w:color="auto" w:sz="6" w:space="0"/>
            </w:tcBorders>
            <w:noWrap w:val="0"/>
            <w:vAlign w:val="bottom"/>
          </w:tcPr>
          <w:p w14:paraId="632AB66C">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SCFPHZQRXX</w:t>
            </w:r>
          </w:p>
        </w:tc>
      </w:tr>
      <w:tr w14:paraId="13CE3A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bottom w:val="single" w:color="auto" w:sz="6" w:space="0"/>
            </w:tcBorders>
            <w:noWrap w:val="0"/>
            <w:vAlign w:val="center"/>
          </w:tcPr>
          <w:p w14:paraId="08ADB700">
            <w:pPr>
              <w:jc w:val="cente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16</w:t>
            </w:r>
          </w:p>
        </w:tc>
        <w:tc>
          <w:tcPr>
            <w:tcW w:w="4031" w:type="dxa"/>
            <w:tcBorders>
              <w:top w:val="single" w:color="auto" w:sz="6" w:space="0"/>
              <w:bottom w:val="single" w:color="auto" w:sz="6" w:space="0"/>
            </w:tcBorders>
            <w:noWrap w:val="0"/>
            <w:vAlign w:val="center"/>
          </w:tcPr>
          <w:p w14:paraId="7451D392">
            <w:pPr>
              <w:jc w:val="left"/>
              <w:rPr>
                <w:rFonts w:hint="default" w:ascii="Times New Roman" w:hAnsi="Times New Roman" w:eastAsia="宋体" w:cs="Times New Roman"/>
                <w:sz w:val="22"/>
                <w:szCs w:val="28"/>
              </w:rPr>
            </w:pPr>
            <w:r>
              <w:rPr>
                <w:rFonts w:hint="default" w:ascii="Times New Roman" w:hAnsi="Times New Roman" w:eastAsia="宋体" w:cs="Times New Roman"/>
                <w:sz w:val="22"/>
                <w:szCs w:val="28"/>
              </w:rPr>
              <w:t>查询发票汇总确认信息</w:t>
            </w:r>
          </w:p>
        </w:tc>
        <w:tc>
          <w:tcPr>
            <w:tcW w:w="4031" w:type="dxa"/>
            <w:tcBorders>
              <w:top w:val="single" w:color="auto" w:sz="6" w:space="0"/>
              <w:bottom w:val="single" w:color="auto" w:sz="6" w:space="0"/>
            </w:tcBorders>
            <w:noWrap w:val="0"/>
            <w:vAlign w:val="bottom"/>
          </w:tcPr>
          <w:p w14:paraId="52018461">
            <w:pPr>
              <w:keepNext w:val="0"/>
              <w:keepLines w:val="0"/>
              <w:widowControl/>
              <w:suppressLineNumbers w:val="0"/>
              <w:jc w:val="left"/>
              <w:textAlignment w:val="bottom"/>
              <w:rPr>
                <w:rFonts w:hint="default" w:ascii="Times New Roman" w:hAnsi="Times New Roman" w:eastAsia="宋体" w:cs="Times New Roman"/>
                <w:sz w:val="22"/>
                <w:szCs w:val="28"/>
              </w:rPr>
            </w:pPr>
            <w:r>
              <w:rPr>
                <w:rFonts w:hint="default" w:ascii="Times New Roman" w:hAnsi="Times New Roman" w:eastAsia="宋体" w:cs="Times New Roman"/>
                <w:i w:val="0"/>
                <w:iCs w:val="0"/>
                <w:color w:val="000000"/>
                <w:kern w:val="0"/>
                <w:sz w:val="20"/>
                <w:szCs w:val="20"/>
                <w:u w:val="none"/>
                <w:lang w:val="en-US" w:eastAsia="zh-CN" w:bidi="ar"/>
              </w:rPr>
              <w:t>CXFPHZQRXX</w:t>
            </w:r>
          </w:p>
        </w:tc>
      </w:tr>
      <w:tr w14:paraId="076785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bottom w:val="single" w:color="auto" w:sz="6" w:space="0"/>
            </w:tcBorders>
            <w:noWrap w:val="0"/>
            <w:vAlign w:val="center"/>
          </w:tcPr>
          <w:p w14:paraId="2875B904">
            <w:pPr>
              <w:jc w:val="center"/>
              <w:rPr>
                <w:rFonts w:hint="default" w:ascii="Times New Roman" w:hAnsi="Times New Roman" w:eastAsia="宋体" w:cs="Times New Roman"/>
                <w:sz w:val="22"/>
                <w:szCs w:val="22"/>
                <w:highlight w:val="none"/>
                <w:lang w:val="en-US" w:eastAsia="zh-CN"/>
              </w:rPr>
            </w:pPr>
            <w:r>
              <w:rPr>
                <w:rFonts w:hint="default" w:ascii="Times New Roman" w:hAnsi="Times New Roman" w:eastAsia="宋体" w:cs="Times New Roman"/>
                <w:sz w:val="22"/>
                <w:szCs w:val="22"/>
                <w:highlight w:val="none"/>
                <w:lang w:val="en-US" w:eastAsia="zh-CN"/>
              </w:rPr>
              <w:t>17</w:t>
            </w:r>
          </w:p>
        </w:tc>
        <w:tc>
          <w:tcPr>
            <w:tcW w:w="4031" w:type="dxa"/>
            <w:tcBorders>
              <w:top w:val="single" w:color="auto" w:sz="6" w:space="0"/>
              <w:bottom w:val="single" w:color="auto" w:sz="6" w:space="0"/>
            </w:tcBorders>
            <w:noWrap w:val="0"/>
            <w:vAlign w:val="center"/>
          </w:tcPr>
          <w:p w14:paraId="79E6E4E9">
            <w:pPr>
              <w:widowControl/>
              <w:spacing w:before="0" w:beforeLines="0" w:after="0" w:afterLines="0" w:line="240" w:lineRule="auto"/>
              <w:ind w:firstLine="0" w:firstLineChars="0"/>
              <w:jc w:val="both"/>
              <w:rPr>
                <w:rFonts w:hint="default" w:ascii="Times New Roman" w:hAnsi="Times New Roman" w:eastAsia="宋体" w:cs="Times New Roman"/>
                <w:sz w:val="22"/>
                <w:szCs w:val="28"/>
                <w:highlight w:val="none"/>
                <w:lang w:val="en-US" w:eastAsia="zh-CN"/>
              </w:rPr>
            </w:pPr>
            <w:r>
              <w:rPr>
                <w:rFonts w:hint="default" w:ascii="Times New Roman" w:hAnsi="Times New Roman" w:eastAsia="宋体" w:cs="Times New Roman"/>
                <w:b w:val="0"/>
                <w:bCs w:val="0"/>
                <w:kern w:val="0"/>
                <w:sz w:val="22"/>
                <w:szCs w:val="22"/>
                <w:highlight w:val="none"/>
                <w:lang w:val="en-US" w:eastAsia="zh-CN"/>
              </w:rPr>
              <w:t>批量白酒商品信息下载申请</w:t>
            </w:r>
          </w:p>
        </w:tc>
        <w:tc>
          <w:tcPr>
            <w:tcW w:w="4031" w:type="dxa"/>
            <w:tcBorders>
              <w:top w:val="single" w:color="auto" w:sz="6" w:space="0"/>
              <w:bottom w:val="single" w:color="auto" w:sz="6" w:space="0"/>
            </w:tcBorders>
            <w:noWrap w:val="0"/>
            <w:vAlign w:val="bottom"/>
          </w:tcPr>
          <w:p w14:paraId="71AD2DC9">
            <w:pPr>
              <w:keepNext w:val="0"/>
              <w:keepLines w:val="0"/>
              <w:widowControl/>
              <w:suppressLineNumbers w:val="0"/>
              <w:jc w:val="left"/>
              <w:textAlignment w:val="bottom"/>
              <w:rPr>
                <w:rFonts w:hint="default" w:ascii="Times New Roman" w:hAnsi="Times New Roman" w:eastAsia="宋体" w:cs="Times New Roman"/>
                <w:b w:val="0"/>
                <w:bCs w:val="0"/>
                <w:kern w:val="0"/>
                <w:sz w:val="22"/>
                <w:szCs w:val="22"/>
                <w:highlight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PLBJSPXXXZSQ</w:t>
            </w:r>
          </w:p>
        </w:tc>
      </w:tr>
      <w:tr w14:paraId="0AB087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jc w:val="center"/>
        </w:trPr>
        <w:tc>
          <w:tcPr>
            <w:tcW w:w="1107" w:type="dxa"/>
            <w:tcBorders>
              <w:top w:val="single" w:color="auto" w:sz="6" w:space="0"/>
              <w:bottom w:val="single" w:color="auto" w:sz="6" w:space="0"/>
            </w:tcBorders>
            <w:noWrap w:val="0"/>
            <w:vAlign w:val="center"/>
          </w:tcPr>
          <w:p w14:paraId="6D267399">
            <w:pPr>
              <w:jc w:val="center"/>
              <w:rPr>
                <w:rFonts w:hint="default" w:ascii="Times New Roman" w:hAnsi="Times New Roman" w:eastAsia="宋体" w:cs="Times New Roman"/>
                <w:sz w:val="22"/>
                <w:szCs w:val="22"/>
                <w:highlight w:val="none"/>
                <w:lang w:val="en-US" w:eastAsia="zh-CN"/>
              </w:rPr>
            </w:pPr>
            <w:r>
              <w:rPr>
                <w:rFonts w:hint="default" w:ascii="Times New Roman" w:hAnsi="Times New Roman" w:eastAsia="宋体" w:cs="Times New Roman"/>
                <w:sz w:val="22"/>
                <w:szCs w:val="22"/>
                <w:highlight w:val="none"/>
                <w:lang w:val="en-US" w:eastAsia="zh-CN"/>
              </w:rPr>
              <w:t>18</w:t>
            </w:r>
          </w:p>
        </w:tc>
        <w:tc>
          <w:tcPr>
            <w:tcW w:w="4031" w:type="dxa"/>
            <w:tcBorders>
              <w:top w:val="single" w:color="auto" w:sz="6" w:space="0"/>
              <w:bottom w:val="single" w:color="auto" w:sz="6" w:space="0"/>
            </w:tcBorders>
            <w:noWrap w:val="0"/>
            <w:vAlign w:val="center"/>
          </w:tcPr>
          <w:p w14:paraId="115755CF">
            <w:pPr>
              <w:widowControl/>
              <w:spacing w:before="0" w:beforeLines="0" w:after="0" w:afterLines="0" w:line="240" w:lineRule="auto"/>
              <w:ind w:firstLine="0" w:firstLineChars="0"/>
              <w:jc w:val="both"/>
              <w:rPr>
                <w:rFonts w:hint="default" w:ascii="Times New Roman" w:hAnsi="Times New Roman" w:eastAsia="宋体" w:cs="Times New Roman"/>
                <w:sz w:val="22"/>
                <w:szCs w:val="28"/>
                <w:highlight w:val="none"/>
                <w:lang w:val="en-US" w:eastAsia="zh-CN"/>
              </w:rPr>
            </w:pPr>
            <w:r>
              <w:rPr>
                <w:rFonts w:hint="default" w:ascii="Times New Roman" w:hAnsi="Times New Roman" w:eastAsia="宋体" w:cs="Times New Roman"/>
                <w:b w:val="0"/>
                <w:bCs w:val="0"/>
                <w:kern w:val="0"/>
                <w:sz w:val="22"/>
                <w:szCs w:val="22"/>
                <w:highlight w:val="none"/>
                <w:lang w:val="en-US" w:eastAsia="zh-CN"/>
              </w:rPr>
              <w:t>批量白酒商品信息下载申请反馈</w:t>
            </w:r>
          </w:p>
        </w:tc>
        <w:tc>
          <w:tcPr>
            <w:tcW w:w="4031" w:type="dxa"/>
            <w:tcBorders>
              <w:top w:val="single" w:color="auto" w:sz="6" w:space="0"/>
              <w:bottom w:val="single" w:color="auto" w:sz="6" w:space="0"/>
            </w:tcBorders>
            <w:noWrap w:val="0"/>
            <w:vAlign w:val="bottom"/>
          </w:tcPr>
          <w:p w14:paraId="33131599">
            <w:pPr>
              <w:keepNext w:val="0"/>
              <w:keepLines w:val="0"/>
              <w:widowControl/>
              <w:suppressLineNumbers w:val="0"/>
              <w:jc w:val="left"/>
              <w:textAlignment w:val="bottom"/>
              <w:rPr>
                <w:rFonts w:hint="default" w:ascii="Times New Roman" w:hAnsi="Times New Roman" w:eastAsia="宋体" w:cs="Times New Roman"/>
                <w:b w:val="0"/>
                <w:bCs w:val="0"/>
                <w:kern w:val="0"/>
                <w:sz w:val="22"/>
                <w:szCs w:val="22"/>
                <w:highlight w:val="none"/>
                <w:lang w:val="en-US" w:eastAsia="zh-CN"/>
              </w:rPr>
            </w:pPr>
            <w:r>
              <w:rPr>
                <w:rFonts w:hint="default" w:ascii="Times New Roman" w:hAnsi="Times New Roman" w:eastAsia="宋体" w:cs="Times New Roman"/>
                <w:i w:val="0"/>
                <w:iCs w:val="0"/>
                <w:color w:val="000000"/>
                <w:kern w:val="0"/>
                <w:sz w:val="20"/>
                <w:szCs w:val="20"/>
                <w:u w:val="none"/>
                <w:lang w:val="en-US" w:eastAsia="zh-CN" w:bidi="ar"/>
              </w:rPr>
              <w:t>PLBJSPXXXZSQFK</w:t>
            </w:r>
          </w:p>
        </w:tc>
      </w:tr>
    </w:tbl>
    <w:p w14:paraId="39BD8402">
      <w:pPr>
        <w:pStyle w:val="3"/>
        <w:widowControl/>
        <w:spacing w:beforeAutospacing="0" w:afterAutospacing="0" w:line="408" w:lineRule="auto"/>
        <w:rPr>
          <w:rFonts w:hint="default" w:ascii="Times New Roman" w:hAnsi="Times New Roman" w:cs="Times New Roman"/>
          <w:sz w:val="28"/>
          <w:szCs w:val="28"/>
          <w:lang w:val="en-US"/>
        </w:rPr>
      </w:pPr>
      <w:bookmarkStart w:id="226" w:name="_Toc4205"/>
      <w:bookmarkStart w:id="227" w:name="_Toc17544"/>
      <w:bookmarkStart w:id="228" w:name="_Toc9192"/>
      <w:bookmarkStart w:id="229" w:name="_Toc15979"/>
      <w:r>
        <w:rPr>
          <w:lang w:eastAsia="zh-CN"/>
        </w:rPr>
        <w:t>（</w:t>
      </w:r>
      <w:r>
        <w:rPr>
          <w:rFonts w:hint="eastAsia"/>
          <w:lang w:val="en-US" w:eastAsia="zh-CN"/>
        </w:rPr>
        <w:t>三</w:t>
      </w:r>
      <w:r>
        <w:rPr>
          <w:lang w:eastAsia="zh-CN"/>
        </w:rPr>
        <w:t>）接口</w:t>
      </w:r>
      <w:r>
        <w:rPr>
          <w:rFonts w:hint="eastAsia"/>
          <w:lang w:val="en-US" w:eastAsia="zh-CN"/>
        </w:rPr>
        <w:t>详情</w:t>
      </w:r>
      <w:bookmarkEnd w:id="226"/>
    </w:p>
    <w:p w14:paraId="25778455">
      <w:pPr>
        <w:pStyle w:val="4"/>
        <w:widowControl/>
        <w:numPr>
          <w:ilvl w:val="0"/>
          <w:numId w:val="2"/>
        </w:numPr>
        <w:spacing w:beforeAutospacing="0" w:afterAutospacing="0" w:line="408" w:lineRule="auto"/>
        <w:rPr>
          <w:rFonts w:hint="default" w:ascii="Times New Roman" w:hAnsi="Times New Roman" w:cs="Times New Roman"/>
          <w:sz w:val="28"/>
          <w:szCs w:val="28"/>
        </w:rPr>
      </w:pPr>
      <w:bookmarkStart w:id="230" w:name="_Toc12368"/>
      <w:r>
        <w:rPr>
          <w:rFonts w:hint="default" w:ascii="Times New Roman" w:hAnsi="Times New Roman" w:cs="Times New Roman"/>
          <w:sz w:val="28"/>
          <w:szCs w:val="28"/>
        </w:rPr>
        <w:t>获</w:t>
      </w:r>
      <w:r>
        <w:rPr>
          <w:rFonts w:hint="default" w:ascii="Times New Roman" w:hAnsi="Times New Roman" w:eastAsia="宋体" w:cs="Times New Roman"/>
          <w:sz w:val="28"/>
          <w:szCs w:val="28"/>
        </w:rPr>
        <w:t>取数电票批量</w:t>
      </w:r>
      <w:r>
        <w:rPr>
          <w:rFonts w:hint="default" w:ascii="Times New Roman" w:hAnsi="Times New Roman" w:cs="Times New Roman"/>
          <w:sz w:val="28"/>
          <w:szCs w:val="28"/>
        </w:rPr>
        <w:t>预赋码信息</w:t>
      </w:r>
      <w:bookmarkEnd w:id="227"/>
      <w:bookmarkEnd w:id="228"/>
      <w:bookmarkEnd w:id="229"/>
      <w:bookmarkEnd w:id="230"/>
    </w:p>
    <w:p w14:paraId="7BAD8EC0">
      <w:pPr>
        <w:pStyle w:val="5"/>
        <w:rPr>
          <w:rFonts w:hint="default" w:ascii="Times New Roman" w:hAnsi="Times New Roman" w:cs="Times New Roman"/>
        </w:rPr>
      </w:pPr>
      <w:bookmarkStart w:id="231" w:name="_Toc26341"/>
      <w:bookmarkStart w:id="232" w:name="_Toc22966"/>
      <w:bookmarkStart w:id="233" w:name="_Toc26932"/>
      <w:r>
        <w:rPr>
          <w:rFonts w:hint="default" w:ascii="Times New Roman" w:hAnsi="Times New Roman" w:cs="Times New Roman"/>
        </w:rPr>
        <w:t>1.1接口说明</w:t>
      </w:r>
      <w:bookmarkEnd w:id="231"/>
      <w:bookmarkEnd w:id="232"/>
      <w:bookmarkEnd w:id="233"/>
    </w:p>
    <w:p w14:paraId="1EC24CA8">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向纳税人提供批量预赋码功能，用于企业给数电票自动赋发票号码。</w:t>
      </w:r>
    </w:p>
    <w:p w14:paraId="05383B1B">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企业使用开票前置判断企业发票库存低于“20%”阈值时，调用此接口申请预分配置新号码段。</w:t>
      </w:r>
    </w:p>
    <w:p w14:paraId="07C1ADB7">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数电票号码前2位代表使用年份，禁止跨年度使用。例如：“22”开头的发票号码为2022年度的发票号码，只能在2022年使用，开票日期必须为2022年。企业在2022年开具的数电票，可以在跨年后继续上传，跨年后企业需要重新下载新一年度的数电票号码开具数电票。</w:t>
      </w:r>
    </w:p>
    <w:p w14:paraId="6BA93677">
      <w:pPr>
        <w:spacing w:line="360" w:lineRule="auto"/>
        <w:ind w:firstLine="480" w:firstLineChars="200"/>
        <w:rPr>
          <w:rFonts w:hint="default" w:ascii="Times New Roman" w:hAnsi="Times New Roman" w:cs="Times New Roman"/>
          <w:sz w:val="24"/>
        </w:rPr>
      </w:pPr>
      <w:bookmarkStart w:id="234" w:name="OLE_LINK23"/>
      <w:r>
        <w:rPr>
          <w:rFonts w:hint="default" w:ascii="Times New Roman" w:hAnsi="Times New Roman" w:cs="Times New Roman"/>
          <w:sz w:val="24"/>
        </w:rPr>
        <w:t>企业每次获取数电票批量预赋码信息时，需要上传业务流水号，由“使用单位id”+“直连单位id”+“32位随机生成码”组成，若企业由于网络超时等原因没有收到获取结果，可以通过该业务流水号重新请求，重新请求时领用数量需要保持不变。</w:t>
      </w:r>
    </w:p>
    <w:bookmarkEnd w:id="234"/>
    <w:p w14:paraId="3D339C1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注意：每次最多申请5000份数电票。</w:t>
      </w:r>
    </w:p>
    <w:p w14:paraId="4DD0D51F">
      <w:pPr>
        <w:pStyle w:val="5"/>
        <w:rPr>
          <w:rFonts w:hint="default" w:ascii="Times New Roman" w:hAnsi="Times New Roman" w:cs="Times New Roman"/>
        </w:rPr>
      </w:pPr>
      <w:bookmarkStart w:id="235" w:name="_Toc2428"/>
      <w:bookmarkStart w:id="236" w:name="_Toc19881"/>
      <w:bookmarkStart w:id="237" w:name="_Toc2026"/>
      <w:r>
        <w:rPr>
          <w:rFonts w:hint="default" w:ascii="Times New Roman" w:hAnsi="Times New Roman" w:cs="Times New Roman"/>
        </w:rPr>
        <w:t>1.2请求参数</w:t>
      </w:r>
      <w:bookmarkEnd w:id="235"/>
      <w:bookmarkEnd w:id="236"/>
      <w:bookmarkEnd w:id="23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9869C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AB7E043">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8D1F7C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7B1125B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2CDA021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6044C36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7D94072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252A3AD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15FFE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752CCAC">
            <w:pPr>
              <w:keepNext w:val="0"/>
              <w:keepLines w:val="0"/>
              <w:widowControl/>
              <w:suppressLineNumbers w:val="0"/>
              <w:jc w:val="center"/>
              <w:textAlignment w:val="center"/>
              <w:rPr>
                <w:rFonts w:hint="default" w:ascii="Times New Roman" w:hAnsi="Times New Roman" w:cs="Times New Roman"/>
                <w:szCs w:val="21"/>
              </w:rPr>
            </w:pPr>
            <w:bookmarkStart w:id="238" w:name="OLE_LINK11" w:colFirst="3" w:colLast="4"/>
            <w:bookmarkStart w:id="239" w:name="OLE_LINK16" w:colFirst="0" w:colLast="6"/>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79D3A42">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tcBorders>
              <w:top w:val="single" w:color="auto" w:sz="6" w:space="0"/>
            </w:tcBorders>
            <w:noWrap w:val="0"/>
            <w:vAlign w:val="center"/>
          </w:tcPr>
          <w:p w14:paraId="781DF6C7">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tcBorders>
              <w:top w:val="single" w:color="auto" w:sz="6" w:space="0"/>
            </w:tcBorders>
            <w:noWrap w:val="0"/>
            <w:vAlign w:val="center"/>
          </w:tcPr>
          <w:p w14:paraId="4F1699ED">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tcBorders>
              <w:top w:val="single" w:color="auto" w:sz="6" w:space="0"/>
            </w:tcBorders>
            <w:noWrap w:val="0"/>
            <w:vAlign w:val="center"/>
          </w:tcPr>
          <w:p w14:paraId="45BA6A91">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5A1A1C19">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5C6DA804">
            <w:pPr>
              <w:rPr>
                <w:rFonts w:hint="default" w:ascii="Times New Roman" w:hAnsi="Times New Roman" w:cs="Times New Roman"/>
                <w:sz w:val="22"/>
                <w:szCs w:val="22"/>
              </w:rPr>
            </w:pPr>
            <w:r>
              <w:rPr>
                <w:rFonts w:hint="default" w:ascii="Times New Roman" w:hAnsi="Times New Roman" w:cs="Times New Roman"/>
                <w:sz w:val="22"/>
                <w:szCs w:val="22"/>
              </w:rPr>
              <w:t>申领发票的纳税人识别号或统一社会信用代码</w:t>
            </w:r>
          </w:p>
        </w:tc>
      </w:tr>
      <w:bookmarkEnd w:id="238"/>
      <w:tr w14:paraId="656FC0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A04C7E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90DEEE9">
            <w:pPr>
              <w:rPr>
                <w:rFonts w:hint="default" w:ascii="Times New Roman" w:hAnsi="Times New Roman" w:cs="Times New Roman"/>
                <w:sz w:val="22"/>
                <w:szCs w:val="22"/>
              </w:rPr>
            </w:pPr>
            <w:r>
              <w:rPr>
                <w:rFonts w:hint="default" w:ascii="Times New Roman" w:hAnsi="Times New Roman" w:cs="Times New Roman"/>
                <w:sz w:val="22"/>
                <w:szCs w:val="22"/>
              </w:rPr>
              <w:t>lysl</w:t>
            </w:r>
          </w:p>
        </w:tc>
        <w:tc>
          <w:tcPr>
            <w:tcW w:w="1843" w:type="dxa"/>
            <w:noWrap w:val="0"/>
            <w:vAlign w:val="center"/>
          </w:tcPr>
          <w:p w14:paraId="4288FEA0">
            <w:pPr>
              <w:rPr>
                <w:rFonts w:hint="default" w:ascii="Times New Roman" w:hAnsi="Times New Roman" w:cs="Times New Roman"/>
                <w:sz w:val="22"/>
                <w:szCs w:val="22"/>
              </w:rPr>
            </w:pPr>
            <w:r>
              <w:rPr>
                <w:rFonts w:hint="default" w:ascii="Times New Roman" w:hAnsi="Times New Roman" w:cs="Times New Roman"/>
                <w:sz w:val="22"/>
                <w:szCs w:val="22"/>
              </w:rPr>
              <w:t>领用数量</w:t>
            </w:r>
          </w:p>
        </w:tc>
        <w:tc>
          <w:tcPr>
            <w:tcW w:w="1276" w:type="dxa"/>
            <w:noWrap w:val="0"/>
            <w:vAlign w:val="center"/>
          </w:tcPr>
          <w:p w14:paraId="2744CA4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62AEFFE8">
            <w:pPr>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708" w:type="dxa"/>
            <w:noWrap w:val="0"/>
            <w:vAlign w:val="center"/>
          </w:tcPr>
          <w:p w14:paraId="330471E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D3423CF">
            <w:pPr>
              <w:rPr>
                <w:rFonts w:hint="default" w:ascii="Times New Roman" w:hAnsi="Times New Roman" w:cs="Times New Roman"/>
                <w:sz w:val="22"/>
                <w:szCs w:val="22"/>
              </w:rPr>
            </w:pPr>
            <w:r>
              <w:rPr>
                <w:rFonts w:hint="default" w:ascii="Times New Roman" w:hAnsi="Times New Roman" w:cs="Times New Roman"/>
                <w:sz w:val="22"/>
                <w:szCs w:val="22"/>
              </w:rPr>
              <w:t>申领数量最大值为：5000</w:t>
            </w:r>
          </w:p>
        </w:tc>
      </w:tr>
      <w:tr w14:paraId="50DD4C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980863">
            <w:pPr>
              <w:keepNext w:val="0"/>
              <w:keepLines w:val="0"/>
              <w:widowControl/>
              <w:suppressLineNumbers w:val="0"/>
              <w:jc w:val="center"/>
              <w:textAlignment w:val="center"/>
              <w:rPr>
                <w:rFonts w:hint="default" w:ascii="Times New Roman" w:hAnsi="Times New Roman" w:cs="Times New Roman"/>
                <w:szCs w:val="21"/>
              </w:rPr>
            </w:pPr>
            <w:bookmarkStart w:id="240" w:name="OLE_LINK19" w:colFirst="1" w:colLast="6"/>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1824E8F3">
            <w:pPr>
              <w:rPr>
                <w:rFonts w:hint="default" w:ascii="Times New Roman" w:hAnsi="Times New Roman" w:cs="Times New Roman"/>
                <w:sz w:val="22"/>
                <w:szCs w:val="22"/>
              </w:rPr>
            </w:pPr>
            <w:r>
              <w:rPr>
                <w:rFonts w:hint="default" w:ascii="Times New Roman" w:hAnsi="Times New Roman" w:cs="Times New Roman"/>
                <w:sz w:val="22"/>
                <w:szCs w:val="22"/>
              </w:rPr>
              <w:t>ywlsh</w:t>
            </w:r>
          </w:p>
        </w:tc>
        <w:tc>
          <w:tcPr>
            <w:tcW w:w="1843" w:type="dxa"/>
            <w:noWrap w:val="0"/>
            <w:vAlign w:val="center"/>
          </w:tcPr>
          <w:p w14:paraId="48A480CE">
            <w:pPr>
              <w:rPr>
                <w:rFonts w:hint="default" w:ascii="Times New Roman" w:hAnsi="Times New Roman" w:cs="Times New Roman"/>
                <w:sz w:val="22"/>
                <w:szCs w:val="22"/>
              </w:rPr>
            </w:pPr>
            <w:r>
              <w:rPr>
                <w:rFonts w:hint="default" w:ascii="Times New Roman" w:hAnsi="Times New Roman" w:cs="Times New Roman"/>
                <w:sz w:val="22"/>
                <w:szCs w:val="22"/>
              </w:rPr>
              <w:t>业务流水号</w:t>
            </w:r>
          </w:p>
        </w:tc>
        <w:tc>
          <w:tcPr>
            <w:tcW w:w="1276" w:type="dxa"/>
            <w:noWrap w:val="0"/>
            <w:vAlign w:val="center"/>
          </w:tcPr>
          <w:p w14:paraId="7A486CD1">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01F8383F">
            <w:pPr>
              <w:jc w:val="center"/>
              <w:rPr>
                <w:rFonts w:hint="default" w:ascii="Times New Roman" w:hAnsi="Times New Roman" w:cs="Times New Roman"/>
                <w:sz w:val="22"/>
                <w:szCs w:val="22"/>
              </w:rPr>
            </w:pPr>
            <w:r>
              <w:rPr>
                <w:rFonts w:hint="default" w:ascii="Times New Roman" w:hAnsi="Times New Roman" w:cs="Times New Roman"/>
                <w:sz w:val="22"/>
                <w:szCs w:val="22"/>
              </w:rPr>
              <w:t>100</w:t>
            </w:r>
          </w:p>
        </w:tc>
        <w:tc>
          <w:tcPr>
            <w:tcW w:w="708" w:type="dxa"/>
            <w:noWrap w:val="0"/>
            <w:vAlign w:val="center"/>
          </w:tcPr>
          <w:p w14:paraId="661E4CE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A9ED796">
            <w:pPr>
              <w:rPr>
                <w:rFonts w:hint="default" w:ascii="Times New Roman" w:hAnsi="Times New Roman" w:cs="Times New Roman"/>
                <w:sz w:val="22"/>
                <w:szCs w:val="22"/>
              </w:rPr>
            </w:pPr>
            <w:r>
              <w:rPr>
                <w:rFonts w:hint="default" w:ascii="Times New Roman" w:hAnsi="Times New Roman" w:cs="Times New Roman"/>
                <w:sz w:val="22"/>
                <w:szCs w:val="22"/>
              </w:rPr>
              <w:t>“使用单位id”+“直连单位id”+“32位随机生成数”</w:t>
            </w:r>
          </w:p>
        </w:tc>
      </w:tr>
      <w:bookmarkEnd w:id="239"/>
      <w:bookmarkEnd w:id="240"/>
    </w:tbl>
    <w:p w14:paraId="1604C39B">
      <w:pPr>
        <w:pStyle w:val="5"/>
        <w:rPr>
          <w:rFonts w:hint="default" w:ascii="Times New Roman" w:hAnsi="Times New Roman" w:cs="Times New Roman"/>
        </w:rPr>
      </w:pPr>
      <w:bookmarkStart w:id="241" w:name="_Toc27967"/>
      <w:bookmarkStart w:id="242" w:name="_Toc32140"/>
      <w:bookmarkStart w:id="243" w:name="_Toc11913"/>
      <w:r>
        <w:rPr>
          <w:rFonts w:hint="default" w:ascii="Times New Roman" w:hAnsi="Times New Roman" w:cs="Times New Roman"/>
        </w:rPr>
        <w:t>1.3请求报文示例</w:t>
      </w:r>
      <w:bookmarkEnd w:id="241"/>
      <w:bookmarkEnd w:id="242"/>
      <w:bookmarkEnd w:id="24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978C8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C9769F4">
            <w:pPr>
              <w:pStyle w:val="6"/>
              <w:bidi w:val="0"/>
              <w:rPr>
                <w:rFonts w:hint="default" w:ascii="Times New Roman" w:hAnsi="Times New Roman" w:cs="Times New Roman"/>
              </w:rPr>
            </w:pPr>
            <w:r>
              <w:rPr>
                <w:rFonts w:hint="default" w:ascii="Times New Roman" w:hAnsi="Times New Roman" w:cs="Times New Roman"/>
              </w:rPr>
              <w:t>{</w:t>
            </w:r>
          </w:p>
          <w:p w14:paraId="1AFB16F0">
            <w:pPr>
              <w:pStyle w:val="6"/>
              <w:bidi w:val="0"/>
              <w:rPr>
                <w:rFonts w:hint="default" w:ascii="Times New Roman" w:hAnsi="Times New Roman" w:cs="Times New Roman"/>
              </w:rPr>
            </w:pPr>
            <w:bookmarkStart w:id="244" w:name="OLE_LINK17"/>
            <w:r>
              <w:rPr>
                <w:rFonts w:hint="default" w:ascii="Times New Roman" w:hAnsi="Times New Roman" w:cs="Times New Roman"/>
              </w:rPr>
              <w:tab/>
            </w:r>
            <w:bookmarkEnd w:id="244"/>
            <w:r>
              <w:rPr>
                <w:rFonts w:hint="default" w:ascii="Times New Roman" w:hAnsi="Times New Roman" w:cs="Times New Roman"/>
              </w:rPr>
              <w:t>"nsrsbh": "纳税人识别号/统一社会信用代码",</w:t>
            </w:r>
          </w:p>
          <w:p w14:paraId="1780E0BA">
            <w:pPr>
              <w:pStyle w:val="6"/>
              <w:bidi w:val="0"/>
              <w:rPr>
                <w:rFonts w:hint="eastAsia" w:ascii="Times New Roman" w:hAnsi="Times New Roman" w:eastAsia="宋体" w:cs="Times New Roman"/>
                <w:lang w:eastAsia="zh-CN"/>
              </w:rPr>
            </w:pPr>
            <w:bookmarkStart w:id="245" w:name="OLE_LINK27"/>
            <w:r>
              <w:rPr>
                <w:rFonts w:hint="default" w:ascii="Times New Roman" w:hAnsi="Times New Roman" w:cs="Times New Roman"/>
              </w:rPr>
              <w:tab/>
            </w:r>
            <w:bookmarkEnd w:id="245"/>
            <w:r>
              <w:rPr>
                <w:rFonts w:hint="default" w:ascii="Times New Roman" w:hAnsi="Times New Roman" w:cs="Times New Roman"/>
              </w:rPr>
              <w:t>"lysl": "领用数量",</w:t>
            </w:r>
          </w:p>
          <w:p w14:paraId="0142107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"ywlsh": "业务流水号"</w:t>
            </w:r>
          </w:p>
          <w:p w14:paraId="2EE8841B">
            <w:pPr>
              <w:pStyle w:val="6"/>
              <w:bidi w:val="0"/>
              <w:rPr>
                <w:rFonts w:hint="default" w:ascii="Times New Roman" w:hAnsi="Times New Roman" w:cs="Times New Roman"/>
              </w:rPr>
            </w:pPr>
            <w:r>
              <w:rPr>
                <w:rFonts w:hint="default" w:ascii="Times New Roman" w:hAnsi="Times New Roman" w:cs="Times New Roman"/>
              </w:rPr>
              <w:t>}</w:t>
            </w:r>
          </w:p>
        </w:tc>
      </w:tr>
    </w:tbl>
    <w:p w14:paraId="202A4785">
      <w:pPr>
        <w:pStyle w:val="5"/>
        <w:rPr>
          <w:rFonts w:hint="default" w:ascii="Times New Roman" w:hAnsi="Times New Roman" w:cs="Times New Roman"/>
        </w:rPr>
      </w:pPr>
      <w:bookmarkStart w:id="246" w:name="_Toc29451"/>
      <w:bookmarkStart w:id="247" w:name="_Toc29907"/>
      <w:bookmarkStart w:id="248" w:name="_Toc30630"/>
      <w:r>
        <w:rPr>
          <w:rFonts w:hint="default" w:ascii="Times New Roman" w:hAnsi="Times New Roman" w:cs="Times New Roman"/>
        </w:rPr>
        <w:t>1.4返回参数</w:t>
      </w:r>
      <w:bookmarkEnd w:id="246"/>
      <w:bookmarkEnd w:id="247"/>
      <w:bookmarkEnd w:id="24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A8CB2A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684071">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BD90EF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790F9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81FE19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4BD2808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6F5AC7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99310C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F4E8E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CECEB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DD15E35">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2E7E50C3">
            <w:pPr>
              <w:rPr>
                <w:rFonts w:hint="default" w:ascii="Times New Roman" w:hAnsi="Times New Roman" w:cs="Times New Roman"/>
                <w:kern w:val="0"/>
                <w:sz w:val="22"/>
                <w:szCs w:val="22"/>
                <w:lang w:bidi="ar"/>
              </w:rPr>
            </w:pPr>
            <w:r>
              <w:rPr>
                <w:rFonts w:hint="default" w:ascii="Times New Roman" w:hAnsi="Times New Roman" w:cs="Times New Roman"/>
                <w:sz w:val="22"/>
                <w:szCs w:val="22"/>
              </w:rPr>
              <w:t>返回码</w:t>
            </w:r>
          </w:p>
        </w:tc>
        <w:tc>
          <w:tcPr>
            <w:tcW w:w="1276" w:type="dxa"/>
            <w:noWrap w:val="0"/>
            <w:vAlign w:val="center"/>
          </w:tcPr>
          <w:p w14:paraId="1497C59C">
            <w:pPr>
              <w:pStyle w:val="23"/>
              <w:adjustRightInd w:val="0"/>
              <w:snapToGrid w:val="0"/>
              <w:rPr>
                <w:rFonts w:hint="default" w:ascii="Times New Roman" w:hAnsi="Times New Roman" w:cs="Times New Roman"/>
              </w:rPr>
            </w:pPr>
            <w:r>
              <w:rPr>
                <w:rFonts w:hint="default" w:ascii="Times New Roman" w:hAnsi="Times New Roman" w:cs="Times New Roman"/>
              </w:rPr>
              <w:t>varchar</w:t>
            </w:r>
          </w:p>
        </w:tc>
        <w:tc>
          <w:tcPr>
            <w:tcW w:w="709" w:type="dxa"/>
            <w:noWrap w:val="0"/>
            <w:vAlign w:val="center"/>
          </w:tcPr>
          <w:p w14:paraId="3F448469">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160AE8C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7CB644E">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439F73BE">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7E6A47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B68DF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FC419D4">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523E219F">
            <w:pPr>
              <w:rPr>
                <w:rFonts w:hint="default" w:ascii="Times New Roman" w:hAnsi="Times New Roman" w:cs="Times New Roman"/>
                <w:kern w:val="0"/>
                <w:sz w:val="22"/>
                <w:szCs w:val="22"/>
                <w:lang w:bidi="ar"/>
              </w:rPr>
            </w:pPr>
            <w:r>
              <w:rPr>
                <w:rFonts w:hint="default" w:ascii="Times New Roman" w:hAnsi="Times New Roman" w:cs="Times New Roman"/>
                <w:sz w:val="22"/>
                <w:szCs w:val="22"/>
              </w:rPr>
              <w:t>返回信息</w:t>
            </w:r>
          </w:p>
        </w:tc>
        <w:tc>
          <w:tcPr>
            <w:tcW w:w="1276" w:type="dxa"/>
            <w:noWrap w:val="0"/>
            <w:vAlign w:val="center"/>
          </w:tcPr>
          <w:p w14:paraId="601E904D">
            <w:pPr>
              <w:pStyle w:val="23"/>
              <w:adjustRightInd w:val="0"/>
              <w:snapToGrid w:val="0"/>
              <w:rPr>
                <w:rFonts w:hint="default" w:ascii="Times New Roman" w:hAnsi="Times New Roman" w:cs="Times New Roman"/>
              </w:rPr>
            </w:pPr>
            <w:r>
              <w:rPr>
                <w:rFonts w:hint="default" w:ascii="Times New Roman" w:hAnsi="Times New Roman" w:cs="Times New Roman"/>
              </w:rPr>
              <w:t>varchar</w:t>
            </w:r>
          </w:p>
        </w:tc>
        <w:tc>
          <w:tcPr>
            <w:tcW w:w="709" w:type="dxa"/>
            <w:noWrap w:val="0"/>
            <w:vAlign w:val="center"/>
          </w:tcPr>
          <w:p w14:paraId="20854BF3">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4FE96C7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4F4CD58">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6BAFE1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A91F21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F91F94E">
            <w:pPr>
              <w:rPr>
                <w:rFonts w:hint="default" w:ascii="Times New Roman" w:hAnsi="Times New Roman" w:cs="Times New Roman"/>
                <w:sz w:val="22"/>
                <w:szCs w:val="22"/>
              </w:rPr>
            </w:pPr>
            <w:r>
              <w:rPr>
                <w:rFonts w:hint="default" w:ascii="Times New Roman" w:hAnsi="Times New Roman" w:cs="Times New Roman"/>
                <w:sz w:val="22"/>
                <w:szCs w:val="22"/>
              </w:rPr>
              <w:t>fpqshm</w:t>
            </w:r>
          </w:p>
        </w:tc>
        <w:tc>
          <w:tcPr>
            <w:tcW w:w="1843" w:type="dxa"/>
            <w:noWrap w:val="0"/>
            <w:vAlign w:val="center"/>
          </w:tcPr>
          <w:p w14:paraId="22333010">
            <w:pPr>
              <w:rPr>
                <w:rFonts w:hint="default" w:ascii="Times New Roman" w:hAnsi="Times New Roman" w:cs="Times New Roman"/>
                <w:sz w:val="22"/>
                <w:szCs w:val="22"/>
              </w:rPr>
            </w:pPr>
            <w:r>
              <w:rPr>
                <w:rFonts w:hint="default" w:ascii="Times New Roman" w:hAnsi="Times New Roman" w:cs="Times New Roman"/>
                <w:kern w:val="0"/>
                <w:sz w:val="22"/>
                <w:szCs w:val="22"/>
                <w:lang w:bidi="ar"/>
              </w:rPr>
              <w:t>发票起始号码</w:t>
            </w:r>
          </w:p>
        </w:tc>
        <w:tc>
          <w:tcPr>
            <w:tcW w:w="1276" w:type="dxa"/>
            <w:noWrap w:val="0"/>
            <w:vAlign w:val="center"/>
          </w:tcPr>
          <w:p w14:paraId="65B1C131">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73E9E728">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2A5673E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374ADBE">
            <w:pPr>
              <w:rPr>
                <w:rFonts w:hint="default" w:ascii="Times New Roman" w:hAnsi="Times New Roman" w:cs="Times New Roman"/>
                <w:sz w:val="22"/>
                <w:szCs w:val="22"/>
              </w:rPr>
            </w:pPr>
          </w:p>
        </w:tc>
      </w:tr>
      <w:tr w14:paraId="3B16408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45858B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B1E7408">
            <w:pPr>
              <w:rPr>
                <w:rFonts w:hint="default" w:ascii="Times New Roman" w:hAnsi="Times New Roman" w:cs="Times New Roman"/>
                <w:sz w:val="22"/>
                <w:szCs w:val="22"/>
              </w:rPr>
            </w:pPr>
            <w:r>
              <w:rPr>
                <w:rFonts w:hint="default" w:ascii="Times New Roman" w:hAnsi="Times New Roman" w:cs="Times New Roman"/>
                <w:sz w:val="22"/>
                <w:szCs w:val="22"/>
              </w:rPr>
              <w:t>fpzzhm</w:t>
            </w:r>
          </w:p>
        </w:tc>
        <w:tc>
          <w:tcPr>
            <w:tcW w:w="1843" w:type="dxa"/>
            <w:noWrap w:val="0"/>
            <w:vAlign w:val="center"/>
          </w:tcPr>
          <w:p w14:paraId="57A2D6A3">
            <w:pPr>
              <w:rPr>
                <w:rFonts w:hint="default" w:ascii="Times New Roman" w:hAnsi="Times New Roman" w:cs="Times New Roman"/>
                <w:sz w:val="22"/>
                <w:szCs w:val="22"/>
              </w:rPr>
            </w:pPr>
            <w:r>
              <w:rPr>
                <w:rFonts w:hint="default" w:ascii="Times New Roman" w:hAnsi="Times New Roman" w:cs="Times New Roman"/>
                <w:kern w:val="0"/>
                <w:sz w:val="22"/>
                <w:szCs w:val="22"/>
                <w:lang w:bidi="ar"/>
              </w:rPr>
              <w:t>发票终止号码</w:t>
            </w:r>
          </w:p>
        </w:tc>
        <w:tc>
          <w:tcPr>
            <w:tcW w:w="1276" w:type="dxa"/>
            <w:noWrap w:val="0"/>
            <w:vAlign w:val="center"/>
          </w:tcPr>
          <w:p w14:paraId="7A7D4262">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1C9BE8F4">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5F9D122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558B6E0">
            <w:pPr>
              <w:rPr>
                <w:rFonts w:hint="default" w:ascii="Times New Roman" w:hAnsi="Times New Roman" w:cs="Times New Roman"/>
                <w:sz w:val="22"/>
                <w:szCs w:val="22"/>
              </w:rPr>
            </w:pPr>
          </w:p>
        </w:tc>
      </w:tr>
      <w:tr w14:paraId="1A938B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76E3E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2055147D">
            <w:pPr>
              <w:rPr>
                <w:rFonts w:hint="default" w:ascii="Times New Roman" w:hAnsi="Times New Roman" w:cs="Times New Roman"/>
                <w:sz w:val="22"/>
                <w:szCs w:val="22"/>
              </w:rPr>
            </w:pPr>
            <w:r>
              <w:rPr>
                <w:rFonts w:hint="default" w:ascii="Times New Roman" w:hAnsi="Times New Roman" w:cs="Times New Roman"/>
                <w:sz w:val="22"/>
                <w:szCs w:val="22"/>
              </w:rPr>
              <w:t>lysl</w:t>
            </w:r>
          </w:p>
        </w:tc>
        <w:tc>
          <w:tcPr>
            <w:tcW w:w="1843" w:type="dxa"/>
            <w:noWrap w:val="0"/>
            <w:vAlign w:val="center"/>
          </w:tcPr>
          <w:p w14:paraId="69EDFBA1">
            <w:pPr>
              <w:rPr>
                <w:rFonts w:hint="default" w:ascii="Times New Roman" w:hAnsi="Times New Roman" w:cs="Times New Roman"/>
                <w:sz w:val="22"/>
                <w:szCs w:val="22"/>
              </w:rPr>
            </w:pPr>
            <w:r>
              <w:rPr>
                <w:rFonts w:hint="default" w:ascii="Times New Roman" w:hAnsi="Times New Roman" w:cs="Times New Roman"/>
                <w:sz w:val="22"/>
                <w:szCs w:val="22"/>
              </w:rPr>
              <w:t>领用数量</w:t>
            </w:r>
          </w:p>
        </w:tc>
        <w:tc>
          <w:tcPr>
            <w:tcW w:w="1276" w:type="dxa"/>
            <w:noWrap w:val="0"/>
            <w:vAlign w:val="center"/>
          </w:tcPr>
          <w:p w14:paraId="4FD8E87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7B30084C">
            <w:pPr>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708" w:type="dxa"/>
            <w:noWrap w:val="0"/>
            <w:vAlign w:val="center"/>
          </w:tcPr>
          <w:p w14:paraId="384BD93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4F300AC">
            <w:pPr>
              <w:rPr>
                <w:rFonts w:hint="default" w:ascii="Times New Roman" w:hAnsi="Times New Roman" w:cs="Times New Roman"/>
                <w:sz w:val="22"/>
                <w:szCs w:val="22"/>
              </w:rPr>
            </w:pPr>
          </w:p>
        </w:tc>
      </w:tr>
    </w:tbl>
    <w:p w14:paraId="3729149F">
      <w:pPr>
        <w:pStyle w:val="5"/>
        <w:rPr>
          <w:rFonts w:hint="default" w:ascii="Times New Roman" w:hAnsi="Times New Roman" w:cs="Times New Roman"/>
        </w:rPr>
      </w:pPr>
      <w:bookmarkStart w:id="249" w:name="_Toc17715"/>
      <w:bookmarkStart w:id="250" w:name="_Toc27717"/>
      <w:bookmarkStart w:id="251" w:name="_Toc13134"/>
      <w:r>
        <w:rPr>
          <w:rFonts w:hint="default" w:ascii="Times New Roman" w:hAnsi="Times New Roman" w:cs="Times New Roman"/>
        </w:rPr>
        <w:t>1.5返回报文示例</w:t>
      </w:r>
      <w:bookmarkEnd w:id="249"/>
      <w:bookmarkEnd w:id="250"/>
      <w:bookmarkEnd w:id="251"/>
      <w:r>
        <w:rPr>
          <w:rFonts w:hint="default" w:ascii="Times New Roman" w:hAnsi="Times New Roman" w:cs="Times New Roman"/>
        </w:rPr>
        <w:t xml:space="preserve"> </w:t>
      </w:r>
    </w:p>
    <w:p w14:paraId="55718F7C">
      <w:pPr>
        <w:pStyle w:val="6"/>
        <w:rPr>
          <w:rFonts w:hint="default" w:ascii="Times New Roman" w:hAnsi="Times New Roman" w:cs="Times New Roman"/>
        </w:rPr>
      </w:pPr>
      <w:bookmarkStart w:id="252" w:name="OLE_LINK18"/>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E0BFB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595DA7C">
            <w:pPr>
              <w:pStyle w:val="6"/>
              <w:bidi w:val="0"/>
              <w:rPr>
                <w:rFonts w:hint="default" w:ascii="Times New Roman" w:hAnsi="Times New Roman" w:cs="Times New Roman"/>
              </w:rPr>
            </w:pPr>
            <w:r>
              <w:rPr>
                <w:rFonts w:hint="default" w:ascii="Times New Roman" w:hAnsi="Times New Roman" w:cs="Times New Roman"/>
              </w:rPr>
              <w:t>{</w:t>
            </w:r>
          </w:p>
          <w:p w14:paraId="59FD073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557F379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0F23538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w:t>
            </w:r>
          </w:p>
          <w:p w14:paraId="41D022C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4FB2042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72CC457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"fpqshm": "发票起始号码",</w:t>
            </w:r>
          </w:p>
          <w:p w14:paraId="187F7F8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"fpzzhm": "发票终止号码",</w:t>
            </w:r>
          </w:p>
          <w:p w14:paraId="461860E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"lysl": "领用数量"</w:t>
            </w:r>
          </w:p>
          <w:p w14:paraId="5076691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79207AE1">
            <w:pPr>
              <w:pStyle w:val="6"/>
              <w:bidi w:val="0"/>
              <w:rPr>
                <w:rFonts w:hint="default" w:ascii="Times New Roman" w:hAnsi="Times New Roman" w:cs="Times New Roman"/>
              </w:rPr>
            </w:pPr>
            <w:r>
              <w:rPr>
                <w:rFonts w:hint="default" w:ascii="Times New Roman" w:hAnsi="Times New Roman" w:cs="Times New Roman"/>
              </w:rPr>
              <w:t>}</w:t>
            </w:r>
          </w:p>
          <w:p w14:paraId="4F5D764F">
            <w:pPr>
              <w:pStyle w:val="6"/>
              <w:bidi w:val="0"/>
              <w:rPr>
                <w:rFonts w:hint="default" w:ascii="Times New Roman" w:hAnsi="Times New Roman" w:cs="Times New Roman"/>
              </w:rPr>
            </w:pPr>
            <w:r>
              <w:rPr>
                <w:rFonts w:hint="default" w:ascii="Times New Roman" w:hAnsi="Times New Roman" w:cs="Times New Roman"/>
              </w:rPr>
              <w:t>}</w:t>
            </w:r>
          </w:p>
        </w:tc>
      </w:tr>
    </w:tbl>
    <w:p w14:paraId="2C5AC66E">
      <w:pPr>
        <w:pStyle w:val="6"/>
        <w:shd w:val="clear" w:color="auto" w:fill="auto"/>
        <w:rPr>
          <w:rFonts w:hint="default" w:ascii="Times New Roman" w:hAnsi="Times New Roman" w:cs="Times New Roman"/>
          <w:color w:val="auto"/>
          <w:highlight w:val="none"/>
          <w:vertAlign w:val="baseline"/>
        </w:rPr>
      </w:pPr>
      <w:r>
        <w:rPr>
          <w:rFonts w:hint="default" w:ascii="Times New Roman" w:hAnsi="Times New Roman" w:cs="Times New Roman"/>
          <w:color w:val="auto"/>
          <w:highlight w:val="none"/>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8A360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DD9779B">
            <w:pPr>
              <w:pStyle w:val="6"/>
              <w:bidi w:val="0"/>
              <w:rPr>
                <w:rFonts w:hint="default" w:ascii="Times New Roman" w:hAnsi="Times New Roman" w:cs="Times New Roman"/>
                <w:color w:val="auto"/>
              </w:rPr>
            </w:pPr>
            <w:r>
              <w:rPr>
                <w:rFonts w:hint="default" w:ascii="Times New Roman" w:hAnsi="Times New Roman" w:cs="Times New Roman"/>
                <w:color w:val="auto"/>
              </w:rPr>
              <w:t>{</w:t>
            </w:r>
          </w:p>
          <w:p w14:paraId="295D0D5E">
            <w:pPr>
              <w:pStyle w:val="6"/>
              <w:bidi w:val="0"/>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"Response":{</w:t>
            </w:r>
          </w:p>
          <w:p w14:paraId="29D24BF1">
            <w:pPr>
              <w:pStyle w:val="6"/>
              <w:bidi w:val="0"/>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ab/>
            </w:r>
            <w:r>
              <w:rPr>
                <w:rFonts w:hint="default" w:ascii="Times New Roman" w:hAnsi="Times New Roman" w:cs="Times New Roman"/>
                <w:color w:val="auto"/>
              </w:rPr>
              <w:t>"RequestId": "16位随机数字和字母组合",</w:t>
            </w:r>
          </w:p>
          <w:p w14:paraId="17F0C015">
            <w:pPr>
              <w:pStyle w:val="6"/>
              <w:bidi w:val="0"/>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ab/>
            </w:r>
            <w:r>
              <w:rPr>
                <w:rFonts w:hint="default" w:ascii="Times New Roman" w:hAnsi="Times New Roman" w:cs="Times New Roman"/>
                <w:color w:val="auto"/>
              </w:rPr>
              <w:t>"Error":{</w:t>
            </w:r>
          </w:p>
          <w:p w14:paraId="51B7B883">
            <w:pPr>
              <w:pStyle w:val="6"/>
              <w:bidi w:val="0"/>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ab/>
            </w:r>
            <w:r>
              <w:rPr>
                <w:rFonts w:hint="default" w:ascii="Times New Roman" w:hAnsi="Times New Roman" w:cs="Times New Roman"/>
                <w:color w:val="auto"/>
              </w:rPr>
              <w:tab/>
            </w:r>
            <w:r>
              <w:rPr>
                <w:rFonts w:hint="default" w:ascii="Times New Roman" w:hAnsi="Times New Roman" w:cs="Times New Roman"/>
                <w:color w:val="auto"/>
              </w:rPr>
              <w:t>"Code": "01”,</w:t>
            </w:r>
          </w:p>
          <w:p w14:paraId="4B0E58CD">
            <w:pPr>
              <w:pStyle w:val="6"/>
              <w:bidi w:val="0"/>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ab/>
            </w:r>
            <w:r>
              <w:rPr>
                <w:rFonts w:hint="default" w:ascii="Times New Roman" w:hAnsi="Times New Roman" w:cs="Times New Roman"/>
                <w:color w:val="auto"/>
              </w:rPr>
              <w:tab/>
            </w:r>
            <w:r>
              <w:rPr>
                <w:rFonts w:hint="default" w:ascii="Times New Roman" w:hAnsi="Times New Roman" w:cs="Times New Roman"/>
                <w:color w:val="auto"/>
              </w:rPr>
              <w:t>"Message": "错误说明"</w:t>
            </w:r>
          </w:p>
          <w:p w14:paraId="6EDC9452">
            <w:pPr>
              <w:pStyle w:val="6"/>
              <w:bidi w:val="0"/>
              <w:rPr>
                <w:rFonts w:hint="default" w:ascii="Times New Roman" w:hAnsi="Times New Roman" w:cs="Times New Roman"/>
                <w:color w:val="auto"/>
              </w:rPr>
            </w:pPr>
            <w:r>
              <w:rPr>
                <w:rFonts w:hint="default" w:ascii="Times New Roman" w:hAnsi="Times New Roman" w:cs="Times New Roman"/>
                <w:color w:val="auto"/>
              </w:rPr>
              <w:t>}</w:t>
            </w:r>
          </w:p>
          <w:p w14:paraId="7049B95A">
            <w:pPr>
              <w:pStyle w:val="6"/>
              <w:bidi w:val="0"/>
              <w:rPr>
                <w:rFonts w:hint="default" w:ascii="Times New Roman" w:hAnsi="Times New Roman" w:cs="Times New Roman"/>
                <w:color w:val="auto"/>
              </w:rPr>
            </w:pPr>
            <w:r>
              <w:rPr>
                <w:rFonts w:hint="default" w:ascii="Times New Roman" w:hAnsi="Times New Roman" w:cs="Times New Roman"/>
                <w:color w:val="auto"/>
              </w:rPr>
              <w:tab/>
            </w:r>
            <w:r>
              <w:rPr>
                <w:rFonts w:hint="default" w:ascii="Times New Roman" w:hAnsi="Times New Roman" w:cs="Times New Roman"/>
                <w:color w:val="auto"/>
              </w:rPr>
              <w:t>}</w:t>
            </w:r>
          </w:p>
          <w:p w14:paraId="4FF015D0">
            <w:pPr>
              <w:pStyle w:val="6"/>
              <w:bidi w:val="0"/>
              <w:rPr>
                <w:rFonts w:hint="default" w:ascii="Times New Roman" w:hAnsi="Times New Roman" w:cs="Times New Roman"/>
                <w:color w:val="auto"/>
              </w:rPr>
            </w:pPr>
            <w:r>
              <w:rPr>
                <w:rFonts w:hint="default" w:ascii="Times New Roman" w:hAnsi="Times New Roman" w:cs="Times New Roman"/>
                <w:color w:val="auto"/>
              </w:rPr>
              <w:t>}</w:t>
            </w:r>
          </w:p>
        </w:tc>
      </w:tr>
    </w:tbl>
    <w:p w14:paraId="57797966">
      <w:pPr>
        <w:pStyle w:val="6"/>
        <w:pBdr>
          <w:top w:val="none" w:color="auto" w:sz="0" w:space="0"/>
          <w:left w:val="none" w:color="auto" w:sz="0" w:space="0"/>
          <w:bottom w:val="none" w:color="auto" w:sz="0" w:space="0"/>
          <w:right w:val="none" w:color="auto" w:sz="0" w:space="0"/>
          <w:between w:val="none" w:color="auto" w:sz="0" w:space="0"/>
        </w:pBdr>
        <w:rPr>
          <w:rFonts w:hint="default" w:ascii="Times New Roman" w:hAnsi="Times New Roman" w:cs="Times New Roman"/>
        </w:rPr>
      </w:pPr>
    </w:p>
    <w:bookmarkEnd w:id="252"/>
    <w:p w14:paraId="09DF6E82">
      <w:pPr>
        <w:pStyle w:val="4"/>
        <w:widowControl/>
        <w:spacing w:beforeAutospacing="0" w:afterAutospacing="0" w:line="408" w:lineRule="auto"/>
        <w:rPr>
          <w:rFonts w:hint="default" w:ascii="Times New Roman" w:hAnsi="Times New Roman" w:cs="Times New Roman"/>
          <w:sz w:val="28"/>
          <w:szCs w:val="28"/>
        </w:rPr>
      </w:pPr>
      <w:bookmarkStart w:id="253" w:name="_Toc30693"/>
      <w:bookmarkStart w:id="254" w:name="_Toc28702"/>
      <w:bookmarkStart w:id="255" w:name="_Toc4487"/>
      <w:bookmarkStart w:id="256" w:name="_Toc24495"/>
      <w:r>
        <w:rPr>
          <w:rFonts w:hint="default" w:ascii="Times New Roman" w:hAnsi="Times New Roman" w:cs="Times New Roman"/>
          <w:sz w:val="28"/>
          <w:szCs w:val="28"/>
        </w:rPr>
        <w:t>2.查询</w:t>
      </w:r>
      <w:bookmarkEnd w:id="253"/>
      <w:r>
        <w:rPr>
          <w:rFonts w:hint="default" w:ascii="Times New Roman" w:hAnsi="Times New Roman" w:cs="Times New Roman"/>
          <w:sz w:val="28"/>
          <w:szCs w:val="28"/>
        </w:rPr>
        <w:t>发票额度</w:t>
      </w:r>
      <w:bookmarkEnd w:id="254"/>
      <w:bookmarkEnd w:id="255"/>
      <w:bookmarkEnd w:id="256"/>
    </w:p>
    <w:p w14:paraId="3EC6D3C9">
      <w:pPr>
        <w:pStyle w:val="5"/>
        <w:rPr>
          <w:rFonts w:hint="default" w:ascii="Times New Roman" w:hAnsi="Times New Roman" w:cs="Times New Roman"/>
        </w:rPr>
      </w:pPr>
      <w:bookmarkStart w:id="257" w:name="_Toc187"/>
      <w:bookmarkStart w:id="258" w:name="_Toc27281"/>
      <w:bookmarkStart w:id="259" w:name="_Toc8655"/>
      <w:r>
        <w:rPr>
          <w:rFonts w:hint="default" w:ascii="Times New Roman" w:hAnsi="Times New Roman" w:cs="Times New Roman"/>
        </w:rPr>
        <w:t>2.1接口说明</w:t>
      </w:r>
      <w:bookmarkEnd w:id="257"/>
      <w:bookmarkEnd w:id="258"/>
      <w:bookmarkEnd w:id="259"/>
    </w:p>
    <w:p w14:paraId="5EB137AC">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向纳税人提供发票额度查询功能，可查询企业当前在税务局端的发票额度信息，包括：暂停赋额标志、本月发票额度、可用剩余额度、已下载额度、已下载未使用额度、属期。</w:t>
      </w:r>
    </w:p>
    <w:p w14:paraId="6764153F">
      <w:pPr>
        <w:spacing w:line="360" w:lineRule="auto"/>
        <w:ind w:firstLine="480" w:firstLineChars="200"/>
        <w:rPr>
          <w:rFonts w:hint="default" w:ascii="Times New Roman" w:hAnsi="Times New Roman" w:cs="Times New Roman"/>
          <w:sz w:val="24"/>
        </w:rPr>
      </w:pPr>
      <w:bookmarkStart w:id="260" w:name="OLE_LINK22"/>
      <w:r>
        <w:rPr>
          <w:rFonts w:hint="default" w:ascii="Times New Roman" w:hAnsi="Times New Roman" w:cs="Times New Roman"/>
          <w:sz w:val="24"/>
        </w:rPr>
        <w:t>当纳税人为按需开票企业时，查询发票额度时，本月发票额度及剩余可用额度均为9999999999999999，但纳税人仍需正常下载发票额度进行开票使用，纳税人发票上传后剩余可用额度不变，仍为9999999999999999。</w:t>
      </w:r>
    </w:p>
    <w:bookmarkEnd w:id="260"/>
    <w:p w14:paraId="6AA53F8D">
      <w:pPr>
        <w:pStyle w:val="5"/>
        <w:rPr>
          <w:rFonts w:hint="default" w:ascii="Times New Roman" w:hAnsi="Times New Roman" w:cs="Times New Roman"/>
        </w:rPr>
      </w:pPr>
      <w:bookmarkStart w:id="261" w:name="_Toc7476"/>
      <w:bookmarkStart w:id="262" w:name="_Toc854"/>
      <w:bookmarkStart w:id="263" w:name="_Toc26021"/>
      <w:r>
        <w:rPr>
          <w:rFonts w:hint="default" w:ascii="Times New Roman" w:hAnsi="Times New Roman" w:cs="Times New Roman"/>
        </w:rPr>
        <w:t>2.2请求参数</w:t>
      </w:r>
      <w:bookmarkEnd w:id="261"/>
      <w:bookmarkEnd w:id="262"/>
      <w:bookmarkEnd w:id="26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890F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0A3DC72">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17BC470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5C8139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65C4709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66EBB3D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67A172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42FCE3F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E835D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5C15DEA">
            <w:pPr>
              <w:keepNext w:val="0"/>
              <w:keepLines w:val="0"/>
              <w:widowControl/>
              <w:suppressLineNumbers w:val="0"/>
              <w:jc w:val="center"/>
              <w:textAlignment w:val="center"/>
              <w:rPr>
                <w:rFonts w:hint="default" w:ascii="Times New Roman" w:hAnsi="Times New Roman" w:eastAsia="宋体" w:cs="Times New Roman"/>
                <w:i w:val="0"/>
                <w:iCs w:val="0"/>
                <w:color w:val="000000"/>
                <w:kern w:val="2"/>
                <w:sz w:val="22"/>
                <w:szCs w:val="22"/>
                <w:u w:val="none"/>
                <w:lang w:val="en-US" w:eastAsia="zh-CN" w:bidi="ar-SA"/>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15457A9C">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tcBorders>
              <w:top w:val="single" w:color="auto" w:sz="6" w:space="0"/>
            </w:tcBorders>
            <w:noWrap w:val="0"/>
            <w:vAlign w:val="center"/>
          </w:tcPr>
          <w:p w14:paraId="6DB2B349">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tcBorders>
              <w:top w:val="single" w:color="auto" w:sz="6" w:space="0"/>
            </w:tcBorders>
            <w:noWrap w:val="0"/>
            <w:vAlign w:val="center"/>
          </w:tcPr>
          <w:p w14:paraId="3EA2C287">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tcBorders>
              <w:top w:val="single" w:color="auto" w:sz="6" w:space="0"/>
            </w:tcBorders>
            <w:noWrap w:val="0"/>
            <w:vAlign w:val="center"/>
          </w:tcPr>
          <w:p w14:paraId="419913F8">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71897177">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13EDA792">
            <w:pPr>
              <w:rPr>
                <w:rFonts w:hint="default" w:ascii="Times New Roman" w:hAnsi="Times New Roman" w:cs="Times New Roman"/>
                <w:sz w:val="22"/>
                <w:szCs w:val="22"/>
              </w:rPr>
            </w:pPr>
            <w:r>
              <w:rPr>
                <w:rFonts w:hint="default" w:ascii="Times New Roman" w:hAnsi="Times New Roman" w:cs="Times New Roman"/>
                <w:sz w:val="22"/>
                <w:szCs w:val="22"/>
              </w:rPr>
              <w:t>申领发票的纳税人识别号或统一社会信用代码</w:t>
            </w:r>
          </w:p>
        </w:tc>
      </w:tr>
    </w:tbl>
    <w:p w14:paraId="352A85C6">
      <w:pPr>
        <w:pStyle w:val="5"/>
        <w:rPr>
          <w:rFonts w:hint="default" w:ascii="Times New Roman" w:hAnsi="Times New Roman" w:cs="Times New Roman"/>
        </w:rPr>
      </w:pPr>
      <w:bookmarkStart w:id="264" w:name="_Toc12921"/>
      <w:bookmarkStart w:id="265" w:name="_Toc29561"/>
      <w:bookmarkStart w:id="266" w:name="_Toc7572"/>
      <w:r>
        <w:rPr>
          <w:rFonts w:hint="default" w:ascii="Times New Roman" w:hAnsi="Times New Roman" w:cs="Times New Roman"/>
        </w:rPr>
        <w:t>2.3请求报文示例</w:t>
      </w:r>
      <w:bookmarkEnd w:id="264"/>
      <w:bookmarkEnd w:id="265"/>
      <w:bookmarkEnd w:id="26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1BA4A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56B760">
            <w:pPr>
              <w:pStyle w:val="6"/>
              <w:bidi w:val="0"/>
              <w:rPr>
                <w:rFonts w:hint="default" w:ascii="Times New Roman" w:hAnsi="Times New Roman" w:cs="Times New Roman"/>
              </w:rPr>
            </w:pPr>
            <w:r>
              <w:rPr>
                <w:rFonts w:hint="default" w:ascii="Times New Roman" w:hAnsi="Times New Roman" w:cs="Times New Roman"/>
              </w:rPr>
              <w:t>{</w:t>
            </w:r>
          </w:p>
          <w:p w14:paraId="0050109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"nsrsbh": "纳税人识别号/统一社会信用代码"</w:t>
            </w:r>
          </w:p>
          <w:p w14:paraId="7BB85EE3">
            <w:pPr>
              <w:pStyle w:val="6"/>
              <w:bidi w:val="0"/>
              <w:rPr>
                <w:rFonts w:hint="default" w:ascii="Times New Roman" w:hAnsi="Times New Roman" w:cs="Times New Roman"/>
              </w:rPr>
            </w:pPr>
            <w:r>
              <w:rPr>
                <w:rFonts w:hint="default" w:ascii="Times New Roman" w:hAnsi="Times New Roman" w:cs="Times New Roman"/>
              </w:rPr>
              <w:t>}</w:t>
            </w:r>
          </w:p>
        </w:tc>
      </w:tr>
    </w:tbl>
    <w:p w14:paraId="31FC5EB2">
      <w:pPr>
        <w:pStyle w:val="5"/>
        <w:rPr>
          <w:rFonts w:hint="default" w:ascii="Times New Roman" w:hAnsi="Times New Roman" w:cs="Times New Roman"/>
        </w:rPr>
      </w:pPr>
      <w:bookmarkStart w:id="267" w:name="_Toc30668"/>
      <w:bookmarkStart w:id="268" w:name="_Toc21214"/>
      <w:bookmarkStart w:id="269" w:name="_Toc32682"/>
      <w:r>
        <w:rPr>
          <w:rFonts w:hint="default" w:ascii="Times New Roman" w:hAnsi="Times New Roman" w:cs="Times New Roman"/>
        </w:rPr>
        <w:t>2.4返回参数</w:t>
      </w:r>
      <w:bookmarkEnd w:id="267"/>
      <w:bookmarkEnd w:id="268"/>
      <w:bookmarkEnd w:id="2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074E4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30C121D">
            <w:pPr>
              <w:numPr>
                <w:ilvl w:val="0"/>
                <w:numId w:val="0"/>
              </w:numPr>
              <w:adjustRightInd w:val="0"/>
              <w:snapToGrid w:val="0"/>
              <w:ind w:leftChars="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690E84E0">
            <w:pPr>
              <w:numPr>
                <w:ilvl w:val="0"/>
                <w:numId w:val="0"/>
              </w:numPr>
              <w:adjustRightInd w:val="0"/>
              <w:snapToGrid w:val="0"/>
              <w:ind w:leftChars="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42857E60">
            <w:pPr>
              <w:numPr>
                <w:ilvl w:val="0"/>
                <w:numId w:val="0"/>
              </w:numPr>
              <w:adjustRightInd w:val="0"/>
              <w:snapToGrid w:val="0"/>
              <w:ind w:leftChars="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61F5DE">
            <w:pPr>
              <w:numPr>
                <w:ilvl w:val="0"/>
                <w:numId w:val="0"/>
              </w:numPr>
              <w:adjustRightInd w:val="0"/>
              <w:snapToGrid w:val="0"/>
              <w:ind w:leftChars="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9614FC9">
            <w:pPr>
              <w:numPr>
                <w:ilvl w:val="0"/>
                <w:numId w:val="0"/>
              </w:numPr>
              <w:adjustRightInd w:val="0"/>
              <w:snapToGrid w:val="0"/>
              <w:ind w:leftChars="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3F8E3DF4">
            <w:pPr>
              <w:numPr>
                <w:ilvl w:val="0"/>
                <w:numId w:val="0"/>
              </w:numPr>
              <w:adjustRightInd w:val="0"/>
              <w:snapToGrid w:val="0"/>
              <w:ind w:leftChars="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7E1B8C7">
            <w:pPr>
              <w:numPr>
                <w:ilvl w:val="0"/>
                <w:numId w:val="0"/>
              </w:numPr>
              <w:adjustRightInd w:val="0"/>
              <w:snapToGrid w:val="0"/>
              <w:ind w:leftChars="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1C2DE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687FC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7BCF67F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0C2E0B1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7D7D184D">
            <w:pPr>
              <w:pStyle w:val="23"/>
              <w:numPr>
                <w:ilvl w:val="0"/>
                <w:numId w:val="0"/>
              </w:numPr>
              <w:adjustRightInd w:val="0"/>
              <w:snapToGrid w:val="0"/>
              <w:ind w:leftChars="0"/>
              <w:rPr>
                <w:rFonts w:hint="default" w:ascii="Times New Roman" w:hAnsi="Times New Roman" w:cs="Times New Roman"/>
              </w:rPr>
            </w:pPr>
            <w:r>
              <w:rPr>
                <w:rFonts w:hint="default" w:ascii="Times New Roman" w:hAnsi="Times New Roman" w:cs="Times New Roman"/>
              </w:rPr>
              <w:t>varchar</w:t>
            </w:r>
          </w:p>
        </w:tc>
        <w:tc>
          <w:tcPr>
            <w:tcW w:w="709" w:type="dxa"/>
            <w:noWrap w:val="0"/>
            <w:vAlign w:val="center"/>
          </w:tcPr>
          <w:p w14:paraId="0DCE2E4A">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1FF9E552">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14D9DEF">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00：成功</w:t>
            </w:r>
          </w:p>
          <w:p w14:paraId="4D919AC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03DA70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CC26B9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5C7F755">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5FF7C67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2C4020B4">
            <w:pPr>
              <w:pStyle w:val="23"/>
              <w:numPr>
                <w:ilvl w:val="0"/>
                <w:numId w:val="0"/>
              </w:numPr>
              <w:adjustRightInd w:val="0"/>
              <w:snapToGrid w:val="0"/>
              <w:ind w:leftChars="0"/>
              <w:rPr>
                <w:rFonts w:hint="default" w:ascii="Times New Roman" w:hAnsi="Times New Roman" w:cs="Times New Roman"/>
              </w:rPr>
            </w:pPr>
            <w:r>
              <w:rPr>
                <w:rFonts w:hint="default" w:ascii="Times New Roman" w:hAnsi="Times New Roman" w:cs="Times New Roman"/>
              </w:rPr>
              <w:t>varchar</w:t>
            </w:r>
          </w:p>
        </w:tc>
        <w:tc>
          <w:tcPr>
            <w:tcW w:w="709" w:type="dxa"/>
            <w:noWrap w:val="0"/>
            <w:vAlign w:val="center"/>
          </w:tcPr>
          <w:p w14:paraId="252F5C6A">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54A4EA17">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1C8A33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6A8C7B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185952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3D3A745">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ztsxbz</w:t>
            </w:r>
          </w:p>
        </w:tc>
        <w:tc>
          <w:tcPr>
            <w:tcW w:w="1843" w:type="dxa"/>
            <w:noWrap w:val="0"/>
            <w:vAlign w:val="center"/>
          </w:tcPr>
          <w:p w14:paraId="568E802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暂停赋额标志</w:t>
            </w:r>
          </w:p>
        </w:tc>
        <w:tc>
          <w:tcPr>
            <w:tcW w:w="1276" w:type="dxa"/>
            <w:noWrap w:val="0"/>
            <w:vAlign w:val="center"/>
          </w:tcPr>
          <w:p w14:paraId="09B4C82E">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557E9853">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198FE8BA">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F8AE02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Y：暂停</w:t>
            </w:r>
          </w:p>
          <w:p w14:paraId="25394F3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N：未暂停</w:t>
            </w:r>
          </w:p>
        </w:tc>
      </w:tr>
      <w:tr w14:paraId="7640D9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48B86E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435CD42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bysxed</w:t>
            </w:r>
          </w:p>
        </w:tc>
        <w:tc>
          <w:tcPr>
            <w:tcW w:w="1843" w:type="dxa"/>
            <w:noWrap w:val="0"/>
            <w:vAlign w:val="center"/>
          </w:tcPr>
          <w:p w14:paraId="467194D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本月发票额度</w:t>
            </w:r>
          </w:p>
        </w:tc>
        <w:tc>
          <w:tcPr>
            <w:tcW w:w="1276" w:type="dxa"/>
            <w:noWrap w:val="0"/>
            <w:vAlign w:val="center"/>
          </w:tcPr>
          <w:p w14:paraId="1D8DA0FE">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435D7BD">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18,2</w:t>
            </w:r>
          </w:p>
        </w:tc>
        <w:tc>
          <w:tcPr>
            <w:tcW w:w="708" w:type="dxa"/>
            <w:noWrap w:val="0"/>
            <w:vAlign w:val="center"/>
          </w:tcPr>
          <w:p w14:paraId="3A0C97CD">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2C073E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本月总发票额度</w:t>
            </w:r>
          </w:p>
        </w:tc>
      </w:tr>
      <w:tr w14:paraId="786FAD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2AA73F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D4FEA3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kysyed</w:t>
            </w:r>
          </w:p>
        </w:tc>
        <w:tc>
          <w:tcPr>
            <w:tcW w:w="1843" w:type="dxa"/>
            <w:noWrap w:val="0"/>
            <w:vAlign w:val="center"/>
          </w:tcPr>
          <w:p w14:paraId="01A79CAD">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可用剩余额度</w:t>
            </w:r>
          </w:p>
        </w:tc>
        <w:tc>
          <w:tcPr>
            <w:tcW w:w="1276" w:type="dxa"/>
            <w:noWrap w:val="0"/>
            <w:vAlign w:val="center"/>
          </w:tcPr>
          <w:p w14:paraId="0E467E8D">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F91B3FD">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18,2</w:t>
            </w:r>
          </w:p>
        </w:tc>
        <w:tc>
          <w:tcPr>
            <w:tcW w:w="708" w:type="dxa"/>
            <w:noWrap w:val="0"/>
            <w:vAlign w:val="center"/>
          </w:tcPr>
          <w:p w14:paraId="608F8BF0">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33C41D1">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本月可用发票额度</w:t>
            </w:r>
          </w:p>
        </w:tc>
      </w:tr>
      <w:tr w14:paraId="05B442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187A3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5609231">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yxzed</w:t>
            </w:r>
          </w:p>
        </w:tc>
        <w:tc>
          <w:tcPr>
            <w:tcW w:w="1843" w:type="dxa"/>
            <w:noWrap w:val="0"/>
            <w:vAlign w:val="center"/>
          </w:tcPr>
          <w:p w14:paraId="7B3BAC0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已下载额度</w:t>
            </w:r>
          </w:p>
        </w:tc>
        <w:tc>
          <w:tcPr>
            <w:tcW w:w="1276" w:type="dxa"/>
            <w:noWrap w:val="0"/>
            <w:vAlign w:val="center"/>
          </w:tcPr>
          <w:p w14:paraId="2421938F">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4411C739">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18,2</w:t>
            </w:r>
          </w:p>
        </w:tc>
        <w:tc>
          <w:tcPr>
            <w:tcW w:w="708" w:type="dxa"/>
            <w:noWrap w:val="0"/>
            <w:vAlign w:val="center"/>
          </w:tcPr>
          <w:p w14:paraId="7F1E4C3C">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82468B5">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本月乐企1.5已下载的全部发票额度</w:t>
            </w:r>
          </w:p>
        </w:tc>
      </w:tr>
      <w:tr w14:paraId="0290DA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6A5F4E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15134D0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yxzwsyed</w:t>
            </w:r>
          </w:p>
        </w:tc>
        <w:tc>
          <w:tcPr>
            <w:tcW w:w="1843" w:type="dxa"/>
            <w:noWrap w:val="0"/>
            <w:vAlign w:val="center"/>
          </w:tcPr>
          <w:p w14:paraId="7BCA982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已下载未使用额度</w:t>
            </w:r>
          </w:p>
        </w:tc>
        <w:tc>
          <w:tcPr>
            <w:tcW w:w="1276" w:type="dxa"/>
            <w:noWrap w:val="0"/>
            <w:vAlign w:val="center"/>
          </w:tcPr>
          <w:p w14:paraId="336442F1">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EE04231">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18,2</w:t>
            </w:r>
          </w:p>
        </w:tc>
        <w:tc>
          <w:tcPr>
            <w:tcW w:w="708" w:type="dxa"/>
            <w:noWrap w:val="0"/>
            <w:vAlign w:val="center"/>
          </w:tcPr>
          <w:p w14:paraId="08A3E516">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0E59EF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本月乐企1.5已下载的全部发票额度减已上传的开票日期为本月的发票的总金额</w:t>
            </w:r>
          </w:p>
        </w:tc>
      </w:tr>
      <w:tr w14:paraId="4C7E2B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26FC5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09E178F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sq</w:t>
            </w:r>
          </w:p>
        </w:tc>
        <w:tc>
          <w:tcPr>
            <w:tcW w:w="1843" w:type="dxa"/>
            <w:noWrap w:val="0"/>
            <w:vAlign w:val="center"/>
          </w:tcPr>
          <w:p w14:paraId="4202147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属期</w:t>
            </w:r>
          </w:p>
        </w:tc>
        <w:tc>
          <w:tcPr>
            <w:tcW w:w="1276" w:type="dxa"/>
            <w:noWrap w:val="0"/>
            <w:vAlign w:val="center"/>
          </w:tcPr>
          <w:p w14:paraId="162B2168">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56747949">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6</w:t>
            </w:r>
          </w:p>
        </w:tc>
        <w:tc>
          <w:tcPr>
            <w:tcW w:w="708" w:type="dxa"/>
            <w:noWrap w:val="0"/>
            <w:vAlign w:val="center"/>
          </w:tcPr>
          <w:p w14:paraId="6C43BD4D">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1D5154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格式：yyyyMM</w:t>
            </w:r>
          </w:p>
        </w:tc>
      </w:tr>
    </w:tbl>
    <w:p w14:paraId="3EE29236">
      <w:pPr>
        <w:pStyle w:val="5"/>
        <w:rPr>
          <w:rFonts w:hint="default" w:ascii="Times New Roman" w:hAnsi="Times New Roman" w:cs="Times New Roman"/>
        </w:rPr>
      </w:pPr>
      <w:bookmarkStart w:id="270" w:name="_Toc24956"/>
      <w:bookmarkStart w:id="271" w:name="_Toc2271"/>
      <w:bookmarkStart w:id="272" w:name="_Toc9582"/>
      <w:r>
        <w:rPr>
          <w:rFonts w:hint="default" w:ascii="Times New Roman" w:hAnsi="Times New Roman" w:cs="Times New Roman"/>
        </w:rPr>
        <w:t>2.5返回报文示例</w:t>
      </w:r>
      <w:bookmarkEnd w:id="270"/>
      <w:bookmarkEnd w:id="271"/>
      <w:bookmarkEnd w:id="272"/>
      <w:r>
        <w:rPr>
          <w:rFonts w:hint="default" w:ascii="Times New Roman" w:hAnsi="Times New Roman" w:cs="Times New Roman"/>
        </w:rPr>
        <w:t xml:space="preserve"> </w:t>
      </w:r>
    </w:p>
    <w:p w14:paraId="6A1CA8FD">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8BEAB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353BB02">
            <w:pPr>
              <w:pStyle w:val="6"/>
              <w:bidi w:val="0"/>
              <w:rPr>
                <w:rFonts w:hint="default" w:ascii="Times New Roman" w:hAnsi="Times New Roman" w:cs="Times New Roman"/>
              </w:rPr>
            </w:pPr>
            <w:bookmarkStart w:id="273" w:name="_Hlk107568661"/>
            <w:r>
              <w:rPr>
                <w:rFonts w:hint="default" w:ascii="Times New Roman" w:hAnsi="Times New Roman" w:cs="Times New Roman"/>
              </w:rPr>
              <w:t>{</w:t>
            </w:r>
          </w:p>
          <w:p w14:paraId="3D5FDAC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12E2ED0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4362CDD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w:t>
            </w:r>
          </w:p>
          <w:p w14:paraId="62C0A26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7F19E4C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0523ED0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"ztsxbz": "暂停赋额标志",</w:t>
            </w:r>
          </w:p>
          <w:p w14:paraId="0102EFA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"bysxed": "本月发票额度",</w:t>
            </w:r>
          </w:p>
          <w:p w14:paraId="7C7A1F0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"kysyed": "可用剩余额度",</w:t>
            </w:r>
          </w:p>
          <w:p w14:paraId="2B3A302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"yxzed": "已下载额度",</w:t>
            </w:r>
          </w:p>
          <w:p w14:paraId="31208E2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"yxzwsyed": "已下载未使用额度",</w:t>
            </w:r>
          </w:p>
          <w:p w14:paraId="573276C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"sq": "属期"</w:t>
            </w:r>
          </w:p>
          <w:p w14:paraId="1A9BF76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4563EAC2">
            <w:pPr>
              <w:pStyle w:val="6"/>
              <w:bidi w:val="0"/>
              <w:rPr>
                <w:rFonts w:hint="default" w:ascii="Times New Roman" w:hAnsi="Times New Roman" w:cs="Times New Roman"/>
              </w:rPr>
            </w:pPr>
            <w:r>
              <w:rPr>
                <w:rFonts w:hint="default" w:ascii="Times New Roman" w:hAnsi="Times New Roman" w:cs="Times New Roman"/>
              </w:rPr>
              <w:t>}</w:t>
            </w:r>
          </w:p>
          <w:p w14:paraId="7FA7C50C">
            <w:pPr>
              <w:pStyle w:val="6"/>
              <w:bidi w:val="0"/>
              <w:rPr>
                <w:rFonts w:hint="default" w:ascii="Times New Roman" w:hAnsi="Times New Roman" w:cs="Times New Roman"/>
              </w:rPr>
            </w:pPr>
            <w:r>
              <w:rPr>
                <w:rFonts w:hint="default" w:ascii="Times New Roman" w:hAnsi="Times New Roman" w:cs="Times New Roman"/>
              </w:rPr>
              <w:t>}</w:t>
            </w:r>
            <w:bookmarkEnd w:id="273"/>
          </w:p>
        </w:tc>
      </w:tr>
    </w:tbl>
    <w:p w14:paraId="04B2BA85">
      <w:pPr>
        <w:pStyle w:val="6"/>
        <w:rPr>
          <w:rFonts w:hint="default" w:ascii="Times New Roman" w:hAnsi="Times New Roman" w:cs="Times New Roman"/>
          <w:vertAlign w:val="baseline"/>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AA1DA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3FFE6F7">
            <w:pPr>
              <w:pStyle w:val="6"/>
              <w:bidi w:val="0"/>
              <w:rPr>
                <w:rFonts w:hint="default" w:ascii="Times New Roman" w:hAnsi="Times New Roman" w:cs="Times New Roman"/>
              </w:rPr>
            </w:pPr>
            <w:r>
              <w:rPr>
                <w:rFonts w:hint="default" w:ascii="Times New Roman" w:hAnsi="Times New Roman" w:cs="Times New Roman"/>
              </w:rPr>
              <w:t>{</w:t>
            </w:r>
          </w:p>
          <w:p w14:paraId="7060040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4C619CC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3E0E429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783C93E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01D6BAF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6CC34C05">
            <w:pPr>
              <w:pStyle w:val="6"/>
              <w:bidi w:val="0"/>
              <w:rPr>
                <w:rFonts w:hint="default" w:ascii="Times New Roman" w:hAnsi="Times New Roman" w:cs="Times New Roman"/>
              </w:rPr>
            </w:pPr>
            <w:r>
              <w:rPr>
                <w:rFonts w:hint="default" w:ascii="Times New Roman" w:hAnsi="Times New Roman" w:cs="Times New Roman"/>
              </w:rPr>
              <w:t>}</w:t>
            </w:r>
          </w:p>
          <w:p w14:paraId="21E10D3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753983E2">
            <w:pPr>
              <w:pStyle w:val="6"/>
              <w:bidi w:val="0"/>
              <w:rPr>
                <w:rFonts w:hint="default" w:ascii="Times New Roman" w:hAnsi="Times New Roman" w:cs="Times New Roman"/>
              </w:rPr>
            </w:pPr>
            <w:r>
              <w:rPr>
                <w:rFonts w:hint="default" w:ascii="Times New Roman" w:hAnsi="Times New Roman" w:cs="Times New Roman"/>
              </w:rPr>
              <w:t>}</w:t>
            </w:r>
          </w:p>
        </w:tc>
      </w:tr>
    </w:tbl>
    <w:p w14:paraId="1E0F4388">
      <w:pPr>
        <w:pStyle w:val="4"/>
        <w:widowControl/>
        <w:spacing w:beforeAutospacing="0" w:afterAutospacing="0" w:line="408" w:lineRule="auto"/>
        <w:rPr>
          <w:rFonts w:hint="default" w:ascii="Times New Roman" w:hAnsi="Times New Roman" w:eastAsia="宋体" w:cs="Times New Roman"/>
          <w:sz w:val="28"/>
          <w:szCs w:val="28"/>
        </w:rPr>
      </w:pPr>
      <w:bookmarkStart w:id="274" w:name="_Toc31082"/>
      <w:bookmarkStart w:id="275" w:name="_Toc8499"/>
      <w:bookmarkStart w:id="276" w:name="_Toc24896"/>
      <w:bookmarkStart w:id="277" w:name="_Toc5193"/>
      <w:r>
        <w:rPr>
          <w:rFonts w:hint="default" w:ascii="Times New Roman" w:hAnsi="Times New Roman" w:eastAsia="宋体" w:cs="Times New Roman"/>
          <w:sz w:val="28"/>
          <w:szCs w:val="28"/>
        </w:rPr>
        <w:t>3.</w:t>
      </w:r>
      <w:bookmarkStart w:id="278" w:name="OLE_LINK13"/>
      <w:r>
        <w:rPr>
          <w:rFonts w:hint="default" w:ascii="Times New Roman" w:hAnsi="Times New Roman" w:eastAsia="宋体" w:cs="Times New Roman"/>
          <w:sz w:val="28"/>
          <w:szCs w:val="28"/>
        </w:rPr>
        <w:t>下载/退回</w:t>
      </w:r>
      <w:bookmarkEnd w:id="274"/>
      <w:r>
        <w:rPr>
          <w:rFonts w:hint="default" w:ascii="Times New Roman" w:hAnsi="Times New Roman" w:eastAsia="宋体" w:cs="Times New Roman"/>
          <w:sz w:val="28"/>
          <w:szCs w:val="28"/>
        </w:rPr>
        <w:t>发票额度</w:t>
      </w:r>
      <w:bookmarkEnd w:id="275"/>
      <w:bookmarkEnd w:id="276"/>
      <w:bookmarkEnd w:id="277"/>
    </w:p>
    <w:p w14:paraId="5D9F3081">
      <w:pPr>
        <w:pStyle w:val="5"/>
        <w:rPr>
          <w:rFonts w:hint="default" w:ascii="Times New Roman" w:hAnsi="Times New Roman" w:cs="Times New Roman"/>
        </w:rPr>
      </w:pPr>
      <w:bookmarkStart w:id="279" w:name="_Toc27009"/>
      <w:bookmarkStart w:id="280" w:name="_Toc28869"/>
      <w:bookmarkStart w:id="281" w:name="_Toc29090"/>
      <w:r>
        <w:rPr>
          <w:rFonts w:hint="default" w:ascii="Times New Roman" w:hAnsi="Times New Roman" w:cs="Times New Roman"/>
        </w:rPr>
        <w:t>3.1接口说明</w:t>
      </w:r>
      <w:bookmarkEnd w:id="279"/>
      <w:bookmarkEnd w:id="280"/>
      <w:bookmarkEnd w:id="281"/>
    </w:p>
    <w:p w14:paraId="6EC73B95">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向纳税人提供下载/退回发票额度功能，企业可通过接口从税务局端下载或退回发票额度。</w:t>
      </w:r>
    </w:p>
    <w:p w14:paraId="13ABC74E">
      <w:pPr>
        <w:spacing w:line="360" w:lineRule="auto"/>
        <w:ind w:firstLine="480" w:firstLineChars="200"/>
        <w:rPr>
          <w:rFonts w:hint="default" w:ascii="Times New Roman" w:hAnsi="Times New Roman" w:cs="Times New Roman"/>
          <w:sz w:val="24"/>
        </w:rPr>
      </w:pPr>
      <w:r>
        <w:rPr>
          <w:rFonts w:hint="default" w:ascii="Times New Roman" w:hAnsi="Times New Roman" w:cs="Times New Roman"/>
          <w:sz w:val="24"/>
        </w:rPr>
        <w:t>企业每次下载/退回发票额度时，需要上传业务流水号，由“使用单位id”+“直连单位id”+“32位随机生成码”组成，若企业由于网络超时等原因没有收到发票额度下载/退回结果，可以通过该业务流水号重新获取，使用相同业务流水号申请下载/退回发票额度时申请类型与申请额度需要相同。</w:t>
      </w:r>
    </w:p>
    <w:p w14:paraId="33D388DC">
      <w:pPr>
        <w:pStyle w:val="5"/>
        <w:rPr>
          <w:rFonts w:hint="default" w:ascii="Times New Roman" w:hAnsi="Times New Roman" w:cs="Times New Roman"/>
        </w:rPr>
      </w:pPr>
      <w:bookmarkStart w:id="282" w:name="_Toc16613"/>
      <w:bookmarkStart w:id="283" w:name="_Toc17298"/>
      <w:bookmarkStart w:id="284" w:name="_Toc26342"/>
      <w:r>
        <w:rPr>
          <w:rFonts w:hint="default" w:ascii="Times New Roman" w:hAnsi="Times New Roman" w:cs="Times New Roman"/>
        </w:rPr>
        <w:t>3.2请求参数</w:t>
      </w:r>
      <w:bookmarkEnd w:id="282"/>
      <w:bookmarkEnd w:id="283"/>
      <w:bookmarkEnd w:id="28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D1646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7269B42">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0827A4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4F31B5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65F5682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5C20A7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E5588D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2CB301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530B1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AA9BFA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AEAFA12">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tcBorders>
              <w:top w:val="single" w:color="auto" w:sz="6" w:space="0"/>
            </w:tcBorders>
            <w:noWrap w:val="0"/>
            <w:vAlign w:val="center"/>
          </w:tcPr>
          <w:p w14:paraId="7070291D">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tcBorders>
              <w:top w:val="single" w:color="auto" w:sz="6" w:space="0"/>
            </w:tcBorders>
            <w:noWrap w:val="0"/>
            <w:vAlign w:val="center"/>
          </w:tcPr>
          <w:p w14:paraId="41189C64">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tcBorders>
              <w:top w:val="single" w:color="auto" w:sz="6" w:space="0"/>
            </w:tcBorders>
            <w:noWrap w:val="0"/>
            <w:vAlign w:val="center"/>
          </w:tcPr>
          <w:p w14:paraId="36BFCE40">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12E8F23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0E9F2FD3">
            <w:pPr>
              <w:rPr>
                <w:rFonts w:hint="default" w:ascii="Times New Roman" w:hAnsi="Times New Roman" w:cs="Times New Roman"/>
                <w:sz w:val="22"/>
                <w:szCs w:val="22"/>
              </w:rPr>
            </w:pPr>
            <w:r>
              <w:rPr>
                <w:rFonts w:hint="default" w:ascii="Times New Roman" w:hAnsi="Times New Roman" w:cs="Times New Roman"/>
                <w:sz w:val="22"/>
                <w:szCs w:val="22"/>
              </w:rPr>
              <w:t>申领发票的纳税人识别号或统一社会信用代码</w:t>
            </w:r>
          </w:p>
        </w:tc>
      </w:tr>
      <w:tr w14:paraId="02965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2D502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6E5A242">
            <w:pPr>
              <w:rPr>
                <w:rFonts w:hint="default" w:ascii="Times New Roman" w:hAnsi="Times New Roman" w:cs="Times New Roman"/>
                <w:sz w:val="22"/>
                <w:szCs w:val="22"/>
              </w:rPr>
            </w:pPr>
            <w:r>
              <w:rPr>
                <w:rFonts w:hint="default" w:ascii="Times New Roman" w:hAnsi="Times New Roman" w:cs="Times New Roman"/>
                <w:sz w:val="22"/>
                <w:szCs w:val="22"/>
              </w:rPr>
              <w:t>ptbh</w:t>
            </w:r>
          </w:p>
        </w:tc>
        <w:tc>
          <w:tcPr>
            <w:tcW w:w="1843" w:type="dxa"/>
            <w:noWrap w:val="0"/>
            <w:vAlign w:val="center"/>
          </w:tcPr>
          <w:p w14:paraId="118A48FB">
            <w:pPr>
              <w:rPr>
                <w:rFonts w:hint="default" w:ascii="Times New Roman" w:hAnsi="Times New Roman" w:cs="Times New Roman"/>
                <w:sz w:val="22"/>
                <w:szCs w:val="22"/>
              </w:rPr>
            </w:pPr>
            <w:r>
              <w:rPr>
                <w:rFonts w:hint="default" w:ascii="Times New Roman" w:hAnsi="Times New Roman" w:cs="Times New Roman"/>
                <w:sz w:val="22"/>
                <w:szCs w:val="22"/>
              </w:rPr>
              <w:t>平台编号</w:t>
            </w:r>
          </w:p>
        </w:tc>
        <w:tc>
          <w:tcPr>
            <w:tcW w:w="1276" w:type="dxa"/>
            <w:noWrap w:val="0"/>
            <w:vAlign w:val="center"/>
          </w:tcPr>
          <w:p w14:paraId="4ADA4D3C">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7C66BFAF">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3188444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957B588">
            <w:pPr>
              <w:rPr>
                <w:rFonts w:hint="default" w:ascii="Times New Roman" w:hAnsi="Times New Roman" w:cs="Times New Roman"/>
                <w:sz w:val="22"/>
                <w:szCs w:val="22"/>
              </w:rPr>
            </w:pPr>
          </w:p>
        </w:tc>
      </w:tr>
      <w:tr w14:paraId="51FC02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FF7F3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66B6885">
            <w:pPr>
              <w:rPr>
                <w:rFonts w:hint="default" w:ascii="Times New Roman" w:hAnsi="Times New Roman" w:cs="Times New Roman"/>
                <w:sz w:val="22"/>
                <w:szCs w:val="22"/>
              </w:rPr>
            </w:pPr>
            <w:r>
              <w:rPr>
                <w:rFonts w:hint="default" w:ascii="Times New Roman" w:hAnsi="Times New Roman" w:cs="Times New Roman"/>
                <w:sz w:val="22"/>
                <w:szCs w:val="22"/>
              </w:rPr>
              <w:t>sqlx</w:t>
            </w:r>
          </w:p>
        </w:tc>
        <w:tc>
          <w:tcPr>
            <w:tcW w:w="1843" w:type="dxa"/>
            <w:noWrap w:val="0"/>
            <w:vAlign w:val="center"/>
          </w:tcPr>
          <w:p w14:paraId="5CD684D7">
            <w:pPr>
              <w:rPr>
                <w:rFonts w:hint="default" w:ascii="Times New Roman" w:hAnsi="Times New Roman" w:cs="Times New Roman"/>
                <w:sz w:val="22"/>
                <w:szCs w:val="22"/>
              </w:rPr>
            </w:pPr>
            <w:r>
              <w:rPr>
                <w:rFonts w:hint="default" w:ascii="Times New Roman" w:hAnsi="Times New Roman" w:cs="Times New Roman"/>
                <w:sz w:val="22"/>
                <w:szCs w:val="22"/>
              </w:rPr>
              <w:t>申请类型</w:t>
            </w:r>
          </w:p>
        </w:tc>
        <w:tc>
          <w:tcPr>
            <w:tcW w:w="1276" w:type="dxa"/>
            <w:noWrap w:val="0"/>
            <w:vAlign w:val="center"/>
          </w:tcPr>
          <w:p w14:paraId="3093A3CE">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1F41DDF3">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522DC8E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289CC37">
            <w:pPr>
              <w:rPr>
                <w:rFonts w:hint="default" w:ascii="Times New Roman" w:hAnsi="Times New Roman" w:cs="Times New Roman"/>
                <w:sz w:val="22"/>
                <w:szCs w:val="22"/>
              </w:rPr>
            </w:pPr>
            <w:r>
              <w:rPr>
                <w:rFonts w:hint="default" w:ascii="Times New Roman" w:hAnsi="Times New Roman" w:cs="Times New Roman"/>
                <w:sz w:val="22"/>
                <w:szCs w:val="22"/>
              </w:rPr>
              <w:t>0：下载</w:t>
            </w:r>
          </w:p>
          <w:p w14:paraId="0E8E34B7">
            <w:pPr>
              <w:rPr>
                <w:rFonts w:hint="default" w:ascii="Times New Roman" w:hAnsi="Times New Roman" w:cs="Times New Roman"/>
                <w:sz w:val="22"/>
                <w:szCs w:val="22"/>
              </w:rPr>
            </w:pPr>
            <w:r>
              <w:rPr>
                <w:rFonts w:hint="default" w:ascii="Times New Roman" w:hAnsi="Times New Roman" w:cs="Times New Roman"/>
                <w:sz w:val="22"/>
                <w:szCs w:val="22"/>
              </w:rPr>
              <w:t>1：退回</w:t>
            </w:r>
          </w:p>
        </w:tc>
      </w:tr>
      <w:tr w14:paraId="179CF2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56CFCA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00049257">
            <w:pPr>
              <w:rPr>
                <w:rFonts w:hint="default" w:ascii="Times New Roman" w:hAnsi="Times New Roman" w:cs="Times New Roman"/>
                <w:sz w:val="22"/>
                <w:szCs w:val="22"/>
              </w:rPr>
            </w:pPr>
            <w:r>
              <w:rPr>
                <w:rFonts w:hint="default" w:ascii="Times New Roman" w:hAnsi="Times New Roman" w:cs="Times New Roman"/>
                <w:sz w:val="22"/>
                <w:szCs w:val="22"/>
              </w:rPr>
              <w:t>sqed</w:t>
            </w:r>
          </w:p>
        </w:tc>
        <w:tc>
          <w:tcPr>
            <w:tcW w:w="1843" w:type="dxa"/>
            <w:noWrap w:val="0"/>
            <w:vAlign w:val="center"/>
          </w:tcPr>
          <w:p w14:paraId="18CDB5C3">
            <w:pPr>
              <w:rPr>
                <w:rFonts w:hint="default" w:ascii="Times New Roman" w:hAnsi="Times New Roman" w:cs="Times New Roman"/>
                <w:sz w:val="22"/>
                <w:szCs w:val="22"/>
              </w:rPr>
            </w:pPr>
            <w:r>
              <w:rPr>
                <w:rFonts w:hint="default" w:ascii="Times New Roman" w:hAnsi="Times New Roman" w:cs="Times New Roman"/>
                <w:sz w:val="22"/>
                <w:szCs w:val="22"/>
              </w:rPr>
              <w:t>申请额度</w:t>
            </w:r>
          </w:p>
        </w:tc>
        <w:tc>
          <w:tcPr>
            <w:tcW w:w="1276" w:type="dxa"/>
            <w:noWrap w:val="0"/>
            <w:vAlign w:val="center"/>
          </w:tcPr>
          <w:p w14:paraId="436B4D5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24665F3">
            <w:pPr>
              <w:jc w:val="center"/>
              <w:rPr>
                <w:rFonts w:hint="default" w:ascii="Times New Roman" w:hAnsi="Times New Roman" w:cs="Times New Roman"/>
                <w:sz w:val="22"/>
                <w:szCs w:val="22"/>
              </w:rPr>
            </w:pPr>
            <w:r>
              <w:rPr>
                <w:rFonts w:hint="default" w:ascii="Times New Roman" w:hAnsi="Times New Roman" w:cs="Times New Roman"/>
                <w:sz w:val="22"/>
                <w:szCs w:val="22"/>
              </w:rPr>
              <w:t>20,2</w:t>
            </w:r>
          </w:p>
        </w:tc>
        <w:tc>
          <w:tcPr>
            <w:tcW w:w="708" w:type="dxa"/>
            <w:noWrap w:val="0"/>
            <w:vAlign w:val="center"/>
          </w:tcPr>
          <w:p w14:paraId="0B5AC18A">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077207E">
            <w:pPr>
              <w:rPr>
                <w:rFonts w:hint="default" w:ascii="Times New Roman" w:hAnsi="Times New Roman" w:cs="Times New Roman"/>
                <w:sz w:val="22"/>
                <w:szCs w:val="22"/>
              </w:rPr>
            </w:pPr>
          </w:p>
        </w:tc>
      </w:tr>
      <w:tr w14:paraId="5B5CDB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A41A28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5168E70">
            <w:pPr>
              <w:rPr>
                <w:rFonts w:hint="default" w:ascii="Times New Roman" w:hAnsi="Times New Roman" w:cs="Times New Roman"/>
                <w:sz w:val="22"/>
                <w:szCs w:val="22"/>
              </w:rPr>
            </w:pPr>
            <w:r>
              <w:rPr>
                <w:rFonts w:hint="default" w:ascii="Times New Roman" w:hAnsi="Times New Roman" w:cs="Times New Roman"/>
                <w:sz w:val="22"/>
                <w:szCs w:val="22"/>
              </w:rPr>
              <w:t>ywlsh</w:t>
            </w:r>
          </w:p>
        </w:tc>
        <w:tc>
          <w:tcPr>
            <w:tcW w:w="1843" w:type="dxa"/>
            <w:noWrap w:val="0"/>
            <w:vAlign w:val="center"/>
          </w:tcPr>
          <w:p w14:paraId="5B90EE7F">
            <w:pPr>
              <w:rPr>
                <w:rFonts w:hint="default" w:ascii="Times New Roman" w:hAnsi="Times New Roman" w:cs="Times New Roman"/>
                <w:sz w:val="22"/>
                <w:szCs w:val="22"/>
              </w:rPr>
            </w:pPr>
            <w:r>
              <w:rPr>
                <w:rFonts w:hint="default" w:ascii="Times New Roman" w:hAnsi="Times New Roman" w:cs="Times New Roman"/>
                <w:sz w:val="22"/>
                <w:szCs w:val="22"/>
              </w:rPr>
              <w:t>业务流水号</w:t>
            </w:r>
          </w:p>
        </w:tc>
        <w:tc>
          <w:tcPr>
            <w:tcW w:w="1276" w:type="dxa"/>
            <w:noWrap w:val="0"/>
            <w:vAlign w:val="center"/>
          </w:tcPr>
          <w:p w14:paraId="5181280E">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38DBD4C8">
            <w:pPr>
              <w:jc w:val="center"/>
              <w:rPr>
                <w:rFonts w:hint="default" w:ascii="Times New Roman" w:hAnsi="Times New Roman" w:cs="Times New Roman"/>
                <w:sz w:val="22"/>
                <w:szCs w:val="22"/>
              </w:rPr>
            </w:pPr>
            <w:r>
              <w:rPr>
                <w:rFonts w:hint="default" w:ascii="Times New Roman" w:hAnsi="Times New Roman" w:cs="Times New Roman"/>
                <w:sz w:val="22"/>
                <w:szCs w:val="22"/>
              </w:rPr>
              <w:t>100</w:t>
            </w:r>
          </w:p>
        </w:tc>
        <w:tc>
          <w:tcPr>
            <w:tcW w:w="708" w:type="dxa"/>
            <w:noWrap w:val="0"/>
            <w:vAlign w:val="center"/>
          </w:tcPr>
          <w:p w14:paraId="2D5C525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705F7E6">
            <w:pPr>
              <w:rPr>
                <w:rFonts w:hint="default" w:ascii="Times New Roman" w:hAnsi="Times New Roman" w:cs="Times New Roman"/>
                <w:sz w:val="22"/>
                <w:szCs w:val="22"/>
              </w:rPr>
            </w:pPr>
            <w:r>
              <w:rPr>
                <w:rFonts w:hint="default" w:ascii="Times New Roman" w:hAnsi="Times New Roman" w:cs="Times New Roman"/>
                <w:sz w:val="22"/>
                <w:szCs w:val="28"/>
              </w:rPr>
              <w:t>“使用单位id”+“</w:t>
            </w:r>
            <w:r>
              <w:rPr>
                <w:rFonts w:hint="default" w:ascii="Times New Roman" w:hAnsi="Times New Roman" w:cs="Times New Roman"/>
                <w:sz w:val="22"/>
                <w:szCs w:val="22"/>
              </w:rPr>
              <w:t>直连单位id</w:t>
            </w:r>
            <w:r>
              <w:rPr>
                <w:rFonts w:hint="default" w:ascii="Times New Roman" w:hAnsi="Times New Roman" w:cs="Times New Roman"/>
                <w:sz w:val="22"/>
                <w:szCs w:val="28"/>
              </w:rPr>
              <w:t>”+“32位随机生成数”</w:t>
            </w:r>
          </w:p>
        </w:tc>
      </w:tr>
    </w:tbl>
    <w:p w14:paraId="25582E27">
      <w:pPr>
        <w:pStyle w:val="5"/>
        <w:rPr>
          <w:rFonts w:hint="default" w:ascii="Times New Roman" w:hAnsi="Times New Roman" w:cs="Times New Roman"/>
          <w:vertAlign w:val="baseline"/>
        </w:rPr>
      </w:pPr>
      <w:bookmarkStart w:id="285" w:name="_Toc32153"/>
      <w:bookmarkStart w:id="286" w:name="_Toc15679"/>
      <w:bookmarkStart w:id="287" w:name="_Toc32259"/>
      <w:r>
        <w:rPr>
          <w:rFonts w:hint="default" w:ascii="Times New Roman" w:hAnsi="Times New Roman" w:cs="Times New Roman"/>
        </w:rPr>
        <w:t>3.3请求报文示例</w:t>
      </w:r>
      <w:bookmarkEnd w:id="285"/>
      <w:bookmarkEnd w:id="286"/>
      <w:bookmarkEnd w:id="28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9073D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C02E40">
            <w:pPr>
              <w:pStyle w:val="6"/>
              <w:bidi w:val="0"/>
              <w:rPr>
                <w:rFonts w:hint="default" w:ascii="Times New Roman" w:hAnsi="Times New Roman" w:cs="Times New Roman"/>
              </w:rPr>
            </w:pPr>
            <w:r>
              <w:rPr>
                <w:rFonts w:hint="default" w:ascii="Times New Roman" w:hAnsi="Times New Roman" w:cs="Times New Roman"/>
              </w:rPr>
              <w:t>{</w:t>
            </w:r>
          </w:p>
          <w:p w14:paraId="0D228C9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"nsrsbh": "纳税人识别号/统一社会信用代码",</w:t>
            </w:r>
          </w:p>
          <w:p w14:paraId="1F3FD2C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"ptbh": "平台编号",</w:t>
            </w:r>
          </w:p>
          <w:p w14:paraId="46C0544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"sqlx": "申请类型",</w:t>
            </w:r>
          </w:p>
          <w:p w14:paraId="2FA609FD">
            <w:pPr>
              <w:pStyle w:val="6"/>
              <w:bidi w:val="0"/>
              <w:rPr>
                <w:rFonts w:hint="eastAsia" w:ascii="Times New Roman" w:hAnsi="Times New Roman" w:eastAsia="宋体" w:cs="Times New Roman"/>
                <w:lang w:eastAsia="zh-CN"/>
              </w:rPr>
            </w:pPr>
            <w:r>
              <w:rPr>
                <w:rFonts w:hint="default" w:ascii="Times New Roman" w:hAnsi="Times New Roman" w:cs="Times New Roman"/>
              </w:rPr>
              <w:tab/>
            </w:r>
            <w:r>
              <w:rPr>
                <w:rFonts w:hint="default" w:ascii="Times New Roman" w:hAnsi="Times New Roman" w:cs="Times New Roman"/>
              </w:rPr>
              <w:t>"sqed": "申请额度",</w:t>
            </w:r>
          </w:p>
          <w:p w14:paraId="776FF27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"ywlsh": "业务流水号"</w:t>
            </w:r>
          </w:p>
          <w:p w14:paraId="3B0F6C33">
            <w:pPr>
              <w:pStyle w:val="6"/>
              <w:bidi w:val="0"/>
              <w:rPr>
                <w:rFonts w:hint="default" w:ascii="Times New Roman" w:hAnsi="Times New Roman" w:cs="Times New Roman"/>
              </w:rPr>
            </w:pPr>
            <w:r>
              <w:rPr>
                <w:rFonts w:hint="default" w:ascii="Times New Roman" w:hAnsi="Times New Roman" w:cs="Times New Roman"/>
              </w:rPr>
              <w:t>}</w:t>
            </w:r>
          </w:p>
        </w:tc>
      </w:tr>
    </w:tbl>
    <w:p w14:paraId="39ECB4FA">
      <w:pPr>
        <w:pStyle w:val="5"/>
        <w:rPr>
          <w:rFonts w:hint="default" w:ascii="Times New Roman" w:hAnsi="Times New Roman" w:cs="Times New Roman"/>
        </w:rPr>
      </w:pPr>
      <w:bookmarkStart w:id="288" w:name="_Toc25054"/>
      <w:bookmarkStart w:id="289" w:name="_Toc17999"/>
      <w:bookmarkStart w:id="290" w:name="_Toc13998"/>
      <w:r>
        <w:rPr>
          <w:rFonts w:hint="default" w:ascii="Times New Roman" w:hAnsi="Times New Roman" w:cs="Times New Roman"/>
        </w:rPr>
        <w:t>3.4返回参数</w:t>
      </w:r>
      <w:bookmarkEnd w:id="288"/>
      <w:bookmarkEnd w:id="289"/>
      <w:bookmarkEnd w:id="29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374D4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C2012D0">
            <w:pPr>
              <w:adjustRightInd w:val="0"/>
              <w:snapToGrid w:val="0"/>
              <w:jc w:val="center"/>
              <w:rPr>
                <w:rFonts w:hint="default" w:ascii="Times New Roman" w:hAnsi="Times New Roman" w:cs="Times New Roman"/>
                <w:b/>
                <w:bCs/>
                <w:kern w:val="0"/>
                <w:szCs w:val="21"/>
                <w:lang w:eastAsia="zh-TW"/>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636CFCD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7F2F6CE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2B78AF0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458BD94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0E33075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1A5711C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F5F6B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6AB1E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B136D0C">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21DC55B2">
            <w:pPr>
              <w:rPr>
                <w:rFonts w:hint="default" w:ascii="Times New Roman" w:hAnsi="Times New Roman" w:cs="Times New Roman"/>
                <w:kern w:val="0"/>
                <w:sz w:val="22"/>
                <w:szCs w:val="22"/>
                <w:lang w:bidi="ar"/>
              </w:rPr>
            </w:pPr>
            <w:r>
              <w:rPr>
                <w:rFonts w:hint="default" w:ascii="Times New Roman" w:hAnsi="Times New Roman" w:cs="Times New Roman"/>
                <w:sz w:val="22"/>
                <w:szCs w:val="22"/>
              </w:rPr>
              <w:t>返回码</w:t>
            </w:r>
          </w:p>
        </w:tc>
        <w:tc>
          <w:tcPr>
            <w:tcW w:w="1276" w:type="dxa"/>
            <w:noWrap w:val="0"/>
            <w:vAlign w:val="center"/>
          </w:tcPr>
          <w:p w14:paraId="388534B7">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6BE93424">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56F9BF6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E0D3C3">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0994089E">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4AD311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84469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6D889F8">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74E4F7CC">
            <w:pPr>
              <w:rPr>
                <w:rFonts w:hint="default" w:ascii="Times New Roman" w:hAnsi="Times New Roman" w:cs="Times New Roman"/>
                <w:kern w:val="0"/>
                <w:sz w:val="22"/>
                <w:szCs w:val="22"/>
                <w:lang w:bidi="ar"/>
              </w:rPr>
            </w:pPr>
            <w:r>
              <w:rPr>
                <w:rFonts w:hint="default" w:ascii="Times New Roman" w:hAnsi="Times New Roman" w:cs="Times New Roman"/>
                <w:sz w:val="22"/>
                <w:szCs w:val="22"/>
              </w:rPr>
              <w:t>返回信息</w:t>
            </w:r>
          </w:p>
        </w:tc>
        <w:tc>
          <w:tcPr>
            <w:tcW w:w="1276" w:type="dxa"/>
            <w:noWrap w:val="0"/>
            <w:vAlign w:val="center"/>
          </w:tcPr>
          <w:p w14:paraId="0063FCBB">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3182B8A5">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71A4963B">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94EEEEA">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070CDA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6DA845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CB4C260">
            <w:pPr>
              <w:rPr>
                <w:rFonts w:hint="default" w:ascii="Times New Roman" w:hAnsi="Times New Roman" w:cs="Times New Roman"/>
                <w:sz w:val="22"/>
                <w:szCs w:val="22"/>
              </w:rPr>
            </w:pPr>
            <w:r>
              <w:rPr>
                <w:rFonts w:hint="default" w:ascii="Times New Roman" w:hAnsi="Times New Roman" w:cs="Times New Roman"/>
                <w:sz w:val="22"/>
                <w:szCs w:val="22"/>
              </w:rPr>
              <w:t>syqjq</w:t>
            </w:r>
          </w:p>
        </w:tc>
        <w:tc>
          <w:tcPr>
            <w:tcW w:w="1843" w:type="dxa"/>
            <w:noWrap w:val="0"/>
            <w:vAlign w:val="center"/>
          </w:tcPr>
          <w:p w14:paraId="44F3AF51">
            <w:pPr>
              <w:rPr>
                <w:rFonts w:hint="default" w:ascii="Times New Roman" w:hAnsi="Times New Roman" w:cs="Times New Roman"/>
                <w:sz w:val="22"/>
                <w:szCs w:val="22"/>
              </w:rPr>
            </w:pPr>
            <w:r>
              <w:rPr>
                <w:rFonts w:hint="default" w:ascii="Times New Roman" w:hAnsi="Times New Roman" w:cs="Times New Roman"/>
                <w:kern w:val="0"/>
                <w:sz w:val="22"/>
                <w:szCs w:val="22"/>
                <w:lang w:bidi="ar"/>
              </w:rPr>
              <w:t>发票额度使用区间起</w:t>
            </w:r>
          </w:p>
        </w:tc>
        <w:tc>
          <w:tcPr>
            <w:tcW w:w="1276" w:type="dxa"/>
            <w:noWrap w:val="0"/>
            <w:vAlign w:val="center"/>
          </w:tcPr>
          <w:p w14:paraId="5CE4809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1840FFF1">
            <w:pPr>
              <w:jc w:val="center"/>
              <w:rPr>
                <w:rFonts w:hint="default" w:ascii="Times New Roman" w:hAnsi="Times New Roman" w:cs="Times New Roman"/>
                <w:sz w:val="22"/>
                <w:szCs w:val="22"/>
              </w:rPr>
            </w:pPr>
          </w:p>
        </w:tc>
        <w:tc>
          <w:tcPr>
            <w:tcW w:w="708" w:type="dxa"/>
            <w:noWrap w:val="0"/>
            <w:vAlign w:val="center"/>
          </w:tcPr>
          <w:p w14:paraId="5190D00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6318493">
            <w:pPr>
              <w:rPr>
                <w:rFonts w:hint="default" w:ascii="Times New Roman" w:hAnsi="Times New Roman" w:cs="Times New Roman"/>
                <w:sz w:val="22"/>
                <w:szCs w:val="22"/>
              </w:rPr>
            </w:pPr>
            <w:r>
              <w:rPr>
                <w:rFonts w:hint="default" w:ascii="Times New Roman" w:hAnsi="Times New Roman" w:cs="Times New Roman"/>
                <w:sz w:val="22"/>
                <w:szCs w:val="22"/>
              </w:rPr>
              <w:t>下载发票额度时，有此节点</w:t>
            </w:r>
          </w:p>
          <w:p w14:paraId="32A1870E">
            <w:pPr>
              <w:rPr>
                <w:rFonts w:hint="default" w:ascii="Times New Roman" w:hAnsi="Times New Roman" w:cs="Times New Roman"/>
                <w:sz w:val="22"/>
                <w:szCs w:val="22"/>
              </w:rPr>
            </w:pPr>
            <w:r>
              <w:rPr>
                <w:rFonts w:hint="default" w:ascii="Times New Roman" w:hAnsi="Times New Roman" w:cs="Times New Roman"/>
                <w:sz w:val="22"/>
                <w:szCs w:val="22"/>
              </w:rPr>
              <w:t>数电票开票日期在发票额度使用区间（含）时才可以使用</w:t>
            </w:r>
            <w:r>
              <w:rPr>
                <w:rFonts w:hint="default" w:ascii="Times New Roman" w:hAnsi="Times New Roman" w:cs="Times New Roman"/>
                <w:szCs w:val="21"/>
              </w:rPr>
              <w:t>.格式：yyyymmdd</w:t>
            </w:r>
          </w:p>
        </w:tc>
      </w:tr>
      <w:tr w14:paraId="1770DD8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49E79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8DDE7F4">
            <w:pPr>
              <w:rPr>
                <w:rFonts w:hint="default" w:ascii="Times New Roman" w:hAnsi="Times New Roman" w:cs="Times New Roman"/>
                <w:sz w:val="22"/>
                <w:szCs w:val="22"/>
              </w:rPr>
            </w:pPr>
            <w:r>
              <w:rPr>
                <w:rFonts w:hint="default" w:ascii="Times New Roman" w:hAnsi="Times New Roman" w:cs="Times New Roman"/>
                <w:sz w:val="22"/>
                <w:szCs w:val="22"/>
              </w:rPr>
              <w:t>syqjz</w:t>
            </w:r>
          </w:p>
        </w:tc>
        <w:tc>
          <w:tcPr>
            <w:tcW w:w="1843" w:type="dxa"/>
            <w:noWrap w:val="0"/>
            <w:vAlign w:val="center"/>
          </w:tcPr>
          <w:p w14:paraId="008C65FF">
            <w:pPr>
              <w:rPr>
                <w:rFonts w:hint="default" w:ascii="Times New Roman" w:hAnsi="Times New Roman" w:cs="Times New Roman"/>
                <w:sz w:val="22"/>
                <w:szCs w:val="22"/>
              </w:rPr>
            </w:pPr>
            <w:r>
              <w:rPr>
                <w:rFonts w:hint="default" w:ascii="Times New Roman" w:hAnsi="Times New Roman" w:cs="Times New Roman"/>
                <w:kern w:val="0"/>
                <w:sz w:val="22"/>
                <w:szCs w:val="22"/>
                <w:lang w:bidi="ar"/>
              </w:rPr>
              <w:t>发票额度使用区间止</w:t>
            </w:r>
          </w:p>
        </w:tc>
        <w:tc>
          <w:tcPr>
            <w:tcW w:w="1276" w:type="dxa"/>
            <w:noWrap w:val="0"/>
            <w:vAlign w:val="center"/>
          </w:tcPr>
          <w:p w14:paraId="28E5D8F1">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2CB60C1A">
            <w:pPr>
              <w:jc w:val="center"/>
              <w:rPr>
                <w:rFonts w:hint="default" w:ascii="Times New Roman" w:hAnsi="Times New Roman" w:cs="Times New Roman"/>
                <w:sz w:val="22"/>
                <w:szCs w:val="22"/>
              </w:rPr>
            </w:pPr>
          </w:p>
        </w:tc>
        <w:tc>
          <w:tcPr>
            <w:tcW w:w="708" w:type="dxa"/>
            <w:noWrap w:val="0"/>
            <w:vAlign w:val="center"/>
          </w:tcPr>
          <w:p w14:paraId="3BB53DF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90E243B">
            <w:pPr>
              <w:rPr>
                <w:rFonts w:hint="default" w:ascii="Times New Roman" w:hAnsi="Times New Roman" w:cs="Times New Roman"/>
                <w:sz w:val="22"/>
                <w:szCs w:val="22"/>
              </w:rPr>
            </w:pPr>
            <w:r>
              <w:rPr>
                <w:rFonts w:hint="default" w:ascii="Times New Roman" w:hAnsi="Times New Roman" w:cs="Times New Roman"/>
                <w:sz w:val="22"/>
                <w:szCs w:val="22"/>
              </w:rPr>
              <w:t>下载发票额度时，有此节点</w:t>
            </w:r>
          </w:p>
          <w:p w14:paraId="30979C54">
            <w:pPr>
              <w:rPr>
                <w:rFonts w:hint="default" w:ascii="Times New Roman" w:hAnsi="Times New Roman" w:cs="Times New Roman"/>
                <w:sz w:val="22"/>
                <w:szCs w:val="22"/>
              </w:rPr>
            </w:pPr>
            <w:r>
              <w:rPr>
                <w:rFonts w:hint="default" w:ascii="Times New Roman" w:hAnsi="Times New Roman" w:cs="Times New Roman"/>
                <w:sz w:val="22"/>
                <w:szCs w:val="22"/>
              </w:rPr>
              <w:t>数电票开票日期在发票额度使用区间（含）时才可以使用.</w:t>
            </w:r>
            <w:r>
              <w:rPr>
                <w:rFonts w:hint="default" w:ascii="Times New Roman" w:hAnsi="Times New Roman" w:cs="Times New Roman"/>
                <w:szCs w:val="21"/>
              </w:rPr>
              <w:t>格式：yyyymmdd</w:t>
            </w:r>
          </w:p>
        </w:tc>
      </w:tr>
    </w:tbl>
    <w:p w14:paraId="01E2A99E">
      <w:pPr>
        <w:pStyle w:val="5"/>
        <w:rPr>
          <w:rFonts w:hint="default" w:ascii="Times New Roman" w:hAnsi="Times New Roman" w:cs="Times New Roman"/>
        </w:rPr>
      </w:pPr>
      <w:bookmarkStart w:id="291" w:name="_Toc24500"/>
      <w:bookmarkStart w:id="292" w:name="_Toc20716"/>
      <w:bookmarkStart w:id="293" w:name="_Toc6820"/>
      <w:r>
        <w:rPr>
          <w:rFonts w:hint="default" w:ascii="Times New Roman" w:hAnsi="Times New Roman" w:cs="Times New Roman"/>
        </w:rPr>
        <w:t>3.5返回报文示例</w:t>
      </w:r>
      <w:bookmarkEnd w:id="291"/>
      <w:bookmarkEnd w:id="292"/>
      <w:bookmarkEnd w:id="293"/>
      <w:r>
        <w:rPr>
          <w:rFonts w:hint="default" w:ascii="Times New Roman" w:hAnsi="Times New Roman" w:cs="Times New Roman"/>
        </w:rPr>
        <w:t xml:space="preserve"> </w:t>
      </w:r>
    </w:p>
    <w:p w14:paraId="40DBEFEB">
      <w:pPr>
        <w:pStyle w:val="6"/>
        <w:rPr>
          <w:rFonts w:hint="default" w:ascii="Times New Roman" w:hAnsi="Times New Roman" w:cs="Times New Roman"/>
          <w:vertAlign w:val="baseline"/>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EEAA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4E9A1E4">
            <w:pPr>
              <w:pStyle w:val="6"/>
              <w:bidi w:val="0"/>
              <w:rPr>
                <w:rFonts w:hint="default" w:ascii="Times New Roman" w:hAnsi="Times New Roman" w:cs="Times New Roman"/>
              </w:rPr>
            </w:pPr>
            <w:r>
              <w:rPr>
                <w:rFonts w:hint="default" w:ascii="Times New Roman" w:hAnsi="Times New Roman" w:cs="Times New Roman"/>
              </w:rPr>
              <w:t>{</w:t>
            </w:r>
          </w:p>
          <w:p w14:paraId="16FBBCD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405F386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60B0EE0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w:t>
            </w:r>
          </w:p>
          <w:p w14:paraId="41BD19E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0275468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3DD8649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"syqjq": "发票额度使用区间起",</w:t>
            </w:r>
          </w:p>
          <w:p w14:paraId="48118DE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"syqjz": "发票额度使用区间止"</w:t>
            </w:r>
          </w:p>
          <w:p w14:paraId="7CC1900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2317153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4EFA78C5">
            <w:pPr>
              <w:pStyle w:val="6"/>
              <w:bidi w:val="0"/>
              <w:rPr>
                <w:rFonts w:hint="default" w:ascii="Times New Roman" w:hAnsi="Times New Roman" w:cs="Times New Roman"/>
              </w:rPr>
            </w:pPr>
            <w:r>
              <w:rPr>
                <w:rFonts w:hint="default" w:ascii="Times New Roman" w:hAnsi="Times New Roman" w:cs="Times New Roman"/>
              </w:rPr>
              <w:t>}</w:t>
            </w:r>
          </w:p>
        </w:tc>
      </w:tr>
    </w:tbl>
    <w:p w14:paraId="2519E231">
      <w:pPr>
        <w:pStyle w:val="6"/>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A491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53BEFF4">
            <w:pPr>
              <w:pStyle w:val="6"/>
              <w:bidi w:val="0"/>
              <w:rPr>
                <w:rFonts w:hint="default" w:ascii="Times New Roman" w:hAnsi="Times New Roman" w:cs="Times New Roman"/>
              </w:rPr>
            </w:pPr>
            <w:r>
              <w:rPr>
                <w:rFonts w:hint="default" w:ascii="Times New Roman" w:hAnsi="Times New Roman" w:cs="Times New Roman"/>
              </w:rPr>
              <w:t>{</w:t>
            </w:r>
          </w:p>
          <w:p w14:paraId="3E1D82E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67D80E5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495C018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3A1F9A0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72273BE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36596520">
            <w:pPr>
              <w:pStyle w:val="6"/>
              <w:bidi w:val="0"/>
              <w:rPr>
                <w:rFonts w:hint="default" w:ascii="Times New Roman" w:hAnsi="Times New Roman" w:cs="Times New Roman"/>
              </w:rPr>
            </w:pPr>
            <w:r>
              <w:rPr>
                <w:rFonts w:hint="default" w:ascii="Times New Roman" w:hAnsi="Times New Roman" w:cs="Times New Roman"/>
              </w:rPr>
              <w:t>}</w:t>
            </w:r>
          </w:p>
          <w:p w14:paraId="0920097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04D18C0A">
            <w:pPr>
              <w:pStyle w:val="6"/>
              <w:bidi w:val="0"/>
              <w:rPr>
                <w:rFonts w:hint="default" w:ascii="Times New Roman" w:hAnsi="Times New Roman" w:cs="Times New Roman"/>
              </w:rPr>
            </w:pPr>
            <w:r>
              <w:rPr>
                <w:rFonts w:hint="default" w:ascii="Times New Roman" w:hAnsi="Times New Roman" w:cs="Times New Roman"/>
              </w:rPr>
              <w:t>}</w:t>
            </w:r>
          </w:p>
        </w:tc>
      </w:tr>
      <w:bookmarkEnd w:id="278"/>
    </w:tbl>
    <w:p w14:paraId="48085ACD">
      <w:pPr>
        <w:pStyle w:val="4"/>
        <w:widowControl/>
        <w:spacing w:beforeAutospacing="0" w:afterAutospacing="0" w:line="408" w:lineRule="auto"/>
        <w:rPr>
          <w:rFonts w:hint="default" w:ascii="Times New Roman" w:hAnsi="Times New Roman" w:cs="Times New Roman"/>
          <w:sz w:val="28"/>
          <w:szCs w:val="28"/>
        </w:rPr>
      </w:pPr>
      <w:bookmarkStart w:id="294" w:name="_Toc13077"/>
      <w:bookmarkStart w:id="295" w:name="_Toc3945"/>
      <w:bookmarkStart w:id="296" w:name="_Toc12625"/>
      <w:bookmarkStart w:id="297" w:name="_Toc10490"/>
      <w:r>
        <w:rPr>
          <w:rFonts w:hint="default" w:ascii="Times New Roman" w:hAnsi="Times New Roman" w:cs="Times New Roman"/>
          <w:sz w:val="28"/>
          <w:szCs w:val="28"/>
        </w:rPr>
        <w:t>4.调整发票额度有效期</w:t>
      </w:r>
      <w:bookmarkEnd w:id="294"/>
      <w:bookmarkEnd w:id="295"/>
      <w:bookmarkEnd w:id="296"/>
      <w:bookmarkEnd w:id="297"/>
    </w:p>
    <w:p w14:paraId="2D22A5F1">
      <w:pPr>
        <w:pStyle w:val="5"/>
        <w:rPr>
          <w:rFonts w:hint="default" w:ascii="Times New Roman" w:hAnsi="Times New Roman" w:cs="Times New Roman"/>
        </w:rPr>
      </w:pPr>
      <w:bookmarkStart w:id="298" w:name="_Toc1780"/>
      <w:bookmarkStart w:id="299" w:name="_Toc20264"/>
      <w:bookmarkStart w:id="300" w:name="_Toc12049"/>
      <w:bookmarkStart w:id="301" w:name="_Toc8577"/>
      <w:bookmarkStart w:id="302" w:name="_Toc13109"/>
      <w:r>
        <w:rPr>
          <w:rFonts w:hint="default" w:ascii="Times New Roman" w:hAnsi="Times New Roman" w:cs="Times New Roman"/>
        </w:rPr>
        <w:t>4.1接口说明</w:t>
      </w:r>
      <w:bookmarkEnd w:id="298"/>
      <w:bookmarkEnd w:id="299"/>
      <w:bookmarkEnd w:id="300"/>
    </w:p>
    <w:p w14:paraId="721362F4">
      <w:pPr>
        <w:pStyle w:val="6"/>
        <w:spacing w:before="156" w:after="156"/>
        <w:ind w:firstLine="480"/>
        <w:rPr>
          <w:rFonts w:hint="default" w:ascii="Times New Roman" w:hAnsi="Times New Roman" w:cs="Times New Roman"/>
        </w:rPr>
      </w:pPr>
      <w:r>
        <w:rPr>
          <w:rFonts w:hint="default" w:ascii="Times New Roman" w:hAnsi="Times New Roman" w:cs="Times New Roman"/>
        </w:rPr>
        <w:t>给企业提供调整发票额度有效期接口，企业在月初未申报时下载的发票额度的有效期止为当月申报截止日期，超过发票额度有效期止后，无法开具数电票，企业在完成申报或到达发票额度有效期止后，通过此接口调整发票额度有效期，并根据税局端返回的有效期更新本地发票额度有效期。</w:t>
      </w:r>
    </w:p>
    <w:p w14:paraId="554CECD3">
      <w:pPr>
        <w:pStyle w:val="5"/>
        <w:rPr>
          <w:rFonts w:hint="default" w:ascii="Times New Roman" w:hAnsi="Times New Roman" w:cs="Times New Roman"/>
        </w:rPr>
      </w:pPr>
      <w:bookmarkStart w:id="303" w:name="_Toc13619"/>
      <w:r>
        <w:rPr>
          <w:rFonts w:hint="default" w:ascii="Times New Roman" w:hAnsi="Times New Roman" w:cs="Times New Roman"/>
        </w:rPr>
        <w:t>4.2请求参数</w:t>
      </w:r>
      <w:bookmarkEnd w:id="301"/>
      <w:bookmarkEnd w:id="302"/>
      <w:bookmarkEnd w:id="30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9AE9F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9A3384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194301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6B0C88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D40C2A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5E39A31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570F6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B84D12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7D8AF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7E764A1A">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1701" w:type="dxa"/>
            <w:tcBorders>
              <w:top w:val="single" w:color="auto" w:sz="6" w:space="0"/>
            </w:tcBorders>
            <w:noWrap w:val="0"/>
            <w:vAlign w:val="center"/>
          </w:tcPr>
          <w:p w14:paraId="5CE30B24">
            <w:pPr>
              <w:rPr>
                <w:rFonts w:hint="default" w:ascii="Times New Roman" w:hAnsi="Times New Roman" w:cs="Times New Roman"/>
                <w:sz w:val="22"/>
                <w:szCs w:val="22"/>
              </w:rPr>
            </w:pPr>
            <w:r>
              <w:rPr>
                <w:rFonts w:hint="default" w:ascii="Times New Roman" w:hAnsi="Times New Roman" w:cs="Times New Roman"/>
                <w:sz w:val="22"/>
                <w:szCs w:val="22"/>
              </w:rPr>
              <w:t>xsfnsrsbh</w:t>
            </w:r>
          </w:p>
        </w:tc>
        <w:tc>
          <w:tcPr>
            <w:tcW w:w="1843" w:type="dxa"/>
            <w:tcBorders>
              <w:top w:val="single" w:color="auto" w:sz="6" w:space="0"/>
            </w:tcBorders>
            <w:noWrap w:val="0"/>
            <w:vAlign w:val="center"/>
          </w:tcPr>
          <w:p w14:paraId="029FAC67">
            <w:pPr>
              <w:rPr>
                <w:rFonts w:hint="default" w:ascii="Times New Roman" w:hAnsi="Times New Roman" w:cs="Times New Roman"/>
                <w:strike/>
                <w:sz w:val="22"/>
                <w:szCs w:val="22"/>
              </w:rPr>
            </w:pPr>
            <w:r>
              <w:rPr>
                <w:rFonts w:hint="default" w:ascii="Times New Roman" w:hAnsi="Times New Roman" w:cs="Times New Roman"/>
              </w:rPr>
              <w:t>统一社会信用代码/纳税人识别号/身份证件号码</w:t>
            </w:r>
          </w:p>
        </w:tc>
        <w:tc>
          <w:tcPr>
            <w:tcW w:w="1276" w:type="dxa"/>
            <w:tcBorders>
              <w:top w:val="single" w:color="auto" w:sz="6" w:space="0"/>
            </w:tcBorders>
            <w:noWrap w:val="0"/>
            <w:vAlign w:val="center"/>
          </w:tcPr>
          <w:p w14:paraId="64B157FE">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tcBorders>
              <w:top w:val="single" w:color="auto" w:sz="6" w:space="0"/>
            </w:tcBorders>
            <w:noWrap w:val="0"/>
            <w:vAlign w:val="center"/>
          </w:tcPr>
          <w:p w14:paraId="367B5516">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67F2D01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3A7933DA">
            <w:pPr>
              <w:rPr>
                <w:rFonts w:hint="default" w:ascii="Times New Roman" w:hAnsi="Times New Roman" w:cs="Times New Roman"/>
                <w:sz w:val="22"/>
                <w:szCs w:val="22"/>
              </w:rPr>
            </w:pPr>
          </w:p>
        </w:tc>
      </w:tr>
      <w:tr w14:paraId="6A979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64A52D">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1701" w:type="dxa"/>
            <w:noWrap w:val="0"/>
            <w:vAlign w:val="center"/>
          </w:tcPr>
          <w:p w14:paraId="2883A597">
            <w:pPr>
              <w:rPr>
                <w:rFonts w:hint="default" w:ascii="Times New Roman" w:hAnsi="Times New Roman" w:cs="Times New Roman"/>
                <w:strike/>
                <w:sz w:val="22"/>
                <w:szCs w:val="22"/>
              </w:rPr>
            </w:pPr>
            <w:r>
              <w:rPr>
                <w:rFonts w:hint="default" w:ascii="Times New Roman" w:hAnsi="Times New Roman" w:cs="Times New Roman"/>
                <w:sz w:val="22"/>
                <w:szCs w:val="22"/>
              </w:rPr>
              <w:t>sxedsq</w:t>
            </w:r>
          </w:p>
        </w:tc>
        <w:tc>
          <w:tcPr>
            <w:tcW w:w="1843" w:type="dxa"/>
            <w:noWrap w:val="0"/>
            <w:vAlign w:val="center"/>
          </w:tcPr>
          <w:p w14:paraId="44BD7DA7">
            <w:pPr>
              <w:rPr>
                <w:rFonts w:hint="default" w:ascii="Times New Roman" w:hAnsi="Times New Roman" w:cs="Times New Roman"/>
                <w:sz w:val="22"/>
                <w:szCs w:val="22"/>
              </w:rPr>
            </w:pPr>
            <w:r>
              <w:rPr>
                <w:rFonts w:hint="default" w:ascii="Times New Roman" w:hAnsi="Times New Roman" w:cs="Times New Roman"/>
              </w:rPr>
              <w:t>发票额度属期</w:t>
            </w:r>
          </w:p>
        </w:tc>
        <w:tc>
          <w:tcPr>
            <w:tcW w:w="1276" w:type="dxa"/>
            <w:noWrap w:val="0"/>
            <w:vAlign w:val="center"/>
          </w:tcPr>
          <w:p w14:paraId="42D5497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D0C75A9">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7</w:t>
            </w:r>
          </w:p>
        </w:tc>
        <w:tc>
          <w:tcPr>
            <w:tcW w:w="708" w:type="dxa"/>
            <w:noWrap w:val="0"/>
            <w:vAlign w:val="center"/>
          </w:tcPr>
          <w:p w14:paraId="0FD3160D">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61743E0">
            <w:pPr>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格式：yyyy-MM</w:t>
            </w:r>
          </w:p>
        </w:tc>
      </w:tr>
    </w:tbl>
    <w:p w14:paraId="2984A0BB">
      <w:pPr>
        <w:pStyle w:val="5"/>
        <w:rPr>
          <w:rFonts w:hint="default" w:ascii="Times New Roman" w:hAnsi="Times New Roman" w:cs="Times New Roman"/>
        </w:rPr>
      </w:pPr>
      <w:bookmarkStart w:id="304" w:name="_Toc11271"/>
      <w:bookmarkStart w:id="305" w:name="_Toc26771"/>
      <w:bookmarkStart w:id="306" w:name="_Toc17861"/>
      <w:r>
        <w:rPr>
          <w:rFonts w:hint="default" w:ascii="Times New Roman" w:hAnsi="Times New Roman" w:cs="Times New Roman"/>
        </w:rPr>
        <w:t>4.3请求报文示例</w:t>
      </w:r>
      <w:bookmarkEnd w:id="304"/>
      <w:bookmarkEnd w:id="305"/>
      <w:bookmarkEnd w:id="30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F6FD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9237B5E">
            <w:pPr>
              <w:pStyle w:val="6"/>
              <w:bidi w:val="0"/>
              <w:rPr>
                <w:rFonts w:hint="default" w:ascii="Times New Roman" w:hAnsi="Times New Roman" w:cs="Times New Roman"/>
              </w:rPr>
            </w:pPr>
            <w:r>
              <w:rPr>
                <w:rFonts w:hint="default" w:ascii="Times New Roman" w:hAnsi="Times New Roman" w:cs="Times New Roman"/>
              </w:rPr>
              <w:t>{</w:t>
            </w:r>
          </w:p>
          <w:p w14:paraId="097CA9B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"xsfnsrsbh": "（销售方）统一社会信用代码/纳税人识别号/身份证件号码",</w:t>
            </w:r>
          </w:p>
          <w:p w14:paraId="571DC3E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"sxedsq": "发票额度属期"</w:t>
            </w:r>
          </w:p>
          <w:p w14:paraId="59183D67">
            <w:pPr>
              <w:pStyle w:val="6"/>
              <w:bidi w:val="0"/>
              <w:rPr>
                <w:rFonts w:hint="default" w:ascii="Times New Roman" w:hAnsi="Times New Roman" w:cs="Times New Roman"/>
              </w:rPr>
            </w:pPr>
            <w:r>
              <w:rPr>
                <w:rFonts w:hint="default" w:ascii="Times New Roman" w:hAnsi="Times New Roman" w:cs="Times New Roman"/>
              </w:rPr>
              <w:t>}</w:t>
            </w:r>
          </w:p>
        </w:tc>
      </w:tr>
    </w:tbl>
    <w:p w14:paraId="1234F587">
      <w:pPr>
        <w:pStyle w:val="5"/>
        <w:rPr>
          <w:rFonts w:hint="default" w:ascii="Times New Roman" w:hAnsi="Times New Roman" w:cs="Times New Roman"/>
        </w:rPr>
      </w:pPr>
      <w:bookmarkStart w:id="307" w:name="_Toc14385"/>
      <w:bookmarkStart w:id="308" w:name="_Toc8457"/>
      <w:bookmarkStart w:id="309" w:name="_Toc5379"/>
      <w:r>
        <w:rPr>
          <w:rFonts w:hint="default" w:ascii="Times New Roman" w:hAnsi="Times New Roman" w:cs="Times New Roman"/>
        </w:rPr>
        <w:t>4.4返回参数</w:t>
      </w:r>
      <w:bookmarkEnd w:id="307"/>
      <w:bookmarkEnd w:id="308"/>
      <w:bookmarkEnd w:id="3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5BD9E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21886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96740D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29A925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FF12D4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758595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AC6DEB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8F9E03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B12FA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456800">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1701" w:type="dxa"/>
            <w:noWrap w:val="0"/>
            <w:vAlign w:val="center"/>
          </w:tcPr>
          <w:p w14:paraId="6BA70850">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2B7EA06F">
            <w:pPr>
              <w:rPr>
                <w:rFonts w:hint="default" w:ascii="Times New Roman" w:hAnsi="Times New Roman" w:cs="Times New Roman"/>
              </w:rPr>
            </w:pPr>
            <w:r>
              <w:rPr>
                <w:rFonts w:hint="default" w:ascii="Times New Roman" w:hAnsi="Times New Roman" w:cs="Times New Roman"/>
                <w:sz w:val="22"/>
                <w:szCs w:val="22"/>
              </w:rPr>
              <w:t>返回码</w:t>
            </w:r>
          </w:p>
        </w:tc>
        <w:tc>
          <w:tcPr>
            <w:tcW w:w="1276" w:type="dxa"/>
            <w:noWrap w:val="0"/>
            <w:vAlign w:val="center"/>
          </w:tcPr>
          <w:p w14:paraId="792A19C5">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2B01242A">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7866595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51118E">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17002478">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5B9A0EA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2E1E287">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1701" w:type="dxa"/>
            <w:noWrap w:val="0"/>
            <w:vAlign w:val="center"/>
          </w:tcPr>
          <w:p w14:paraId="51DF7C39">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22FBC455">
            <w:pPr>
              <w:rPr>
                <w:rFonts w:hint="default" w:ascii="Times New Roman" w:hAnsi="Times New Roman" w:cs="Times New Roman"/>
              </w:rPr>
            </w:pPr>
            <w:r>
              <w:rPr>
                <w:rFonts w:hint="default" w:ascii="Times New Roman" w:hAnsi="Times New Roman" w:cs="Times New Roman"/>
                <w:sz w:val="22"/>
                <w:szCs w:val="22"/>
              </w:rPr>
              <w:t>返回信息</w:t>
            </w:r>
          </w:p>
        </w:tc>
        <w:tc>
          <w:tcPr>
            <w:tcW w:w="1276" w:type="dxa"/>
            <w:noWrap w:val="0"/>
            <w:vAlign w:val="center"/>
          </w:tcPr>
          <w:p w14:paraId="2D8869F7">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6B32F505">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05CFB9D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26FA3DD">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012F5B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A57CA82">
            <w:pPr>
              <w:jc w:val="center"/>
              <w:rPr>
                <w:rFonts w:hint="default" w:ascii="Times New Roman" w:hAnsi="Times New Roman" w:cs="Times New Roman"/>
                <w:sz w:val="22"/>
                <w:szCs w:val="22"/>
              </w:rPr>
            </w:pPr>
            <w:r>
              <w:rPr>
                <w:rFonts w:hint="default" w:ascii="Times New Roman" w:hAnsi="Times New Roman" w:cs="Times New Roman"/>
                <w:sz w:val="22"/>
                <w:szCs w:val="22"/>
              </w:rPr>
              <w:t>3</w:t>
            </w:r>
          </w:p>
        </w:tc>
        <w:tc>
          <w:tcPr>
            <w:tcW w:w="1701" w:type="dxa"/>
            <w:noWrap w:val="0"/>
            <w:vAlign w:val="center"/>
          </w:tcPr>
          <w:p w14:paraId="37DE5F12">
            <w:pPr>
              <w:rPr>
                <w:rFonts w:hint="default" w:ascii="Times New Roman" w:hAnsi="Times New Roman" w:cs="Times New Roman"/>
                <w:sz w:val="22"/>
                <w:szCs w:val="22"/>
              </w:rPr>
            </w:pPr>
            <w:r>
              <w:rPr>
                <w:rFonts w:hint="default" w:ascii="Times New Roman" w:hAnsi="Times New Roman" w:cs="Times New Roman"/>
                <w:sz w:val="22"/>
                <w:szCs w:val="22"/>
              </w:rPr>
              <w:t>sxedsq</w:t>
            </w:r>
          </w:p>
        </w:tc>
        <w:tc>
          <w:tcPr>
            <w:tcW w:w="1843" w:type="dxa"/>
            <w:noWrap w:val="0"/>
            <w:vAlign w:val="center"/>
          </w:tcPr>
          <w:p w14:paraId="7B13312E">
            <w:pPr>
              <w:rPr>
                <w:rFonts w:hint="default" w:ascii="Times New Roman" w:hAnsi="Times New Roman" w:cs="Times New Roman"/>
                <w:sz w:val="22"/>
                <w:szCs w:val="22"/>
              </w:rPr>
            </w:pPr>
            <w:r>
              <w:rPr>
                <w:rFonts w:hint="default" w:ascii="Times New Roman" w:hAnsi="Times New Roman" w:cs="Times New Roman"/>
              </w:rPr>
              <w:t>发票额度属期</w:t>
            </w:r>
          </w:p>
        </w:tc>
        <w:tc>
          <w:tcPr>
            <w:tcW w:w="1276" w:type="dxa"/>
            <w:noWrap w:val="0"/>
            <w:vAlign w:val="center"/>
          </w:tcPr>
          <w:p w14:paraId="34A670EA">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161FE207">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7</w:t>
            </w:r>
          </w:p>
        </w:tc>
        <w:tc>
          <w:tcPr>
            <w:tcW w:w="708" w:type="dxa"/>
            <w:noWrap w:val="0"/>
            <w:vAlign w:val="center"/>
          </w:tcPr>
          <w:p w14:paraId="1AD3AC6D">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99595D1">
            <w:pPr>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格式：yyyy-MM</w:t>
            </w:r>
          </w:p>
        </w:tc>
      </w:tr>
      <w:tr w14:paraId="408F4DA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EA188B">
            <w:pPr>
              <w:jc w:val="center"/>
              <w:rPr>
                <w:rFonts w:hint="default" w:ascii="Times New Roman" w:hAnsi="Times New Roman" w:cs="Times New Roman"/>
                <w:sz w:val="22"/>
                <w:szCs w:val="22"/>
              </w:rPr>
            </w:pPr>
            <w:r>
              <w:rPr>
                <w:rFonts w:hint="default" w:ascii="Times New Roman" w:hAnsi="Times New Roman" w:cs="Times New Roman"/>
                <w:sz w:val="22"/>
                <w:szCs w:val="22"/>
              </w:rPr>
              <w:t>4</w:t>
            </w:r>
          </w:p>
        </w:tc>
        <w:tc>
          <w:tcPr>
            <w:tcW w:w="1701" w:type="dxa"/>
            <w:noWrap w:val="0"/>
            <w:vAlign w:val="center"/>
          </w:tcPr>
          <w:p w14:paraId="3F1E024D">
            <w:pPr>
              <w:rPr>
                <w:rFonts w:hint="default" w:ascii="Times New Roman" w:hAnsi="Times New Roman" w:cs="Times New Roman"/>
                <w:sz w:val="22"/>
                <w:szCs w:val="22"/>
              </w:rPr>
            </w:pPr>
            <w:r>
              <w:rPr>
                <w:rFonts w:hint="default" w:ascii="Times New Roman" w:hAnsi="Times New Roman" w:cs="Times New Roman"/>
                <w:sz w:val="22"/>
                <w:szCs w:val="22"/>
              </w:rPr>
              <w:t>syqjq</w:t>
            </w:r>
          </w:p>
        </w:tc>
        <w:tc>
          <w:tcPr>
            <w:tcW w:w="1843" w:type="dxa"/>
            <w:noWrap w:val="0"/>
            <w:vAlign w:val="center"/>
          </w:tcPr>
          <w:p w14:paraId="5FD0AA2D">
            <w:pPr>
              <w:rPr>
                <w:rFonts w:hint="default" w:ascii="Times New Roman" w:hAnsi="Times New Roman" w:cs="Times New Roman"/>
                <w:sz w:val="22"/>
                <w:szCs w:val="22"/>
              </w:rPr>
            </w:pPr>
            <w:r>
              <w:rPr>
                <w:rFonts w:hint="default" w:ascii="Times New Roman" w:hAnsi="Times New Roman" w:cs="Times New Roman"/>
                <w:kern w:val="0"/>
                <w:sz w:val="22"/>
                <w:szCs w:val="22"/>
                <w:lang w:bidi="ar"/>
              </w:rPr>
              <w:t>发票额度使用区间起</w:t>
            </w:r>
          </w:p>
        </w:tc>
        <w:tc>
          <w:tcPr>
            <w:tcW w:w="1276" w:type="dxa"/>
            <w:noWrap w:val="0"/>
            <w:vAlign w:val="center"/>
          </w:tcPr>
          <w:p w14:paraId="1A5726C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4F31B732">
            <w:pPr>
              <w:jc w:val="center"/>
              <w:rPr>
                <w:rFonts w:hint="default" w:ascii="Times New Roman" w:hAnsi="Times New Roman" w:cs="Times New Roman"/>
                <w:sz w:val="22"/>
                <w:szCs w:val="22"/>
              </w:rPr>
            </w:pPr>
          </w:p>
        </w:tc>
        <w:tc>
          <w:tcPr>
            <w:tcW w:w="708" w:type="dxa"/>
            <w:noWrap w:val="0"/>
            <w:vAlign w:val="center"/>
          </w:tcPr>
          <w:p w14:paraId="6425B414">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5A9F152">
            <w:pPr>
              <w:rPr>
                <w:rFonts w:hint="default" w:ascii="Times New Roman" w:hAnsi="Times New Roman" w:cs="Times New Roman"/>
                <w:sz w:val="22"/>
                <w:szCs w:val="22"/>
              </w:rPr>
            </w:pPr>
            <w:r>
              <w:rPr>
                <w:rFonts w:hint="default" w:ascii="Times New Roman" w:hAnsi="Times New Roman" w:cs="Times New Roman"/>
                <w:sz w:val="22"/>
                <w:szCs w:val="22"/>
              </w:rPr>
              <w:t>下载发票额度时，有此节点</w:t>
            </w:r>
          </w:p>
          <w:p w14:paraId="444C3B62">
            <w:pPr>
              <w:rPr>
                <w:rFonts w:hint="default" w:ascii="Times New Roman" w:hAnsi="Times New Roman" w:cs="Times New Roman"/>
                <w:sz w:val="22"/>
                <w:szCs w:val="22"/>
              </w:rPr>
            </w:pPr>
            <w:r>
              <w:rPr>
                <w:rFonts w:hint="default" w:ascii="Times New Roman" w:hAnsi="Times New Roman" w:cs="Times New Roman"/>
                <w:sz w:val="22"/>
                <w:szCs w:val="22"/>
              </w:rPr>
              <w:t>数电票开票日期在发票额度使用区间（含）时才可以使用</w:t>
            </w:r>
            <w:r>
              <w:rPr>
                <w:rFonts w:hint="default" w:ascii="Times New Roman" w:hAnsi="Times New Roman" w:cs="Times New Roman"/>
                <w:szCs w:val="21"/>
              </w:rPr>
              <w:t>.格式：yyyymmdd</w:t>
            </w:r>
          </w:p>
        </w:tc>
      </w:tr>
      <w:tr w14:paraId="0064B8F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607CACA">
            <w:pPr>
              <w:numPr>
                <w:ilvl w:val="0"/>
                <w:numId w:val="0"/>
              </w:numPr>
              <w:ind w:left="210" w:leftChars="0"/>
              <w:jc w:val="both"/>
              <w:rPr>
                <w:rFonts w:hint="default" w:ascii="Times New Roman" w:hAnsi="Times New Roman" w:cs="Times New Roman"/>
                <w:sz w:val="22"/>
                <w:szCs w:val="22"/>
                <w:lang w:val="en-US"/>
              </w:rPr>
            </w:pPr>
            <w:r>
              <w:rPr>
                <w:rFonts w:hint="default" w:ascii="Times New Roman" w:hAnsi="Times New Roman" w:cs="Times New Roman"/>
                <w:sz w:val="22"/>
                <w:szCs w:val="22"/>
                <w:lang w:val="en-US"/>
              </w:rPr>
              <w:t>5</w:t>
            </w:r>
          </w:p>
        </w:tc>
        <w:tc>
          <w:tcPr>
            <w:tcW w:w="1701" w:type="dxa"/>
            <w:noWrap w:val="0"/>
            <w:vAlign w:val="center"/>
          </w:tcPr>
          <w:p w14:paraId="3A09ECFA">
            <w:pPr>
              <w:rPr>
                <w:rFonts w:hint="default" w:ascii="Times New Roman" w:hAnsi="Times New Roman" w:cs="Times New Roman"/>
                <w:sz w:val="22"/>
                <w:szCs w:val="22"/>
              </w:rPr>
            </w:pPr>
            <w:r>
              <w:rPr>
                <w:rFonts w:hint="default" w:ascii="Times New Roman" w:hAnsi="Times New Roman" w:cs="Times New Roman"/>
                <w:sz w:val="22"/>
                <w:szCs w:val="22"/>
              </w:rPr>
              <w:t>syqjz</w:t>
            </w:r>
          </w:p>
        </w:tc>
        <w:tc>
          <w:tcPr>
            <w:tcW w:w="1843" w:type="dxa"/>
            <w:noWrap w:val="0"/>
            <w:vAlign w:val="center"/>
          </w:tcPr>
          <w:p w14:paraId="12BA17B6">
            <w:pPr>
              <w:rPr>
                <w:rFonts w:hint="default" w:ascii="Times New Roman" w:hAnsi="Times New Roman" w:cs="Times New Roman"/>
                <w:sz w:val="22"/>
                <w:szCs w:val="22"/>
              </w:rPr>
            </w:pPr>
            <w:r>
              <w:rPr>
                <w:rFonts w:hint="default" w:ascii="Times New Roman" w:hAnsi="Times New Roman" w:cs="Times New Roman"/>
                <w:kern w:val="0"/>
                <w:sz w:val="22"/>
                <w:szCs w:val="22"/>
                <w:lang w:bidi="ar"/>
              </w:rPr>
              <w:t>发票额度使用区间止</w:t>
            </w:r>
          </w:p>
        </w:tc>
        <w:tc>
          <w:tcPr>
            <w:tcW w:w="1276" w:type="dxa"/>
            <w:noWrap w:val="0"/>
            <w:vAlign w:val="center"/>
          </w:tcPr>
          <w:p w14:paraId="2BC504B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2153F324">
            <w:pPr>
              <w:jc w:val="center"/>
              <w:rPr>
                <w:rFonts w:hint="default" w:ascii="Times New Roman" w:hAnsi="Times New Roman" w:cs="Times New Roman"/>
                <w:sz w:val="22"/>
                <w:szCs w:val="22"/>
              </w:rPr>
            </w:pPr>
          </w:p>
        </w:tc>
        <w:tc>
          <w:tcPr>
            <w:tcW w:w="708" w:type="dxa"/>
            <w:noWrap w:val="0"/>
            <w:vAlign w:val="center"/>
          </w:tcPr>
          <w:p w14:paraId="7C5F1B8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380952B">
            <w:pPr>
              <w:rPr>
                <w:rFonts w:hint="default" w:ascii="Times New Roman" w:hAnsi="Times New Roman" w:cs="Times New Roman"/>
                <w:sz w:val="22"/>
                <w:szCs w:val="22"/>
              </w:rPr>
            </w:pPr>
            <w:r>
              <w:rPr>
                <w:rFonts w:hint="default" w:ascii="Times New Roman" w:hAnsi="Times New Roman" w:cs="Times New Roman"/>
                <w:sz w:val="22"/>
                <w:szCs w:val="22"/>
              </w:rPr>
              <w:t>下载发票额度时，有此节点</w:t>
            </w:r>
          </w:p>
          <w:p w14:paraId="54E64A98">
            <w:pPr>
              <w:rPr>
                <w:rFonts w:hint="default" w:ascii="Times New Roman" w:hAnsi="Times New Roman" w:cs="Times New Roman"/>
                <w:sz w:val="22"/>
                <w:szCs w:val="22"/>
              </w:rPr>
            </w:pPr>
            <w:r>
              <w:rPr>
                <w:rFonts w:hint="default" w:ascii="Times New Roman" w:hAnsi="Times New Roman" w:cs="Times New Roman"/>
                <w:sz w:val="22"/>
                <w:szCs w:val="22"/>
              </w:rPr>
              <w:t>数电票开票日期在发票额度使用区间（含）时才可以使用.</w:t>
            </w:r>
            <w:r>
              <w:rPr>
                <w:rFonts w:hint="default" w:ascii="Times New Roman" w:hAnsi="Times New Roman" w:cs="Times New Roman"/>
                <w:szCs w:val="21"/>
              </w:rPr>
              <w:t>格式：yyyymmdd</w:t>
            </w:r>
          </w:p>
        </w:tc>
      </w:tr>
    </w:tbl>
    <w:p w14:paraId="0F90F183">
      <w:pPr>
        <w:pStyle w:val="5"/>
        <w:rPr>
          <w:rFonts w:hint="default" w:ascii="Times New Roman" w:hAnsi="Times New Roman" w:cs="Times New Roman"/>
        </w:rPr>
      </w:pPr>
      <w:bookmarkStart w:id="310" w:name="_Toc16176"/>
      <w:bookmarkStart w:id="311" w:name="_Toc5798"/>
      <w:bookmarkStart w:id="312" w:name="_Toc6426"/>
      <w:r>
        <w:rPr>
          <w:rFonts w:hint="default" w:ascii="Times New Roman" w:hAnsi="Times New Roman" w:cs="Times New Roman"/>
        </w:rPr>
        <w:t>4.5返回报文示例</w:t>
      </w:r>
      <w:bookmarkEnd w:id="310"/>
      <w:bookmarkEnd w:id="311"/>
      <w:bookmarkEnd w:id="312"/>
      <w:r>
        <w:rPr>
          <w:rFonts w:hint="default" w:ascii="Times New Roman" w:hAnsi="Times New Roman" w:cs="Times New Roman"/>
        </w:rPr>
        <w:t xml:space="preserve"> </w:t>
      </w:r>
    </w:p>
    <w:p w14:paraId="1BAA83FD">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08B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55AE812">
            <w:pPr>
              <w:pStyle w:val="6"/>
              <w:bidi w:val="0"/>
              <w:rPr>
                <w:rFonts w:hint="default" w:ascii="Times New Roman" w:hAnsi="Times New Roman" w:cs="Times New Roman"/>
              </w:rPr>
            </w:pPr>
            <w:r>
              <w:rPr>
                <w:rFonts w:hint="default" w:ascii="Times New Roman" w:hAnsi="Times New Roman" w:cs="Times New Roman"/>
              </w:rPr>
              <w:t>{</w:t>
            </w:r>
          </w:p>
          <w:p w14:paraId="2B9D6E2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4B24EF1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78A92F86">
            <w:pPr>
              <w:pStyle w:val="6"/>
              <w:bidi w:val="0"/>
              <w:rPr>
                <w:rFonts w:hint="default" w:ascii="Times New Roman" w:hAnsi="Times New Roman" w:cs="Times New Roman"/>
              </w:rPr>
            </w:pPr>
            <w:bookmarkStart w:id="313" w:name="OLE_LINK51"/>
            <w:r>
              <w:rPr>
                <w:rFonts w:hint="default" w:ascii="Times New Roman" w:hAnsi="Times New Roman" w:cs="Times New Roman"/>
              </w:rPr>
              <w:tab/>
            </w:r>
            <w:r>
              <w:rPr>
                <w:rFonts w:hint="default" w:ascii="Times New Roman" w:hAnsi="Times New Roman" w:cs="Times New Roman"/>
              </w:rPr>
              <w:tab/>
            </w:r>
            <w:bookmarkEnd w:id="313"/>
            <w:r>
              <w:rPr>
                <w:rFonts w:hint="default" w:ascii="Times New Roman" w:hAnsi="Times New Roman" w:cs="Times New Roman"/>
              </w:rPr>
              <w:t>"Data": {</w:t>
            </w:r>
          </w:p>
          <w:p w14:paraId="1C2064BE">
            <w:pPr>
              <w:pStyle w:val="6"/>
              <w:bidi w:val="0"/>
              <w:rPr>
                <w:rFonts w:hint="default" w:ascii="Times New Roman" w:hAnsi="Times New Roman" w:cs="Times New Roman"/>
              </w:rPr>
            </w:pPr>
            <w:r>
              <w:rPr>
                <w:rFonts w:hint="default" w:ascii="Times New Roman" w:hAnsi="Times New Roman" w:cs="Times New Roman"/>
              </w:rPr>
              <w:t xml:space="preserve">         "returncode": "00",</w:t>
            </w:r>
          </w:p>
          <w:p w14:paraId="4170D0D0">
            <w:pPr>
              <w:pStyle w:val="6"/>
              <w:bidi w:val="0"/>
              <w:rPr>
                <w:rFonts w:hint="default" w:ascii="Times New Roman" w:hAnsi="Times New Roman" w:cs="Times New Roman"/>
              </w:rPr>
            </w:pPr>
            <w:r>
              <w:rPr>
                <w:rFonts w:hint="default" w:ascii="Times New Roman" w:hAnsi="Times New Roman" w:cs="Times New Roman"/>
              </w:rPr>
              <w:t xml:space="preserve">         "returnmsg": "成功",</w:t>
            </w:r>
          </w:p>
          <w:p w14:paraId="69CF5258">
            <w:pPr>
              <w:pStyle w:val="6"/>
              <w:bidi w:val="0"/>
              <w:rPr>
                <w:rFonts w:hint="default" w:ascii="Times New Roman" w:hAnsi="Times New Roman" w:cs="Times New Roman"/>
              </w:rPr>
            </w:pPr>
            <w:r>
              <w:rPr>
                <w:rFonts w:hint="default" w:ascii="Times New Roman" w:hAnsi="Times New Roman" w:cs="Times New Roman"/>
              </w:rPr>
              <w:t xml:space="preserve">          "sxedsq ": "发票额度属期",</w:t>
            </w:r>
          </w:p>
          <w:p w14:paraId="0A7B286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"syqjq ": "发票额度使用区间起"</w:t>
            </w:r>
          </w:p>
          <w:p w14:paraId="7899512D">
            <w:pPr>
              <w:pStyle w:val="6"/>
              <w:bidi w:val="0"/>
              <w:rPr>
                <w:rFonts w:hint="default" w:ascii="Times New Roman" w:hAnsi="Times New Roman" w:cs="Times New Roman"/>
              </w:rPr>
            </w:pPr>
            <w:r>
              <w:rPr>
                <w:rFonts w:hint="default" w:ascii="Times New Roman" w:hAnsi="Times New Roman" w:cs="Times New Roman"/>
              </w:rPr>
              <w:t xml:space="preserve">         </w:t>
            </w:r>
            <w:r>
              <w:rPr>
                <w:rFonts w:hint="default" w:ascii="Times New Roman" w:hAnsi="Times New Roman" w:cs="Times New Roman"/>
                <w:lang w:val="en-US"/>
              </w:rPr>
              <w:t xml:space="preserve"> </w:t>
            </w:r>
            <w:r>
              <w:rPr>
                <w:rFonts w:hint="default" w:ascii="Times New Roman" w:hAnsi="Times New Roman" w:cs="Times New Roman"/>
              </w:rPr>
              <w:t>"syqjz ": "发票额度使用区间止"</w:t>
            </w:r>
          </w:p>
          <w:p w14:paraId="4118BEAF">
            <w:pPr>
              <w:pStyle w:val="6"/>
              <w:bidi w:val="0"/>
              <w:rPr>
                <w:rFonts w:hint="default" w:ascii="Times New Roman" w:hAnsi="Times New Roman" w:cs="Times New Roman"/>
              </w:rPr>
            </w:pPr>
            <w:r>
              <w:rPr>
                <w:rFonts w:hint="default" w:ascii="Times New Roman" w:hAnsi="Times New Roman" w:cs="Times New Roman"/>
              </w:rPr>
              <w:t>}</w:t>
            </w:r>
          </w:p>
          <w:p w14:paraId="409A80E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021E8D2B">
            <w:pPr>
              <w:pStyle w:val="6"/>
              <w:bidi w:val="0"/>
              <w:rPr>
                <w:rFonts w:hint="default" w:ascii="Times New Roman" w:hAnsi="Times New Roman" w:cs="Times New Roman"/>
              </w:rPr>
            </w:pPr>
            <w:r>
              <w:rPr>
                <w:rFonts w:hint="default" w:ascii="Times New Roman" w:hAnsi="Times New Roman" w:cs="Times New Roman"/>
              </w:rPr>
              <w:t>}</w:t>
            </w:r>
          </w:p>
        </w:tc>
      </w:tr>
    </w:tbl>
    <w:p w14:paraId="44BBAF73">
      <w:pPr>
        <w:pStyle w:val="6"/>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B21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80B2C7D">
            <w:pPr>
              <w:pStyle w:val="6"/>
              <w:bidi w:val="0"/>
              <w:rPr>
                <w:rFonts w:hint="default" w:ascii="Times New Roman" w:hAnsi="Times New Roman" w:cs="Times New Roman"/>
              </w:rPr>
            </w:pPr>
            <w:r>
              <w:rPr>
                <w:rFonts w:hint="default" w:ascii="Times New Roman" w:hAnsi="Times New Roman" w:cs="Times New Roman"/>
              </w:rPr>
              <w:t>{</w:t>
            </w:r>
          </w:p>
          <w:p w14:paraId="6D7FA99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1F22F11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065DD18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33DF63F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494D402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44816229">
            <w:pPr>
              <w:pStyle w:val="6"/>
              <w:bidi w:val="0"/>
              <w:rPr>
                <w:rFonts w:hint="default" w:ascii="Times New Roman" w:hAnsi="Times New Roman" w:cs="Times New Roman"/>
              </w:rPr>
            </w:pPr>
            <w:r>
              <w:rPr>
                <w:rFonts w:hint="default" w:ascii="Times New Roman" w:hAnsi="Times New Roman" w:cs="Times New Roman"/>
              </w:rPr>
              <w:t>}</w:t>
            </w:r>
          </w:p>
          <w:p w14:paraId="5F08943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4EA81F87">
            <w:pPr>
              <w:pStyle w:val="6"/>
              <w:bidi w:val="0"/>
              <w:rPr>
                <w:rFonts w:hint="default" w:ascii="Times New Roman" w:hAnsi="Times New Roman" w:cs="Times New Roman"/>
              </w:rPr>
            </w:pPr>
            <w:r>
              <w:rPr>
                <w:rFonts w:hint="default" w:ascii="Times New Roman" w:hAnsi="Times New Roman" w:cs="Times New Roman"/>
              </w:rPr>
              <w:t>}</w:t>
            </w:r>
          </w:p>
        </w:tc>
      </w:tr>
    </w:tbl>
    <w:p w14:paraId="765DD950">
      <w:pPr>
        <w:pStyle w:val="4"/>
        <w:widowControl/>
        <w:spacing w:beforeAutospacing="0" w:afterAutospacing="0" w:line="408" w:lineRule="auto"/>
        <w:rPr>
          <w:rFonts w:hint="default" w:ascii="Times New Roman" w:hAnsi="Times New Roman" w:cs="Times New Roman"/>
          <w:sz w:val="28"/>
          <w:szCs w:val="28"/>
        </w:rPr>
      </w:pPr>
      <w:bookmarkStart w:id="314" w:name="_Toc1714"/>
      <w:bookmarkStart w:id="315" w:name="_Toc16639"/>
      <w:bookmarkStart w:id="316" w:name="_Toc1877"/>
      <w:bookmarkStart w:id="317" w:name="_Toc23471"/>
      <w:r>
        <w:rPr>
          <w:rFonts w:hint="default" w:ascii="Times New Roman" w:hAnsi="Times New Roman" w:cs="Times New Roman"/>
          <w:sz w:val="28"/>
          <w:szCs w:val="28"/>
        </w:rPr>
        <w:t>5.查询纳税人风险信息</w:t>
      </w:r>
      <w:bookmarkEnd w:id="314"/>
      <w:bookmarkEnd w:id="315"/>
      <w:bookmarkEnd w:id="316"/>
      <w:bookmarkEnd w:id="317"/>
    </w:p>
    <w:p w14:paraId="1CF135C6">
      <w:pPr>
        <w:pStyle w:val="5"/>
        <w:rPr>
          <w:rFonts w:hint="default" w:ascii="Times New Roman" w:hAnsi="Times New Roman" w:cs="Times New Roman"/>
        </w:rPr>
      </w:pPr>
      <w:bookmarkStart w:id="318" w:name="_Toc5615"/>
      <w:bookmarkStart w:id="319" w:name="_Toc18799"/>
      <w:bookmarkStart w:id="320" w:name="_Toc31670"/>
      <w:r>
        <w:rPr>
          <w:rFonts w:hint="default" w:ascii="Times New Roman" w:hAnsi="Times New Roman" w:cs="Times New Roman"/>
        </w:rPr>
        <w:t>5.1接口说明</w:t>
      </w:r>
      <w:bookmarkEnd w:id="318"/>
      <w:bookmarkEnd w:id="319"/>
      <w:bookmarkEnd w:id="320"/>
    </w:p>
    <w:p w14:paraId="4FB6CC15">
      <w:pPr>
        <w:pStyle w:val="6"/>
        <w:rPr>
          <w:rFonts w:hint="default" w:ascii="Times New Roman" w:hAnsi="Times New Roman" w:cs="Times New Roman"/>
        </w:rPr>
      </w:pPr>
      <w:r>
        <w:rPr>
          <w:rFonts w:hint="default" w:ascii="Times New Roman" w:hAnsi="Times New Roman" w:cs="Times New Roman"/>
        </w:rPr>
        <w:t>向企业提供查询纳税人风险信息的功能，企业可将查询的风险信息保存在本地。在开票时自校验该接口获取的风险信息是否满足开具发票的条件，控制高风险企业操作涉税业务。建议企业每24小时通过调用该接口更新本地风险信息。</w:t>
      </w:r>
    </w:p>
    <w:p w14:paraId="4AA7D13E">
      <w:pPr>
        <w:pStyle w:val="5"/>
        <w:rPr>
          <w:rFonts w:hint="default" w:ascii="Times New Roman" w:hAnsi="Times New Roman" w:cs="Times New Roman"/>
        </w:rPr>
      </w:pPr>
      <w:bookmarkStart w:id="321" w:name="_Toc10206"/>
      <w:bookmarkStart w:id="322" w:name="_Toc2916"/>
      <w:bookmarkStart w:id="323" w:name="_Toc19535"/>
      <w:r>
        <w:rPr>
          <w:rFonts w:hint="default" w:ascii="Times New Roman" w:hAnsi="Times New Roman" w:cs="Times New Roman"/>
        </w:rPr>
        <w:t>5.2请求参数</w:t>
      </w:r>
      <w:bookmarkEnd w:id="321"/>
      <w:bookmarkEnd w:id="322"/>
      <w:bookmarkEnd w:id="32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7F27A5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A65F05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6383C73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4E0D86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41B4B67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450BF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222C9E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1839AB3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07E4BF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E8937D7">
            <w:pPr>
              <w:numPr>
                <w:ilvl w:val="0"/>
                <w:numId w:val="0"/>
              </w:numPr>
              <w:ind w:leftChars="0"/>
              <w:jc w:val="center"/>
              <w:rPr>
                <w:rFonts w:hint="default" w:ascii="Times New Roman" w:hAnsi="Times New Roman" w:cs="Times New Roman"/>
                <w:sz w:val="22"/>
                <w:szCs w:val="22"/>
                <w:lang w:val="en-US"/>
              </w:rPr>
            </w:pPr>
            <w:r>
              <w:rPr>
                <w:rFonts w:hint="default" w:ascii="Times New Roman" w:hAnsi="Times New Roman" w:cs="Times New Roman"/>
                <w:sz w:val="22"/>
                <w:szCs w:val="22"/>
                <w:lang w:val="en-US"/>
              </w:rPr>
              <w:t>1</w:t>
            </w:r>
          </w:p>
        </w:tc>
        <w:tc>
          <w:tcPr>
            <w:tcW w:w="1701" w:type="dxa"/>
            <w:tcBorders>
              <w:top w:val="single" w:color="auto" w:sz="6" w:space="0"/>
            </w:tcBorders>
            <w:noWrap w:val="0"/>
            <w:vAlign w:val="center"/>
          </w:tcPr>
          <w:p w14:paraId="3DF58774">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tcBorders>
              <w:top w:val="single" w:color="auto" w:sz="6" w:space="0"/>
            </w:tcBorders>
            <w:noWrap w:val="0"/>
            <w:vAlign w:val="center"/>
          </w:tcPr>
          <w:p w14:paraId="02460E9E">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tcBorders>
              <w:top w:val="single" w:color="auto" w:sz="6" w:space="0"/>
            </w:tcBorders>
            <w:noWrap w:val="0"/>
            <w:vAlign w:val="center"/>
          </w:tcPr>
          <w:p w14:paraId="5538D2E1">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tcBorders>
              <w:top w:val="single" w:color="auto" w:sz="6" w:space="0"/>
            </w:tcBorders>
            <w:noWrap w:val="0"/>
            <w:vAlign w:val="center"/>
          </w:tcPr>
          <w:p w14:paraId="26B78F6F">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1BE27C66">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597C0CD9">
            <w:pPr>
              <w:rPr>
                <w:rFonts w:hint="default" w:ascii="Times New Roman" w:hAnsi="Times New Roman" w:cs="Times New Roman"/>
                <w:sz w:val="22"/>
                <w:szCs w:val="22"/>
              </w:rPr>
            </w:pPr>
            <w:r>
              <w:rPr>
                <w:rFonts w:hint="default" w:ascii="Times New Roman" w:hAnsi="Times New Roman" w:cs="Times New Roman"/>
                <w:sz w:val="22"/>
                <w:szCs w:val="22"/>
              </w:rPr>
              <w:t>开票纳税人识别号/统一社会信用代码</w:t>
            </w:r>
          </w:p>
        </w:tc>
      </w:tr>
    </w:tbl>
    <w:p w14:paraId="72D9B2B4">
      <w:pPr>
        <w:pStyle w:val="5"/>
        <w:rPr>
          <w:rFonts w:hint="default" w:ascii="Times New Roman" w:hAnsi="Times New Roman" w:cs="Times New Roman"/>
        </w:rPr>
      </w:pPr>
      <w:bookmarkStart w:id="324" w:name="_Toc20595"/>
      <w:bookmarkStart w:id="325" w:name="_Toc1045"/>
      <w:bookmarkStart w:id="326" w:name="_Toc15053"/>
      <w:r>
        <w:rPr>
          <w:rFonts w:hint="default" w:ascii="Times New Roman" w:hAnsi="Times New Roman" w:cs="Times New Roman"/>
        </w:rPr>
        <w:t>5.3请求报文示例</w:t>
      </w:r>
      <w:bookmarkEnd w:id="324"/>
      <w:bookmarkEnd w:id="325"/>
      <w:bookmarkEnd w:id="32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2AE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CE907C0">
            <w:pPr>
              <w:pStyle w:val="6"/>
              <w:bidi w:val="0"/>
              <w:rPr>
                <w:rFonts w:hint="default" w:ascii="Times New Roman" w:hAnsi="Times New Roman" w:cs="Times New Roman"/>
              </w:rPr>
            </w:pPr>
            <w:r>
              <w:rPr>
                <w:rFonts w:hint="default" w:ascii="Times New Roman" w:hAnsi="Times New Roman" w:cs="Times New Roman"/>
              </w:rPr>
              <w:t>{</w:t>
            </w:r>
          </w:p>
          <w:p w14:paraId="4097A89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"nsrsbh": "纳税人识别号/统一社会信用代码"</w:t>
            </w:r>
          </w:p>
          <w:p w14:paraId="36D46C7C">
            <w:pPr>
              <w:pStyle w:val="6"/>
              <w:bidi w:val="0"/>
              <w:rPr>
                <w:rFonts w:hint="default" w:ascii="Times New Roman" w:hAnsi="Times New Roman" w:cs="Times New Roman"/>
              </w:rPr>
            </w:pPr>
            <w:r>
              <w:rPr>
                <w:rFonts w:hint="default" w:ascii="Times New Roman" w:hAnsi="Times New Roman" w:cs="Times New Roman"/>
              </w:rPr>
              <w:t>}</w:t>
            </w:r>
          </w:p>
        </w:tc>
      </w:tr>
    </w:tbl>
    <w:p w14:paraId="3246C203">
      <w:pPr>
        <w:pStyle w:val="5"/>
        <w:rPr>
          <w:rFonts w:hint="default" w:ascii="Times New Roman" w:hAnsi="Times New Roman" w:cs="Times New Roman"/>
        </w:rPr>
      </w:pPr>
      <w:bookmarkStart w:id="327" w:name="_Toc14762"/>
      <w:bookmarkStart w:id="328" w:name="_Toc25087"/>
      <w:bookmarkStart w:id="329" w:name="_Toc32197"/>
      <w:r>
        <w:rPr>
          <w:rFonts w:hint="default" w:ascii="Times New Roman" w:hAnsi="Times New Roman" w:cs="Times New Roman"/>
        </w:rPr>
        <w:t>5.4返回参数</w:t>
      </w:r>
      <w:bookmarkEnd w:id="327"/>
      <w:bookmarkEnd w:id="328"/>
      <w:bookmarkEnd w:id="32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AC4FFA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83B64B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46F33E6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D1A8F6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A15FC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28F629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157F5A4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6012E17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0FE797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F8D1D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6CAE183C">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3CBF9DB4">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1A6EF412">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rPr>
              <w:t>varchar</w:t>
            </w:r>
          </w:p>
        </w:tc>
        <w:tc>
          <w:tcPr>
            <w:tcW w:w="709" w:type="dxa"/>
            <w:noWrap w:val="0"/>
            <w:vAlign w:val="center"/>
          </w:tcPr>
          <w:p w14:paraId="292E8FA8">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4A3CEEE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F02043D">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1FD93A83">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4F7C16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F56388">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C40DA6F">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4C855BC7">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5215F5F6">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rPr>
              <w:t>varchar</w:t>
            </w:r>
          </w:p>
        </w:tc>
        <w:tc>
          <w:tcPr>
            <w:tcW w:w="709" w:type="dxa"/>
            <w:noWrap w:val="0"/>
            <w:vAlign w:val="center"/>
          </w:tcPr>
          <w:p w14:paraId="55827567">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59CDAD0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ECFAF5E">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7A5D37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6436D4">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C9D781">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noWrap w:val="0"/>
            <w:vAlign w:val="center"/>
          </w:tcPr>
          <w:p w14:paraId="5EA6952E">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noWrap w:val="0"/>
            <w:vAlign w:val="center"/>
          </w:tcPr>
          <w:p w14:paraId="59540E1E">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noWrap w:val="0"/>
            <w:vAlign w:val="center"/>
          </w:tcPr>
          <w:p w14:paraId="58D5CD6A">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0234021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0CA0379">
            <w:pPr>
              <w:rPr>
                <w:rFonts w:hint="default" w:ascii="Times New Roman" w:hAnsi="Times New Roman" w:cs="Times New Roman"/>
                <w:sz w:val="22"/>
                <w:szCs w:val="22"/>
              </w:rPr>
            </w:pPr>
          </w:p>
        </w:tc>
      </w:tr>
      <w:tr w14:paraId="4421E0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3FCE527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820C261">
            <w:pPr>
              <w:rPr>
                <w:rFonts w:hint="default" w:ascii="Times New Roman" w:hAnsi="Times New Roman" w:cs="Times New Roman"/>
                <w:sz w:val="22"/>
                <w:szCs w:val="22"/>
              </w:rPr>
            </w:pPr>
            <w:r>
              <w:rPr>
                <w:rFonts w:hint="default" w:ascii="Times New Roman" w:hAnsi="Times New Roman" w:cs="Times New Roman"/>
                <w:sz w:val="22"/>
                <w:szCs w:val="22"/>
              </w:rPr>
              <w:t>fxnsrlx</w:t>
            </w:r>
          </w:p>
        </w:tc>
        <w:tc>
          <w:tcPr>
            <w:tcW w:w="1843" w:type="dxa"/>
            <w:noWrap w:val="0"/>
            <w:vAlign w:val="center"/>
          </w:tcPr>
          <w:p w14:paraId="04805F4A">
            <w:pPr>
              <w:rPr>
                <w:rFonts w:hint="default" w:ascii="Times New Roman" w:hAnsi="Times New Roman" w:cs="Times New Roman"/>
                <w:sz w:val="22"/>
                <w:szCs w:val="22"/>
              </w:rPr>
            </w:pPr>
            <w:r>
              <w:rPr>
                <w:rFonts w:hint="default" w:ascii="Times New Roman" w:hAnsi="Times New Roman" w:cs="Times New Roman"/>
                <w:sz w:val="22"/>
                <w:szCs w:val="22"/>
              </w:rPr>
              <w:t>风险纳税人类型</w:t>
            </w:r>
          </w:p>
        </w:tc>
        <w:tc>
          <w:tcPr>
            <w:tcW w:w="1276" w:type="dxa"/>
            <w:noWrap w:val="0"/>
            <w:vAlign w:val="center"/>
          </w:tcPr>
          <w:p w14:paraId="2B7CA7D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19FBD214">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11D8368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6184747">
            <w:pPr>
              <w:rPr>
                <w:rFonts w:hint="default" w:ascii="Times New Roman" w:hAnsi="Times New Roman" w:cs="Times New Roman"/>
                <w:sz w:val="22"/>
                <w:szCs w:val="22"/>
              </w:rPr>
            </w:pPr>
            <w:r>
              <w:rPr>
                <w:rFonts w:hint="default" w:ascii="Times New Roman" w:hAnsi="Times New Roman" w:cs="Times New Roman"/>
                <w:sz w:val="22"/>
                <w:szCs w:val="22"/>
              </w:rPr>
              <w:t>空：非风险纳税人</w:t>
            </w:r>
          </w:p>
          <w:p w14:paraId="0096EA99">
            <w:pPr>
              <w:rPr>
                <w:rFonts w:hint="default" w:ascii="Times New Roman" w:hAnsi="Times New Roman" w:cs="Times New Roman"/>
                <w:sz w:val="22"/>
                <w:szCs w:val="22"/>
              </w:rPr>
            </w:pPr>
            <w:r>
              <w:rPr>
                <w:rFonts w:hint="default" w:ascii="Times New Roman" w:hAnsi="Times New Roman" w:cs="Times New Roman"/>
                <w:sz w:val="22"/>
                <w:szCs w:val="22"/>
              </w:rPr>
              <w:t>01：Ⅰ类（高风险）纳税人</w:t>
            </w:r>
          </w:p>
          <w:p w14:paraId="1F5B1C4B">
            <w:pPr>
              <w:rPr>
                <w:rFonts w:hint="default" w:ascii="Times New Roman" w:hAnsi="Times New Roman" w:cs="Times New Roman"/>
                <w:sz w:val="22"/>
                <w:szCs w:val="22"/>
              </w:rPr>
            </w:pPr>
            <w:r>
              <w:rPr>
                <w:rFonts w:hint="default" w:ascii="Times New Roman" w:hAnsi="Times New Roman" w:cs="Times New Roman"/>
                <w:sz w:val="22"/>
                <w:szCs w:val="22"/>
              </w:rPr>
              <w:t>02：Ⅱ类（中风险）纳税人</w:t>
            </w:r>
          </w:p>
          <w:p w14:paraId="1616364E">
            <w:pPr>
              <w:rPr>
                <w:rFonts w:hint="default" w:ascii="Times New Roman" w:hAnsi="Times New Roman" w:cs="Times New Roman"/>
                <w:sz w:val="22"/>
                <w:szCs w:val="22"/>
              </w:rPr>
            </w:pPr>
            <w:r>
              <w:rPr>
                <w:rFonts w:hint="default" w:ascii="Times New Roman" w:hAnsi="Times New Roman" w:cs="Times New Roman"/>
                <w:sz w:val="22"/>
                <w:szCs w:val="22"/>
              </w:rPr>
              <w:t>03：Ⅲ类（低风险）纳税人</w:t>
            </w:r>
          </w:p>
          <w:p w14:paraId="5CDDAB9F">
            <w:pPr>
              <w:rPr>
                <w:rFonts w:hint="default" w:ascii="Times New Roman" w:hAnsi="Times New Roman" w:cs="Times New Roman"/>
                <w:sz w:val="22"/>
                <w:szCs w:val="22"/>
              </w:rPr>
            </w:pPr>
            <w:r>
              <w:rPr>
                <w:rFonts w:hint="default" w:ascii="Times New Roman" w:hAnsi="Times New Roman" w:cs="Times New Roman"/>
                <w:sz w:val="22"/>
                <w:szCs w:val="22"/>
              </w:rPr>
              <w:t>04：Ⅳ类（无风险）纳税人</w:t>
            </w:r>
          </w:p>
        </w:tc>
      </w:tr>
      <w:tr w14:paraId="58C7838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0A187BE">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FD073F3">
            <w:pPr>
              <w:rPr>
                <w:rFonts w:hint="default" w:ascii="Times New Roman" w:hAnsi="Times New Roman" w:cs="Times New Roman"/>
                <w:sz w:val="22"/>
                <w:szCs w:val="22"/>
              </w:rPr>
            </w:pPr>
            <w:r>
              <w:rPr>
                <w:rFonts w:hint="default" w:ascii="Times New Roman" w:hAnsi="Times New Roman" w:cs="Times New Roman"/>
                <w:sz w:val="22"/>
                <w:szCs w:val="22"/>
              </w:rPr>
              <w:t>nsrxydj</w:t>
            </w:r>
          </w:p>
        </w:tc>
        <w:tc>
          <w:tcPr>
            <w:tcW w:w="1843" w:type="dxa"/>
            <w:noWrap w:val="0"/>
            <w:vAlign w:val="center"/>
          </w:tcPr>
          <w:p w14:paraId="4E24DB6B">
            <w:pPr>
              <w:rPr>
                <w:rFonts w:hint="default" w:ascii="Times New Roman" w:hAnsi="Times New Roman" w:cs="Times New Roman"/>
                <w:sz w:val="22"/>
                <w:szCs w:val="22"/>
              </w:rPr>
            </w:pPr>
            <w:r>
              <w:rPr>
                <w:rFonts w:hint="default" w:ascii="Times New Roman" w:hAnsi="Times New Roman" w:cs="Times New Roman"/>
                <w:sz w:val="22"/>
                <w:szCs w:val="22"/>
              </w:rPr>
              <w:t>纳税人信用等级</w:t>
            </w:r>
          </w:p>
        </w:tc>
        <w:tc>
          <w:tcPr>
            <w:tcW w:w="1276" w:type="dxa"/>
            <w:noWrap w:val="0"/>
            <w:vAlign w:val="center"/>
          </w:tcPr>
          <w:p w14:paraId="432BD23F">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B8D63FD">
            <w:pPr>
              <w:jc w:val="center"/>
              <w:rPr>
                <w:rFonts w:hint="default" w:ascii="Times New Roman" w:hAnsi="Times New Roman" w:cs="Times New Roman"/>
                <w:sz w:val="22"/>
                <w:szCs w:val="22"/>
              </w:rPr>
            </w:pPr>
            <w:r>
              <w:rPr>
                <w:rFonts w:hint="default" w:ascii="Times New Roman" w:hAnsi="Times New Roman" w:cs="Times New Roman"/>
                <w:kern w:val="0"/>
                <w:szCs w:val="21"/>
              </w:rPr>
              <w:t>20</w:t>
            </w:r>
          </w:p>
        </w:tc>
        <w:tc>
          <w:tcPr>
            <w:tcW w:w="708" w:type="dxa"/>
            <w:noWrap w:val="0"/>
            <w:vAlign w:val="center"/>
          </w:tcPr>
          <w:p w14:paraId="02068D2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583107E">
            <w:pPr>
              <w:rPr>
                <w:rFonts w:hint="default" w:ascii="Times New Roman" w:hAnsi="Times New Roman" w:cs="Times New Roman"/>
                <w:sz w:val="22"/>
                <w:szCs w:val="22"/>
              </w:rPr>
            </w:pPr>
            <w:r>
              <w:rPr>
                <w:rFonts w:hint="default" w:ascii="Times New Roman" w:hAnsi="Times New Roman" w:cs="Times New Roman"/>
                <w:sz w:val="22"/>
                <w:szCs w:val="22"/>
              </w:rPr>
              <w:t>A</w:t>
            </w:r>
          </w:p>
          <w:p w14:paraId="25FD35A7">
            <w:pPr>
              <w:rPr>
                <w:rFonts w:hint="default" w:ascii="Times New Roman" w:hAnsi="Times New Roman" w:cs="Times New Roman"/>
                <w:sz w:val="22"/>
                <w:szCs w:val="22"/>
              </w:rPr>
            </w:pPr>
            <w:r>
              <w:rPr>
                <w:rFonts w:hint="default" w:ascii="Times New Roman" w:hAnsi="Times New Roman" w:cs="Times New Roman"/>
                <w:sz w:val="22"/>
                <w:szCs w:val="22"/>
              </w:rPr>
              <w:t>B</w:t>
            </w:r>
          </w:p>
          <w:p w14:paraId="5BCB1ECF">
            <w:pPr>
              <w:rPr>
                <w:rFonts w:hint="default" w:ascii="Times New Roman" w:hAnsi="Times New Roman" w:cs="Times New Roman"/>
                <w:sz w:val="22"/>
                <w:szCs w:val="22"/>
              </w:rPr>
            </w:pPr>
            <w:r>
              <w:rPr>
                <w:rFonts w:hint="default" w:ascii="Times New Roman" w:hAnsi="Times New Roman" w:cs="Times New Roman"/>
                <w:sz w:val="22"/>
                <w:szCs w:val="22"/>
              </w:rPr>
              <w:t>C</w:t>
            </w:r>
          </w:p>
          <w:p w14:paraId="17C9C26C">
            <w:pPr>
              <w:rPr>
                <w:rFonts w:hint="default" w:ascii="Times New Roman" w:hAnsi="Times New Roman" w:cs="Times New Roman"/>
                <w:sz w:val="22"/>
                <w:szCs w:val="22"/>
              </w:rPr>
            </w:pPr>
            <w:r>
              <w:rPr>
                <w:rFonts w:hint="default" w:ascii="Times New Roman" w:hAnsi="Times New Roman" w:cs="Times New Roman"/>
                <w:sz w:val="22"/>
                <w:szCs w:val="22"/>
              </w:rPr>
              <w:t>D</w:t>
            </w:r>
          </w:p>
          <w:p w14:paraId="788BC015">
            <w:pPr>
              <w:rPr>
                <w:rFonts w:hint="default" w:ascii="Times New Roman" w:hAnsi="Times New Roman" w:cs="Times New Roman"/>
                <w:sz w:val="22"/>
                <w:szCs w:val="22"/>
              </w:rPr>
            </w:pPr>
            <w:r>
              <w:rPr>
                <w:rFonts w:hint="default" w:ascii="Times New Roman" w:hAnsi="Times New Roman" w:cs="Times New Roman"/>
                <w:sz w:val="22"/>
                <w:szCs w:val="22"/>
              </w:rPr>
              <w:t>M</w:t>
            </w:r>
          </w:p>
        </w:tc>
      </w:tr>
      <w:tr w14:paraId="730BEE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6F18E8">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70C04057">
            <w:pPr>
              <w:rPr>
                <w:rFonts w:hint="default" w:ascii="Times New Roman" w:hAnsi="Times New Roman" w:cs="Times New Roman"/>
                <w:sz w:val="22"/>
                <w:szCs w:val="22"/>
              </w:rPr>
            </w:pPr>
            <w:r>
              <w:rPr>
                <w:rFonts w:hint="default" w:ascii="Times New Roman" w:hAnsi="Times New Roman" w:cs="Times New Roman"/>
                <w:sz w:val="22"/>
                <w:szCs w:val="22"/>
              </w:rPr>
              <w:t>nsryjjb</w:t>
            </w:r>
          </w:p>
        </w:tc>
        <w:tc>
          <w:tcPr>
            <w:tcW w:w="1843" w:type="dxa"/>
            <w:noWrap w:val="0"/>
            <w:vAlign w:val="center"/>
          </w:tcPr>
          <w:p w14:paraId="6D542E7E">
            <w:pPr>
              <w:rPr>
                <w:rFonts w:hint="default" w:ascii="Times New Roman" w:hAnsi="Times New Roman" w:cs="Times New Roman"/>
                <w:sz w:val="22"/>
                <w:szCs w:val="22"/>
              </w:rPr>
            </w:pPr>
            <w:r>
              <w:rPr>
                <w:rFonts w:hint="default" w:ascii="Times New Roman" w:hAnsi="Times New Roman" w:cs="Times New Roman"/>
                <w:sz w:val="22"/>
                <w:szCs w:val="22"/>
              </w:rPr>
              <w:t>纳税人预警级别</w:t>
            </w:r>
          </w:p>
        </w:tc>
        <w:tc>
          <w:tcPr>
            <w:tcW w:w="1276" w:type="dxa"/>
            <w:noWrap w:val="0"/>
            <w:vAlign w:val="center"/>
          </w:tcPr>
          <w:p w14:paraId="15EE215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B5DFCA6">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6662B85B">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45E66AD">
            <w:pPr>
              <w:rPr>
                <w:rFonts w:hint="default" w:ascii="Times New Roman" w:hAnsi="Times New Roman" w:cs="Times New Roman"/>
                <w:sz w:val="22"/>
                <w:szCs w:val="22"/>
              </w:rPr>
            </w:pPr>
            <w:r>
              <w:rPr>
                <w:rFonts w:hint="default" w:ascii="Times New Roman" w:hAnsi="Times New Roman" w:cs="Times New Roman"/>
                <w:sz w:val="22"/>
                <w:szCs w:val="22"/>
              </w:rPr>
              <w:t>空：无预警</w:t>
            </w:r>
          </w:p>
          <w:p w14:paraId="2C9F5A9C">
            <w:pPr>
              <w:rPr>
                <w:rFonts w:hint="default" w:ascii="Times New Roman" w:hAnsi="Times New Roman" w:cs="Times New Roman"/>
                <w:sz w:val="22"/>
                <w:szCs w:val="22"/>
              </w:rPr>
            </w:pPr>
            <w:r>
              <w:rPr>
                <w:rFonts w:hint="default" w:ascii="Times New Roman" w:hAnsi="Times New Roman" w:cs="Times New Roman"/>
                <w:sz w:val="22"/>
                <w:szCs w:val="22"/>
              </w:rPr>
              <w:t>01：红色预警</w:t>
            </w:r>
          </w:p>
          <w:p w14:paraId="4E88B9CF">
            <w:pPr>
              <w:rPr>
                <w:rFonts w:hint="default" w:ascii="Times New Roman" w:hAnsi="Times New Roman" w:cs="Times New Roman"/>
                <w:sz w:val="22"/>
                <w:szCs w:val="22"/>
              </w:rPr>
            </w:pPr>
            <w:r>
              <w:rPr>
                <w:rFonts w:hint="default" w:ascii="Times New Roman" w:hAnsi="Times New Roman" w:cs="Times New Roman"/>
                <w:sz w:val="22"/>
                <w:szCs w:val="22"/>
              </w:rPr>
              <w:t>02：黄色预警</w:t>
            </w:r>
          </w:p>
          <w:p w14:paraId="1B628A44">
            <w:pPr>
              <w:rPr>
                <w:rFonts w:hint="default" w:ascii="Times New Roman" w:hAnsi="Times New Roman" w:cs="Times New Roman"/>
                <w:sz w:val="22"/>
                <w:szCs w:val="22"/>
              </w:rPr>
            </w:pPr>
            <w:r>
              <w:rPr>
                <w:rFonts w:hint="default" w:ascii="Times New Roman" w:hAnsi="Times New Roman" w:cs="Times New Roman"/>
                <w:sz w:val="22"/>
                <w:szCs w:val="22"/>
              </w:rPr>
              <w:t>03：蓝色预警</w:t>
            </w:r>
          </w:p>
        </w:tc>
      </w:tr>
      <w:tr w14:paraId="2BA193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7E1A0B">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2D544595">
            <w:pPr>
              <w:rPr>
                <w:rFonts w:hint="default" w:ascii="Times New Roman" w:hAnsi="Times New Roman" w:cs="Times New Roman"/>
                <w:sz w:val="22"/>
                <w:szCs w:val="22"/>
              </w:rPr>
            </w:pPr>
            <w:r>
              <w:rPr>
                <w:rFonts w:hint="default" w:ascii="Times New Roman" w:hAnsi="Times New Roman" w:cs="Times New Roman"/>
                <w:sz w:val="22"/>
                <w:szCs w:val="22"/>
              </w:rPr>
              <w:t>fxnsrbz</w:t>
            </w:r>
          </w:p>
        </w:tc>
        <w:tc>
          <w:tcPr>
            <w:tcW w:w="1843" w:type="dxa"/>
            <w:noWrap w:val="0"/>
            <w:vAlign w:val="center"/>
          </w:tcPr>
          <w:p w14:paraId="6421F564">
            <w:pPr>
              <w:rPr>
                <w:rFonts w:hint="default" w:ascii="Times New Roman" w:hAnsi="Times New Roman" w:cs="Times New Roman"/>
                <w:sz w:val="22"/>
                <w:szCs w:val="22"/>
              </w:rPr>
            </w:pPr>
            <w:r>
              <w:rPr>
                <w:rFonts w:hint="default" w:ascii="Times New Roman" w:hAnsi="Times New Roman" w:cs="Times New Roman"/>
                <w:sz w:val="22"/>
                <w:szCs w:val="22"/>
              </w:rPr>
              <w:t>风险纳税人标志</w:t>
            </w:r>
          </w:p>
        </w:tc>
        <w:tc>
          <w:tcPr>
            <w:tcW w:w="1276" w:type="dxa"/>
            <w:noWrap w:val="0"/>
            <w:vAlign w:val="center"/>
          </w:tcPr>
          <w:p w14:paraId="003B900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392CE48A">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1C9B745A">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44AAECD">
            <w:pPr>
              <w:rPr>
                <w:rFonts w:hint="default" w:ascii="Times New Roman" w:hAnsi="Times New Roman" w:cs="Times New Roman"/>
                <w:sz w:val="22"/>
                <w:szCs w:val="22"/>
              </w:rPr>
            </w:pPr>
            <w:r>
              <w:rPr>
                <w:rFonts w:hint="default" w:ascii="Times New Roman" w:hAnsi="Times New Roman" w:cs="Times New Roman"/>
                <w:sz w:val="22"/>
                <w:szCs w:val="22"/>
              </w:rPr>
              <w:t>Y：风险纳税人N：正常纳税人</w:t>
            </w:r>
          </w:p>
        </w:tc>
      </w:tr>
    </w:tbl>
    <w:p w14:paraId="58ACEC38">
      <w:pPr>
        <w:pStyle w:val="5"/>
        <w:rPr>
          <w:rFonts w:hint="default" w:ascii="Times New Roman" w:hAnsi="Times New Roman" w:cs="Times New Roman"/>
        </w:rPr>
      </w:pPr>
      <w:bookmarkStart w:id="330" w:name="_Toc19547"/>
      <w:bookmarkStart w:id="331" w:name="_Toc22221"/>
      <w:bookmarkStart w:id="332" w:name="_Toc22685"/>
      <w:r>
        <w:rPr>
          <w:rFonts w:hint="default" w:ascii="Times New Roman" w:hAnsi="Times New Roman" w:cs="Times New Roman"/>
        </w:rPr>
        <w:t>5.5返回报文示例</w:t>
      </w:r>
      <w:bookmarkEnd w:id="330"/>
      <w:bookmarkEnd w:id="331"/>
      <w:bookmarkEnd w:id="332"/>
      <w:r>
        <w:rPr>
          <w:rFonts w:hint="default" w:ascii="Times New Roman" w:hAnsi="Times New Roman" w:cs="Times New Roman"/>
        </w:rPr>
        <w:t xml:space="preserve"> </w:t>
      </w:r>
    </w:p>
    <w:p w14:paraId="223C7DB7">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6C7A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AABD783">
            <w:pPr>
              <w:pStyle w:val="6"/>
              <w:bidi w:val="0"/>
              <w:rPr>
                <w:rFonts w:hint="default" w:ascii="Times New Roman" w:hAnsi="Times New Roman" w:cs="Times New Roman"/>
              </w:rPr>
            </w:pPr>
            <w:r>
              <w:rPr>
                <w:rFonts w:hint="default" w:ascii="Times New Roman" w:hAnsi="Times New Roman" w:cs="Times New Roman"/>
              </w:rPr>
              <w:t>{</w:t>
            </w:r>
          </w:p>
          <w:p w14:paraId="0131339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7F5303B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18C4250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w:t>
            </w:r>
          </w:p>
          <w:p w14:paraId="0E219F1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00B385B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47392AB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"nsrsbh": "纳税人识别号/统一社会信用代码",</w:t>
            </w:r>
          </w:p>
          <w:p w14:paraId="3F5250A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"fxnsrlx": "风险纳税人类型",</w:t>
            </w:r>
          </w:p>
          <w:p w14:paraId="0724D31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"nsrxydj": "纳税人信用等级",</w:t>
            </w:r>
          </w:p>
          <w:p w14:paraId="7A01670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"nsryjjb": "纳税人预警级别",</w:t>
            </w:r>
          </w:p>
          <w:p w14:paraId="5F6C335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"fxnsrbz": "风险纳税人标志"</w:t>
            </w:r>
          </w:p>
          <w:p w14:paraId="1F68918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19BA5C5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63244C71">
            <w:pPr>
              <w:pStyle w:val="6"/>
              <w:bidi w:val="0"/>
              <w:rPr>
                <w:rFonts w:hint="default" w:ascii="Times New Roman" w:hAnsi="Times New Roman" w:cs="Times New Roman"/>
              </w:rPr>
            </w:pPr>
            <w:r>
              <w:rPr>
                <w:rFonts w:hint="default" w:ascii="Times New Roman" w:hAnsi="Times New Roman" w:cs="Times New Roman"/>
              </w:rPr>
              <w:t>}</w:t>
            </w:r>
          </w:p>
        </w:tc>
      </w:tr>
    </w:tbl>
    <w:p w14:paraId="5F1C8825">
      <w:pPr>
        <w:pStyle w:val="6"/>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14B05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1A2401A">
            <w:pPr>
              <w:pStyle w:val="6"/>
              <w:bidi w:val="0"/>
              <w:rPr>
                <w:rFonts w:hint="default" w:ascii="Times New Roman" w:hAnsi="Times New Roman" w:cs="Times New Roman"/>
              </w:rPr>
            </w:pPr>
            <w:r>
              <w:rPr>
                <w:rFonts w:hint="default" w:ascii="Times New Roman" w:hAnsi="Times New Roman" w:cs="Times New Roman"/>
              </w:rPr>
              <w:t>{</w:t>
            </w:r>
          </w:p>
          <w:p w14:paraId="2ABFF2E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44438FF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6C377BA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2BC371F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51094BB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14D9B131">
            <w:pPr>
              <w:pStyle w:val="6"/>
              <w:bidi w:val="0"/>
              <w:rPr>
                <w:rFonts w:hint="default" w:ascii="Times New Roman" w:hAnsi="Times New Roman" w:cs="Times New Roman"/>
              </w:rPr>
            </w:pPr>
            <w:r>
              <w:rPr>
                <w:rFonts w:hint="default" w:ascii="Times New Roman" w:hAnsi="Times New Roman" w:cs="Times New Roman"/>
              </w:rPr>
              <w:t>}</w:t>
            </w:r>
          </w:p>
          <w:p w14:paraId="27F2D9F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DED6ACC">
            <w:pPr>
              <w:pStyle w:val="6"/>
              <w:bidi w:val="0"/>
              <w:rPr>
                <w:rFonts w:hint="default" w:ascii="Times New Roman" w:hAnsi="Times New Roman" w:cs="Times New Roman"/>
              </w:rPr>
            </w:pPr>
            <w:r>
              <w:rPr>
                <w:rFonts w:hint="default" w:ascii="Times New Roman" w:hAnsi="Times New Roman" w:cs="Times New Roman"/>
              </w:rPr>
              <w:t>}</w:t>
            </w:r>
          </w:p>
        </w:tc>
      </w:tr>
    </w:tbl>
    <w:p w14:paraId="3D1054BB">
      <w:pPr>
        <w:pStyle w:val="4"/>
        <w:widowControl/>
        <w:spacing w:beforeAutospacing="0" w:afterAutospacing="0" w:line="408" w:lineRule="auto"/>
        <w:rPr>
          <w:rFonts w:hint="default" w:ascii="Times New Roman" w:hAnsi="Times New Roman" w:cs="Times New Roman"/>
          <w:sz w:val="28"/>
          <w:szCs w:val="28"/>
        </w:rPr>
      </w:pPr>
      <w:bookmarkStart w:id="333" w:name="_Toc2046"/>
      <w:bookmarkStart w:id="334" w:name="_Toc22225"/>
      <w:bookmarkStart w:id="335" w:name="_Toc11678"/>
      <w:bookmarkStart w:id="336" w:name="_Toc18493"/>
      <w:r>
        <w:rPr>
          <w:rFonts w:hint="default" w:ascii="Times New Roman" w:hAnsi="Times New Roman" w:cs="Times New Roman"/>
          <w:sz w:val="28"/>
          <w:szCs w:val="28"/>
        </w:rPr>
        <w:t>6.查询纳税人基本信息</w:t>
      </w:r>
      <w:bookmarkEnd w:id="333"/>
      <w:bookmarkEnd w:id="334"/>
      <w:bookmarkEnd w:id="335"/>
      <w:bookmarkEnd w:id="336"/>
    </w:p>
    <w:p w14:paraId="31F15A7F">
      <w:pPr>
        <w:pStyle w:val="5"/>
        <w:rPr>
          <w:rFonts w:hint="default" w:ascii="Times New Roman" w:hAnsi="Times New Roman" w:cs="Times New Roman"/>
        </w:rPr>
      </w:pPr>
      <w:bookmarkStart w:id="337" w:name="_Toc25042"/>
      <w:bookmarkStart w:id="338" w:name="_Toc15538"/>
      <w:bookmarkStart w:id="339" w:name="_Toc10298"/>
      <w:r>
        <w:rPr>
          <w:rFonts w:hint="default" w:ascii="Times New Roman" w:hAnsi="Times New Roman" w:cs="Times New Roman"/>
        </w:rPr>
        <w:t>6.1接口说明</w:t>
      </w:r>
      <w:bookmarkEnd w:id="337"/>
      <w:bookmarkEnd w:id="338"/>
      <w:bookmarkEnd w:id="339"/>
    </w:p>
    <w:p w14:paraId="352F33B5">
      <w:pPr>
        <w:pStyle w:val="6"/>
        <w:rPr>
          <w:rFonts w:hint="default" w:ascii="Times New Roman" w:hAnsi="Times New Roman" w:cs="Times New Roman"/>
        </w:rPr>
      </w:pPr>
      <w:r>
        <w:rPr>
          <w:rFonts w:hint="default" w:ascii="Times New Roman" w:hAnsi="Times New Roman" w:cs="Times New Roman"/>
        </w:rPr>
        <w:t>向企业提供查询纳税人基本信息的功能，企业可将查询的基本信息，包括生产经营信息、税务机关信息、企业性质、消费税性质等保存在本地。在开票时自校验该接口获取的纳税人基本信息是否满足开具发票的条件。</w:t>
      </w:r>
    </w:p>
    <w:p w14:paraId="3B04F605">
      <w:pPr>
        <w:pStyle w:val="6"/>
        <w:rPr>
          <w:rFonts w:hint="default" w:ascii="Times New Roman" w:hAnsi="Times New Roman" w:cs="Times New Roman"/>
        </w:rPr>
      </w:pPr>
      <w:r>
        <w:rPr>
          <w:rFonts w:hint="default" w:ascii="Times New Roman" w:hAnsi="Times New Roman" w:cs="Times New Roman"/>
        </w:rPr>
        <w:t>建议定时获取纳税人基本信息，或者在纳税人基本信息发生变更时手动触发更新。</w:t>
      </w:r>
    </w:p>
    <w:p w14:paraId="1283075F">
      <w:pPr>
        <w:pStyle w:val="5"/>
        <w:rPr>
          <w:rFonts w:hint="default" w:ascii="Times New Roman" w:hAnsi="Times New Roman" w:cs="Times New Roman"/>
        </w:rPr>
      </w:pPr>
      <w:bookmarkStart w:id="340" w:name="_Toc13965"/>
      <w:bookmarkStart w:id="341" w:name="_Toc7914"/>
      <w:bookmarkStart w:id="342" w:name="_Toc901"/>
      <w:r>
        <w:rPr>
          <w:rFonts w:hint="default" w:ascii="Times New Roman" w:hAnsi="Times New Roman" w:cs="Times New Roman"/>
        </w:rPr>
        <w:t>6.2请求参数</w:t>
      </w:r>
      <w:bookmarkEnd w:id="340"/>
      <w:bookmarkEnd w:id="341"/>
      <w:bookmarkEnd w:id="34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FFE2F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F7E2AF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1C9B1A8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78F1055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D3FEF6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20F2FAF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50ACC5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3CDA70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66573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E442DB7">
            <w:pPr>
              <w:numPr>
                <w:ilvl w:val="0"/>
                <w:numId w:val="0"/>
              </w:numPr>
              <w:ind w:leftChars="0"/>
              <w:jc w:val="center"/>
              <w:rPr>
                <w:rFonts w:hint="default" w:ascii="Times New Roman" w:hAnsi="Times New Roman" w:cs="Times New Roman"/>
                <w:szCs w:val="21"/>
                <w:lang w:val="en-US"/>
              </w:rPr>
            </w:pPr>
            <w:r>
              <w:rPr>
                <w:rFonts w:hint="default" w:ascii="Times New Roman" w:hAnsi="Times New Roman" w:cs="Times New Roman"/>
                <w:sz w:val="22"/>
                <w:szCs w:val="22"/>
                <w:lang w:val="en-US"/>
              </w:rPr>
              <w:t>1</w:t>
            </w:r>
          </w:p>
        </w:tc>
        <w:tc>
          <w:tcPr>
            <w:tcW w:w="1701" w:type="dxa"/>
            <w:tcBorders>
              <w:top w:val="single" w:color="auto" w:sz="6" w:space="0"/>
            </w:tcBorders>
            <w:noWrap w:val="0"/>
            <w:vAlign w:val="center"/>
          </w:tcPr>
          <w:p w14:paraId="42A0043C">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tcBorders>
              <w:top w:val="single" w:color="auto" w:sz="6" w:space="0"/>
            </w:tcBorders>
            <w:noWrap w:val="0"/>
            <w:vAlign w:val="center"/>
          </w:tcPr>
          <w:p w14:paraId="73E7017D">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tcBorders>
              <w:top w:val="single" w:color="auto" w:sz="6" w:space="0"/>
            </w:tcBorders>
            <w:noWrap w:val="0"/>
            <w:vAlign w:val="center"/>
          </w:tcPr>
          <w:p w14:paraId="753E0CD8">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lang w:bidi="ar"/>
              </w:rPr>
              <w:t>varchar</w:t>
            </w:r>
          </w:p>
        </w:tc>
        <w:tc>
          <w:tcPr>
            <w:tcW w:w="709" w:type="dxa"/>
            <w:tcBorders>
              <w:top w:val="single" w:color="auto" w:sz="6" w:space="0"/>
            </w:tcBorders>
            <w:noWrap w:val="0"/>
            <w:vAlign w:val="center"/>
          </w:tcPr>
          <w:p w14:paraId="0B25D6EA">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45AA7E3A">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46B52560">
            <w:pPr>
              <w:rPr>
                <w:rFonts w:hint="default" w:ascii="Times New Roman" w:hAnsi="Times New Roman" w:cs="Times New Roman"/>
                <w:b/>
                <w:bCs/>
                <w:sz w:val="22"/>
                <w:szCs w:val="22"/>
              </w:rPr>
            </w:pPr>
            <w:r>
              <w:rPr>
                <w:rFonts w:hint="default" w:ascii="Times New Roman" w:hAnsi="Times New Roman" w:cs="Times New Roman"/>
                <w:sz w:val="22"/>
                <w:szCs w:val="22"/>
              </w:rPr>
              <w:t>开票纳税人识别号/统一社会信用代码</w:t>
            </w:r>
          </w:p>
        </w:tc>
      </w:tr>
    </w:tbl>
    <w:p w14:paraId="0BB4812A">
      <w:pPr>
        <w:pStyle w:val="5"/>
        <w:rPr>
          <w:rFonts w:hint="default" w:ascii="Times New Roman" w:hAnsi="Times New Roman" w:cs="Times New Roman"/>
        </w:rPr>
      </w:pPr>
      <w:bookmarkStart w:id="343" w:name="_Toc14295"/>
      <w:bookmarkStart w:id="344" w:name="_Toc580"/>
      <w:bookmarkStart w:id="345" w:name="_Toc21091"/>
      <w:r>
        <w:rPr>
          <w:rFonts w:hint="default" w:ascii="Times New Roman" w:hAnsi="Times New Roman" w:cs="Times New Roman"/>
        </w:rPr>
        <w:t>6.3请求报文示例</w:t>
      </w:r>
      <w:bookmarkEnd w:id="343"/>
      <w:bookmarkEnd w:id="344"/>
      <w:bookmarkEnd w:id="34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5290F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179522A">
            <w:pPr>
              <w:pStyle w:val="6"/>
              <w:bidi w:val="0"/>
              <w:rPr>
                <w:rFonts w:hint="default" w:ascii="Times New Roman" w:hAnsi="Times New Roman" w:cs="Times New Roman"/>
              </w:rPr>
            </w:pPr>
            <w:r>
              <w:rPr>
                <w:rFonts w:hint="default" w:ascii="Times New Roman" w:hAnsi="Times New Roman" w:cs="Times New Roman"/>
              </w:rPr>
              <w:t>{</w:t>
            </w:r>
          </w:p>
          <w:p w14:paraId="3E7687B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"nsrsbh": "纳税人识别号/统一社会信用代码"</w:t>
            </w:r>
          </w:p>
          <w:p w14:paraId="468CA36E">
            <w:pPr>
              <w:pStyle w:val="6"/>
              <w:bidi w:val="0"/>
              <w:rPr>
                <w:rFonts w:hint="default" w:ascii="Times New Roman" w:hAnsi="Times New Roman" w:cs="Times New Roman"/>
              </w:rPr>
            </w:pPr>
            <w:r>
              <w:rPr>
                <w:rFonts w:hint="default" w:ascii="Times New Roman" w:hAnsi="Times New Roman" w:cs="Times New Roman"/>
              </w:rPr>
              <w:t>}</w:t>
            </w:r>
          </w:p>
        </w:tc>
      </w:tr>
    </w:tbl>
    <w:p w14:paraId="2ACD8742">
      <w:pPr>
        <w:pStyle w:val="5"/>
        <w:rPr>
          <w:rFonts w:hint="default" w:ascii="Times New Roman" w:hAnsi="Times New Roman" w:cs="Times New Roman"/>
        </w:rPr>
      </w:pPr>
      <w:bookmarkStart w:id="346" w:name="_Toc11965"/>
      <w:bookmarkStart w:id="347" w:name="_Toc27118"/>
      <w:bookmarkStart w:id="348" w:name="_Toc20775"/>
      <w:r>
        <w:rPr>
          <w:rFonts w:hint="default" w:ascii="Times New Roman" w:hAnsi="Times New Roman" w:cs="Times New Roman"/>
        </w:rPr>
        <w:t>6.4返回参数</w:t>
      </w:r>
      <w:bookmarkEnd w:id="346"/>
      <w:bookmarkEnd w:id="347"/>
      <w:bookmarkEnd w:id="34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9227C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BE07CC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9D6489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70CD5C9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D15871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5B11A09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0ACEADE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971E96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1623C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694A1B">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05E8EAA2">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4C22EF2C">
            <w:pPr>
              <w:rPr>
                <w:rFonts w:hint="default" w:ascii="Times New Roman" w:hAnsi="Times New Roman" w:cs="Times New Roman"/>
              </w:rPr>
            </w:pPr>
            <w:r>
              <w:rPr>
                <w:rFonts w:hint="default" w:ascii="Times New Roman" w:hAnsi="Times New Roman" w:cs="Times New Roman"/>
                <w:sz w:val="22"/>
                <w:szCs w:val="22"/>
              </w:rPr>
              <w:t>返回码</w:t>
            </w:r>
          </w:p>
        </w:tc>
        <w:tc>
          <w:tcPr>
            <w:tcW w:w="1276" w:type="dxa"/>
            <w:noWrap w:val="0"/>
            <w:vAlign w:val="center"/>
          </w:tcPr>
          <w:p w14:paraId="2D14E38D">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24DEE174">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46C7F1ED">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A5B8AC5">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7A3CC096">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1F6A49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5F0895F">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ABFFC6C">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509D7B4E">
            <w:pPr>
              <w:rPr>
                <w:rFonts w:hint="default" w:ascii="Times New Roman" w:hAnsi="Times New Roman" w:cs="Times New Roman"/>
              </w:rPr>
            </w:pPr>
            <w:r>
              <w:rPr>
                <w:rFonts w:hint="default" w:ascii="Times New Roman" w:hAnsi="Times New Roman" w:cs="Times New Roman"/>
                <w:sz w:val="22"/>
                <w:szCs w:val="22"/>
              </w:rPr>
              <w:t>返回信息</w:t>
            </w:r>
          </w:p>
        </w:tc>
        <w:tc>
          <w:tcPr>
            <w:tcW w:w="1276" w:type="dxa"/>
            <w:noWrap w:val="0"/>
            <w:vAlign w:val="center"/>
          </w:tcPr>
          <w:p w14:paraId="4E71F9A5">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71323DF3">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0204E9CE">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615C57A">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68F128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D5272C1">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8B03FF5">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noWrap w:val="0"/>
            <w:vAlign w:val="center"/>
          </w:tcPr>
          <w:p w14:paraId="3BBCF388">
            <w:pPr>
              <w:pStyle w:val="32"/>
              <w:jc w:val="both"/>
              <w:rPr>
                <w:rFonts w:hint="default" w:ascii="Times New Roman" w:hAnsi="Times New Roman" w:cs="Times New Roman"/>
              </w:rPr>
            </w:pPr>
            <w:r>
              <w:rPr>
                <w:rFonts w:hint="default" w:ascii="Times New Roman" w:hAnsi="Times New Roman" w:cs="Times New Roman"/>
              </w:rPr>
              <w:t>纳税人识别号/统一社会信用代码</w:t>
            </w:r>
          </w:p>
        </w:tc>
        <w:tc>
          <w:tcPr>
            <w:tcW w:w="1276" w:type="dxa"/>
            <w:noWrap w:val="0"/>
            <w:vAlign w:val="center"/>
          </w:tcPr>
          <w:p w14:paraId="7347E94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7C50D2F4">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6C1AB67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576604D">
            <w:pPr>
              <w:rPr>
                <w:rFonts w:hint="default" w:ascii="Times New Roman" w:hAnsi="Times New Roman" w:cs="Times New Roman"/>
                <w:sz w:val="22"/>
                <w:szCs w:val="22"/>
              </w:rPr>
            </w:pPr>
          </w:p>
        </w:tc>
      </w:tr>
      <w:tr w14:paraId="10344FC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CF3B73">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B64E141">
            <w:pPr>
              <w:rPr>
                <w:rFonts w:hint="default" w:ascii="Times New Roman" w:hAnsi="Times New Roman" w:cs="Times New Roman"/>
                <w:sz w:val="22"/>
                <w:szCs w:val="22"/>
              </w:rPr>
            </w:pPr>
            <w:r>
              <w:rPr>
                <w:rFonts w:hint="default" w:ascii="Times New Roman" w:hAnsi="Times New Roman" w:cs="Times New Roman"/>
                <w:sz w:val="22"/>
                <w:szCs w:val="22"/>
              </w:rPr>
              <w:t>djxh</w:t>
            </w:r>
          </w:p>
        </w:tc>
        <w:tc>
          <w:tcPr>
            <w:tcW w:w="1843" w:type="dxa"/>
            <w:noWrap w:val="0"/>
            <w:vAlign w:val="center"/>
          </w:tcPr>
          <w:p w14:paraId="43574D8A">
            <w:pPr>
              <w:pStyle w:val="32"/>
              <w:jc w:val="both"/>
              <w:rPr>
                <w:rFonts w:hint="default" w:ascii="Times New Roman" w:hAnsi="Times New Roman" w:cs="Times New Roman"/>
              </w:rPr>
            </w:pPr>
            <w:r>
              <w:rPr>
                <w:rFonts w:hint="default" w:ascii="Times New Roman" w:hAnsi="Times New Roman" w:cs="Times New Roman"/>
              </w:rPr>
              <w:t>登记序号</w:t>
            </w:r>
          </w:p>
        </w:tc>
        <w:tc>
          <w:tcPr>
            <w:tcW w:w="1276" w:type="dxa"/>
            <w:noWrap w:val="0"/>
            <w:vAlign w:val="center"/>
          </w:tcPr>
          <w:p w14:paraId="5EFB8BF0">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6F150035">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7C608FD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D71F3E5">
            <w:pPr>
              <w:rPr>
                <w:rFonts w:hint="default" w:ascii="Times New Roman" w:hAnsi="Times New Roman" w:cs="Times New Roman"/>
                <w:sz w:val="22"/>
                <w:szCs w:val="22"/>
              </w:rPr>
            </w:pPr>
          </w:p>
        </w:tc>
      </w:tr>
      <w:tr w14:paraId="3B2067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6F48FC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AE8C78E">
            <w:pPr>
              <w:rPr>
                <w:rFonts w:hint="default" w:ascii="Times New Roman" w:hAnsi="Times New Roman" w:cs="Times New Roman"/>
                <w:sz w:val="22"/>
                <w:szCs w:val="22"/>
              </w:rPr>
            </w:pPr>
            <w:r>
              <w:rPr>
                <w:rFonts w:hint="default" w:ascii="Times New Roman" w:hAnsi="Times New Roman" w:cs="Times New Roman"/>
                <w:sz w:val="22"/>
                <w:szCs w:val="22"/>
              </w:rPr>
              <w:t>ssdabh</w:t>
            </w:r>
          </w:p>
        </w:tc>
        <w:tc>
          <w:tcPr>
            <w:tcW w:w="1843" w:type="dxa"/>
            <w:noWrap w:val="0"/>
            <w:vAlign w:val="center"/>
          </w:tcPr>
          <w:p w14:paraId="26B91969">
            <w:pPr>
              <w:pStyle w:val="32"/>
              <w:jc w:val="both"/>
              <w:rPr>
                <w:rFonts w:hint="default" w:ascii="Times New Roman" w:hAnsi="Times New Roman" w:cs="Times New Roman"/>
              </w:rPr>
            </w:pPr>
            <w:r>
              <w:rPr>
                <w:rFonts w:hint="default" w:ascii="Times New Roman" w:hAnsi="Times New Roman" w:cs="Times New Roman"/>
              </w:rPr>
              <w:t>税收档案编号</w:t>
            </w:r>
          </w:p>
        </w:tc>
        <w:tc>
          <w:tcPr>
            <w:tcW w:w="1276" w:type="dxa"/>
            <w:noWrap w:val="0"/>
            <w:vAlign w:val="center"/>
          </w:tcPr>
          <w:p w14:paraId="584714BC">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27DA2C88">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60DD4062">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959A47B">
            <w:pPr>
              <w:rPr>
                <w:rFonts w:hint="default" w:ascii="Times New Roman" w:hAnsi="Times New Roman" w:cs="Times New Roman"/>
                <w:sz w:val="22"/>
                <w:szCs w:val="22"/>
              </w:rPr>
            </w:pPr>
          </w:p>
        </w:tc>
      </w:tr>
      <w:tr w14:paraId="7835BB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CBB486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0B5451B8">
            <w:pPr>
              <w:rPr>
                <w:rFonts w:hint="default" w:ascii="Times New Roman" w:hAnsi="Times New Roman" w:cs="Times New Roman"/>
                <w:sz w:val="22"/>
                <w:szCs w:val="22"/>
              </w:rPr>
            </w:pPr>
            <w:r>
              <w:rPr>
                <w:rFonts w:hint="default" w:ascii="Times New Roman" w:hAnsi="Times New Roman" w:cs="Times New Roman"/>
                <w:sz w:val="22"/>
                <w:szCs w:val="22"/>
              </w:rPr>
              <w:t>nsrmc</w:t>
            </w:r>
          </w:p>
        </w:tc>
        <w:tc>
          <w:tcPr>
            <w:tcW w:w="1843" w:type="dxa"/>
            <w:noWrap w:val="0"/>
            <w:vAlign w:val="center"/>
          </w:tcPr>
          <w:p w14:paraId="1B2FB660">
            <w:pPr>
              <w:pStyle w:val="32"/>
              <w:jc w:val="both"/>
              <w:rPr>
                <w:rFonts w:hint="default" w:ascii="Times New Roman" w:hAnsi="Times New Roman" w:cs="Times New Roman"/>
              </w:rPr>
            </w:pPr>
            <w:r>
              <w:rPr>
                <w:rFonts w:hint="default" w:ascii="Times New Roman" w:hAnsi="Times New Roman" w:cs="Times New Roman"/>
              </w:rPr>
              <w:t>纳税人名称</w:t>
            </w:r>
          </w:p>
        </w:tc>
        <w:tc>
          <w:tcPr>
            <w:tcW w:w="1276" w:type="dxa"/>
            <w:noWrap w:val="0"/>
            <w:vAlign w:val="center"/>
          </w:tcPr>
          <w:p w14:paraId="7184BDA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03F57F4B">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3C506AC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DA88345">
            <w:pPr>
              <w:rPr>
                <w:rFonts w:hint="default" w:ascii="Times New Roman" w:hAnsi="Times New Roman" w:cs="Times New Roman"/>
                <w:sz w:val="22"/>
                <w:szCs w:val="22"/>
              </w:rPr>
            </w:pPr>
          </w:p>
        </w:tc>
      </w:tr>
      <w:tr w14:paraId="5D1477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37CE8ED">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C34F15F">
            <w:pPr>
              <w:rPr>
                <w:rFonts w:hint="default" w:ascii="Times New Roman" w:hAnsi="Times New Roman" w:cs="Times New Roman"/>
                <w:sz w:val="22"/>
                <w:szCs w:val="22"/>
              </w:rPr>
            </w:pPr>
            <w:r>
              <w:rPr>
                <w:rFonts w:hint="default" w:ascii="Times New Roman" w:hAnsi="Times New Roman" w:cs="Times New Roman"/>
                <w:sz w:val="22"/>
                <w:szCs w:val="22"/>
              </w:rPr>
              <w:t>nsrlx</w:t>
            </w:r>
          </w:p>
        </w:tc>
        <w:tc>
          <w:tcPr>
            <w:tcW w:w="1843" w:type="dxa"/>
            <w:noWrap w:val="0"/>
            <w:vAlign w:val="center"/>
          </w:tcPr>
          <w:p w14:paraId="7EA9932E">
            <w:pPr>
              <w:pStyle w:val="32"/>
              <w:jc w:val="both"/>
              <w:rPr>
                <w:rFonts w:hint="default" w:ascii="Times New Roman" w:hAnsi="Times New Roman" w:cs="Times New Roman"/>
              </w:rPr>
            </w:pPr>
            <w:r>
              <w:rPr>
                <w:rFonts w:hint="default" w:ascii="Times New Roman" w:hAnsi="Times New Roman" w:cs="Times New Roman"/>
              </w:rPr>
              <w:t>纳税人类型标签</w:t>
            </w:r>
          </w:p>
        </w:tc>
        <w:tc>
          <w:tcPr>
            <w:tcW w:w="1276" w:type="dxa"/>
            <w:noWrap w:val="0"/>
            <w:vAlign w:val="center"/>
          </w:tcPr>
          <w:p w14:paraId="333C0913">
            <w:pPr>
              <w:pStyle w:val="32"/>
              <w:jc w:val="center"/>
              <w:rPr>
                <w:rFonts w:hint="default" w:ascii="Times New Roman" w:hAnsi="Times New Roman" w:cs="Times New Roman"/>
              </w:rPr>
            </w:pPr>
            <w:r>
              <w:rPr>
                <w:rFonts w:hint="default" w:ascii="Times New Roman" w:hAnsi="Times New Roman" w:cs="Times New Roman"/>
              </w:rPr>
              <w:t>varchar</w:t>
            </w:r>
          </w:p>
        </w:tc>
        <w:tc>
          <w:tcPr>
            <w:tcW w:w="709" w:type="dxa"/>
            <w:noWrap w:val="0"/>
            <w:vAlign w:val="center"/>
          </w:tcPr>
          <w:p w14:paraId="1448779A">
            <w:pPr>
              <w:pStyle w:val="32"/>
              <w:jc w:val="center"/>
              <w:rPr>
                <w:rFonts w:hint="default" w:ascii="Times New Roman" w:hAnsi="Times New Roman" w:cs="Times New Roman"/>
              </w:rPr>
            </w:pPr>
            <w:r>
              <w:rPr>
                <w:rFonts w:hint="default" w:ascii="Times New Roman" w:hAnsi="Times New Roman" w:cs="Times New Roman"/>
                <w:szCs w:val="21"/>
              </w:rPr>
              <w:t>300</w:t>
            </w:r>
          </w:p>
        </w:tc>
        <w:tc>
          <w:tcPr>
            <w:tcW w:w="708" w:type="dxa"/>
            <w:noWrap w:val="0"/>
            <w:vAlign w:val="center"/>
          </w:tcPr>
          <w:p w14:paraId="69438CC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488860D">
            <w:pPr>
              <w:rPr>
                <w:rFonts w:hint="default" w:ascii="Times New Roman" w:hAnsi="Times New Roman" w:cs="Times New Roman"/>
                <w:kern w:val="0"/>
                <w:szCs w:val="21"/>
              </w:rPr>
            </w:pPr>
            <w:r>
              <w:rPr>
                <w:rFonts w:hint="default" w:ascii="Times New Roman" w:hAnsi="Times New Roman" w:cs="Times New Roman"/>
                <w:kern w:val="0"/>
                <w:szCs w:val="21"/>
              </w:rPr>
              <w:t>1：一般纳税人</w:t>
            </w:r>
          </w:p>
          <w:p w14:paraId="5DAF2CE4">
            <w:pPr>
              <w:rPr>
                <w:rFonts w:hint="default" w:ascii="Times New Roman" w:hAnsi="Times New Roman" w:cs="Times New Roman"/>
                <w:kern w:val="0"/>
                <w:szCs w:val="21"/>
              </w:rPr>
            </w:pPr>
            <w:r>
              <w:rPr>
                <w:rFonts w:hint="default" w:ascii="Times New Roman" w:hAnsi="Times New Roman" w:cs="Times New Roman"/>
                <w:kern w:val="0"/>
                <w:szCs w:val="21"/>
              </w:rPr>
              <w:t>2：小规模纳税人</w:t>
            </w:r>
          </w:p>
          <w:p w14:paraId="6F7EF403">
            <w:pPr>
              <w:rPr>
                <w:rFonts w:hint="default" w:ascii="Times New Roman" w:hAnsi="Times New Roman" w:cs="Times New Roman"/>
                <w:kern w:val="0"/>
                <w:szCs w:val="21"/>
              </w:rPr>
            </w:pPr>
            <w:r>
              <w:rPr>
                <w:rFonts w:hint="default" w:ascii="Times New Roman" w:hAnsi="Times New Roman" w:cs="Times New Roman"/>
                <w:kern w:val="0"/>
                <w:szCs w:val="21"/>
              </w:rPr>
              <w:t>3：转登记小规模纳税人</w:t>
            </w:r>
          </w:p>
          <w:p w14:paraId="72290D3F">
            <w:pPr>
              <w:rPr>
                <w:rFonts w:hint="default" w:ascii="Times New Roman" w:hAnsi="Times New Roman" w:cs="Times New Roman"/>
                <w:kern w:val="0"/>
                <w:szCs w:val="21"/>
              </w:rPr>
            </w:pPr>
            <w:r>
              <w:rPr>
                <w:rFonts w:hint="default" w:ascii="Times New Roman" w:hAnsi="Times New Roman" w:cs="Times New Roman"/>
                <w:kern w:val="0"/>
                <w:szCs w:val="21"/>
              </w:rPr>
              <w:t>4：辅导期一般纳税人</w:t>
            </w:r>
          </w:p>
          <w:p w14:paraId="4920A5D4">
            <w:pPr>
              <w:rPr>
                <w:rFonts w:hint="default" w:ascii="Times New Roman" w:hAnsi="Times New Roman" w:cs="Times New Roman"/>
                <w:kern w:val="0"/>
                <w:sz w:val="22"/>
                <w:szCs w:val="22"/>
              </w:rPr>
            </w:pPr>
            <w:r>
              <w:rPr>
                <w:rFonts w:hint="default" w:ascii="Times New Roman" w:hAnsi="Times New Roman" w:cs="Times New Roman"/>
                <w:kern w:val="0"/>
                <w:szCs w:val="21"/>
              </w:rPr>
              <w:t>5：自然人</w:t>
            </w:r>
          </w:p>
        </w:tc>
      </w:tr>
      <w:tr w14:paraId="6EED470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34ED5A">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4866DF21">
            <w:pPr>
              <w:rPr>
                <w:rFonts w:hint="default" w:ascii="Times New Roman" w:hAnsi="Times New Roman" w:cs="Times New Roman"/>
                <w:sz w:val="22"/>
                <w:szCs w:val="22"/>
              </w:rPr>
            </w:pPr>
            <w:r>
              <w:rPr>
                <w:rFonts w:hint="default" w:ascii="Times New Roman" w:hAnsi="Times New Roman" w:cs="Times New Roman"/>
                <w:sz w:val="22"/>
                <w:szCs w:val="22"/>
              </w:rPr>
              <w:t>scjydz</w:t>
            </w:r>
          </w:p>
        </w:tc>
        <w:tc>
          <w:tcPr>
            <w:tcW w:w="1843" w:type="dxa"/>
            <w:noWrap w:val="0"/>
            <w:vAlign w:val="center"/>
          </w:tcPr>
          <w:p w14:paraId="0CA6F8DD">
            <w:pPr>
              <w:pStyle w:val="32"/>
              <w:jc w:val="both"/>
              <w:rPr>
                <w:rFonts w:hint="default" w:ascii="Times New Roman" w:hAnsi="Times New Roman" w:cs="Times New Roman"/>
              </w:rPr>
            </w:pPr>
            <w:r>
              <w:rPr>
                <w:rFonts w:hint="default" w:ascii="Times New Roman" w:hAnsi="Times New Roman" w:cs="Times New Roman"/>
              </w:rPr>
              <w:t>生产经营地址</w:t>
            </w:r>
          </w:p>
        </w:tc>
        <w:tc>
          <w:tcPr>
            <w:tcW w:w="1276" w:type="dxa"/>
            <w:noWrap w:val="0"/>
            <w:vAlign w:val="center"/>
          </w:tcPr>
          <w:p w14:paraId="69AE8A2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7F555D32">
            <w:pPr>
              <w:jc w:val="center"/>
              <w:rPr>
                <w:rFonts w:hint="default" w:ascii="Times New Roman" w:hAnsi="Times New Roman" w:cs="Times New Roman"/>
                <w:sz w:val="22"/>
                <w:szCs w:val="22"/>
              </w:rPr>
            </w:pPr>
            <w:r>
              <w:rPr>
                <w:rFonts w:hint="default" w:ascii="Times New Roman" w:hAnsi="Times New Roman" w:cs="Times New Roman"/>
                <w:kern w:val="0"/>
                <w:szCs w:val="21"/>
              </w:rPr>
              <w:t>300</w:t>
            </w:r>
          </w:p>
        </w:tc>
        <w:tc>
          <w:tcPr>
            <w:tcW w:w="708" w:type="dxa"/>
            <w:noWrap w:val="0"/>
            <w:vAlign w:val="center"/>
          </w:tcPr>
          <w:p w14:paraId="58CFF23A">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86CC658">
            <w:pPr>
              <w:rPr>
                <w:rFonts w:hint="default" w:ascii="Times New Roman" w:hAnsi="Times New Roman" w:cs="Times New Roman"/>
                <w:sz w:val="22"/>
                <w:szCs w:val="22"/>
              </w:rPr>
            </w:pPr>
          </w:p>
        </w:tc>
      </w:tr>
      <w:tr w14:paraId="63A3A3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2E7518">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15D2569">
            <w:pPr>
              <w:rPr>
                <w:rFonts w:hint="default" w:ascii="Times New Roman" w:hAnsi="Times New Roman" w:cs="Times New Roman"/>
                <w:sz w:val="22"/>
                <w:szCs w:val="22"/>
              </w:rPr>
            </w:pPr>
            <w:r>
              <w:rPr>
                <w:rFonts w:hint="default" w:ascii="Times New Roman" w:hAnsi="Times New Roman" w:cs="Times New Roman"/>
                <w:sz w:val="22"/>
                <w:szCs w:val="22"/>
              </w:rPr>
              <w:t>zcdyzbm</w:t>
            </w:r>
          </w:p>
        </w:tc>
        <w:tc>
          <w:tcPr>
            <w:tcW w:w="1843" w:type="dxa"/>
            <w:noWrap w:val="0"/>
            <w:vAlign w:val="center"/>
          </w:tcPr>
          <w:p w14:paraId="61518118">
            <w:pPr>
              <w:pStyle w:val="32"/>
              <w:jc w:val="both"/>
              <w:rPr>
                <w:rFonts w:hint="default" w:ascii="Times New Roman" w:hAnsi="Times New Roman" w:cs="Times New Roman"/>
              </w:rPr>
            </w:pPr>
            <w:r>
              <w:rPr>
                <w:rFonts w:hint="default" w:ascii="Times New Roman" w:hAnsi="Times New Roman" w:cs="Times New Roman"/>
              </w:rPr>
              <w:t>注册地邮政编码</w:t>
            </w:r>
          </w:p>
        </w:tc>
        <w:tc>
          <w:tcPr>
            <w:tcW w:w="1276" w:type="dxa"/>
            <w:noWrap w:val="0"/>
            <w:vAlign w:val="center"/>
          </w:tcPr>
          <w:p w14:paraId="54658AD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18DB1FFE">
            <w:pPr>
              <w:jc w:val="center"/>
              <w:rPr>
                <w:rFonts w:hint="default" w:ascii="Times New Roman" w:hAnsi="Times New Roman" w:cs="Times New Roman"/>
                <w:sz w:val="22"/>
                <w:szCs w:val="22"/>
              </w:rPr>
            </w:pPr>
            <w:r>
              <w:rPr>
                <w:rFonts w:hint="default" w:ascii="Times New Roman" w:hAnsi="Times New Roman" w:cs="Times New Roman"/>
                <w:sz w:val="22"/>
                <w:szCs w:val="22"/>
              </w:rPr>
              <w:t>6</w:t>
            </w:r>
          </w:p>
        </w:tc>
        <w:tc>
          <w:tcPr>
            <w:tcW w:w="708" w:type="dxa"/>
            <w:noWrap w:val="0"/>
            <w:vAlign w:val="center"/>
          </w:tcPr>
          <w:p w14:paraId="34F521A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943AAE0">
            <w:pPr>
              <w:rPr>
                <w:rFonts w:hint="default" w:ascii="Times New Roman" w:hAnsi="Times New Roman" w:cs="Times New Roman"/>
                <w:sz w:val="22"/>
                <w:szCs w:val="22"/>
              </w:rPr>
            </w:pPr>
          </w:p>
        </w:tc>
      </w:tr>
      <w:tr w14:paraId="0DA6BA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7D661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80C3CB7">
            <w:pPr>
              <w:rPr>
                <w:rFonts w:hint="default" w:ascii="Times New Roman" w:hAnsi="Times New Roman" w:cs="Times New Roman"/>
                <w:sz w:val="22"/>
                <w:szCs w:val="22"/>
              </w:rPr>
            </w:pPr>
            <w:r>
              <w:rPr>
                <w:rFonts w:hint="default" w:ascii="Times New Roman" w:hAnsi="Times New Roman" w:cs="Times New Roman"/>
                <w:sz w:val="22"/>
                <w:szCs w:val="22"/>
              </w:rPr>
              <w:t>zcdlxdh</w:t>
            </w:r>
          </w:p>
        </w:tc>
        <w:tc>
          <w:tcPr>
            <w:tcW w:w="1843" w:type="dxa"/>
            <w:noWrap w:val="0"/>
            <w:vAlign w:val="center"/>
          </w:tcPr>
          <w:p w14:paraId="08F3E99A">
            <w:pPr>
              <w:pStyle w:val="32"/>
              <w:jc w:val="both"/>
              <w:rPr>
                <w:rFonts w:hint="default" w:ascii="Times New Roman" w:hAnsi="Times New Roman" w:cs="Times New Roman"/>
              </w:rPr>
            </w:pPr>
            <w:r>
              <w:rPr>
                <w:rFonts w:hint="default" w:ascii="Times New Roman" w:hAnsi="Times New Roman" w:cs="Times New Roman"/>
              </w:rPr>
              <w:t>注册地联系电话</w:t>
            </w:r>
          </w:p>
        </w:tc>
        <w:tc>
          <w:tcPr>
            <w:tcW w:w="1276" w:type="dxa"/>
            <w:noWrap w:val="0"/>
            <w:vAlign w:val="center"/>
          </w:tcPr>
          <w:p w14:paraId="3F970986">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DF330BC">
            <w:pPr>
              <w:jc w:val="center"/>
              <w:rPr>
                <w:rFonts w:hint="default" w:ascii="Times New Roman" w:hAnsi="Times New Roman" w:cs="Times New Roman"/>
                <w:sz w:val="22"/>
                <w:szCs w:val="22"/>
              </w:rPr>
            </w:pPr>
            <w:r>
              <w:rPr>
                <w:rFonts w:hint="default" w:ascii="Times New Roman" w:hAnsi="Times New Roman" w:cs="Times New Roman"/>
                <w:sz w:val="22"/>
                <w:szCs w:val="22"/>
              </w:rPr>
              <w:t>60</w:t>
            </w:r>
          </w:p>
        </w:tc>
        <w:tc>
          <w:tcPr>
            <w:tcW w:w="708" w:type="dxa"/>
            <w:noWrap w:val="0"/>
            <w:vAlign w:val="center"/>
          </w:tcPr>
          <w:p w14:paraId="38E6837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F7686AD">
            <w:pPr>
              <w:rPr>
                <w:rFonts w:hint="default" w:ascii="Times New Roman" w:hAnsi="Times New Roman" w:cs="Times New Roman"/>
                <w:sz w:val="22"/>
                <w:szCs w:val="22"/>
              </w:rPr>
            </w:pPr>
          </w:p>
        </w:tc>
      </w:tr>
      <w:tr w14:paraId="716BB0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113B0B">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A758115">
            <w:pPr>
              <w:rPr>
                <w:rFonts w:hint="default" w:ascii="Times New Roman" w:hAnsi="Times New Roman" w:cs="Times New Roman"/>
                <w:sz w:val="22"/>
                <w:szCs w:val="22"/>
              </w:rPr>
            </w:pPr>
            <w:r>
              <w:rPr>
                <w:rFonts w:hint="default" w:ascii="Times New Roman" w:hAnsi="Times New Roman" w:cs="Times New Roman"/>
                <w:sz w:val="22"/>
                <w:szCs w:val="22"/>
              </w:rPr>
              <w:t>fddbrxm</w:t>
            </w:r>
          </w:p>
        </w:tc>
        <w:tc>
          <w:tcPr>
            <w:tcW w:w="1843" w:type="dxa"/>
            <w:noWrap w:val="0"/>
            <w:vAlign w:val="center"/>
          </w:tcPr>
          <w:p w14:paraId="3BDA4B40">
            <w:pPr>
              <w:pStyle w:val="32"/>
              <w:jc w:val="both"/>
              <w:rPr>
                <w:rFonts w:hint="default" w:ascii="Times New Roman" w:hAnsi="Times New Roman" w:cs="Times New Roman"/>
              </w:rPr>
            </w:pPr>
            <w:r>
              <w:rPr>
                <w:rFonts w:hint="default" w:ascii="Times New Roman" w:hAnsi="Times New Roman" w:cs="Times New Roman"/>
              </w:rPr>
              <w:t>法人名称(法定代表人姓名</w:t>
            </w:r>
          </w:p>
        </w:tc>
        <w:tc>
          <w:tcPr>
            <w:tcW w:w="1276" w:type="dxa"/>
            <w:noWrap w:val="0"/>
            <w:vAlign w:val="center"/>
          </w:tcPr>
          <w:p w14:paraId="6BAE0541">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6C95BF3">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63B14CD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D14D42C">
            <w:pPr>
              <w:rPr>
                <w:rFonts w:hint="default" w:ascii="Times New Roman" w:hAnsi="Times New Roman" w:cs="Times New Roman"/>
                <w:sz w:val="22"/>
                <w:szCs w:val="22"/>
              </w:rPr>
            </w:pPr>
          </w:p>
        </w:tc>
      </w:tr>
      <w:tr w14:paraId="6CEFB0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197F34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52D31624">
            <w:pPr>
              <w:rPr>
                <w:rFonts w:hint="default" w:ascii="Times New Roman" w:hAnsi="Times New Roman" w:cs="Times New Roman"/>
                <w:sz w:val="22"/>
                <w:szCs w:val="22"/>
              </w:rPr>
            </w:pPr>
            <w:r>
              <w:rPr>
                <w:rFonts w:hint="default" w:ascii="Times New Roman" w:hAnsi="Times New Roman" w:cs="Times New Roman"/>
                <w:sz w:val="22"/>
                <w:szCs w:val="22"/>
              </w:rPr>
              <w:t>djzclxdm</w:t>
            </w:r>
          </w:p>
        </w:tc>
        <w:tc>
          <w:tcPr>
            <w:tcW w:w="1843" w:type="dxa"/>
            <w:noWrap w:val="0"/>
            <w:vAlign w:val="center"/>
          </w:tcPr>
          <w:p w14:paraId="24948B99">
            <w:pPr>
              <w:pStyle w:val="32"/>
              <w:jc w:val="both"/>
              <w:rPr>
                <w:rFonts w:hint="default" w:ascii="Times New Roman" w:hAnsi="Times New Roman" w:cs="Times New Roman"/>
              </w:rPr>
            </w:pPr>
            <w:r>
              <w:rPr>
                <w:rFonts w:hint="default" w:ascii="Times New Roman" w:hAnsi="Times New Roman" w:cs="Times New Roman"/>
              </w:rPr>
              <w:t>登记注册类型（国标）</w:t>
            </w:r>
          </w:p>
        </w:tc>
        <w:tc>
          <w:tcPr>
            <w:tcW w:w="1276" w:type="dxa"/>
            <w:noWrap w:val="0"/>
            <w:vAlign w:val="center"/>
          </w:tcPr>
          <w:p w14:paraId="53ECCAA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0C60058E">
            <w:pPr>
              <w:jc w:val="center"/>
              <w:rPr>
                <w:rFonts w:hint="default" w:ascii="Times New Roman" w:hAnsi="Times New Roman" w:cs="Times New Roman"/>
                <w:sz w:val="22"/>
                <w:szCs w:val="22"/>
              </w:rPr>
            </w:pPr>
            <w:r>
              <w:rPr>
                <w:rFonts w:hint="default" w:ascii="Times New Roman" w:hAnsi="Times New Roman" w:cs="Times New Roman"/>
                <w:sz w:val="22"/>
                <w:szCs w:val="22"/>
              </w:rPr>
              <w:t>3</w:t>
            </w:r>
          </w:p>
        </w:tc>
        <w:tc>
          <w:tcPr>
            <w:tcW w:w="708" w:type="dxa"/>
            <w:noWrap w:val="0"/>
            <w:vAlign w:val="center"/>
          </w:tcPr>
          <w:p w14:paraId="30D1999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DD48A77">
            <w:pPr>
              <w:rPr>
                <w:rFonts w:hint="default" w:ascii="Times New Roman" w:hAnsi="Times New Roman" w:cs="Times New Roman"/>
                <w:sz w:val="22"/>
                <w:szCs w:val="22"/>
              </w:rPr>
            </w:pPr>
          </w:p>
        </w:tc>
      </w:tr>
      <w:tr w14:paraId="360B8A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940237">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EFE2EF7">
            <w:pPr>
              <w:rPr>
                <w:rFonts w:hint="default" w:ascii="Times New Roman" w:hAnsi="Times New Roman" w:cs="Times New Roman"/>
                <w:sz w:val="22"/>
                <w:szCs w:val="22"/>
              </w:rPr>
            </w:pPr>
            <w:r>
              <w:rPr>
                <w:rFonts w:hint="default" w:ascii="Times New Roman" w:hAnsi="Times New Roman" w:cs="Times New Roman"/>
                <w:sz w:val="22"/>
                <w:szCs w:val="22"/>
              </w:rPr>
              <w:t>hydm</w:t>
            </w:r>
          </w:p>
        </w:tc>
        <w:tc>
          <w:tcPr>
            <w:tcW w:w="1843" w:type="dxa"/>
            <w:noWrap w:val="0"/>
            <w:vAlign w:val="center"/>
          </w:tcPr>
          <w:p w14:paraId="593FAF91">
            <w:pPr>
              <w:pStyle w:val="32"/>
              <w:jc w:val="both"/>
              <w:rPr>
                <w:rFonts w:hint="default" w:ascii="Times New Roman" w:hAnsi="Times New Roman" w:cs="Times New Roman"/>
              </w:rPr>
            </w:pPr>
            <w:r>
              <w:rPr>
                <w:rFonts w:hint="default" w:ascii="Times New Roman" w:hAnsi="Times New Roman" w:cs="Times New Roman"/>
              </w:rPr>
              <w:t>行业代码</w:t>
            </w:r>
          </w:p>
        </w:tc>
        <w:tc>
          <w:tcPr>
            <w:tcW w:w="1276" w:type="dxa"/>
            <w:noWrap w:val="0"/>
            <w:vAlign w:val="center"/>
          </w:tcPr>
          <w:p w14:paraId="5F49934F">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0A1BED9">
            <w:pPr>
              <w:jc w:val="center"/>
              <w:rPr>
                <w:rFonts w:hint="default" w:ascii="Times New Roman" w:hAnsi="Times New Roman" w:cs="Times New Roman"/>
                <w:sz w:val="22"/>
                <w:szCs w:val="22"/>
              </w:rPr>
            </w:pPr>
            <w:r>
              <w:rPr>
                <w:rFonts w:hint="default" w:ascii="Times New Roman" w:hAnsi="Times New Roman" w:cs="Times New Roman"/>
                <w:sz w:val="22"/>
                <w:szCs w:val="22"/>
              </w:rPr>
              <w:t>4</w:t>
            </w:r>
          </w:p>
        </w:tc>
        <w:tc>
          <w:tcPr>
            <w:tcW w:w="708" w:type="dxa"/>
            <w:noWrap w:val="0"/>
            <w:vAlign w:val="center"/>
          </w:tcPr>
          <w:p w14:paraId="3695242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2734799">
            <w:pPr>
              <w:rPr>
                <w:rFonts w:hint="default" w:ascii="Times New Roman" w:hAnsi="Times New Roman" w:cs="Times New Roman"/>
                <w:sz w:val="22"/>
                <w:szCs w:val="22"/>
              </w:rPr>
            </w:pPr>
            <w:r>
              <w:rPr>
                <w:rFonts w:hint="default" w:ascii="Times New Roman" w:hAnsi="Times New Roman" w:cs="Times New Roman"/>
                <w:kern w:val="0"/>
                <w:szCs w:val="21"/>
              </w:rPr>
              <w:t>主行业代码特定征收部门可空</w:t>
            </w:r>
          </w:p>
        </w:tc>
      </w:tr>
      <w:tr w14:paraId="188442D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78C9A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4F456613">
            <w:pPr>
              <w:rPr>
                <w:rFonts w:hint="default" w:ascii="Times New Roman" w:hAnsi="Times New Roman" w:cs="Times New Roman"/>
                <w:sz w:val="22"/>
                <w:szCs w:val="22"/>
              </w:rPr>
            </w:pPr>
            <w:r>
              <w:rPr>
                <w:rFonts w:hint="default" w:ascii="Times New Roman" w:hAnsi="Times New Roman" w:cs="Times New Roman"/>
                <w:sz w:val="22"/>
                <w:szCs w:val="22"/>
              </w:rPr>
              <w:t>qxjswjgdm</w:t>
            </w:r>
          </w:p>
        </w:tc>
        <w:tc>
          <w:tcPr>
            <w:tcW w:w="1843" w:type="dxa"/>
            <w:noWrap w:val="0"/>
            <w:vAlign w:val="center"/>
          </w:tcPr>
          <w:p w14:paraId="029BDA46">
            <w:pPr>
              <w:pStyle w:val="32"/>
              <w:jc w:val="both"/>
              <w:rPr>
                <w:rFonts w:hint="default" w:ascii="Times New Roman" w:hAnsi="Times New Roman" w:cs="Times New Roman"/>
              </w:rPr>
            </w:pPr>
            <w:r>
              <w:rPr>
                <w:rFonts w:hint="default" w:ascii="Times New Roman" w:hAnsi="Times New Roman" w:cs="Times New Roman"/>
              </w:rPr>
              <w:t>区县级税务机关代码</w:t>
            </w:r>
          </w:p>
        </w:tc>
        <w:tc>
          <w:tcPr>
            <w:tcW w:w="1276" w:type="dxa"/>
            <w:noWrap w:val="0"/>
            <w:vAlign w:val="center"/>
          </w:tcPr>
          <w:p w14:paraId="6DC051F1">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72A933B8">
            <w:pPr>
              <w:jc w:val="center"/>
              <w:rPr>
                <w:rFonts w:hint="default" w:ascii="Times New Roman" w:hAnsi="Times New Roman" w:cs="Times New Roman"/>
                <w:sz w:val="22"/>
                <w:szCs w:val="22"/>
              </w:rPr>
            </w:pPr>
            <w:r>
              <w:rPr>
                <w:rFonts w:hint="default" w:ascii="Times New Roman" w:hAnsi="Times New Roman" w:cs="Times New Roman"/>
                <w:sz w:val="22"/>
                <w:szCs w:val="22"/>
              </w:rPr>
              <w:t>11</w:t>
            </w:r>
          </w:p>
        </w:tc>
        <w:tc>
          <w:tcPr>
            <w:tcW w:w="708" w:type="dxa"/>
            <w:noWrap w:val="0"/>
            <w:vAlign w:val="center"/>
          </w:tcPr>
          <w:p w14:paraId="4F63E08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47BB677">
            <w:pPr>
              <w:rPr>
                <w:rFonts w:hint="default" w:ascii="Times New Roman" w:hAnsi="Times New Roman" w:cs="Times New Roman"/>
                <w:sz w:val="22"/>
                <w:szCs w:val="22"/>
              </w:rPr>
            </w:pPr>
          </w:p>
        </w:tc>
      </w:tr>
      <w:tr w14:paraId="0857E66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D19298">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07E8DC76">
            <w:pPr>
              <w:rPr>
                <w:rFonts w:hint="default" w:ascii="Times New Roman" w:hAnsi="Times New Roman" w:cs="Times New Roman"/>
                <w:sz w:val="22"/>
                <w:szCs w:val="22"/>
              </w:rPr>
            </w:pPr>
            <w:r>
              <w:rPr>
                <w:rFonts w:hint="default" w:ascii="Times New Roman" w:hAnsi="Times New Roman" w:cs="Times New Roman"/>
                <w:sz w:val="22"/>
                <w:szCs w:val="22"/>
              </w:rPr>
              <w:t>zgswskfjdm</w:t>
            </w:r>
          </w:p>
        </w:tc>
        <w:tc>
          <w:tcPr>
            <w:tcW w:w="1843" w:type="dxa"/>
            <w:noWrap w:val="0"/>
            <w:vAlign w:val="center"/>
          </w:tcPr>
          <w:p w14:paraId="10DF66C5">
            <w:pPr>
              <w:pStyle w:val="32"/>
              <w:jc w:val="both"/>
              <w:rPr>
                <w:rFonts w:hint="default" w:ascii="Times New Roman" w:hAnsi="Times New Roman" w:cs="Times New Roman"/>
              </w:rPr>
            </w:pPr>
            <w:r>
              <w:rPr>
                <w:rFonts w:hint="default" w:ascii="Times New Roman" w:hAnsi="Times New Roman" w:cs="Times New Roman"/>
              </w:rPr>
              <w:t>税务机关代码</w:t>
            </w:r>
          </w:p>
        </w:tc>
        <w:tc>
          <w:tcPr>
            <w:tcW w:w="1276" w:type="dxa"/>
            <w:noWrap w:val="0"/>
            <w:vAlign w:val="center"/>
          </w:tcPr>
          <w:p w14:paraId="76DBEA9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5188E628">
            <w:pPr>
              <w:jc w:val="center"/>
              <w:rPr>
                <w:rFonts w:hint="default" w:ascii="Times New Roman" w:hAnsi="Times New Roman" w:cs="Times New Roman"/>
                <w:sz w:val="22"/>
                <w:szCs w:val="22"/>
              </w:rPr>
            </w:pPr>
            <w:r>
              <w:rPr>
                <w:rFonts w:hint="default" w:ascii="Times New Roman" w:hAnsi="Times New Roman" w:cs="Times New Roman"/>
                <w:sz w:val="22"/>
                <w:szCs w:val="22"/>
              </w:rPr>
              <w:t>11</w:t>
            </w:r>
          </w:p>
        </w:tc>
        <w:tc>
          <w:tcPr>
            <w:tcW w:w="708" w:type="dxa"/>
            <w:noWrap w:val="0"/>
            <w:vAlign w:val="center"/>
          </w:tcPr>
          <w:p w14:paraId="55218F5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AD39920">
            <w:pPr>
              <w:rPr>
                <w:rFonts w:hint="default" w:ascii="Times New Roman" w:hAnsi="Times New Roman" w:cs="Times New Roman"/>
                <w:sz w:val="22"/>
                <w:szCs w:val="22"/>
              </w:rPr>
            </w:pPr>
            <w:r>
              <w:rPr>
                <w:rFonts w:hint="default" w:ascii="Times New Roman" w:hAnsi="Times New Roman" w:cs="Times New Roman"/>
                <w:kern w:val="0"/>
                <w:szCs w:val="21"/>
              </w:rPr>
              <w:t>主管税务所科分局</w:t>
            </w:r>
          </w:p>
        </w:tc>
      </w:tr>
      <w:tr w14:paraId="382FF2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101CCC">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474CEEF">
            <w:pPr>
              <w:rPr>
                <w:rFonts w:hint="default" w:ascii="Times New Roman" w:hAnsi="Times New Roman" w:cs="Times New Roman"/>
                <w:sz w:val="22"/>
                <w:szCs w:val="22"/>
              </w:rPr>
            </w:pPr>
            <w:r>
              <w:rPr>
                <w:rFonts w:hint="default" w:ascii="Times New Roman" w:hAnsi="Times New Roman" w:cs="Times New Roman"/>
                <w:sz w:val="22"/>
                <w:szCs w:val="22"/>
              </w:rPr>
              <w:t>zgswskfjmc</w:t>
            </w:r>
          </w:p>
        </w:tc>
        <w:tc>
          <w:tcPr>
            <w:tcW w:w="1843" w:type="dxa"/>
            <w:noWrap w:val="0"/>
            <w:vAlign w:val="center"/>
          </w:tcPr>
          <w:p w14:paraId="13DD1700">
            <w:pPr>
              <w:pStyle w:val="32"/>
              <w:jc w:val="both"/>
              <w:rPr>
                <w:rFonts w:hint="default" w:ascii="Times New Roman" w:hAnsi="Times New Roman" w:cs="Times New Roman"/>
              </w:rPr>
            </w:pPr>
            <w:r>
              <w:rPr>
                <w:rFonts w:hint="default" w:ascii="Times New Roman" w:hAnsi="Times New Roman" w:cs="Times New Roman"/>
              </w:rPr>
              <w:t>税务机关名称</w:t>
            </w:r>
          </w:p>
        </w:tc>
        <w:tc>
          <w:tcPr>
            <w:tcW w:w="1276" w:type="dxa"/>
            <w:noWrap w:val="0"/>
            <w:vAlign w:val="center"/>
          </w:tcPr>
          <w:p w14:paraId="79FA3F7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C2BC1CE">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3A5BFB6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C278749">
            <w:pPr>
              <w:rPr>
                <w:rFonts w:hint="default" w:ascii="Times New Roman" w:hAnsi="Times New Roman" w:cs="Times New Roman"/>
                <w:sz w:val="22"/>
                <w:szCs w:val="22"/>
              </w:rPr>
            </w:pPr>
            <w:r>
              <w:rPr>
                <w:rFonts w:hint="default" w:ascii="Times New Roman" w:hAnsi="Times New Roman" w:cs="Times New Roman"/>
                <w:kern w:val="0"/>
                <w:szCs w:val="21"/>
              </w:rPr>
              <w:t>主管税务所科分局</w:t>
            </w:r>
          </w:p>
        </w:tc>
      </w:tr>
      <w:tr w14:paraId="731C1D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342B23">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11F6D59D">
            <w:pPr>
              <w:rPr>
                <w:rFonts w:hint="default" w:ascii="Times New Roman" w:hAnsi="Times New Roman" w:cs="Times New Roman"/>
                <w:sz w:val="22"/>
                <w:szCs w:val="22"/>
              </w:rPr>
            </w:pPr>
            <w:r>
              <w:rPr>
                <w:rFonts w:hint="default" w:ascii="Times New Roman" w:hAnsi="Times New Roman" w:cs="Times New Roman"/>
                <w:sz w:val="22"/>
                <w:szCs w:val="22"/>
              </w:rPr>
              <w:t>cwfzrxm</w:t>
            </w:r>
          </w:p>
        </w:tc>
        <w:tc>
          <w:tcPr>
            <w:tcW w:w="1843" w:type="dxa"/>
            <w:noWrap w:val="0"/>
            <w:vAlign w:val="center"/>
          </w:tcPr>
          <w:p w14:paraId="45BDEB8B">
            <w:pPr>
              <w:pStyle w:val="32"/>
              <w:jc w:val="both"/>
              <w:rPr>
                <w:rFonts w:hint="default" w:ascii="Times New Roman" w:hAnsi="Times New Roman" w:cs="Times New Roman"/>
              </w:rPr>
            </w:pPr>
            <w:r>
              <w:rPr>
                <w:rFonts w:hint="default" w:ascii="Times New Roman" w:hAnsi="Times New Roman" w:cs="Times New Roman"/>
              </w:rPr>
              <w:t>财务负责人姓名</w:t>
            </w:r>
          </w:p>
        </w:tc>
        <w:tc>
          <w:tcPr>
            <w:tcW w:w="1276" w:type="dxa"/>
            <w:noWrap w:val="0"/>
            <w:vAlign w:val="center"/>
          </w:tcPr>
          <w:p w14:paraId="6752C3D4">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6874FECF">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1E87D1C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EAD18AF">
            <w:pPr>
              <w:rPr>
                <w:rFonts w:hint="default" w:ascii="Times New Roman" w:hAnsi="Times New Roman" w:cs="Times New Roman"/>
                <w:sz w:val="22"/>
                <w:szCs w:val="22"/>
              </w:rPr>
            </w:pPr>
          </w:p>
        </w:tc>
      </w:tr>
      <w:tr w14:paraId="4AA8A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F10A3F">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5181A6FE">
            <w:pPr>
              <w:rPr>
                <w:rFonts w:hint="default" w:ascii="Times New Roman" w:hAnsi="Times New Roman" w:cs="Times New Roman"/>
                <w:sz w:val="22"/>
                <w:szCs w:val="22"/>
              </w:rPr>
            </w:pPr>
            <w:r>
              <w:rPr>
                <w:rFonts w:hint="default" w:ascii="Times New Roman" w:hAnsi="Times New Roman" w:cs="Times New Roman"/>
                <w:sz w:val="22"/>
                <w:szCs w:val="22"/>
              </w:rPr>
              <w:t>khhmc</w:t>
            </w:r>
          </w:p>
        </w:tc>
        <w:tc>
          <w:tcPr>
            <w:tcW w:w="1843" w:type="dxa"/>
            <w:noWrap w:val="0"/>
            <w:vAlign w:val="center"/>
          </w:tcPr>
          <w:p w14:paraId="2FB2AAA4">
            <w:pPr>
              <w:pStyle w:val="32"/>
              <w:jc w:val="both"/>
              <w:rPr>
                <w:rFonts w:hint="default" w:ascii="Times New Roman" w:hAnsi="Times New Roman" w:cs="Times New Roman"/>
              </w:rPr>
            </w:pPr>
            <w:r>
              <w:rPr>
                <w:rFonts w:hint="default" w:ascii="Times New Roman" w:hAnsi="Times New Roman" w:cs="Times New Roman"/>
              </w:rPr>
              <w:t>账户名称</w:t>
            </w:r>
          </w:p>
        </w:tc>
        <w:tc>
          <w:tcPr>
            <w:tcW w:w="1276" w:type="dxa"/>
            <w:noWrap w:val="0"/>
            <w:vAlign w:val="center"/>
          </w:tcPr>
          <w:p w14:paraId="5855052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1BC4D34F">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54792A2A">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D1F1D3A">
            <w:pPr>
              <w:rPr>
                <w:rFonts w:hint="default" w:ascii="Times New Roman" w:hAnsi="Times New Roman" w:cs="Times New Roman"/>
                <w:sz w:val="22"/>
                <w:szCs w:val="22"/>
              </w:rPr>
            </w:pPr>
          </w:p>
        </w:tc>
      </w:tr>
      <w:tr w14:paraId="18A1FA6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46D299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34845015">
            <w:pPr>
              <w:rPr>
                <w:rFonts w:hint="default" w:ascii="Times New Roman" w:hAnsi="Times New Roman" w:cs="Times New Roman"/>
                <w:sz w:val="22"/>
                <w:szCs w:val="22"/>
              </w:rPr>
            </w:pPr>
            <w:r>
              <w:rPr>
                <w:rFonts w:hint="default" w:ascii="Times New Roman" w:hAnsi="Times New Roman" w:cs="Times New Roman"/>
                <w:sz w:val="22"/>
                <w:szCs w:val="22"/>
              </w:rPr>
              <w:t>yhzh</w:t>
            </w:r>
          </w:p>
        </w:tc>
        <w:tc>
          <w:tcPr>
            <w:tcW w:w="1843" w:type="dxa"/>
            <w:noWrap w:val="0"/>
            <w:vAlign w:val="center"/>
          </w:tcPr>
          <w:p w14:paraId="4DF84662">
            <w:pPr>
              <w:pStyle w:val="32"/>
              <w:jc w:val="both"/>
              <w:rPr>
                <w:rFonts w:hint="default" w:ascii="Times New Roman" w:hAnsi="Times New Roman" w:cs="Times New Roman"/>
              </w:rPr>
            </w:pPr>
            <w:r>
              <w:rPr>
                <w:rFonts w:hint="default" w:ascii="Times New Roman" w:hAnsi="Times New Roman" w:cs="Times New Roman"/>
              </w:rPr>
              <w:t>账号</w:t>
            </w:r>
          </w:p>
        </w:tc>
        <w:tc>
          <w:tcPr>
            <w:tcW w:w="1276" w:type="dxa"/>
            <w:noWrap w:val="0"/>
            <w:vAlign w:val="center"/>
          </w:tcPr>
          <w:p w14:paraId="491DBB40">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113D2F2A">
            <w:pPr>
              <w:jc w:val="center"/>
              <w:rPr>
                <w:rFonts w:hint="default" w:ascii="Times New Roman" w:hAnsi="Times New Roman" w:cs="Times New Roman"/>
                <w:sz w:val="22"/>
                <w:szCs w:val="22"/>
              </w:rPr>
            </w:pPr>
            <w:r>
              <w:rPr>
                <w:rFonts w:hint="default" w:ascii="Times New Roman" w:hAnsi="Times New Roman" w:cs="Times New Roman"/>
                <w:sz w:val="22"/>
                <w:szCs w:val="22"/>
              </w:rPr>
              <w:t>50</w:t>
            </w:r>
          </w:p>
        </w:tc>
        <w:tc>
          <w:tcPr>
            <w:tcW w:w="708" w:type="dxa"/>
            <w:noWrap w:val="0"/>
            <w:vAlign w:val="center"/>
          </w:tcPr>
          <w:p w14:paraId="2EF27D0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B8C392D">
            <w:pPr>
              <w:rPr>
                <w:rFonts w:hint="default" w:ascii="Times New Roman" w:hAnsi="Times New Roman" w:cs="Times New Roman"/>
                <w:sz w:val="22"/>
                <w:szCs w:val="22"/>
              </w:rPr>
            </w:pPr>
            <w:r>
              <w:rPr>
                <w:rFonts w:hint="default" w:ascii="Times New Roman" w:hAnsi="Times New Roman" w:cs="Times New Roman"/>
                <w:kern w:val="0"/>
                <w:szCs w:val="21"/>
              </w:rPr>
              <w:t>首选账户账号</w:t>
            </w:r>
          </w:p>
        </w:tc>
      </w:tr>
      <w:tr w14:paraId="55292A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97B8A3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5EB4598B">
            <w:pPr>
              <w:rPr>
                <w:rFonts w:hint="default" w:ascii="Times New Roman" w:hAnsi="Times New Roman" w:cs="Times New Roman"/>
                <w:sz w:val="22"/>
                <w:szCs w:val="22"/>
              </w:rPr>
            </w:pPr>
            <w:r>
              <w:rPr>
                <w:rFonts w:hint="default" w:ascii="Times New Roman" w:hAnsi="Times New Roman" w:cs="Times New Roman"/>
                <w:sz w:val="22"/>
                <w:szCs w:val="22"/>
              </w:rPr>
              <w:t>bsrxm</w:t>
            </w:r>
          </w:p>
        </w:tc>
        <w:tc>
          <w:tcPr>
            <w:tcW w:w="1843" w:type="dxa"/>
            <w:noWrap w:val="0"/>
            <w:vAlign w:val="center"/>
          </w:tcPr>
          <w:p w14:paraId="4D8A1029">
            <w:pPr>
              <w:pStyle w:val="32"/>
              <w:jc w:val="both"/>
              <w:rPr>
                <w:rFonts w:hint="default" w:ascii="Times New Roman" w:hAnsi="Times New Roman" w:cs="Times New Roman"/>
              </w:rPr>
            </w:pPr>
            <w:r>
              <w:rPr>
                <w:rFonts w:hint="default" w:ascii="Times New Roman" w:hAnsi="Times New Roman" w:cs="Times New Roman"/>
              </w:rPr>
              <w:t>企业办税人员姓名</w:t>
            </w:r>
          </w:p>
        </w:tc>
        <w:tc>
          <w:tcPr>
            <w:tcW w:w="1276" w:type="dxa"/>
            <w:noWrap w:val="0"/>
            <w:vAlign w:val="center"/>
          </w:tcPr>
          <w:p w14:paraId="75F4B711">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D300A2C">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3354C82D">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4EEEBDA">
            <w:pPr>
              <w:rPr>
                <w:rFonts w:hint="default" w:ascii="Times New Roman" w:hAnsi="Times New Roman" w:cs="Times New Roman"/>
                <w:sz w:val="22"/>
                <w:szCs w:val="22"/>
              </w:rPr>
            </w:pPr>
          </w:p>
        </w:tc>
      </w:tr>
      <w:tr w14:paraId="3EBA4B0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217A37">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41EF0F45">
            <w:pPr>
              <w:rPr>
                <w:rFonts w:hint="default" w:ascii="Times New Roman" w:hAnsi="Times New Roman" w:cs="Times New Roman"/>
                <w:sz w:val="22"/>
                <w:szCs w:val="22"/>
              </w:rPr>
            </w:pPr>
            <w:r>
              <w:rPr>
                <w:rFonts w:hint="default" w:ascii="Times New Roman" w:hAnsi="Times New Roman" w:cs="Times New Roman"/>
                <w:sz w:val="22"/>
                <w:szCs w:val="22"/>
              </w:rPr>
              <w:t>xdpsdqybz</w:t>
            </w:r>
          </w:p>
        </w:tc>
        <w:tc>
          <w:tcPr>
            <w:tcW w:w="1843" w:type="dxa"/>
            <w:noWrap w:val="0"/>
            <w:vAlign w:val="center"/>
          </w:tcPr>
          <w:p w14:paraId="3A706A15">
            <w:pPr>
              <w:pStyle w:val="32"/>
              <w:jc w:val="both"/>
              <w:rPr>
                <w:rFonts w:hint="default" w:ascii="Times New Roman" w:hAnsi="Times New Roman" w:cs="Times New Roman"/>
              </w:rPr>
            </w:pPr>
            <w:r>
              <w:rPr>
                <w:rFonts w:hint="default" w:ascii="Times New Roman" w:hAnsi="Times New Roman" w:cs="Times New Roman"/>
              </w:rPr>
              <w:t>数电票试点企业标识</w:t>
            </w:r>
          </w:p>
        </w:tc>
        <w:tc>
          <w:tcPr>
            <w:tcW w:w="1276" w:type="dxa"/>
            <w:noWrap w:val="0"/>
            <w:vAlign w:val="center"/>
          </w:tcPr>
          <w:p w14:paraId="2C412C4C">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50D378C">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4EE9909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50C88B0">
            <w:pPr>
              <w:rPr>
                <w:rFonts w:hint="default" w:ascii="Times New Roman" w:hAnsi="Times New Roman" w:cs="Times New Roman"/>
                <w:sz w:val="22"/>
                <w:szCs w:val="22"/>
              </w:rPr>
            </w:pPr>
            <w:r>
              <w:rPr>
                <w:rFonts w:hint="default" w:ascii="Times New Roman" w:hAnsi="Times New Roman" w:cs="Times New Roman"/>
                <w:sz w:val="22"/>
                <w:szCs w:val="22"/>
              </w:rPr>
              <w:t>Y：数电票试点企业</w:t>
            </w:r>
          </w:p>
          <w:p w14:paraId="66A376B0">
            <w:pPr>
              <w:rPr>
                <w:rFonts w:hint="default" w:ascii="Times New Roman" w:hAnsi="Times New Roman" w:cs="Times New Roman"/>
                <w:sz w:val="22"/>
                <w:szCs w:val="22"/>
              </w:rPr>
            </w:pPr>
            <w:r>
              <w:rPr>
                <w:rFonts w:hint="default" w:ascii="Times New Roman" w:hAnsi="Times New Roman" w:cs="Times New Roman"/>
                <w:sz w:val="22"/>
                <w:szCs w:val="22"/>
              </w:rPr>
              <w:t>N：不是数电票试点企业</w:t>
            </w:r>
          </w:p>
        </w:tc>
      </w:tr>
      <w:tr w14:paraId="20C2037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127622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110A7C04">
            <w:pPr>
              <w:rPr>
                <w:rFonts w:hint="default" w:ascii="Times New Roman" w:hAnsi="Times New Roman" w:cs="Times New Roman"/>
                <w:sz w:val="22"/>
                <w:szCs w:val="22"/>
              </w:rPr>
            </w:pPr>
            <w:r>
              <w:rPr>
                <w:rFonts w:hint="default" w:ascii="Times New Roman" w:hAnsi="Times New Roman" w:cs="Times New Roman"/>
                <w:sz w:val="22"/>
                <w:szCs w:val="22"/>
              </w:rPr>
              <w:t>ckqyfldm</w:t>
            </w:r>
          </w:p>
        </w:tc>
        <w:tc>
          <w:tcPr>
            <w:tcW w:w="1843" w:type="dxa"/>
            <w:noWrap w:val="0"/>
            <w:vAlign w:val="center"/>
          </w:tcPr>
          <w:p w14:paraId="632F57E4">
            <w:pPr>
              <w:pStyle w:val="32"/>
              <w:jc w:val="both"/>
              <w:rPr>
                <w:rFonts w:hint="default" w:ascii="Times New Roman" w:hAnsi="Times New Roman" w:cs="Times New Roman"/>
              </w:rPr>
            </w:pPr>
            <w:r>
              <w:rPr>
                <w:rFonts w:hint="default" w:ascii="Times New Roman" w:hAnsi="Times New Roman" w:cs="Times New Roman"/>
              </w:rPr>
              <w:t>出口企业分类</w:t>
            </w:r>
          </w:p>
        </w:tc>
        <w:tc>
          <w:tcPr>
            <w:tcW w:w="1276" w:type="dxa"/>
            <w:noWrap w:val="0"/>
            <w:vAlign w:val="center"/>
          </w:tcPr>
          <w:p w14:paraId="4856148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3B4E35C">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112E976E">
            <w:pPr>
              <w:jc w:val="center"/>
              <w:rPr>
                <w:rFonts w:hint="default" w:ascii="Times New Roman" w:hAnsi="Times New Roman" w:cs="Times New Roman"/>
                <w:sz w:val="24"/>
              </w:rPr>
            </w:pPr>
            <w:r>
              <w:rPr>
                <w:rFonts w:hint="default" w:ascii="Times New Roman" w:hAnsi="Times New Roman" w:cs="Times New Roman"/>
                <w:sz w:val="22"/>
                <w:szCs w:val="22"/>
              </w:rPr>
              <w:t>是</w:t>
            </w:r>
          </w:p>
        </w:tc>
        <w:tc>
          <w:tcPr>
            <w:tcW w:w="1560" w:type="dxa"/>
            <w:noWrap w:val="0"/>
            <w:vAlign w:val="center"/>
          </w:tcPr>
          <w:p w14:paraId="34053F10">
            <w:pPr>
              <w:widowControl/>
              <w:jc w:val="left"/>
              <w:rPr>
                <w:rFonts w:hint="default" w:ascii="Times New Roman" w:hAnsi="Times New Roman" w:cs="Times New Roman"/>
                <w:bCs/>
                <w:kern w:val="0"/>
                <w:szCs w:val="21"/>
              </w:rPr>
            </w:pPr>
            <w:r>
              <w:rPr>
                <w:rFonts w:hint="default" w:ascii="Times New Roman" w:hAnsi="Times New Roman" w:cs="Times New Roman"/>
                <w:bCs/>
                <w:kern w:val="0"/>
                <w:szCs w:val="21"/>
              </w:rPr>
              <w:t>空：非出口企业</w:t>
            </w:r>
          </w:p>
          <w:p w14:paraId="5890D46B">
            <w:pPr>
              <w:widowControl/>
              <w:jc w:val="left"/>
              <w:rPr>
                <w:rFonts w:hint="default" w:ascii="Times New Roman" w:hAnsi="Times New Roman" w:cs="Times New Roman"/>
                <w:bCs/>
                <w:kern w:val="0"/>
                <w:szCs w:val="21"/>
              </w:rPr>
            </w:pPr>
            <w:r>
              <w:rPr>
                <w:rFonts w:hint="default" w:ascii="Times New Roman" w:hAnsi="Times New Roman" w:cs="Times New Roman"/>
                <w:bCs/>
                <w:kern w:val="0"/>
                <w:szCs w:val="21"/>
              </w:rPr>
              <w:t>01：一类出口企业</w:t>
            </w:r>
          </w:p>
          <w:p w14:paraId="1FB2D1EE">
            <w:pPr>
              <w:widowControl/>
              <w:jc w:val="left"/>
              <w:rPr>
                <w:rFonts w:hint="default" w:ascii="Times New Roman" w:hAnsi="Times New Roman" w:cs="Times New Roman"/>
                <w:bCs/>
                <w:kern w:val="0"/>
                <w:szCs w:val="21"/>
              </w:rPr>
            </w:pPr>
            <w:r>
              <w:rPr>
                <w:rFonts w:hint="default" w:ascii="Times New Roman" w:hAnsi="Times New Roman" w:cs="Times New Roman"/>
                <w:bCs/>
                <w:kern w:val="0"/>
                <w:szCs w:val="21"/>
              </w:rPr>
              <w:t>02：二类出口企业</w:t>
            </w:r>
          </w:p>
          <w:p w14:paraId="0A1F07F7">
            <w:pPr>
              <w:widowControl/>
              <w:jc w:val="left"/>
              <w:rPr>
                <w:rFonts w:hint="default" w:ascii="Times New Roman" w:hAnsi="Times New Roman" w:cs="Times New Roman"/>
                <w:bCs/>
                <w:kern w:val="0"/>
                <w:szCs w:val="21"/>
              </w:rPr>
            </w:pPr>
            <w:r>
              <w:rPr>
                <w:rFonts w:hint="default" w:ascii="Times New Roman" w:hAnsi="Times New Roman" w:cs="Times New Roman"/>
                <w:bCs/>
                <w:kern w:val="0"/>
                <w:szCs w:val="21"/>
              </w:rPr>
              <w:t>03：三类出口企业</w:t>
            </w:r>
          </w:p>
          <w:p w14:paraId="2ADDA511">
            <w:pPr>
              <w:pStyle w:val="32"/>
              <w:jc w:val="both"/>
              <w:rPr>
                <w:rFonts w:hint="default" w:ascii="Times New Roman" w:hAnsi="Times New Roman" w:cs="Times New Roman"/>
                <w:lang w:bidi="ar"/>
              </w:rPr>
            </w:pPr>
            <w:r>
              <w:rPr>
                <w:rFonts w:hint="default" w:ascii="Times New Roman" w:hAnsi="Times New Roman" w:cs="Times New Roman"/>
                <w:bCs/>
                <w:sz w:val="21"/>
                <w:szCs w:val="21"/>
              </w:rPr>
              <w:t>04：四类出口企业</w:t>
            </w:r>
          </w:p>
        </w:tc>
      </w:tr>
      <w:tr w14:paraId="2164FA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A7593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9B63F1D">
            <w:pPr>
              <w:rPr>
                <w:rFonts w:hint="default" w:ascii="Times New Roman" w:hAnsi="Times New Roman" w:cs="Times New Roman"/>
                <w:sz w:val="22"/>
                <w:szCs w:val="22"/>
              </w:rPr>
            </w:pPr>
            <w:r>
              <w:rPr>
                <w:rFonts w:hint="default" w:ascii="Times New Roman" w:hAnsi="Times New Roman" w:cs="Times New Roman"/>
                <w:sz w:val="22"/>
                <w:szCs w:val="22"/>
              </w:rPr>
              <w:t>zfjglxdm</w:t>
            </w:r>
          </w:p>
        </w:tc>
        <w:tc>
          <w:tcPr>
            <w:tcW w:w="1843" w:type="dxa"/>
            <w:noWrap w:val="0"/>
            <w:vAlign w:val="center"/>
          </w:tcPr>
          <w:p w14:paraId="771DFACE">
            <w:pPr>
              <w:pStyle w:val="32"/>
              <w:jc w:val="both"/>
              <w:rPr>
                <w:rFonts w:hint="default" w:ascii="Times New Roman" w:hAnsi="Times New Roman" w:cs="Times New Roman"/>
              </w:rPr>
            </w:pPr>
            <w:r>
              <w:rPr>
                <w:rFonts w:hint="default" w:ascii="Times New Roman" w:hAnsi="Times New Roman" w:cs="Times New Roman"/>
              </w:rPr>
              <w:t>总分机构类型</w:t>
            </w:r>
          </w:p>
        </w:tc>
        <w:tc>
          <w:tcPr>
            <w:tcW w:w="1276" w:type="dxa"/>
            <w:noWrap w:val="0"/>
            <w:vAlign w:val="center"/>
          </w:tcPr>
          <w:p w14:paraId="5E223FC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08E3D8A4">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27B91597">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BB70228">
            <w:pPr>
              <w:pStyle w:val="32"/>
              <w:jc w:val="both"/>
              <w:rPr>
                <w:rFonts w:hint="default" w:ascii="Times New Roman" w:hAnsi="Times New Roman" w:cs="Times New Roman"/>
                <w:sz w:val="24"/>
                <w:szCs w:val="24"/>
              </w:rPr>
            </w:pPr>
            <w:r>
              <w:rPr>
                <w:rFonts w:hint="default" w:ascii="Times New Roman" w:hAnsi="Times New Roman" w:cs="Times New Roman"/>
                <w:sz w:val="24"/>
                <w:szCs w:val="24"/>
              </w:rPr>
              <w:t xml:space="preserve">0：非总分机构 </w:t>
            </w:r>
          </w:p>
          <w:p w14:paraId="00F6E151">
            <w:pPr>
              <w:pStyle w:val="32"/>
              <w:jc w:val="both"/>
              <w:rPr>
                <w:rFonts w:hint="default" w:ascii="Times New Roman" w:hAnsi="Times New Roman" w:cs="Times New Roman"/>
                <w:sz w:val="24"/>
                <w:szCs w:val="24"/>
              </w:rPr>
            </w:pPr>
            <w:r>
              <w:rPr>
                <w:rFonts w:hint="default" w:ascii="Times New Roman" w:hAnsi="Times New Roman" w:cs="Times New Roman"/>
                <w:sz w:val="24"/>
                <w:szCs w:val="24"/>
              </w:rPr>
              <w:t>1：总机构</w:t>
            </w:r>
          </w:p>
          <w:p w14:paraId="4405F0B8">
            <w:pPr>
              <w:pStyle w:val="32"/>
              <w:jc w:val="both"/>
              <w:rPr>
                <w:rFonts w:hint="default" w:ascii="Times New Roman" w:hAnsi="Times New Roman" w:cs="Times New Roman"/>
                <w:lang w:bidi="ar"/>
              </w:rPr>
            </w:pPr>
            <w:r>
              <w:rPr>
                <w:rFonts w:hint="default" w:ascii="Times New Roman" w:hAnsi="Times New Roman" w:cs="Times New Roman"/>
                <w:sz w:val="24"/>
                <w:szCs w:val="24"/>
              </w:rPr>
              <w:t>2：分支机构 3：分总机构</w:t>
            </w:r>
          </w:p>
        </w:tc>
      </w:tr>
      <w:tr w14:paraId="68669C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7881EE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0D1CB4EA">
            <w:pPr>
              <w:rPr>
                <w:rFonts w:hint="default" w:ascii="Times New Roman" w:hAnsi="Times New Roman" w:cs="Times New Roman"/>
                <w:sz w:val="22"/>
                <w:szCs w:val="22"/>
              </w:rPr>
            </w:pPr>
            <w:r>
              <w:rPr>
                <w:rFonts w:hint="default" w:ascii="Times New Roman" w:hAnsi="Times New Roman" w:cs="Times New Roman"/>
                <w:sz w:val="22"/>
                <w:szCs w:val="22"/>
              </w:rPr>
              <w:t>yhyywddm</w:t>
            </w:r>
          </w:p>
        </w:tc>
        <w:tc>
          <w:tcPr>
            <w:tcW w:w="1843" w:type="dxa"/>
            <w:noWrap w:val="0"/>
            <w:vAlign w:val="center"/>
          </w:tcPr>
          <w:p w14:paraId="021844B2">
            <w:pPr>
              <w:pStyle w:val="32"/>
              <w:jc w:val="both"/>
              <w:rPr>
                <w:rFonts w:hint="default" w:ascii="Times New Roman" w:hAnsi="Times New Roman" w:cs="Times New Roman"/>
              </w:rPr>
            </w:pPr>
            <w:r>
              <w:rPr>
                <w:rFonts w:hint="default" w:ascii="Times New Roman" w:hAnsi="Times New Roman" w:cs="Times New Roman"/>
              </w:rPr>
              <w:t>银行营业网点</w:t>
            </w:r>
          </w:p>
        </w:tc>
        <w:tc>
          <w:tcPr>
            <w:tcW w:w="1276" w:type="dxa"/>
            <w:noWrap w:val="0"/>
            <w:vAlign w:val="center"/>
          </w:tcPr>
          <w:p w14:paraId="0774804E">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653D643D">
            <w:pPr>
              <w:jc w:val="center"/>
              <w:rPr>
                <w:rFonts w:hint="default" w:ascii="Times New Roman" w:hAnsi="Times New Roman" w:cs="Times New Roman"/>
                <w:sz w:val="22"/>
                <w:szCs w:val="22"/>
              </w:rPr>
            </w:pPr>
            <w:r>
              <w:rPr>
                <w:rFonts w:hint="default" w:ascii="Times New Roman" w:hAnsi="Times New Roman" w:cs="Times New Roman"/>
                <w:sz w:val="22"/>
                <w:szCs w:val="22"/>
              </w:rPr>
              <w:t>13</w:t>
            </w:r>
          </w:p>
        </w:tc>
        <w:tc>
          <w:tcPr>
            <w:tcW w:w="708" w:type="dxa"/>
            <w:noWrap w:val="0"/>
            <w:vAlign w:val="center"/>
          </w:tcPr>
          <w:p w14:paraId="639E778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2B9B1F6">
            <w:pPr>
              <w:pStyle w:val="32"/>
              <w:jc w:val="both"/>
              <w:rPr>
                <w:rFonts w:hint="default" w:ascii="Times New Roman" w:hAnsi="Times New Roman" w:cs="Times New Roman"/>
                <w:lang w:bidi="ar"/>
              </w:rPr>
            </w:pPr>
          </w:p>
        </w:tc>
      </w:tr>
      <w:tr w14:paraId="0B63D99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EC56D5">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49830056">
            <w:pPr>
              <w:rPr>
                <w:rFonts w:hint="default" w:ascii="Times New Roman" w:hAnsi="Times New Roman" w:cs="Times New Roman"/>
                <w:sz w:val="22"/>
                <w:szCs w:val="22"/>
              </w:rPr>
            </w:pPr>
            <w:r>
              <w:rPr>
                <w:rFonts w:hint="default" w:ascii="Times New Roman" w:hAnsi="Times New Roman" w:cs="Times New Roman"/>
                <w:sz w:val="22"/>
                <w:szCs w:val="22"/>
              </w:rPr>
              <w:t>nsrztdm</w:t>
            </w:r>
          </w:p>
        </w:tc>
        <w:tc>
          <w:tcPr>
            <w:tcW w:w="1843" w:type="dxa"/>
            <w:noWrap w:val="0"/>
            <w:vAlign w:val="center"/>
          </w:tcPr>
          <w:p w14:paraId="39D1C6D7">
            <w:pPr>
              <w:pStyle w:val="32"/>
              <w:jc w:val="both"/>
              <w:rPr>
                <w:rFonts w:hint="default" w:ascii="Times New Roman" w:hAnsi="Times New Roman" w:cs="Times New Roman"/>
              </w:rPr>
            </w:pPr>
            <w:r>
              <w:rPr>
                <w:rFonts w:hint="default" w:ascii="Times New Roman" w:hAnsi="Times New Roman" w:cs="Times New Roman"/>
              </w:rPr>
              <w:t>开票方纳税人状态</w:t>
            </w:r>
          </w:p>
        </w:tc>
        <w:tc>
          <w:tcPr>
            <w:tcW w:w="1276" w:type="dxa"/>
            <w:noWrap w:val="0"/>
            <w:vAlign w:val="center"/>
          </w:tcPr>
          <w:p w14:paraId="06558E52">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37F0CEBB">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5A40C14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9AB96C2">
            <w:pPr>
              <w:pStyle w:val="32"/>
              <w:jc w:val="both"/>
              <w:rPr>
                <w:rFonts w:hint="default" w:ascii="Times New Roman" w:hAnsi="Times New Roman" w:cs="Times New Roman"/>
                <w:lang w:bidi="ar"/>
              </w:rPr>
            </w:pPr>
            <w:r>
              <w:rPr>
                <w:rFonts w:hint="default" w:ascii="Times New Roman" w:hAnsi="Times New Roman" w:cs="Times New Roman"/>
                <w:lang w:bidi="ar"/>
              </w:rPr>
              <w:t>01：受理</w:t>
            </w:r>
          </w:p>
          <w:p w14:paraId="728EA495">
            <w:pPr>
              <w:pStyle w:val="32"/>
              <w:jc w:val="both"/>
              <w:rPr>
                <w:rFonts w:hint="default" w:ascii="Times New Roman" w:hAnsi="Times New Roman" w:cs="Times New Roman"/>
                <w:lang w:bidi="ar"/>
              </w:rPr>
            </w:pPr>
            <w:r>
              <w:rPr>
                <w:rFonts w:hint="default" w:ascii="Times New Roman" w:hAnsi="Times New Roman" w:cs="Times New Roman"/>
                <w:lang w:bidi="ar"/>
              </w:rPr>
              <w:t>02：筹建期</w:t>
            </w:r>
          </w:p>
          <w:p w14:paraId="01F17B16">
            <w:pPr>
              <w:pStyle w:val="32"/>
              <w:jc w:val="both"/>
              <w:rPr>
                <w:rFonts w:hint="default" w:ascii="Times New Roman" w:hAnsi="Times New Roman" w:cs="Times New Roman"/>
                <w:lang w:bidi="ar"/>
              </w:rPr>
            </w:pPr>
            <w:r>
              <w:rPr>
                <w:rFonts w:hint="default" w:ascii="Times New Roman" w:hAnsi="Times New Roman" w:cs="Times New Roman"/>
                <w:lang w:bidi="ar"/>
              </w:rPr>
              <w:t>03：正常</w:t>
            </w:r>
          </w:p>
          <w:p w14:paraId="08E3B13C">
            <w:pPr>
              <w:pStyle w:val="32"/>
              <w:jc w:val="both"/>
              <w:rPr>
                <w:rFonts w:hint="default" w:ascii="Times New Roman" w:hAnsi="Times New Roman" w:cs="Times New Roman"/>
                <w:lang w:bidi="ar"/>
              </w:rPr>
            </w:pPr>
            <w:r>
              <w:rPr>
                <w:rFonts w:hint="default" w:ascii="Times New Roman" w:hAnsi="Times New Roman" w:cs="Times New Roman"/>
                <w:lang w:bidi="ar"/>
              </w:rPr>
              <w:t>04：停业</w:t>
            </w:r>
          </w:p>
          <w:p w14:paraId="69132425">
            <w:pPr>
              <w:pStyle w:val="32"/>
              <w:jc w:val="both"/>
              <w:rPr>
                <w:rFonts w:hint="default" w:ascii="Times New Roman" w:hAnsi="Times New Roman" w:cs="Times New Roman"/>
                <w:lang w:bidi="ar"/>
              </w:rPr>
            </w:pPr>
            <w:r>
              <w:rPr>
                <w:rFonts w:hint="default" w:ascii="Times New Roman" w:hAnsi="Times New Roman" w:cs="Times New Roman"/>
                <w:lang w:bidi="ar"/>
              </w:rPr>
              <w:t>05：非正常</w:t>
            </w:r>
          </w:p>
          <w:p w14:paraId="4AB85E26">
            <w:pPr>
              <w:pStyle w:val="32"/>
              <w:jc w:val="both"/>
              <w:rPr>
                <w:rFonts w:hint="default" w:ascii="Times New Roman" w:hAnsi="Times New Roman" w:cs="Times New Roman"/>
                <w:lang w:bidi="ar"/>
              </w:rPr>
            </w:pPr>
            <w:r>
              <w:rPr>
                <w:rFonts w:hint="default" w:ascii="Times New Roman" w:hAnsi="Times New Roman" w:cs="Times New Roman"/>
                <w:lang w:bidi="ar"/>
              </w:rPr>
              <w:t>06：清算</w:t>
            </w:r>
          </w:p>
          <w:p w14:paraId="64C2194B">
            <w:pPr>
              <w:pStyle w:val="32"/>
              <w:jc w:val="both"/>
              <w:rPr>
                <w:rFonts w:hint="default" w:ascii="Times New Roman" w:hAnsi="Times New Roman" w:cs="Times New Roman"/>
                <w:lang w:bidi="ar"/>
              </w:rPr>
            </w:pPr>
            <w:r>
              <w:rPr>
                <w:rFonts w:hint="default" w:ascii="Times New Roman" w:hAnsi="Times New Roman" w:cs="Times New Roman"/>
                <w:lang w:bidi="ar"/>
              </w:rPr>
              <w:t>07：注销</w:t>
            </w:r>
          </w:p>
          <w:p w14:paraId="5ACCE996">
            <w:pPr>
              <w:pStyle w:val="32"/>
              <w:jc w:val="both"/>
              <w:rPr>
                <w:rFonts w:hint="default" w:ascii="Times New Roman" w:hAnsi="Times New Roman" w:cs="Times New Roman"/>
                <w:lang w:bidi="ar"/>
              </w:rPr>
            </w:pPr>
            <w:r>
              <w:rPr>
                <w:rFonts w:hint="default" w:ascii="Times New Roman" w:hAnsi="Times New Roman" w:cs="Times New Roman"/>
                <w:lang w:bidi="ar"/>
              </w:rPr>
              <w:t>08：非正常户注销</w:t>
            </w:r>
          </w:p>
          <w:p w14:paraId="42F287E1">
            <w:pPr>
              <w:pStyle w:val="32"/>
              <w:jc w:val="both"/>
              <w:rPr>
                <w:rFonts w:hint="default" w:ascii="Times New Roman" w:hAnsi="Times New Roman" w:cs="Times New Roman"/>
                <w:lang w:bidi="ar"/>
              </w:rPr>
            </w:pPr>
            <w:r>
              <w:rPr>
                <w:rFonts w:hint="default" w:ascii="Times New Roman" w:hAnsi="Times New Roman" w:cs="Times New Roman"/>
                <w:lang w:bidi="ar"/>
              </w:rPr>
              <w:t>09：报验</w:t>
            </w:r>
          </w:p>
          <w:p w14:paraId="36909366">
            <w:pPr>
              <w:pStyle w:val="32"/>
              <w:jc w:val="both"/>
              <w:rPr>
                <w:rFonts w:hint="default" w:ascii="Times New Roman" w:hAnsi="Times New Roman" w:cs="Times New Roman"/>
                <w:lang w:bidi="ar"/>
              </w:rPr>
            </w:pPr>
            <w:r>
              <w:rPr>
                <w:rFonts w:hint="default" w:ascii="Times New Roman" w:hAnsi="Times New Roman" w:cs="Times New Roman"/>
                <w:lang w:bidi="ar"/>
              </w:rPr>
              <w:t>10：核销报验</w:t>
            </w:r>
          </w:p>
          <w:p w14:paraId="3C8A3AA8">
            <w:pPr>
              <w:pStyle w:val="32"/>
              <w:jc w:val="both"/>
              <w:rPr>
                <w:rFonts w:hint="default" w:ascii="Times New Roman" w:hAnsi="Times New Roman" w:cs="Times New Roman"/>
                <w:lang w:bidi="ar"/>
              </w:rPr>
            </w:pPr>
            <w:r>
              <w:rPr>
                <w:rFonts w:hint="default" w:ascii="Times New Roman" w:hAnsi="Times New Roman" w:cs="Times New Roman"/>
                <w:lang w:bidi="ar"/>
              </w:rPr>
              <w:t>11：中断缴费</w:t>
            </w:r>
          </w:p>
          <w:p w14:paraId="392D1B72">
            <w:pPr>
              <w:pStyle w:val="32"/>
              <w:jc w:val="both"/>
              <w:rPr>
                <w:rFonts w:hint="default" w:ascii="Times New Roman" w:hAnsi="Times New Roman" w:cs="Times New Roman"/>
                <w:lang w:bidi="ar"/>
              </w:rPr>
            </w:pPr>
            <w:r>
              <w:rPr>
                <w:rFonts w:hint="default" w:ascii="Times New Roman" w:hAnsi="Times New Roman" w:cs="Times New Roman"/>
                <w:lang w:bidi="ar"/>
              </w:rPr>
              <w:t>12：恢复缴费</w:t>
            </w:r>
          </w:p>
          <w:p w14:paraId="105F5898">
            <w:pPr>
              <w:pStyle w:val="32"/>
              <w:jc w:val="both"/>
              <w:rPr>
                <w:rFonts w:hint="default" w:ascii="Times New Roman" w:hAnsi="Times New Roman" w:cs="Times New Roman"/>
                <w:lang w:bidi="ar"/>
              </w:rPr>
            </w:pPr>
            <w:r>
              <w:rPr>
                <w:rFonts w:hint="default" w:ascii="Times New Roman" w:hAnsi="Times New Roman" w:cs="Times New Roman"/>
                <w:lang w:bidi="ar"/>
              </w:rPr>
              <w:t>13：简易注销无异议</w:t>
            </w:r>
          </w:p>
          <w:p w14:paraId="4FE7E938">
            <w:pPr>
              <w:pStyle w:val="32"/>
              <w:jc w:val="both"/>
              <w:rPr>
                <w:rFonts w:hint="default" w:ascii="Times New Roman" w:hAnsi="Times New Roman" w:cs="Times New Roman"/>
                <w:lang w:bidi="ar"/>
              </w:rPr>
            </w:pPr>
            <w:r>
              <w:rPr>
                <w:rFonts w:hint="default" w:ascii="Times New Roman" w:hAnsi="Times New Roman" w:cs="Times New Roman"/>
                <w:lang w:bidi="ar"/>
              </w:rPr>
              <w:t>99：其他</w:t>
            </w:r>
          </w:p>
        </w:tc>
      </w:tr>
      <w:tr w14:paraId="7206C8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A86C1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52CCAD5B">
            <w:pPr>
              <w:rPr>
                <w:rFonts w:hint="default" w:ascii="Times New Roman" w:hAnsi="Times New Roman" w:cs="Times New Roman"/>
                <w:sz w:val="22"/>
                <w:szCs w:val="22"/>
              </w:rPr>
            </w:pPr>
            <w:r>
              <w:rPr>
                <w:rFonts w:hint="default" w:ascii="Times New Roman" w:hAnsi="Times New Roman" w:cs="Times New Roman"/>
                <w:sz w:val="22"/>
                <w:szCs w:val="22"/>
              </w:rPr>
              <w:t>yxqq</w:t>
            </w:r>
          </w:p>
        </w:tc>
        <w:tc>
          <w:tcPr>
            <w:tcW w:w="1843" w:type="dxa"/>
            <w:noWrap w:val="0"/>
            <w:vAlign w:val="center"/>
          </w:tcPr>
          <w:p w14:paraId="65698CB6">
            <w:pPr>
              <w:pStyle w:val="32"/>
              <w:jc w:val="both"/>
              <w:rPr>
                <w:rFonts w:hint="default" w:ascii="Times New Roman" w:hAnsi="Times New Roman" w:cs="Times New Roman"/>
              </w:rPr>
            </w:pPr>
            <w:r>
              <w:rPr>
                <w:rFonts w:hint="default" w:ascii="Times New Roman" w:hAnsi="Times New Roman" w:cs="Times New Roman"/>
              </w:rPr>
              <w:t>纳税人类型标签有效期起</w:t>
            </w:r>
          </w:p>
        </w:tc>
        <w:tc>
          <w:tcPr>
            <w:tcW w:w="1276" w:type="dxa"/>
            <w:noWrap w:val="0"/>
            <w:vAlign w:val="center"/>
          </w:tcPr>
          <w:p w14:paraId="6C573C24">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374D9B2B">
            <w:pPr>
              <w:jc w:val="center"/>
              <w:rPr>
                <w:rFonts w:hint="default" w:ascii="Times New Roman" w:hAnsi="Times New Roman" w:cs="Times New Roman"/>
                <w:sz w:val="22"/>
                <w:szCs w:val="22"/>
              </w:rPr>
            </w:pPr>
          </w:p>
        </w:tc>
        <w:tc>
          <w:tcPr>
            <w:tcW w:w="708" w:type="dxa"/>
            <w:noWrap w:val="0"/>
            <w:vAlign w:val="center"/>
          </w:tcPr>
          <w:p w14:paraId="3F97A0F2">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3BB41E6">
            <w:pPr>
              <w:pStyle w:val="32"/>
              <w:jc w:val="both"/>
              <w:rPr>
                <w:rFonts w:hint="default" w:ascii="Times New Roman" w:hAnsi="Times New Roman" w:cs="Times New Roman"/>
              </w:rPr>
            </w:pPr>
            <w:r>
              <w:rPr>
                <w:rFonts w:hint="default" w:ascii="Times New Roman" w:hAnsi="Times New Roman" w:cs="Times New Roman"/>
              </w:rPr>
              <w:t>格式：</w:t>
            </w:r>
          </w:p>
          <w:p w14:paraId="0B5923D1">
            <w:pPr>
              <w:pStyle w:val="32"/>
              <w:jc w:val="both"/>
              <w:rPr>
                <w:rFonts w:hint="default" w:ascii="Times New Roman" w:hAnsi="Times New Roman" w:cs="Times New Roman"/>
                <w:lang w:bidi="ar"/>
              </w:rPr>
            </w:pPr>
            <w:r>
              <w:rPr>
                <w:rFonts w:hint="default" w:ascii="Times New Roman" w:hAnsi="Times New Roman" w:cs="Times New Roman"/>
              </w:rPr>
              <w:t>yyyy-MM-dd</w:t>
            </w:r>
          </w:p>
        </w:tc>
      </w:tr>
      <w:tr w14:paraId="4BD241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549057">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B986B16">
            <w:pPr>
              <w:rPr>
                <w:rFonts w:hint="default" w:ascii="Times New Roman" w:hAnsi="Times New Roman" w:cs="Times New Roman"/>
                <w:sz w:val="22"/>
                <w:szCs w:val="22"/>
              </w:rPr>
            </w:pPr>
            <w:r>
              <w:rPr>
                <w:rFonts w:hint="default" w:ascii="Times New Roman" w:hAnsi="Times New Roman" w:cs="Times New Roman"/>
                <w:sz w:val="22"/>
                <w:szCs w:val="22"/>
              </w:rPr>
              <w:t>yxqz</w:t>
            </w:r>
          </w:p>
        </w:tc>
        <w:tc>
          <w:tcPr>
            <w:tcW w:w="1843" w:type="dxa"/>
            <w:noWrap w:val="0"/>
            <w:vAlign w:val="center"/>
          </w:tcPr>
          <w:p w14:paraId="4C454A3E">
            <w:pPr>
              <w:pStyle w:val="32"/>
              <w:jc w:val="both"/>
              <w:rPr>
                <w:rFonts w:hint="default" w:ascii="Times New Roman" w:hAnsi="Times New Roman" w:cs="Times New Roman"/>
              </w:rPr>
            </w:pPr>
            <w:r>
              <w:rPr>
                <w:rFonts w:hint="default" w:ascii="Times New Roman" w:hAnsi="Times New Roman" w:cs="Times New Roman"/>
              </w:rPr>
              <w:t>纳税人类型标签有效期止</w:t>
            </w:r>
          </w:p>
        </w:tc>
        <w:tc>
          <w:tcPr>
            <w:tcW w:w="1276" w:type="dxa"/>
            <w:noWrap w:val="0"/>
            <w:vAlign w:val="center"/>
          </w:tcPr>
          <w:p w14:paraId="2F88E80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7CCFA33F">
            <w:pPr>
              <w:jc w:val="center"/>
              <w:rPr>
                <w:rFonts w:hint="default" w:ascii="Times New Roman" w:hAnsi="Times New Roman" w:cs="Times New Roman"/>
                <w:sz w:val="22"/>
                <w:szCs w:val="22"/>
              </w:rPr>
            </w:pPr>
          </w:p>
        </w:tc>
        <w:tc>
          <w:tcPr>
            <w:tcW w:w="708" w:type="dxa"/>
            <w:noWrap w:val="0"/>
            <w:vAlign w:val="center"/>
          </w:tcPr>
          <w:p w14:paraId="6ECBED7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47FD454">
            <w:pPr>
              <w:pStyle w:val="32"/>
              <w:jc w:val="both"/>
              <w:rPr>
                <w:rFonts w:hint="default" w:ascii="Times New Roman" w:hAnsi="Times New Roman" w:cs="Times New Roman"/>
              </w:rPr>
            </w:pPr>
            <w:r>
              <w:rPr>
                <w:rFonts w:hint="default" w:ascii="Times New Roman" w:hAnsi="Times New Roman" w:cs="Times New Roman"/>
              </w:rPr>
              <w:t>格式：</w:t>
            </w:r>
          </w:p>
          <w:p w14:paraId="266054E7">
            <w:pPr>
              <w:pStyle w:val="32"/>
              <w:jc w:val="both"/>
              <w:rPr>
                <w:rFonts w:hint="default" w:ascii="Times New Roman" w:hAnsi="Times New Roman" w:cs="Times New Roman"/>
                <w:lang w:bidi="ar"/>
              </w:rPr>
            </w:pPr>
            <w:r>
              <w:rPr>
                <w:rFonts w:hint="default" w:ascii="Times New Roman" w:hAnsi="Times New Roman" w:cs="Times New Roman"/>
              </w:rPr>
              <w:t>yyyy-MM-dd</w:t>
            </w:r>
          </w:p>
        </w:tc>
      </w:tr>
      <w:tr w14:paraId="28C2DC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61BDD68">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69ADDDF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qyhyxzdm</w:t>
            </w:r>
          </w:p>
        </w:tc>
        <w:tc>
          <w:tcPr>
            <w:tcW w:w="1843" w:type="dxa"/>
            <w:noWrap w:val="0"/>
            <w:vAlign w:val="center"/>
          </w:tcPr>
          <w:p w14:paraId="371508FE">
            <w:pPr>
              <w:pStyle w:val="32"/>
              <w:numPr>
                <w:ilvl w:val="0"/>
                <w:numId w:val="0"/>
              </w:numPr>
              <w:ind w:leftChars="0"/>
              <w:jc w:val="both"/>
              <w:rPr>
                <w:rFonts w:hint="default" w:ascii="Times New Roman" w:hAnsi="Times New Roman" w:cs="Times New Roman"/>
              </w:rPr>
            </w:pPr>
            <w:r>
              <w:rPr>
                <w:rFonts w:hint="default" w:ascii="Times New Roman" w:hAnsi="Times New Roman" w:cs="Times New Roman"/>
              </w:rPr>
              <w:t>企业行业性质</w:t>
            </w:r>
          </w:p>
        </w:tc>
        <w:tc>
          <w:tcPr>
            <w:tcW w:w="1276" w:type="dxa"/>
            <w:noWrap w:val="0"/>
            <w:vAlign w:val="center"/>
          </w:tcPr>
          <w:p w14:paraId="3C8C8B31">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10920C41">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24191791">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D54FCF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01：成品油生产企业 </w:t>
            </w:r>
          </w:p>
          <w:p w14:paraId="3DFACF1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02：成品油经销企业 </w:t>
            </w:r>
          </w:p>
          <w:p w14:paraId="01FDEA5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03：国内机动车生产企业 </w:t>
            </w:r>
          </w:p>
          <w:p w14:paraId="3D94D98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04：进口机动车生产企业驻我国办事机构或总授权代理机构 </w:t>
            </w:r>
          </w:p>
          <w:p w14:paraId="6B77F2B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05：机动车授权经销企业 </w:t>
            </w:r>
          </w:p>
          <w:p w14:paraId="7A600ED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06：其他机动车贸易商 </w:t>
            </w:r>
          </w:p>
          <w:p w14:paraId="52A3942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07：二手车市场 </w:t>
            </w:r>
          </w:p>
          <w:p w14:paraId="13FA8C7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08：二手车经销企业</w:t>
            </w:r>
          </w:p>
          <w:p w14:paraId="463A3ABD">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09：二手车拍卖企业 </w:t>
            </w:r>
          </w:p>
          <w:p w14:paraId="29EA8FB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10：稀土矿产企业 </w:t>
            </w:r>
          </w:p>
          <w:p w14:paraId="30F1891B">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11：稀土冶炼分离企业 </w:t>
            </w:r>
          </w:p>
          <w:p w14:paraId="1C59A585">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12：稀土其他企业</w:t>
            </w:r>
          </w:p>
          <w:p w14:paraId="3554C80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13：稀土矿产企业、稀土冶炼分离企业、稀土其他企业</w:t>
            </w:r>
          </w:p>
          <w:p w14:paraId="6E74088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14：稀土矿产企业、稀土冶炼分离企业 15：稀土矿产企业、稀土其他企业 </w:t>
            </w:r>
          </w:p>
          <w:p w14:paraId="4C82057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16：稀土冶炼分离企业、稀土其他企业 </w:t>
            </w:r>
          </w:p>
          <w:p w14:paraId="04BFA7F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17：卷烟生产企业</w:t>
            </w:r>
          </w:p>
          <w:p w14:paraId="29323E5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18：卷烟批发企业</w:t>
            </w:r>
          </w:p>
          <w:p w14:paraId="1BB09C10">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19：卷烟出口企业 </w:t>
            </w:r>
          </w:p>
          <w:p w14:paraId="4D8FE0D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20：生产型出口企业 </w:t>
            </w:r>
          </w:p>
          <w:p w14:paraId="2D7F71A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21：外贸型出口企业</w:t>
            </w:r>
          </w:p>
          <w:p w14:paraId="0AFFBC2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22：外贸综合服务企业</w:t>
            </w:r>
          </w:p>
          <w:p w14:paraId="063B6410">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23：自贸区试点企业</w:t>
            </w:r>
          </w:p>
          <w:p w14:paraId="0B171241">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24：特殊监管区内企业 </w:t>
            </w:r>
          </w:p>
          <w:p w14:paraId="6A99476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25：增值税一般纳税人资格试点</w:t>
            </w:r>
          </w:p>
          <w:p w14:paraId="1B611C6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26：市场采购试点</w:t>
            </w:r>
          </w:p>
          <w:p w14:paraId="29785DC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27：退税商店</w:t>
            </w:r>
          </w:p>
          <w:p w14:paraId="1DE3CA6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28：电子商务出口企业</w:t>
            </w:r>
          </w:p>
          <w:p w14:paraId="26CE67E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29：享受出口退税政策的融资租赁企业 </w:t>
            </w:r>
          </w:p>
          <w:p w14:paraId="261DC22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30：增值税零税率应税服务提供者</w:t>
            </w:r>
          </w:p>
          <w:p w14:paraId="073B64A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31：房地产开发企业 </w:t>
            </w:r>
          </w:p>
          <w:p w14:paraId="5A60E0B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32：农产品深加工企业</w:t>
            </w:r>
          </w:p>
          <w:p w14:paraId="76192A8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33：外购石脑油、燃料油用于消费税退税企业 </w:t>
            </w:r>
          </w:p>
          <w:p w14:paraId="2979990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34：从事机动车进口的其他贸易商</w:t>
            </w:r>
          </w:p>
          <w:p w14:paraId="1A814A21">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35：自产农产品者 </w:t>
            </w:r>
          </w:p>
          <w:p w14:paraId="7507441F">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36：农产品收购企业 </w:t>
            </w:r>
          </w:p>
          <w:p w14:paraId="0B85488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37：光伏收购企业 </w:t>
            </w:r>
          </w:p>
          <w:p w14:paraId="62EFA443">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38：住房租赁企业 </w:t>
            </w:r>
          </w:p>
          <w:p w14:paraId="637CAF3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39：冬奥会退税企业</w:t>
            </w:r>
          </w:p>
        </w:tc>
      </w:tr>
      <w:tr w14:paraId="5BF778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CAF91E">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1631962">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xfsnsrlxdm</w:t>
            </w:r>
          </w:p>
        </w:tc>
        <w:tc>
          <w:tcPr>
            <w:tcW w:w="1843" w:type="dxa"/>
            <w:noWrap w:val="0"/>
            <w:vAlign w:val="center"/>
          </w:tcPr>
          <w:p w14:paraId="4DE465A2">
            <w:pPr>
              <w:pStyle w:val="32"/>
              <w:numPr>
                <w:ilvl w:val="0"/>
                <w:numId w:val="0"/>
              </w:numPr>
              <w:ind w:leftChars="0"/>
              <w:jc w:val="both"/>
              <w:rPr>
                <w:rFonts w:hint="default" w:ascii="Times New Roman" w:hAnsi="Times New Roman" w:cs="Times New Roman"/>
              </w:rPr>
            </w:pPr>
            <w:r>
              <w:rPr>
                <w:rFonts w:hint="default" w:ascii="Times New Roman" w:hAnsi="Times New Roman" w:cs="Times New Roman"/>
              </w:rPr>
              <w:t>消费税纳税人类型</w:t>
            </w:r>
          </w:p>
        </w:tc>
        <w:tc>
          <w:tcPr>
            <w:tcW w:w="1276" w:type="dxa"/>
            <w:noWrap w:val="0"/>
            <w:vAlign w:val="center"/>
          </w:tcPr>
          <w:p w14:paraId="49438709">
            <w:pPr>
              <w:pStyle w:val="23"/>
              <w:numPr>
                <w:ilvl w:val="0"/>
                <w:numId w:val="0"/>
              </w:numPr>
              <w:adjustRightInd w:val="0"/>
              <w:snapToGrid w:val="0"/>
              <w:ind w:leftChars="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ACFFA14">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769A4B71">
            <w:pPr>
              <w:numPr>
                <w:ilvl w:val="0"/>
                <w:numId w:val="0"/>
              </w:numPr>
              <w:ind w:leftChars="0"/>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D5C4050">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01：卷烟生产消费税纳税人 </w:t>
            </w:r>
          </w:p>
          <w:p w14:paraId="15195FD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02：卷烟批发消费税纳税人 </w:t>
            </w:r>
          </w:p>
          <w:p w14:paraId="5AF7D71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03：白酒生产消费税纳税人 </w:t>
            </w:r>
          </w:p>
          <w:p w14:paraId="645E5B2F">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04：黄酒生产消费税纳税人 </w:t>
            </w:r>
          </w:p>
          <w:p w14:paraId="28E0E14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05：啤酒生产消费税纳税人 </w:t>
            </w:r>
          </w:p>
          <w:p w14:paraId="1F88356F">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06：其他酒生产消费税纳税人 </w:t>
            </w:r>
          </w:p>
          <w:p w14:paraId="65383D3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07：小汽车生产消费税纳税人 </w:t>
            </w:r>
          </w:p>
          <w:p w14:paraId="1A0B3B35">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08：超豪华小汽车消费税纳税人 </w:t>
            </w:r>
          </w:p>
          <w:p w14:paraId="22C613C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09：汽油生产消费税纳税人 </w:t>
            </w:r>
          </w:p>
          <w:p w14:paraId="7C2E3A2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10：石脑油生产消费税纳税人 </w:t>
            </w:r>
          </w:p>
          <w:p w14:paraId="4C99D7A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11：溶剂油生产消费税纳税人 </w:t>
            </w:r>
          </w:p>
          <w:p w14:paraId="0F1F371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12：润滑油生产消费税纳税人 </w:t>
            </w:r>
          </w:p>
          <w:p w14:paraId="690BD00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13：柴油生产消费税纳税人 </w:t>
            </w:r>
          </w:p>
          <w:p w14:paraId="5023396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14：航空煤油生产消费税纳税人 </w:t>
            </w:r>
          </w:p>
          <w:p w14:paraId="2E529B6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15：燃料油生产消费税纳税人</w:t>
            </w:r>
          </w:p>
          <w:p w14:paraId="21BF6DB9">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16：电池生产消费税纳税人 </w:t>
            </w:r>
          </w:p>
          <w:p w14:paraId="2D0225F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17：涂料生产消费税纳税人 </w:t>
            </w:r>
          </w:p>
          <w:p w14:paraId="7E36EC5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18：高档化妆品生产消费税纳税人</w:t>
            </w:r>
          </w:p>
          <w:p w14:paraId="2258190E">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19：金银首饰铂金首饰和钻石及钻石饰品零售消费税纳税人</w:t>
            </w:r>
          </w:p>
          <w:p w14:paraId="44F742B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20：其他贵重首饰和珠宝玉石生产消费税纳税人</w:t>
            </w:r>
          </w:p>
          <w:p w14:paraId="161EF987">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21：鞭炮焰火生产消费税纳税人 </w:t>
            </w:r>
          </w:p>
          <w:p w14:paraId="0998394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22：摩托车生产消费税纳税人 </w:t>
            </w:r>
          </w:p>
          <w:p w14:paraId="01F3B188">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23：高尔夫球及球具生产消费税纳税人 </w:t>
            </w:r>
          </w:p>
          <w:p w14:paraId="7A7E9635">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24：高档手表生产消费税纳税人 </w:t>
            </w:r>
          </w:p>
          <w:p w14:paraId="5A5804E4">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25：游艇生产消费税纳税人 </w:t>
            </w:r>
          </w:p>
          <w:p w14:paraId="5DAC138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26：木制一次性筷子生产消费税纳税人 </w:t>
            </w:r>
          </w:p>
          <w:p w14:paraId="3C15B6EA">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27：实木地板生产消费税纳税人 </w:t>
            </w:r>
          </w:p>
          <w:p w14:paraId="049A1A16">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 xml:space="preserve">28：雪茄烟生产消费税纳税人 </w:t>
            </w:r>
          </w:p>
          <w:p w14:paraId="4E943F7C">
            <w:pPr>
              <w:numPr>
                <w:ilvl w:val="0"/>
                <w:numId w:val="0"/>
              </w:numPr>
              <w:ind w:leftChars="0"/>
              <w:rPr>
                <w:rFonts w:hint="default" w:ascii="Times New Roman" w:hAnsi="Times New Roman" w:cs="Times New Roman"/>
                <w:sz w:val="22"/>
                <w:szCs w:val="22"/>
              </w:rPr>
            </w:pPr>
            <w:r>
              <w:rPr>
                <w:rFonts w:hint="default" w:ascii="Times New Roman" w:hAnsi="Times New Roman" w:cs="Times New Roman"/>
                <w:sz w:val="22"/>
                <w:szCs w:val="22"/>
              </w:rPr>
              <w:t>29：烟丝生产消费税纳税人</w:t>
            </w:r>
          </w:p>
        </w:tc>
      </w:tr>
    </w:tbl>
    <w:p w14:paraId="632C2240">
      <w:pPr>
        <w:pStyle w:val="5"/>
        <w:rPr>
          <w:rFonts w:hint="default" w:ascii="Times New Roman" w:hAnsi="Times New Roman" w:cs="Times New Roman"/>
        </w:rPr>
      </w:pPr>
      <w:bookmarkStart w:id="349" w:name="_Toc27186"/>
      <w:bookmarkStart w:id="350" w:name="_Toc20555"/>
      <w:bookmarkStart w:id="351" w:name="_Toc19482"/>
      <w:r>
        <w:rPr>
          <w:rFonts w:hint="default" w:ascii="Times New Roman" w:hAnsi="Times New Roman" w:cs="Times New Roman"/>
        </w:rPr>
        <w:t>6.5返回报文示例</w:t>
      </w:r>
      <w:bookmarkEnd w:id="349"/>
      <w:bookmarkEnd w:id="350"/>
      <w:bookmarkEnd w:id="351"/>
      <w:r>
        <w:rPr>
          <w:rFonts w:hint="default" w:ascii="Times New Roman" w:hAnsi="Times New Roman" w:cs="Times New Roman"/>
        </w:rPr>
        <w:t xml:space="preserve"> </w:t>
      </w:r>
    </w:p>
    <w:p w14:paraId="42FF2B97">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DC512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685EE71">
            <w:pPr>
              <w:pStyle w:val="6"/>
              <w:bidi w:val="0"/>
              <w:rPr>
                <w:rFonts w:hint="default" w:ascii="Times New Roman" w:hAnsi="Times New Roman" w:cs="Times New Roman"/>
              </w:rPr>
            </w:pPr>
            <w:r>
              <w:rPr>
                <w:rFonts w:hint="default" w:ascii="Times New Roman" w:hAnsi="Times New Roman" w:cs="Times New Roman"/>
              </w:rPr>
              <w:t>{</w:t>
            </w:r>
          </w:p>
          <w:p w14:paraId="7267C64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3E6B5D82">
            <w:pPr>
              <w:pStyle w:val="6"/>
              <w:bidi w:val="0"/>
              <w:rPr>
                <w:rFonts w:hint="default" w:ascii="Times New Roman" w:hAnsi="Times New Roman" w:cs="Times New Roman"/>
                <w:color w:val="00B050"/>
                <w:highlight w:val="none"/>
              </w:rPr>
            </w:pPr>
            <w:r>
              <w:rPr>
                <w:rFonts w:hint="default" w:ascii="Times New Roman" w:hAnsi="Times New Roman" w:cs="Times New Roman"/>
                <w:highlight w:val="none"/>
              </w:rPr>
              <w:tab/>
            </w:r>
            <w:r>
              <w:rPr>
                <w:rFonts w:hint="default" w:ascii="Times New Roman" w:hAnsi="Times New Roman" w:cs="Times New Roman"/>
                <w:highlight w:val="none"/>
              </w:rPr>
              <w:tab/>
            </w:r>
            <w:r>
              <w:rPr>
                <w:rFonts w:hint="default" w:ascii="Times New Roman" w:hAnsi="Times New Roman" w:cs="Times New Roman"/>
                <w:color w:val="auto"/>
                <w:highlight w:val="none"/>
              </w:rPr>
              <w:t>"RequestId": "16位随机数字和字母组合",</w:t>
            </w:r>
          </w:p>
          <w:p w14:paraId="5D5E48B8">
            <w:pPr>
              <w:pStyle w:val="6"/>
              <w:bidi w:val="0"/>
              <w:rPr>
                <w:rFonts w:hint="default" w:ascii="Times New Roman" w:hAnsi="Times New Roman" w:cs="Times New Roman"/>
                <w:color w:val="auto"/>
                <w:highlight w:val="none"/>
              </w:rPr>
            </w:pPr>
            <w:r>
              <w:rPr>
                <w:rFonts w:hint="default" w:ascii="Times New Roman" w:hAnsi="Times New Roman" w:cs="Times New Roman"/>
                <w:color w:val="00B050"/>
                <w:highlight w:val="none"/>
              </w:rPr>
              <w:tab/>
            </w:r>
            <w:r>
              <w:rPr>
                <w:rFonts w:hint="default" w:ascii="Times New Roman" w:hAnsi="Times New Roman" w:cs="Times New Roman"/>
                <w:color w:val="00B050"/>
                <w:highlight w:val="none"/>
              </w:rPr>
              <w:tab/>
            </w:r>
            <w:r>
              <w:rPr>
                <w:rFonts w:hint="default" w:ascii="Times New Roman" w:hAnsi="Times New Roman" w:cs="Times New Roman"/>
                <w:color w:val="auto"/>
                <w:highlight w:val="none"/>
              </w:rPr>
              <w:t>"Data":{</w:t>
            </w:r>
          </w:p>
          <w:p w14:paraId="0AFA6E43">
            <w:pPr>
              <w:pStyle w:val="6"/>
              <w:bidi w:val="0"/>
              <w:rPr>
                <w:rFonts w:hint="default" w:ascii="Times New Roman" w:hAnsi="Times New Roman" w:cs="Times New Roman"/>
                <w:color w:val="auto"/>
                <w:highlight w:val="none"/>
              </w:rPr>
            </w:pPr>
            <w:bookmarkStart w:id="352" w:name="OLE_LINK52"/>
            <w:r>
              <w:rPr>
                <w:rFonts w:hint="default" w:ascii="Times New Roman" w:hAnsi="Times New Roman" w:cs="Times New Roman"/>
                <w:color w:val="auto"/>
                <w:highlight w:val="none"/>
              </w:rPr>
              <w:t xml:space="preserve">          </w:t>
            </w:r>
            <w:bookmarkEnd w:id="352"/>
            <w:r>
              <w:rPr>
                <w:rFonts w:hint="default" w:ascii="Times New Roman" w:hAnsi="Times New Roman" w:cs="Times New Roman"/>
                <w:color w:val="auto"/>
                <w:highlight w:val="none"/>
              </w:rPr>
              <w:t>"returncode": "00",</w:t>
            </w:r>
          </w:p>
          <w:p w14:paraId="53BFF12D">
            <w:pPr>
              <w:pStyle w:val="6"/>
              <w:bidi w:val="0"/>
              <w:rPr>
                <w:rFonts w:hint="default" w:ascii="Times New Roman" w:hAnsi="Times New Roman" w:cs="Times New Roman"/>
                <w:color w:val="auto"/>
                <w:highlight w:val="none"/>
              </w:rPr>
            </w:pPr>
            <w:r>
              <w:rPr>
                <w:rFonts w:hint="default" w:ascii="Times New Roman" w:hAnsi="Times New Roman" w:cs="Times New Roman"/>
                <w:color w:val="auto"/>
                <w:highlight w:val="none"/>
              </w:rPr>
              <w:t xml:space="preserve">          "returnmsg": "成功",</w:t>
            </w:r>
          </w:p>
          <w:p w14:paraId="7C9382A1">
            <w:pPr>
              <w:pStyle w:val="6"/>
              <w:bidi w:val="0"/>
              <w:rPr>
                <w:rFonts w:hint="default" w:ascii="Times New Roman" w:hAnsi="Times New Roman" w:cs="Times New Roman"/>
                <w:color w:val="auto"/>
                <w:highlight w:val="none"/>
              </w:rPr>
            </w:pPr>
            <w:r>
              <w:rPr>
                <w:rFonts w:hint="default" w:ascii="Times New Roman" w:hAnsi="Times New Roman" w:cs="Times New Roman"/>
                <w:color w:val="auto"/>
                <w:highlight w:val="none"/>
              </w:rPr>
              <w:tab/>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"jcxx": {</w:t>
            </w:r>
          </w:p>
          <w:p w14:paraId="4A5E13E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"nsrsbh": "纳税人识别号/统一社会信用代码",</w:t>
            </w:r>
          </w:p>
          <w:p w14:paraId="1097471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"djxh": "登记序号",</w:t>
            </w:r>
          </w:p>
          <w:p w14:paraId="230586C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"ssdabh": "税收档案编号",</w:t>
            </w:r>
          </w:p>
          <w:p w14:paraId="37F2CFD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"nsrmc": "纳税人名称",</w:t>
            </w:r>
          </w:p>
          <w:p w14:paraId="02E7208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"nsrlx": "纳税人类型",</w:t>
            </w:r>
          </w:p>
          <w:p w14:paraId="308350C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"scjydz": "生产经营地址",</w:t>
            </w:r>
          </w:p>
          <w:p w14:paraId="28905C9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"zcdyzbm": "注册地邮政编码",</w:t>
            </w:r>
          </w:p>
          <w:p w14:paraId="7B5C55D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"zcdlxdh": "注册地联系电话",</w:t>
            </w:r>
          </w:p>
          <w:p w14:paraId="189AAC9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"fddbrxm": "法人名称(法定代表人姓名",</w:t>
            </w:r>
          </w:p>
          <w:p w14:paraId="03CF3AE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"djzclxdm": "登记注册类型（国标）",</w:t>
            </w:r>
          </w:p>
          <w:p w14:paraId="0528AB2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"hydm": "行业代码",</w:t>
            </w:r>
          </w:p>
          <w:p w14:paraId="2112480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"qxjswjgdm": "区县级税务机关代码",</w:t>
            </w:r>
          </w:p>
          <w:p w14:paraId="2BECD5F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"zgswskfjdm": "税务机关代码",</w:t>
            </w:r>
          </w:p>
          <w:p w14:paraId="0FED453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"zgswskfjmc": "税务机关名称",</w:t>
            </w:r>
          </w:p>
          <w:p w14:paraId="1C74DA6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"cwfzrxm": "财务负责人姓名",</w:t>
            </w:r>
          </w:p>
          <w:p w14:paraId="1B5E9FA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"khhmc": "账户名称",</w:t>
            </w:r>
          </w:p>
          <w:p w14:paraId="571E402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"yhzh": "账号",</w:t>
            </w:r>
          </w:p>
          <w:p w14:paraId="6B2D960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"bsrxm": "企业办税人员姓名",</w:t>
            </w:r>
          </w:p>
          <w:p w14:paraId="02D5A6B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"xdpsdqybz": "数电票试点企业标识",</w:t>
            </w:r>
          </w:p>
          <w:p w14:paraId="47F6C52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"ckqyfldm": "出口企业分类",</w:t>
            </w:r>
          </w:p>
          <w:p w14:paraId="522FA0C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"zfjglxdm": "总分机构类型",</w:t>
            </w:r>
          </w:p>
          <w:p w14:paraId="2DF65C8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"yhyywddm": "银行营业网点",</w:t>
            </w:r>
          </w:p>
          <w:p w14:paraId="577B5D0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"nsrztdm": "开票方纳税人状态",</w:t>
            </w:r>
          </w:p>
          <w:p w14:paraId="5EB6C37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"yxqq": "有效期起",</w:t>
            </w:r>
          </w:p>
          <w:p w14:paraId="1DEFE38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"yxqz": "有效期止"</w:t>
            </w:r>
          </w:p>
          <w:p w14:paraId="08AF32F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32A937D6">
            <w:pPr>
              <w:pStyle w:val="6"/>
              <w:bidi w:val="0"/>
              <w:rPr>
                <w:rFonts w:hint="default" w:ascii="Times New Roman" w:hAnsi="Times New Roman" w:cs="Times New Roman"/>
                <w:highlight w:val="none"/>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highlight w:val="none"/>
              </w:rPr>
              <w:tab/>
            </w:r>
            <w:r>
              <w:rPr>
                <w:rFonts w:hint="default" w:ascii="Times New Roman" w:hAnsi="Times New Roman" w:cs="Times New Roman"/>
                <w:highlight w:val="none"/>
              </w:rPr>
              <w:t>"qyhyxzGrid": [</w:t>
            </w:r>
          </w:p>
          <w:p w14:paraId="31E441D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5494658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"qyhyxzdm": "企业行业性质",</w:t>
            </w:r>
          </w:p>
          <w:p w14:paraId="4CD57B0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"yxqq": "有效期起",</w:t>
            </w:r>
          </w:p>
          <w:p w14:paraId="7424DC3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"yxqz": "有效期止"</w:t>
            </w:r>
          </w:p>
          <w:p w14:paraId="1153BB7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B27BA7E">
            <w:pPr>
              <w:pStyle w:val="6"/>
              <w:bidi w:val="0"/>
              <w:rPr>
                <w:rFonts w:hint="default" w:ascii="Times New Roman" w:hAnsi="Times New Roman" w:cs="Times New Roman"/>
                <w:color w:val="auto"/>
                <w:highlight w:val="none"/>
              </w:rPr>
            </w:pPr>
            <w:r>
              <w:rPr>
                <w:rFonts w:hint="default" w:ascii="Times New Roman" w:hAnsi="Times New Roman" w:cs="Times New Roman"/>
                <w:color w:val="auto"/>
                <w:highlight w:val="none"/>
              </w:rPr>
              <w:tab/>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w:t>
            </w:r>
          </w:p>
          <w:p w14:paraId="320265AD">
            <w:pPr>
              <w:pStyle w:val="6"/>
              <w:bidi w:val="0"/>
              <w:rPr>
                <w:rFonts w:hint="default" w:ascii="Times New Roman" w:hAnsi="Times New Roman" w:cs="Times New Roman"/>
                <w:color w:val="auto"/>
                <w:highlight w:val="none"/>
              </w:rPr>
            </w:pPr>
            <w:r>
              <w:rPr>
                <w:rFonts w:hint="default" w:ascii="Times New Roman" w:hAnsi="Times New Roman" w:cs="Times New Roman"/>
                <w:color w:val="auto"/>
                <w:highlight w:val="none"/>
              </w:rPr>
              <w:tab/>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ab/>
            </w:r>
            <w:r>
              <w:rPr>
                <w:rFonts w:hint="default" w:ascii="Times New Roman" w:hAnsi="Times New Roman" w:cs="Times New Roman"/>
                <w:color w:val="auto"/>
                <w:highlight w:val="none"/>
              </w:rPr>
              <w:t>"xfsnsrlxGrid": [</w:t>
            </w:r>
          </w:p>
          <w:p w14:paraId="2E047E2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2865258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"xfsnsrlxdm": "消费税纳税人类型",</w:t>
            </w:r>
          </w:p>
          <w:p w14:paraId="2B71C86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"yxqq": "有效期起",</w:t>
            </w:r>
          </w:p>
          <w:p w14:paraId="0757CE8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"yxqz": "有效期止"</w:t>
            </w:r>
          </w:p>
          <w:p w14:paraId="0C32AAB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17DB612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1B9DE94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3EA2141F">
            <w:pPr>
              <w:pStyle w:val="6"/>
              <w:bidi w:val="0"/>
              <w:rPr>
                <w:rFonts w:hint="default" w:ascii="Times New Roman" w:hAnsi="Times New Roman" w:cs="Times New Roman"/>
              </w:rPr>
            </w:pPr>
            <w:r>
              <w:rPr>
                <w:rFonts w:hint="default" w:ascii="Times New Roman" w:hAnsi="Times New Roman" w:cs="Times New Roman"/>
              </w:rPr>
              <w:t>}</w:t>
            </w:r>
          </w:p>
          <w:p w14:paraId="7593532E">
            <w:pPr>
              <w:pStyle w:val="6"/>
              <w:bidi w:val="0"/>
              <w:rPr>
                <w:rFonts w:hint="default" w:ascii="Times New Roman" w:hAnsi="Times New Roman" w:cs="Times New Roman"/>
              </w:rPr>
            </w:pPr>
            <w:r>
              <w:rPr>
                <w:rFonts w:hint="default" w:ascii="Times New Roman" w:hAnsi="Times New Roman" w:cs="Times New Roman"/>
              </w:rPr>
              <w:t>}</w:t>
            </w:r>
          </w:p>
        </w:tc>
      </w:tr>
    </w:tbl>
    <w:p w14:paraId="74C5EA79">
      <w:pPr>
        <w:pStyle w:val="31"/>
        <w:ind w:firstLine="0" w:firstLineChars="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FC548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1D53673">
            <w:pPr>
              <w:pStyle w:val="6"/>
              <w:bidi w:val="0"/>
              <w:rPr>
                <w:rFonts w:hint="default" w:ascii="Times New Roman" w:hAnsi="Times New Roman" w:cs="Times New Roman"/>
              </w:rPr>
            </w:pPr>
            <w:r>
              <w:rPr>
                <w:rFonts w:hint="default" w:ascii="Times New Roman" w:hAnsi="Times New Roman" w:cs="Times New Roman"/>
              </w:rPr>
              <w:t>{</w:t>
            </w:r>
          </w:p>
          <w:p w14:paraId="2295CBD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7B2A497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488D20B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3929E51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4A61CE7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08534F76">
            <w:pPr>
              <w:pStyle w:val="6"/>
              <w:bidi w:val="0"/>
              <w:rPr>
                <w:rFonts w:hint="default" w:ascii="Times New Roman" w:hAnsi="Times New Roman" w:cs="Times New Roman"/>
              </w:rPr>
            </w:pPr>
            <w:r>
              <w:rPr>
                <w:rFonts w:hint="default" w:ascii="Times New Roman" w:hAnsi="Times New Roman" w:cs="Times New Roman"/>
              </w:rPr>
              <w:t>}</w:t>
            </w:r>
          </w:p>
          <w:p w14:paraId="25777CA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4AAC9E6E">
            <w:pPr>
              <w:pStyle w:val="6"/>
              <w:bidi w:val="0"/>
              <w:rPr>
                <w:rFonts w:hint="default" w:ascii="Times New Roman" w:hAnsi="Times New Roman" w:cs="Times New Roman"/>
              </w:rPr>
            </w:pPr>
            <w:r>
              <w:rPr>
                <w:rFonts w:hint="default" w:ascii="Times New Roman" w:hAnsi="Times New Roman" w:cs="Times New Roman"/>
              </w:rPr>
              <w:t>}</w:t>
            </w:r>
          </w:p>
        </w:tc>
      </w:tr>
    </w:tbl>
    <w:p w14:paraId="704FD683">
      <w:pPr>
        <w:pStyle w:val="4"/>
        <w:widowControl/>
        <w:spacing w:beforeAutospacing="0" w:afterAutospacing="0" w:line="408" w:lineRule="auto"/>
        <w:rPr>
          <w:rFonts w:hint="default" w:ascii="Times New Roman" w:hAnsi="Times New Roman" w:cs="Times New Roman"/>
          <w:sz w:val="28"/>
          <w:szCs w:val="28"/>
        </w:rPr>
      </w:pPr>
      <w:bookmarkStart w:id="353" w:name="_Toc23228"/>
      <w:bookmarkStart w:id="354" w:name="_Toc27937"/>
      <w:bookmarkStart w:id="355" w:name="_Toc18266"/>
      <w:bookmarkStart w:id="356" w:name="_Toc13629"/>
      <w:r>
        <w:rPr>
          <w:rFonts w:hint="default" w:ascii="Times New Roman" w:hAnsi="Times New Roman" w:cs="Times New Roman"/>
          <w:sz w:val="28"/>
          <w:szCs w:val="28"/>
        </w:rPr>
        <w:t>7.查询可用税率信息</w:t>
      </w:r>
      <w:bookmarkEnd w:id="353"/>
      <w:bookmarkEnd w:id="354"/>
      <w:bookmarkEnd w:id="355"/>
      <w:bookmarkEnd w:id="356"/>
    </w:p>
    <w:p w14:paraId="792E2D3D">
      <w:pPr>
        <w:pStyle w:val="5"/>
        <w:rPr>
          <w:rFonts w:hint="default" w:ascii="Times New Roman" w:hAnsi="Times New Roman" w:cs="Times New Roman"/>
        </w:rPr>
      </w:pPr>
      <w:bookmarkStart w:id="357" w:name="_Toc8520"/>
      <w:bookmarkStart w:id="358" w:name="_Toc22092"/>
      <w:bookmarkStart w:id="359" w:name="_Toc14937"/>
      <w:r>
        <w:rPr>
          <w:rFonts w:hint="default" w:ascii="Times New Roman" w:hAnsi="Times New Roman" w:cs="Times New Roman"/>
        </w:rPr>
        <w:t>7.1接口说明</w:t>
      </w:r>
      <w:bookmarkEnd w:id="357"/>
      <w:bookmarkEnd w:id="358"/>
      <w:bookmarkEnd w:id="359"/>
    </w:p>
    <w:p w14:paraId="58AEF0ED">
      <w:pPr>
        <w:pStyle w:val="6"/>
        <w:rPr>
          <w:rFonts w:hint="default" w:ascii="Times New Roman" w:hAnsi="Times New Roman" w:cs="Times New Roman"/>
        </w:rPr>
      </w:pPr>
      <w:r>
        <w:rPr>
          <w:rFonts w:hint="default" w:ascii="Times New Roman" w:hAnsi="Times New Roman" w:cs="Times New Roman"/>
        </w:rPr>
        <w:t>向企业提供查询可用税率信息的功能，企业可将查询的基本信息保存在本地。在开票时选择保存在本地的可用税率。</w:t>
      </w:r>
    </w:p>
    <w:p w14:paraId="39AF7FB9">
      <w:pPr>
        <w:pStyle w:val="31"/>
        <w:ind w:firstLine="480"/>
        <w:rPr>
          <w:rFonts w:hint="default" w:ascii="Times New Roman" w:hAnsi="Times New Roman" w:cs="Times New Roman"/>
        </w:rPr>
      </w:pPr>
      <w:r>
        <w:rPr>
          <w:rFonts w:hint="default" w:ascii="Times New Roman" w:hAnsi="Times New Roman" w:cs="Times New Roman"/>
        </w:rPr>
        <w:t>建议定时获取可用税率。</w:t>
      </w:r>
    </w:p>
    <w:p w14:paraId="715FC51F">
      <w:pPr>
        <w:pStyle w:val="5"/>
        <w:rPr>
          <w:rFonts w:hint="default" w:ascii="Times New Roman" w:hAnsi="Times New Roman" w:cs="Times New Roman"/>
        </w:rPr>
      </w:pPr>
      <w:bookmarkStart w:id="360" w:name="_Toc25969"/>
      <w:bookmarkStart w:id="361" w:name="_Toc22662"/>
      <w:bookmarkStart w:id="362" w:name="_Toc20472"/>
      <w:bookmarkStart w:id="363" w:name="OLE_LINK63"/>
      <w:r>
        <w:rPr>
          <w:rFonts w:hint="default" w:ascii="Times New Roman" w:hAnsi="Times New Roman" w:cs="Times New Roman"/>
        </w:rPr>
        <w:t>7.2请求参数</w:t>
      </w:r>
      <w:bookmarkEnd w:id="360"/>
      <w:bookmarkEnd w:id="361"/>
      <w:bookmarkEnd w:id="362"/>
    </w:p>
    <w:p w14:paraId="630568A8">
      <w:pPr>
        <w:pStyle w:val="6"/>
        <w:rPr>
          <w:rFonts w:hint="default" w:ascii="Times New Roman" w:hAnsi="Times New Roman" w:cs="Times New Roman"/>
        </w:rPr>
      </w:pPr>
      <w:r>
        <w:rPr>
          <w:rFonts w:hint="default" w:ascii="Times New Roman" w:hAnsi="Times New Roman" w:cs="Times New Roman"/>
        </w:rPr>
        <w:t>无</w:t>
      </w:r>
    </w:p>
    <w:p w14:paraId="2AE09C70">
      <w:pPr>
        <w:pStyle w:val="5"/>
        <w:rPr>
          <w:rFonts w:hint="default" w:ascii="Times New Roman" w:hAnsi="Times New Roman" w:cs="Times New Roman"/>
        </w:rPr>
      </w:pPr>
      <w:bookmarkStart w:id="364" w:name="_Toc13637"/>
      <w:bookmarkStart w:id="365" w:name="_Toc11448"/>
      <w:bookmarkStart w:id="366" w:name="_Toc7625"/>
      <w:r>
        <w:rPr>
          <w:rFonts w:hint="default" w:ascii="Times New Roman" w:hAnsi="Times New Roman" w:cs="Times New Roman"/>
        </w:rPr>
        <w:t>7.3请求报文示例</w:t>
      </w:r>
      <w:bookmarkEnd w:id="364"/>
      <w:bookmarkEnd w:id="365"/>
      <w:bookmarkEnd w:id="36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ADE5B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59038CB">
            <w:pPr>
              <w:pStyle w:val="6"/>
              <w:bidi w:val="0"/>
              <w:rPr>
                <w:rFonts w:hint="default" w:ascii="Times New Roman" w:hAnsi="Times New Roman" w:cs="Times New Roman"/>
              </w:rPr>
            </w:pPr>
            <w:r>
              <w:rPr>
                <w:rFonts w:hint="default" w:ascii="Times New Roman" w:hAnsi="Times New Roman" w:cs="Times New Roman"/>
              </w:rPr>
              <w:t>{}</w:t>
            </w:r>
          </w:p>
        </w:tc>
      </w:tr>
      <w:bookmarkEnd w:id="363"/>
    </w:tbl>
    <w:p w14:paraId="799E0BED">
      <w:pPr>
        <w:pStyle w:val="5"/>
        <w:rPr>
          <w:rFonts w:hint="default" w:ascii="Times New Roman" w:hAnsi="Times New Roman" w:cs="Times New Roman"/>
        </w:rPr>
      </w:pPr>
      <w:bookmarkStart w:id="367" w:name="_Toc15698"/>
      <w:bookmarkStart w:id="368" w:name="_Toc10785"/>
      <w:bookmarkStart w:id="369" w:name="_Toc4434"/>
      <w:r>
        <w:rPr>
          <w:rFonts w:hint="default" w:ascii="Times New Roman" w:hAnsi="Times New Roman" w:cs="Times New Roman"/>
        </w:rPr>
        <w:t>7.4返回参数</w:t>
      </w:r>
      <w:bookmarkEnd w:id="367"/>
      <w:bookmarkEnd w:id="368"/>
      <w:bookmarkEnd w:id="36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A972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95" w:hRule="atLeast"/>
        </w:trPr>
        <w:tc>
          <w:tcPr>
            <w:tcW w:w="675" w:type="dxa"/>
            <w:tcBorders>
              <w:top w:val="single" w:color="auto" w:sz="12" w:space="0"/>
              <w:bottom w:val="single" w:color="auto" w:sz="6" w:space="0"/>
            </w:tcBorders>
            <w:shd w:val="clear" w:color="auto" w:fill="D8D8D8"/>
            <w:noWrap w:val="0"/>
            <w:vAlign w:val="center"/>
          </w:tcPr>
          <w:p w14:paraId="1D98BFD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6499C13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C6452C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4ED55B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3B330DB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FF60F0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22FB30B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08FEDE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79466D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0E37284D">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313C08C1">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766B8DA7">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58B4D74A">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7BB2D5D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A07FE01">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58E99E17">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7B7219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72C660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714C1AF">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4207C621">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56B0CEE6">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62E2CBF0">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2CFE9C1E">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F5CEC7F">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0B6B842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96C76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B79A0C3">
            <w:pPr>
              <w:rPr>
                <w:rFonts w:hint="default" w:ascii="Times New Roman" w:hAnsi="Times New Roman" w:cs="Times New Roman"/>
                <w:sz w:val="22"/>
                <w:szCs w:val="22"/>
              </w:rPr>
            </w:pPr>
            <w:r>
              <w:rPr>
                <w:rFonts w:hint="default" w:ascii="Times New Roman" w:hAnsi="Times New Roman" w:cs="Times New Roman"/>
                <w:sz w:val="22"/>
                <w:szCs w:val="22"/>
              </w:rPr>
              <w:t>count</w:t>
            </w:r>
          </w:p>
        </w:tc>
        <w:tc>
          <w:tcPr>
            <w:tcW w:w="1843" w:type="dxa"/>
            <w:noWrap w:val="0"/>
            <w:vAlign w:val="center"/>
          </w:tcPr>
          <w:p w14:paraId="4E580263">
            <w:pPr>
              <w:widowControl/>
              <w:rPr>
                <w:rFonts w:hint="default" w:ascii="Times New Roman" w:hAnsi="Times New Roman" w:cs="Times New Roman"/>
                <w:sz w:val="22"/>
                <w:szCs w:val="22"/>
              </w:rPr>
            </w:pPr>
            <w:r>
              <w:rPr>
                <w:rFonts w:hint="default" w:ascii="Times New Roman" w:hAnsi="Times New Roman" w:cs="Times New Roman"/>
                <w:sz w:val="22"/>
                <w:szCs w:val="22"/>
              </w:rPr>
              <w:t>总数量</w:t>
            </w:r>
          </w:p>
        </w:tc>
        <w:tc>
          <w:tcPr>
            <w:tcW w:w="1276" w:type="dxa"/>
            <w:noWrap w:val="0"/>
            <w:vAlign w:val="center"/>
          </w:tcPr>
          <w:p w14:paraId="48B585E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1A08B64">
            <w:pPr>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708" w:type="dxa"/>
            <w:noWrap w:val="0"/>
            <w:vAlign w:val="center"/>
          </w:tcPr>
          <w:p w14:paraId="5862B9A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7F66558">
            <w:pPr>
              <w:rPr>
                <w:rFonts w:hint="default" w:ascii="Times New Roman" w:hAnsi="Times New Roman" w:cs="Times New Roman"/>
                <w:sz w:val="22"/>
                <w:szCs w:val="22"/>
              </w:rPr>
            </w:pPr>
          </w:p>
        </w:tc>
      </w:tr>
      <w:tr w14:paraId="4A3BC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31036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E754983">
            <w:pPr>
              <w:rPr>
                <w:rFonts w:hint="default" w:ascii="Times New Roman" w:hAnsi="Times New Roman" w:cs="Times New Roman"/>
                <w:sz w:val="22"/>
                <w:szCs w:val="22"/>
              </w:rPr>
            </w:pPr>
            <w:r>
              <w:rPr>
                <w:rFonts w:hint="default" w:ascii="Times New Roman" w:hAnsi="Times New Roman" w:cs="Times New Roman"/>
                <w:sz w:val="22"/>
                <w:szCs w:val="22"/>
              </w:rPr>
              <w:t>csxz</w:t>
            </w:r>
          </w:p>
        </w:tc>
        <w:tc>
          <w:tcPr>
            <w:tcW w:w="1843" w:type="dxa"/>
            <w:noWrap w:val="0"/>
            <w:vAlign w:val="center"/>
          </w:tcPr>
          <w:p w14:paraId="13E9AB3B">
            <w:pPr>
              <w:widowControl/>
              <w:rPr>
                <w:rFonts w:hint="default" w:ascii="Times New Roman" w:hAnsi="Times New Roman" w:cs="Times New Roman"/>
                <w:kern w:val="0"/>
                <w:sz w:val="22"/>
                <w:szCs w:val="22"/>
              </w:rPr>
            </w:pPr>
            <w:r>
              <w:rPr>
                <w:rFonts w:hint="default" w:ascii="Times New Roman" w:hAnsi="Times New Roman" w:cs="Times New Roman"/>
                <w:sz w:val="22"/>
                <w:szCs w:val="22"/>
              </w:rPr>
              <w:t>参数性质</w:t>
            </w:r>
          </w:p>
        </w:tc>
        <w:tc>
          <w:tcPr>
            <w:tcW w:w="1276" w:type="dxa"/>
            <w:noWrap w:val="0"/>
            <w:vAlign w:val="center"/>
          </w:tcPr>
          <w:p w14:paraId="7D3BC1B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58A630D1">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50C1450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2C2DEF4">
            <w:pPr>
              <w:rPr>
                <w:rFonts w:hint="default" w:ascii="Times New Roman" w:hAnsi="Times New Roman" w:cs="Times New Roman"/>
                <w:sz w:val="22"/>
                <w:szCs w:val="22"/>
              </w:rPr>
            </w:pPr>
            <w:r>
              <w:rPr>
                <w:rFonts w:hint="default" w:ascii="Times New Roman" w:hAnsi="Times New Roman" w:cs="Times New Roman"/>
                <w:sz w:val="22"/>
                <w:szCs w:val="22"/>
              </w:rPr>
              <w:t>1：税率</w:t>
            </w:r>
          </w:p>
          <w:p w14:paraId="70EAECEA">
            <w:pPr>
              <w:rPr>
                <w:rFonts w:hint="default" w:ascii="Times New Roman" w:hAnsi="Times New Roman" w:cs="Times New Roman"/>
                <w:sz w:val="22"/>
                <w:szCs w:val="22"/>
              </w:rPr>
            </w:pPr>
            <w:r>
              <w:rPr>
                <w:rFonts w:hint="default" w:ascii="Times New Roman" w:hAnsi="Times New Roman" w:cs="Times New Roman"/>
                <w:sz w:val="22"/>
                <w:szCs w:val="22"/>
              </w:rPr>
              <w:t>2：征收率</w:t>
            </w:r>
          </w:p>
        </w:tc>
      </w:tr>
      <w:tr w14:paraId="636043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129961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56C10864">
            <w:pPr>
              <w:rPr>
                <w:rFonts w:hint="default" w:ascii="Times New Roman" w:hAnsi="Times New Roman" w:cs="Times New Roman"/>
                <w:sz w:val="22"/>
                <w:szCs w:val="22"/>
              </w:rPr>
            </w:pPr>
            <w:r>
              <w:rPr>
                <w:rFonts w:hint="default" w:ascii="Times New Roman" w:hAnsi="Times New Roman" w:cs="Times New Roman"/>
                <w:sz w:val="22"/>
                <w:szCs w:val="22"/>
              </w:rPr>
              <w:t>slzsl</w:t>
            </w:r>
          </w:p>
        </w:tc>
        <w:tc>
          <w:tcPr>
            <w:tcW w:w="1843" w:type="dxa"/>
            <w:noWrap w:val="0"/>
            <w:vAlign w:val="center"/>
          </w:tcPr>
          <w:p w14:paraId="198D9E16">
            <w:pPr>
              <w:widowControl/>
              <w:rPr>
                <w:rFonts w:hint="default" w:ascii="Times New Roman" w:hAnsi="Times New Roman" w:cs="Times New Roman"/>
                <w:kern w:val="0"/>
                <w:sz w:val="22"/>
                <w:szCs w:val="22"/>
              </w:rPr>
            </w:pPr>
            <w:r>
              <w:rPr>
                <w:rFonts w:hint="default" w:ascii="Times New Roman" w:hAnsi="Times New Roman" w:cs="Times New Roman"/>
                <w:sz w:val="22"/>
                <w:szCs w:val="22"/>
              </w:rPr>
              <w:t>税率征收率</w:t>
            </w:r>
          </w:p>
        </w:tc>
        <w:tc>
          <w:tcPr>
            <w:tcW w:w="1276" w:type="dxa"/>
            <w:noWrap w:val="0"/>
            <w:vAlign w:val="center"/>
          </w:tcPr>
          <w:p w14:paraId="6D1F2FA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769FCFC7">
            <w:pPr>
              <w:jc w:val="center"/>
              <w:rPr>
                <w:rFonts w:hint="default" w:ascii="Times New Roman" w:hAnsi="Times New Roman" w:cs="Times New Roman"/>
                <w:sz w:val="22"/>
                <w:szCs w:val="22"/>
              </w:rPr>
            </w:pPr>
            <w:r>
              <w:rPr>
                <w:rFonts w:hint="default" w:ascii="Times New Roman" w:hAnsi="Times New Roman" w:cs="Times New Roman"/>
                <w:sz w:val="22"/>
                <w:szCs w:val="22"/>
              </w:rPr>
              <w:t>16,6</w:t>
            </w:r>
          </w:p>
        </w:tc>
        <w:tc>
          <w:tcPr>
            <w:tcW w:w="708" w:type="dxa"/>
            <w:noWrap w:val="0"/>
            <w:vAlign w:val="center"/>
          </w:tcPr>
          <w:p w14:paraId="72A3ECD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5CDE599">
            <w:pPr>
              <w:rPr>
                <w:rFonts w:hint="default" w:ascii="Times New Roman" w:hAnsi="Times New Roman" w:cs="Times New Roman"/>
                <w:sz w:val="22"/>
                <w:szCs w:val="22"/>
              </w:rPr>
            </w:pPr>
          </w:p>
        </w:tc>
      </w:tr>
      <w:tr w14:paraId="3242502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47FA20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6099514B">
            <w:pPr>
              <w:rPr>
                <w:rFonts w:hint="default" w:ascii="Times New Roman" w:hAnsi="Times New Roman" w:cs="Times New Roman"/>
                <w:sz w:val="22"/>
                <w:szCs w:val="22"/>
              </w:rPr>
            </w:pPr>
            <w:r>
              <w:rPr>
                <w:rFonts w:hint="default" w:ascii="Times New Roman" w:hAnsi="Times New Roman" w:cs="Times New Roman"/>
                <w:sz w:val="22"/>
                <w:szCs w:val="22"/>
              </w:rPr>
              <w:t>yslbz</w:t>
            </w:r>
          </w:p>
        </w:tc>
        <w:tc>
          <w:tcPr>
            <w:tcW w:w="1843" w:type="dxa"/>
            <w:noWrap w:val="0"/>
            <w:vAlign w:val="center"/>
          </w:tcPr>
          <w:p w14:paraId="1BD51C79">
            <w:pPr>
              <w:widowControl/>
              <w:rPr>
                <w:rFonts w:hint="default" w:ascii="Times New Roman" w:hAnsi="Times New Roman" w:cs="Times New Roman"/>
                <w:kern w:val="0"/>
                <w:sz w:val="22"/>
                <w:szCs w:val="22"/>
              </w:rPr>
            </w:pPr>
            <w:r>
              <w:rPr>
                <w:rFonts w:hint="default" w:ascii="Times New Roman" w:hAnsi="Times New Roman" w:cs="Times New Roman"/>
                <w:sz w:val="22"/>
                <w:szCs w:val="22"/>
              </w:rPr>
              <w:t>原税率标志</w:t>
            </w:r>
          </w:p>
        </w:tc>
        <w:tc>
          <w:tcPr>
            <w:tcW w:w="1276" w:type="dxa"/>
            <w:noWrap w:val="0"/>
            <w:vAlign w:val="center"/>
          </w:tcPr>
          <w:p w14:paraId="7B70AD17">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noWrap w:val="0"/>
            <w:vAlign w:val="center"/>
          </w:tcPr>
          <w:p w14:paraId="21CF2A05">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62EE377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EB0DC7E">
            <w:pPr>
              <w:rPr>
                <w:rFonts w:hint="default" w:ascii="Times New Roman" w:hAnsi="Times New Roman" w:cs="Times New Roman"/>
                <w:sz w:val="22"/>
                <w:szCs w:val="22"/>
              </w:rPr>
            </w:pPr>
            <w:r>
              <w:rPr>
                <w:rFonts w:hint="default" w:ascii="Times New Roman" w:hAnsi="Times New Roman" w:cs="Times New Roman"/>
                <w:sz w:val="22"/>
                <w:szCs w:val="22"/>
              </w:rPr>
              <w:t>Y：是原税率</w:t>
            </w:r>
          </w:p>
          <w:p w14:paraId="78367920">
            <w:pPr>
              <w:rPr>
                <w:rFonts w:hint="default" w:ascii="Times New Roman" w:hAnsi="Times New Roman" w:cs="Times New Roman"/>
                <w:sz w:val="22"/>
                <w:szCs w:val="22"/>
              </w:rPr>
            </w:pPr>
            <w:r>
              <w:rPr>
                <w:rFonts w:hint="default" w:ascii="Times New Roman" w:hAnsi="Times New Roman" w:cs="Times New Roman"/>
                <w:sz w:val="22"/>
                <w:szCs w:val="22"/>
              </w:rPr>
              <w:t>N：非原税率</w:t>
            </w:r>
          </w:p>
        </w:tc>
      </w:tr>
      <w:tr w14:paraId="0E31F2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B6492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19D5C26F">
            <w:pPr>
              <w:rPr>
                <w:rFonts w:hint="default" w:ascii="Times New Roman" w:hAnsi="Times New Roman" w:cs="Times New Roman"/>
                <w:sz w:val="22"/>
                <w:szCs w:val="22"/>
              </w:rPr>
            </w:pPr>
            <w:r>
              <w:rPr>
                <w:rFonts w:hint="default" w:ascii="Times New Roman" w:hAnsi="Times New Roman" w:cs="Times New Roman"/>
                <w:sz w:val="22"/>
                <w:szCs w:val="22"/>
              </w:rPr>
              <w:t>dyysl</w:t>
            </w:r>
          </w:p>
        </w:tc>
        <w:tc>
          <w:tcPr>
            <w:tcW w:w="1843" w:type="dxa"/>
            <w:noWrap w:val="0"/>
            <w:vAlign w:val="center"/>
          </w:tcPr>
          <w:p w14:paraId="2EB8EA60">
            <w:pPr>
              <w:widowControl/>
              <w:rPr>
                <w:rFonts w:hint="default" w:ascii="Times New Roman" w:hAnsi="Times New Roman" w:cs="Times New Roman"/>
                <w:kern w:val="0"/>
                <w:sz w:val="22"/>
                <w:szCs w:val="22"/>
              </w:rPr>
            </w:pPr>
            <w:r>
              <w:rPr>
                <w:rFonts w:hint="default" w:ascii="Times New Roman" w:hAnsi="Times New Roman" w:cs="Times New Roman"/>
                <w:sz w:val="22"/>
                <w:szCs w:val="22"/>
              </w:rPr>
              <w:t>对应原税率</w:t>
            </w:r>
          </w:p>
        </w:tc>
        <w:tc>
          <w:tcPr>
            <w:tcW w:w="1276" w:type="dxa"/>
            <w:noWrap w:val="0"/>
            <w:vAlign w:val="center"/>
          </w:tcPr>
          <w:p w14:paraId="50FC06D2">
            <w:pPr>
              <w:pStyle w:val="23"/>
              <w:adjustRightInd w:val="0"/>
              <w:snapToGrid w:val="0"/>
              <w:rPr>
                <w:rFonts w:hint="default" w:ascii="Times New Roman" w:hAnsi="Times New Roman" w:cs="Times New Roman"/>
                <w:sz w:val="22"/>
                <w:szCs w:val="22"/>
              </w:rPr>
            </w:pPr>
            <w:r>
              <w:rPr>
                <w:rFonts w:hint="default" w:ascii="Times New Roman" w:hAnsi="Times New Roman" w:cs="Times New Roman"/>
                <w:bCs/>
                <w:kern w:val="0"/>
                <w:szCs w:val="21"/>
              </w:rPr>
              <w:t>varchar</w:t>
            </w:r>
          </w:p>
        </w:tc>
        <w:tc>
          <w:tcPr>
            <w:tcW w:w="709" w:type="dxa"/>
            <w:noWrap w:val="0"/>
            <w:vAlign w:val="center"/>
          </w:tcPr>
          <w:p w14:paraId="5365DD5F">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07288A5E">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0279880">
            <w:pPr>
              <w:rPr>
                <w:rFonts w:hint="default" w:ascii="Times New Roman" w:hAnsi="Times New Roman" w:cs="Times New Roman"/>
                <w:sz w:val="22"/>
                <w:szCs w:val="22"/>
              </w:rPr>
            </w:pPr>
            <w:r>
              <w:rPr>
                <w:rFonts w:hint="default" w:ascii="Times New Roman" w:hAnsi="Times New Roman" w:cs="Times New Roman"/>
                <w:bCs/>
                <w:kern w:val="0"/>
                <w:sz w:val="22"/>
                <w:szCs w:val="22"/>
              </w:rPr>
              <w:t>百分比形式、逗号连接</w:t>
            </w:r>
          </w:p>
        </w:tc>
      </w:tr>
      <w:tr w14:paraId="6706A3C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FB1C2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2C969082">
            <w:pPr>
              <w:rPr>
                <w:rFonts w:hint="default" w:ascii="Times New Roman" w:hAnsi="Times New Roman" w:cs="Times New Roman"/>
                <w:sz w:val="22"/>
                <w:szCs w:val="22"/>
              </w:rPr>
            </w:pPr>
            <w:r>
              <w:rPr>
                <w:rFonts w:hint="default" w:ascii="Times New Roman" w:hAnsi="Times New Roman" w:cs="Times New Roman"/>
                <w:sz w:val="22"/>
                <w:szCs w:val="22"/>
              </w:rPr>
              <w:t>cszt</w:t>
            </w:r>
          </w:p>
        </w:tc>
        <w:tc>
          <w:tcPr>
            <w:tcW w:w="1843" w:type="dxa"/>
            <w:noWrap w:val="0"/>
            <w:vAlign w:val="center"/>
          </w:tcPr>
          <w:p w14:paraId="3B2EC555">
            <w:pPr>
              <w:widowControl/>
              <w:rPr>
                <w:rFonts w:hint="default" w:ascii="Times New Roman" w:hAnsi="Times New Roman" w:cs="Times New Roman"/>
                <w:kern w:val="0"/>
                <w:sz w:val="22"/>
                <w:szCs w:val="22"/>
              </w:rPr>
            </w:pPr>
            <w:r>
              <w:rPr>
                <w:rFonts w:hint="default" w:ascii="Times New Roman" w:hAnsi="Times New Roman" w:cs="Times New Roman"/>
                <w:sz w:val="22"/>
                <w:szCs w:val="22"/>
              </w:rPr>
              <w:t>参数状态</w:t>
            </w:r>
          </w:p>
        </w:tc>
        <w:tc>
          <w:tcPr>
            <w:tcW w:w="1276" w:type="dxa"/>
            <w:noWrap w:val="0"/>
            <w:vAlign w:val="center"/>
          </w:tcPr>
          <w:p w14:paraId="57F701DE">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33477DD0">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3E4F8BA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37493C0">
            <w:pPr>
              <w:pStyle w:val="32"/>
              <w:rPr>
                <w:rFonts w:hint="default" w:ascii="Times New Roman" w:hAnsi="Times New Roman" w:cs="Times New Roman"/>
                <w:bCs/>
              </w:rPr>
            </w:pPr>
            <w:r>
              <w:rPr>
                <w:rFonts w:hint="default" w:ascii="Times New Roman" w:hAnsi="Times New Roman" w:cs="Times New Roman"/>
                <w:bCs/>
              </w:rPr>
              <w:t>0：启用</w:t>
            </w:r>
          </w:p>
          <w:p w14:paraId="1DDDEC3E">
            <w:pPr>
              <w:rPr>
                <w:rFonts w:hint="default" w:ascii="Times New Roman" w:hAnsi="Times New Roman" w:cs="Times New Roman"/>
                <w:sz w:val="22"/>
                <w:szCs w:val="22"/>
              </w:rPr>
            </w:pPr>
            <w:r>
              <w:rPr>
                <w:rFonts w:hint="default" w:ascii="Times New Roman" w:hAnsi="Times New Roman" w:cs="Times New Roman"/>
                <w:bCs/>
                <w:kern w:val="0"/>
                <w:sz w:val="22"/>
                <w:szCs w:val="22"/>
              </w:rPr>
              <w:t>1：停用</w:t>
            </w:r>
          </w:p>
        </w:tc>
      </w:tr>
      <w:tr w14:paraId="74AFF0C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D6422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2EDFC6D9">
            <w:pPr>
              <w:rPr>
                <w:rFonts w:hint="default" w:ascii="Times New Roman" w:hAnsi="Times New Roman" w:cs="Times New Roman"/>
                <w:sz w:val="22"/>
                <w:szCs w:val="22"/>
              </w:rPr>
            </w:pPr>
            <w:r>
              <w:rPr>
                <w:rFonts w:hint="default" w:ascii="Times New Roman" w:hAnsi="Times New Roman" w:cs="Times New Roman"/>
                <w:sz w:val="22"/>
                <w:szCs w:val="22"/>
              </w:rPr>
              <w:t>yxqq</w:t>
            </w:r>
          </w:p>
        </w:tc>
        <w:tc>
          <w:tcPr>
            <w:tcW w:w="1843" w:type="dxa"/>
            <w:noWrap w:val="0"/>
            <w:vAlign w:val="center"/>
          </w:tcPr>
          <w:p w14:paraId="0C4D43AC">
            <w:pPr>
              <w:widowControl/>
              <w:rPr>
                <w:rFonts w:hint="default" w:ascii="Times New Roman" w:hAnsi="Times New Roman" w:cs="Times New Roman"/>
                <w:kern w:val="0"/>
                <w:sz w:val="22"/>
                <w:szCs w:val="22"/>
              </w:rPr>
            </w:pPr>
            <w:r>
              <w:rPr>
                <w:rFonts w:hint="default" w:ascii="Times New Roman" w:hAnsi="Times New Roman" w:cs="Times New Roman"/>
                <w:sz w:val="22"/>
                <w:szCs w:val="22"/>
              </w:rPr>
              <w:t>有效期起</w:t>
            </w:r>
          </w:p>
        </w:tc>
        <w:tc>
          <w:tcPr>
            <w:tcW w:w="1276" w:type="dxa"/>
            <w:noWrap w:val="0"/>
            <w:vAlign w:val="center"/>
          </w:tcPr>
          <w:p w14:paraId="2B29B52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79F493A3">
            <w:pPr>
              <w:jc w:val="center"/>
              <w:rPr>
                <w:rFonts w:hint="default" w:ascii="Times New Roman" w:hAnsi="Times New Roman" w:cs="Times New Roman"/>
                <w:sz w:val="22"/>
                <w:szCs w:val="22"/>
              </w:rPr>
            </w:pPr>
          </w:p>
        </w:tc>
        <w:tc>
          <w:tcPr>
            <w:tcW w:w="708" w:type="dxa"/>
            <w:noWrap w:val="0"/>
            <w:vAlign w:val="center"/>
          </w:tcPr>
          <w:p w14:paraId="5AC37F52">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088E2E9">
            <w:pPr>
              <w:rPr>
                <w:rFonts w:hint="default" w:ascii="Times New Roman" w:hAnsi="Times New Roman" w:cs="Times New Roman"/>
                <w:bCs/>
                <w:kern w:val="0"/>
                <w:sz w:val="22"/>
                <w:szCs w:val="22"/>
              </w:rPr>
            </w:pPr>
            <w:r>
              <w:rPr>
                <w:rFonts w:hint="default" w:ascii="Times New Roman" w:hAnsi="Times New Roman" w:cs="Times New Roman"/>
                <w:bCs/>
                <w:kern w:val="0"/>
                <w:sz w:val="22"/>
                <w:szCs w:val="22"/>
              </w:rPr>
              <w:t>时间格式：</w:t>
            </w:r>
          </w:p>
          <w:p w14:paraId="6E379B81">
            <w:pPr>
              <w:rPr>
                <w:rFonts w:hint="default" w:ascii="Times New Roman" w:hAnsi="Times New Roman" w:cs="Times New Roman"/>
                <w:sz w:val="22"/>
                <w:szCs w:val="22"/>
              </w:rPr>
            </w:pPr>
            <w:r>
              <w:rPr>
                <w:rFonts w:hint="default" w:ascii="Times New Roman" w:hAnsi="Times New Roman" w:cs="Times New Roman"/>
                <w:bCs/>
                <w:kern w:val="0"/>
                <w:sz w:val="22"/>
                <w:szCs w:val="22"/>
              </w:rPr>
              <w:t>yyyy-MM-dd</w:t>
            </w:r>
          </w:p>
        </w:tc>
      </w:tr>
      <w:tr w14:paraId="4D2A3E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01818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6DAD1E9D">
            <w:pPr>
              <w:rPr>
                <w:rFonts w:hint="default" w:ascii="Times New Roman" w:hAnsi="Times New Roman" w:cs="Times New Roman"/>
                <w:sz w:val="22"/>
                <w:szCs w:val="22"/>
              </w:rPr>
            </w:pPr>
            <w:r>
              <w:rPr>
                <w:rFonts w:hint="default" w:ascii="Times New Roman" w:hAnsi="Times New Roman" w:cs="Times New Roman"/>
                <w:sz w:val="22"/>
                <w:szCs w:val="22"/>
              </w:rPr>
              <w:t>yxqz</w:t>
            </w:r>
          </w:p>
        </w:tc>
        <w:tc>
          <w:tcPr>
            <w:tcW w:w="1843" w:type="dxa"/>
            <w:noWrap w:val="0"/>
            <w:vAlign w:val="center"/>
          </w:tcPr>
          <w:p w14:paraId="37635CD5">
            <w:pPr>
              <w:widowControl/>
              <w:rPr>
                <w:rFonts w:hint="default" w:ascii="Times New Roman" w:hAnsi="Times New Roman" w:cs="Times New Roman"/>
                <w:kern w:val="0"/>
                <w:sz w:val="22"/>
                <w:szCs w:val="22"/>
              </w:rPr>
            </w:pPr>
            <w:r>
              <w:rPr>
                <w:rFonts w:hint="default" w:ascii="Times New Roman" w:hAnsi="Times New Roman" w:cs="Times New Roman"/>
                <w:sz w:val="22"/>
                <w:szCs w:val="22"/>
              </w:rPr>
              <w:t>有效期止</w:t>
            </w:r>
          </w:p>
        </w:tc>
        <w:tc>
          <w:tcPr>
            <w:tcW w:w="1276" w:type="dxa"/>
            <w:noWrap w:val="0"/>
            <w:vAlign w:val="center"/>
          </w:tcPr>
          <w:p w14:paraId="24DF3314">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1DFC6362">
            <w:pPr>
              <w:jc w:val="center"/>
              <w:rPr>
                <w:rFonts w:hint="default" w:ascii="Times New Roman" w:hAnsi="Times New Roman" w:cs="Times New Roman"/>
                <w:sz w:val="22"/>
                <w:szCs w:val="22"/>
              </w:rPr>
            </w:pPr>
          </w:p>
        </w:tc>
        <w:tc>
          <w:tcPr>
            <w:tcW w:w="708" w:type="dxa"/>
            <w:noWrap w:val="0"/>
            <w:vAlign w:val="center"/>
          </w:tcPr>
          <w:p w14:paraId="264C9A4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B4177AE">
            <w:pPr>
              <w:rPr>
                <w:rFonts w:hint="default" w:ascii="Times New Roman" w:hAnsi="Times New Roman" w:cs="Times New Roman"/>
                <w:bCs/>
                <w:kern w:val="0"/>
                <w:sz w:val="22"/>
                <w:szCs w:val="22"/>
              </w:rPr>
            </w:pPr>
            <w:r>
              <w:rPr>
                <w:rFonts w:hint="default" w:ascii="Times New Roman" w:hAnsi="Times New Roman" w:cs="Times New Roman"/>
                <w:bCs/>
                <w:kern w:val="0"/>
                <w:sz w:val="22"/>
                <w:szCs w:val="22"/>
              </w:rPr>
              <w:t>时间格式：</w:t>
            </w:r>
          </w:p>
          <w:p w14:paraId="381D5CD3">
            <w:pPr>
              <w:rPr>
                <w:rFonts w:hint="default" w:ascii="Times New Roman" w:hAnsi="Times New Roman" w:cs="Times New Roman"/>
                <w:sz w:val="22"/>
                <w:szCs w:val="22"/>
              </w:rPr>
            </w:pPr>
            <w:r>
              <w:rPr>
                <w:rFonts w:hint="default" w:ascii="Times New Roman" w:hAnsi="Times New Roman" w:cs="Times New Roman"/>
                <w:bCs/>
                <w:kern w:val="0"/>
                <w:sz w:val="22"/>
                <w:szCs w:val="22"/>
              </w:rPr>
              <w:t>yyyy-MM-dd</w:t>
            </w:r>
          </w:p>
        </w:tc>
      </w:tr>
      <w:tr w14:paraId="272270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09785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81D06CE">
            <w:pPr>
              <w:rPr>
                <w:rFonts w:hint="default" w:ascii="Times New Roman" w:hAnsi="Times New Roman" w:cs="Times New Roman"/>
                <w:sz w:val="22"/>
                <w:szCs w:val="22"/>
              </w:rPr>
            </w:pPr>
            <w:r>
              <w:rPr>
                <w:rFonts w:hint="default" w:ascii="Times New Roman" w:hAnsi="Times New Roman" w:cs="Times New Roman"/>
                <w:sz w:val="22"/>
                <w:szCs w:val="22"/>
              </w:rPr>
              <w:t>tyrq</w:t>
            </w:r>
          </w:p>
        </w:tc>
        <w:tc>
          <w:tcPr>
            <w:tcW w:w="1843" w:type="dxa"/>
            <w:noWrap w:val="0"/>
            <w:vAlign w:val="center"/>
          </w:tcPr>
          <w:p w14:paraId="729A7183">
            <w:pPr>
              <w:widowControl/>
              <w:rPr>
                <w:rFonts w:hint="default" w:ascii="Times New Roman" w:hAnsi="Times New Roman" w:cs="Times New Roman"/>
                <w:kern w:val="0"/>
                <w:sz w:val="22"/>
                <w:szCs w:val="22"/>
              </w:rPr>
            </w:pPr>
            <w:r>
              <w:rPr>
                <w:rFonts w:hint="default" w:ascii="Times New Roman" w:hAnsi="Times New Roman" w:cs="Times New Roman"/>
                <w:sz w:val="22"/>
                <w:szCs w:val="22"/>
              </w:rPr>
              <w:t>停用日期</w:t>
            </w:r>
          </w:p>
        </w:tc>
        <w:tc>
          <w:tcPr>
            <w:tcW w:w="1276" w:type="dxa"/>
            <w:noWrap w:val="0"/>
            <w:vAlign w:val="center"/>
          </w:tcPr>
          <w:p w14:paraId="563997C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216D4802">
            <w:pPr>
              <w:jc w:val="center"/>
              <w:rPr>
                <w:rFonts w:hint="default" w:ascii="Times New Roman" w:hAnsi="Times New Roman" w:cs="Times New Roman"/>
                <w:sz w:val="22"/>
                <w:szCs w:val="22"/>
              </w:rPr>
            </w:pPr>
          </w:p>
        </w:tc>
        <w:tc>
          <w:tcPr>
            <w:tcW w:w="708" w:type="dxa"/>
            <w:noWrap w:val="0"/>
            <w:vAlign w:val="center"/>
          </w:tcPr>
          <w:p w14:paraId="3C761B2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F82A107">
            <w:pPr>
              <w:rPr>
                <w:rFonts w:hint="default" w:ascii="Times New Roman" w:hAnsi="Times New Roman" w:cs="Times New Roman"/>
                <w:bCs/>
                <w:kern w:val="0"/>
                <w:sz w:val="22"/>
                <w:szCs w:val="22"/>
              </w:rPr>
            </w:pPr>
            <w:r>
              <w:rPr>
                <w:rFonts w:hint="default" w:ascii="Times New Roman" w:hAnsi="Times New Roman" w:cs="Times New Roman"/>
                <w:bCs/>
                <w:kern w:val="0"/>
                <w:sz w:val="22"/>
                <w:szCs w:val="22"/>
              </w:rPr>
              <w:t>时间格式：</w:t>
            </w:r>
          </w:p>
          <w:p w14:paraId="11CF6EE6">
            <w:pPr>
              <w:rPr>
                <w:rFonts w:hint="default" w:ascii="Times New Roman" w:hAnsi="Times New Roman" w:cs="Times New Roman"/>
                <w:sz w:val="22"/>
                <w:szCs w:val="22"/>
              </w:rPr>
            </w:pPr>
            <w:r>
              <w:rPr>
                <w:rFonts w:hint="default" w:ascii="Times New Roman" w:hAnsi="Times New Roman" w:cs="Times New Roman"/>
                <w:bCs/>
                <w:kern w:val="0"/>
                <w:sz w:val="22"/>
                <w:szCs w:val="22"/>
              </w:rPr>
              <w:t>yyyy-MM-dd</w:t>
            </w:r>
          </w:p>
        </w:tc>
      </w:tr>
    </w:tbl>
    <w:p w14:paraId="53E6E734">
      <w:pPr>
        <w:pStyle w:val="5"/>
        <w:rPr>
          <w:rFonts w:hint="default" w:ascii="Times New Roman" w:hAnsi="Times New Roman" w:cs="Times New Roman"/>
        </w:rPr>
      </w:pPr>
      <w:bookmarkStart w:id="370" w:name="_Toc28896"/>
      <w:bookmarkStart w:id="371" w:name="_Toc22499"/>
      <w:bookmarkStart w:id="372" w:name="_Toc31042"/>
      <w:r>
        <w:rPr>
          <w:rFonts w:hint="default" w:ascii="Times New Roman" w:hAnsi="Times New Roman" w:cs="Times New Roman"/>
        </w:rPr>
        <w:t>7.5返回报文示例</w:t>
      </w:r>
      <w:bookmarkEnd w:id="370"/>
      <w:bookmarkEnd w:id="371"/>
      <w:bookmarkEnd w:id="372"/>
    </w:p>
    <w:p w14:paraId="48F50129">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80082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522" w:type="dxa"/>
            <w:noWrap w:val="0"/>
            <w:vAlign w:val="top"/>
          </w:tcPr>
          <w:p w14:paraId="36088DCD">
            <w:pPr>
              <w:pStyle w:val="6"/>
              <w:bidi w:val="0"/>
              <w:rPr>
                <w:rFonts w:hint="default" w:ascii="Times New Roman" w:hAnsi="Times New Roman" w:cs="Times New Roman"/>
              </w:rPr>
            </w:pPr>
            <w:r>
              <w:rPr>
                <w:rFonts w:hint="default" w:ascii="Times New Roman" w:hAnsi="Times New Roman" w:cs="Times New Roman"/>
              </w:rPr>
              <w:t>{</w:t>
            </w:r>
          </w:p>
          <w:p w14:paraId="46657D4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4EB5C34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7BBBA01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45D45E7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2FEFF91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74F4D06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"count": "总数量",</w:t>
            </w:r>
          </w:p>
          <w:p w14:paraId="64729EE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"slzslList": [</w:t>
            </w:r>
          </w:p>
          <w:p w14:paraId="4625D5C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0C12262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"csxz": "参数性质",</w:t>
            </w:r>
          </w:p>
          <w:p w14:paraId="66F322B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"slzsl": "税率征收率",</w:t>
            </w:r>
          </w:p>
          <w:p w14:paraId="29CC2A7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"yslbz": "原税率标志",</w:t>
            </w:r>
          </w:p>
          <w:p w14:paraId="607575D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"dyysl": "对应原税率",</w:t>
            </w:r>
          </w:p>
          <w:p w14:paraId="0ED2610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"cszt": "参数状态",</w:t>
            </w:r>
          </w:p>
          <w:p w14:paraId="5A45F4F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"yxqq": "有效期起",</w:t>
            </w:r>
          </w:p>
          <w:p w14:paraId="5FD6C4E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"yxqz": "有效期止",</w:t>
            </w:r>
          </w:p>
          <w:p w14:paraId="3F79B2F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"tyrq": "停用日期"</w:t>
            </w:r>
          </w:p>
          <w:p w14:paraId="2FB160E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4C27C25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52240CF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3F5B7F7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B3641EB">
            <w:pPr>
              <w:pStyle w:val="6"/>
              <w:bidi w:val="0"/>
              <w:rPr>
                <w:rFonts w:hint="default" w:ascii="Times New Roman" w:hAnsi="Times New Roman" w:cs="Times New Roman"/>
              </w:rPr>
            </w:pPr>
            <w:r>
              <w:rPr>
                <w:rFonts w:hint="default" w:ascii="Times New Roman" w:hAnsi="Times New Roman" w:cs="Times New Roman"/>
              </w:rPr>
              <w:t>}</w:t>
            </w:r>
          </w:p>
        </w:tc>
      </w:tr>
    </w:tbl>
    <w:p w14:paraId="56D77BDD">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4159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2B2F844">
            <w:pPr>
              <w:pStyle w:val="6"/>
              <w:bidi w:val="0"/>
              <w:rPr>
                <w:rFonts w:hint="default" w:ascii="Times New Roman" w:hAnsi="Times New Roman" w:cs="Times New Roman"/>
              </w:rPr>
            </w:pPr>
            <w:r>
              <w:rPr>
                <w:rFonts w:hint="default" w:ascii="Times New Roman" w:hAnsi="Times New Roman" w:cs="Times New Roman"/>
              </w:rPr>
              <w:t>{</w:t>
            </w:r>
          </w:p>
          <w:p w14:paraId="0702473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4EBA454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50F0252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4BF07BF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21818DC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2A772BDB">
            <w:pPr>
              <w:pStyle w:val="6"/>
              <w:bidi w:val="0"/>
              <w:rPr>
                <w:rFonts w:hint="default" w:ascii="Times New Roman" w:hAnsi="Times New Roman" w:cs="Times New Roman"/>
              </w:rPr>
            </w:pPr>
            <w:r>
              <w:rPr>
                <w:rFonts w:hint="default" w:ascii="Times New Roman" w:hAnsi="Times New Roman" w:cs="Times New Roman"/>
              </w:rPr>
              <w:t>}</w:t>
            </w:r>
          </w:p>
          <w:p w14:paraId="262D3F5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445CCF6A">
            <w:pPr>
              <w:pStyle w:val="6"/>
              <w:bidi w:val="0"/>
              <w:rPr>
                <w:rFonts w:hint="default" w:ascii="Times New Roman" w:hAnsi="Times New Roman" w:cs="Times New Roman"/>
              </w:rPr>
            </w:pPr>
            <w:r>
              <w:rPr>
                <w:rFonts w:hint="default" w:ascii="Times New Roman" w:hAnsi="Times New Roman" w:cs="Times New Roman"/>
              </w:rPr>
              <w:t>}</w:t>
            </w:r>
          </w:p>
        </w:tc>
      </w:tr>
    </w:tbl>
    <w:p w14:paraId="2C533F82">
      <w:pPr>
        <w:pStyle w:val="4"/>
        <w:widowControl/>
        <w:spacing w:beforeAutospacing="0" w:afterAutospacing="0" w:line="408" w:lineRule="auto"/>
        <w:rPr>
          <w:rFonts w:hint="default" w:ascii="Times New Roman" w:hAnsi="Times New Roman" w:cs="Times New Roman"/>
          <w:sz w:val="28"/>
          <w:szCs w:val="28"/>
        </w:rPr>
      </w:pPr>
      <w:bookmarkStart w:id="373" w:name="_Toc4344"/>
      <w:bookmarkStart w:id="374" w:name="_Toc28953"/>
      <w:bookmarkStart w:id="375" w:name="_Toc8263"/>
      <w:bookmarkStart w:id="376" w:name="_Toc6329"/>
      <w:r>
        <w:rPr>
          <w:rFonts w:hint="default" w:ascii="Times New Roman" w:hAnsi="Times New Roman" w:cs="Times New Roman"/>
          <w:sz w:val="28"/>
          <w:szCs w:val="28"/>
        </w:rPr>
        <w:t>8.查询税收分类编码信息</w:t>
      </w:r>
      <w:bookmarkEnd w:id="373"/>
      <w:bookmarkEnd w:id="374"/>
      <w:bookmarkEnd w:id="375"/>
      <w:bookmarkEnd w:id="376"/>
    </w:p>
    <w:p w14:paraId="408F50A0">
      <w:pPr>
        <w:pStyle w:val="5"/>
        <w:rPr>
          <w:rFonts w:hint="default" w:ascii="Times New Roman" w:hAnsi="Times New Roman" w:cs="Times New Roman"/>
        </w:rPr>
      </w:pPr>
      <w:bookmarkStart w:id="377" w:name="_Toc20175"/>
      <w:bookmarkStart w:id="378" w:name="_Toc18244"/>
      <w:bookmarkStart w:id="379" w:name="_Toc11938"/>
      <w:r>
        <w:rPr>
          <w:rFonts w:hint="default" w:ascii="Times New Roman" w:hAnsi="Times New Roman" w:cs="Times New Roman"/>
        </w:rPr>
        <w:t>8.1接口说明</w:t>
      </w:r>
      <w:bookmarkEnd w:id="377"/>
      <w:bookmarkEnd w:id="378"/>
      <w:bookmarkEnd w:id="379"/>
    </w:p>
    <w:p w14:paraId="34421201">
      <w:pPr>
        <w:pStyle w:val="6"/>
        <w:rPr>
          <w:rFonts w:hint="default" w:ascii="Times New Roman" w:hAnsi="Times New Roman" w:cs="Times New Roman"/>
        </w:rPr>
      </w:pPr>
      <w:r>
        <w:rPr>
          <w:rFonts w:hint="default" w:ascii="Times New Roman" w:hAnsi="Times New Roman" w:cs="Times New Roman"/>
        </w:rPr>
        <w:t>向企业提供查询商品税收分类编码信息的功能，企业可将查询的编码信息保存在本地。在开票时选择保存在本地的税收分类编码。</w:t>
      </w:r>
    </w:p>
    <w:p w14:paraId="54CBE603">
      <w:pPr>
        <w:pStyle w:val="31"/>
        <w:ind w:firstLine="480"/>
        <w:rPr>
          <w:rFonts w:hint="default" w:ascii="Times New Roman" w:hAnsi="Times New Roman" w:cs="Times New Roman"/>
        </w:rPr>
      </w:pPr>
      <w:r>
        <w:rPr>
          <w:rFonts w:hint="default" w:ascii="Times New Roman" w:hAnsi="Times New Roman" w:cs="Times New Roman"/>
        </w:rPr>
        <w:t>建议定时获取税收分类编码。</w:t>
      </w:r>
    </w:p>
    <w:p w14:paraId="6E2C9BD6">
      <w:pPr>
        <w:pStyle w:val="31"/>
        <w:ind w:firstLine="480"/>
        <w:rPr>
          <w:rFonts w:hint="default" w:ascii="Times New Roman" w:hAnsi="Times New Roman" w:cs="Times New Roman"/>
        </w:rPr>
      </w:pPr>
      <w:r>
        <w:rPr>
          <w:rFonts w:hint="default" w:ascii="Times New Roman" w:hAnsi="Times New Roman" w:cs="Times New Roman"/>
        </w:rPr>
        <w:t>针对不同的税收分类编码维护了可使用增值税特殊管理内容，即可使用的优惠政策，纳税人在开具数电票时可以根据选择的税收分类编码选择适用的优惠政策，享受税收减免政策。</w:t>
      </w:r>
    </w:p>
    <w:p w14:paraId="6A6A22C2">
      <w:pPr>
        <w:pStyle w:val="5"/>
        <w:rPr>
          <w:rFonts w:hint="default" w:ascii="Times New Roman" w:hAnsi="Times New Roman" w:cs="Times New Roman"/>
        </w:rPr>
      </w:pPr>
      <w:bookmarkStart w:id="380" w:name="_Toc14463"/>
      <w:bookmarkStart w:id="381" w:name="_Toc10605"/>
      <w:bookmarkStart w:id="382" w:name="_Toc32641"/>
      <w:r>
        <w:rPr>
          <w:rFonts w:hint="default" w:ascii="Times New Roman" w:hAnsi="Times New Roman" w:cs="Times New Roman"/>
        </w:rPr>
        <w:t>8.2请求参数</w:t>
      </w:r>
      <w:bookmarkEnd w:id="380"/>
      <w:bookmarkEnd w:id="381"/>
      <w:bookmarkEnd w:id="382"/>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1CF5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AC345B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1FF507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31DDF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F1E1EE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B5563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BC86E8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47C1C48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7B4A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1D695CE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157DF36">
            <w:pPr>
              <w:rPr>
                <w:rFonts w:hint="default" w:ascii="Times New Roman" w:hAnsi="Times New Roman" w:cs="Times New Roman"/>
                <w:sz w:val="22"/>
                <w:szCs w:val="22"/>
              </w:rPr>
            </w:pPr>
            <w:r>
              <w:rPr>
                <w:rFonts w:hint="default" w:ascii="Times New Roman" w:hAnsi="Times New Roman" w:cs="Times New Roman"/>
                <w:sz w:val="22"/>
                <w:szCs w:val="22"/>
              </w:rPr>
              <w:t>nsrsbh</w:t>
            </w:r>
          </w:p>
        </w:tc>
        <w:tc>
          <w:tcPr>
            <w:tcW w:w="1843" w:type="dxa"/>
            <w:tcBorders>
              <w:top w:val="single" w:color="auto" w:sz="6" w:space="0"/>
            </w:tcBorders>
            <w:noWrap w:val="0"/>
            <w:vAlign w:val="center"/>
          </w:tcPr>
          <w:p w14:paraId="36EA5997">
            <w:pPr>
              <w:rPr>
                <w:rFonts w:hint="default" w:ascii="Times New Roman" w:hAnsi="Times New Roman" w:cs="Times New Roman"/>
                <w:sz w:val="22"/>
                <w:szCs w:val="22"/>
              </w:rPr>
            </w:pPr>
            <w:r>
              <w:rPr>
                <w:rFonts w:hint="default" w:ascii="Times New Roman" w:hAnsi="Times New Roman" w:cs="Times New Roman"/>
                <w:sz w:val="22"/>
                <w:szCs w:val="22"/>
              </w:rPr>
              <w:t>纳税人识别号/统一社会信用代码</w:t>
            </w:r>
          </w:p>
        </w:tc>
        <w:tc>
          <w:tcPr>
            <w:tcW w:w="1276" w:type="dxa"/>
            <w:tcBorders>
              <w:top w:val="single" w:color="auto" w:sz="6" w:space="0"/>
            </w:tcBorders>
            <w:noWrap w:val="0"/>
            <w:vAlign w:val="center"/>
          </w:tcPr>
          <w:p w14:paraId="7AE0D04C">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tcBorders>
              <w:top w:val="single" w:color="auto" w:sz="6" w:space="0"/>
            </w:tcBorders>
            <w:noWrap w:val="0"/>
            <w:vAlign w:val="center"/>
          </w:tcPr>
          <w:p w14:paraId="4F78D547">
            <w:pPr>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320ECD3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1865E89A">
            <w:pPr>
              <w:rPr>
                <w:rFonts w:hint="default" w:ascii="Times New Roman" w:hAnsi="Times New Roman" w:cs="Times New Roman"/>
                <w:sz w:val="22"/>
                <w:szCs w:val="22"/>
              </w:rPr>
            </w:pPr>
            <w:r>
              <w:rPr>
                <w:rFonts w:hint="default" w:ascii="Times New Roman" w:hAnsi="Times New Roman" w:cs="Times New Roman"/>
                <w:sz w:val="22"/>
                <w:szCs w:val="22"/>
              </w:rPr>
              <w:t>开票纳税人识别号/统一社会信用代码</w:t>
            </w:r>
          </w:p>
        </w:tc>
      </w:tr>
      <w:tr w14:paraId="14DE76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ADE09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6C12454">
            <w:pPr>
              <w:rPr>
                <w:rFonts w:hint="default" w:ascii="Times New Roman" w:hAnsi="Times New Roman" w:cs="Times New Roman"/>
                <w:sz w:val="22"/>
                <w:szCs w:val="22"/>
              </w:rPr>
            </w:pPr>
            <w:r>
              <w:rPr>
                <w:rFonts w:hint="default" w:ascii="Times New Roman" w:hAnsi="Times New Roman" w:cs="Times New Roman"/>
                <w:sz w:val="22"/>
                <w:szCs w:val="22"/>
              </w:rPr>
              <w:t>sjc</w:t>
            </w:r>
          </w:p>
        </w:tc>
        <w:tc>
          <w:tcPr>
            <w:tcW w:w="1843" w:type="dxa"/>
            <w:noWrap w:val="0"/>
            <w:vAlign w:val="center"/>
          </w:tcPr>
          <w:p w14:paraId="343EAC87">
            <w:pPr>
              <w:rPr>
                <w:rFonts w:hint="default" w:ascii="Times New Roman" w:hAnsi="Times New Roman" w:cs="Times New Roman"/>
                <w:sz w:val="22"/>
                <w:szCs w:val="22"/>
              </w:rPr>
            </w:pPr>
            <w:r>
              <w:rPr>
                <w:rFonts w:hint="default" w:ascii="Times New Roman" w:hAnsi="Times New Roman" w:cs="Times New Roman"/>
                <w:kern w:val="0"/>
                <w:sz w:val="22"/>
                <w:szCs w:val="22"/>
                <w:lang w:bidi="ar"/>
              </w:rPr>
              <w:t>时间戳</w:t>
            </w:r>
          </w:p>
        </w:tc>
        <w:tc>
          <w:tcPr>
            <w:tcW w:w="1276" w:type="dxa"/>
            <w:noWrap w:val="0"/>
            <w:vAlign w:val="center"/>
          </w:tcPr>
          <w:p w14:paraId="39E14F0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08629EF8">
            <w:pPr>
              <w:jc w:val="center"/>
              <w:rPr>
                <w:rFonts w:hint="default" w:ascii="Times New Roman" w:hAnsi="Times New Roman" w:cs="Times New Roman"/>
                <w:sz w:val="22"/>
                <w:szCs w:val="22"/>
              </w:rPr>
            </w:pPr>
          </w:p>
        </w:tc>
        <w:tc>
          <w:tcPr>
            <w:tcW w:w="708" w:type="dxa"/>
            <w:noWrap w:val="0"/>
            <w:vAlign w:val="center"/>
          </w:tcPr>
          <w:p w14:paraId="19B5F1B2">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927F0D9">
            <w:pPr>
              <w:pStyle w:val="32"/>
              <w:rPr>
                <w:rFonts w:hint="default" w:ascii="Times New Roman" w:hAnsi="Times New Roman" w:cs="Times New Roman"/>
                <w:kern w:val="2"/>
              </w:rPr>
            </w:pPr>
            <w:r>
              <w:rPr>
                <w:rFonts w:hint="default" w:ascii="Times New Roman" w:hAnsi="Times New Roman" w:cs="Times New Roman"/>
                <w:kern w:val="2"/>
              </w:rPr>
              <w:t>格式：yyyyMMddHHmmss</w:t>
            </w:r>
          </w:p>
          <w:p w14:paraId="6EB1F150">
            <w:pPr>
              <w:pStyle w:val="32"/>
              <w:rPr>
                <w:rFonts w:hint="default" w:ascii="Times New Roman" w:hAnsi="Times New Roman" w:cs="Times New Roman"/>
                <w:kern w:val="2"/>
              </w:rPr>
            </w:pPr>
            <w:r>
              <w:rPr>
                <w:rFonts w:hint="default" w:ascii="Times New Roman" w:hAnsi="Times New Roman" w:cs="Times New Roman"/>
                <w:kern w:val="2"/>
              </w:rPr>
              <w:t>首次下载时为空；</w:t>
            </w:r>
          </w:p>
          <w:p w14:paraId="48BB2B13">
            <w:pPr>
              <w:pStyle w:val="32"/>
              <w:rPr>
                <w:rFonts w:hint="default" w:ascii="Times New Roman" w:hAnsi="Times New Roman" w:cs="Times New Roman"/>
              </w:rPr>
            </w:pPr>
            <w:r>
              <w:rPr>
                <w:rFonts w:hint="default" w:ascii="Times New Roman" w:hAnsi="Times New Roman" w:cs="Times New Roman"/>
                <w:kern w:val="2"/>
              </w:rPr>
              <w:t>非首次下载时，传入上次下载返回的时间戳.</w:t>
            </w:r>
            <w:r>
              <w:rPr>
                <w:rFonts w:hint="default" w:ascii="Times New Roman" w:hAnsi="Times New Roman" w:cs="Times New Roman"/>
                <w:szCs w:val="21"/>
              </w:rPr>
              <w:t>格式：</w:t>
            </w:r>
            <w:r>
              <w:rPr>
                <w:rFonts w:hint="default" w:ascii="Times New Roman" w:hAnsi="Times New Roman" w:cs="Times New Roman"/>
                <w:kern w:val="2"/>
              </w:rPr>
              <w:t>yyyyMMddHHmmss</w:t>
            </w:r>
          </w:p>
        </w:tc>
      </w:tr>
      <w:tr w14:paraId="167A8C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F1026A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D93067F">
            <w:pPr>
              <w:rPr>
                <w:rFonts w:hint="default" w:ascii="Times New Roman" w:hAnsi="Times New Roman" w:cs="Times New Roman"/>
                <w:szCs w:val="21"/>
              </w:rPr>
            </w:pPr>
            <w:r>
              <w:rPr>
                <w:rFonts w:hint="default" w:ascii="Times New Roman" w:hAnsi="Times New Roman" w:cs="Times New Roman"/>
                <w:szCs w:val="21"/>
              </w:rPr>
              <w:t>sjswjgdm</w:t>
            </w:r>
          </w:p>
        </w:tc>
        <w:tc>
          <w:tcPr>
            <w:tcW w:w="1843" w:type="dxa"/>
            <w:noWrap w:val="0"/>
            <w:vAlign w:val="center"/>
          </w:tcPr>
          <w:p w14:paraId="058D069F">
            <w:pPr>
              <w:rPr>
                <w:rFonts w:hint="default" w:ascii="Times New Roman" w:hAnsi="Times New Roman" w:cs="Times New Roman"/>
                <w:kern w:val="0"/>
                <w:sz w:val="22"/>
                <w:szCs w:val="22"/>
                <w:lang w:bidi="ar"/>
              </w:rPr>
            </w:pPr>
            <w:r>
              <w:rPr>
                <w:rFonts w:hint="default" w:ascii="Times New Roman" w:hAnsi="Times New Roman" w:cs="Times New Roman"/>
                <w:kern w:val="0"/>
                <w:sz w:val="22"/>
                <w:szCs w:val="22"/>
                <w:lang w:bidi="ar"/>
              </w:rPr>
              <w:t>省级税务机关代码</w:t>
            </w:r>
          </w:p>
        </w:tc>
        <w:tc>
          <w:tcPr>
            <w:tcW w:w="1276" w:type="dxa"/>
            <w:noWrap w:val="0"/>
            <w:vAlign w:val="center"/>
          </w:tcPr>
          <w:p w14:paraId="500EFAA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1CA5F000">
            <w:pPr>
              <w:jc w:val="center"/>
              <w:rPr>
                <w:rFonts w:hint="default" w:ascii="Times New Roman" w:hAnsi="Times New Roman" w:cs="Times New Roman"/>
                <w:sz w:val="22"/>
                <w:szCs w:val="22"/>
              </w:rPr>
            </w:pPr>
            <w:r>
              <w:rPr>
                <w:rFonts w:hint="default" w:ascii="Times New Roman" w:hAnsi="Times New Roman" w:cs="Times New Roman"/>
                <w:sz w:val="22"/>
                <w:szCs w:val="22"/>
              </w:rPr>
              <w:t>11</w:t>
            </w:r>
          </w:p>
        </w:tc>
        <w:tc>
          <w:tcPr>
            <w:tcW w:w="708" w:type="dxa"/>
            <w:noWrap w:val="0"/>
            <w:vAlign w:val="center"/>
          </w:tcPr>
          <w:p w14:paraId="088BE44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0FED898">
            <w:pPr>
              <w:pStyle w:val="32"/>
              <w:rPr>
                <w:rFonts w:hint="default" w:ascii="Times New Roman" w:hAnsi="Times New Roman" w:cs="Times New Roman"/>
                <w:kern w:val="2"/>
              </w:rPr>
            </w:pPr>
          </w:p>
        </w:tc>
      </w:tr>
    </w:tbl>
    <w:p w14:paraId="63801236">
      <w:pPr>
        <w:pStyle w:val="5"/>
        <w:rPr>
          <w:rFonts w:hint="default" w:ascii="Times New Roman" w:hAnsi="Times New Roman" w:cs="Times New Roman"/>
        </w:rPr>
      </w:pPr>
      <w:bookmarkStart w:id="383" w:name="_Toc15911"/>
      <w:bookmarkStart w:id="384" w:name="_Toc25669"/>
      <w:bookmarkStart w:id="385" w:name="_Toc13312"/>
      <w:r>
        <w:rPr>
          <w:rFonts w:hint="default" w:ascii="Times New Roman" w:hAnsi="Times New Roman" w:cs="Times New Roman"/>
        </w:rPr>
        <w:t>8.3请求报文示例</w:t>
      </w:r>
      <w:bookmarkEnd w:id="383"/>
      <w:bookmarkEnd w:id="384"/>
      <w:bookmarkEnd w:id="38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64DB6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652224">
            <w:pPr>
              <w:pStyle w:val="6"/>
              <w:bidi w:val="0"/>
              <w:rPr>
                <w:rFonts w:hint="default" w:ascii="Times New Roman" w:hAnsi="Times New Roman" w:cs="Times New Roman"/>
              </w:rPr>
            </w:pPr>
            <w:r>
              <w:rPr>
                <w:rFonts w:hint="default" w:ascii="Times New Roman" w:hAnsi="Times New Roman" w:cs="Times New Roman"/>
              </w:rPr>
              <w:t>{</w:t>
            </w:r>
          </w:p>
          <w:p w14:paraId="7DA0EFEE">
            <w:pPr>
              <w:pStyle w:val="6"/>
              <w:bidi w:val="0"/>
              <w:rPr>
                <w:rFonts w:hint="default" w:ascii="Times New Roman" w:hAnsi="Times New Roman" w:cs="Times New Roman"/>
              </w:rPr>
            </w:pPr>
            <w:r>
              <w:rPr>
                <w:rFonts w:hint="default" w:ascii="Times New Roman" w:hAnsi="Times New Roman" w:cs="Times New Roman"/>
              </w:rPr>
              <w:t>"nsrsbh": "纳税人识别号/统一社会信用代码",</w:t>
            </w:r>
          </w:p>
          <w:p w14:paraId="34325A5F">
            <w:pPr>
              <w:pStyle w:val="6"/>
              <w:bidi w:val="0"/>
              <w:rPr>
                <w:rFonts w:hint="default" w:ascii="Times New Roman" w:hAnsi="Times New Roman" w:cs="Times New Roman"/>
              </w:rPr>
            </w:pPr>
            <w:r>
              <w:rPr>
                <w:rFonts w:hint="default" w:ascii="Times New Roman" w:hAnsi="Times New Roman" w:cs="Times New Roman"/>
              </w:rPr>
              <w:t>"sjc": "时间戳",</w:t>
            </w:r>
          </w:p>
          <w:p w14:paraId="42FBEC7C">
            <w:pPr>
              <w:pStyle w:val="6"/>
              <w:bidi w:val="0"/>
              <w:rPr>
                <w:rFonts w:hint="default" w:ascii="Times New Roman" w:hAnsi="Times New Roman" w:cs="Times New Roman"/>
              </w:rPr>
            </w:pPr>
            <w:r>
              <w:rPr>
                <w:rFonts w:hint="default" w:ascii="Times New Roman" w:hAnsi="Times New Roman" w:cs="Times New Roman"/>
              </w:rPr>
              <w:t>"sjswjgdm": "省级税务机关代码"</w:t>
            </w:r>
          </w:p>
          <w:p w14:paraId="22695237">
            <w:pPr>
              <w:pStyle w:val="6"/>
              <w:bidi w:val="0"/>
              <w:rPr>
                <w:rFonts w:hint="default" w:ascii="Times New Roman" w:hAnsi="Times New Roman" w:cs="Times New Roman"/>
              </w:rPr>
            </w:pPr>
            <w:r>
              <w:rPr>
                <w:rFonts w:hint="default" w:ascii="Times New Roman" w:hAnsi="Times New Roman" w:cs="Times New Roman"/>
              </w:rPr>
              <w:t>}</w:t>
            </w:r>
          </w:p>
        </w:tc>
      </w:tr>
    </w:tbl>
    <w:p w14:paraId="001D6651">
      <w:pPr>
        <w:pStyle w:val="5"/>
        <w:rPr>
          <w:rFonts w:hint="default" w:ascii="Times New Roman" w:hAnsi="Times New Roman" w:cs="Times New Roman"/>
        </w:rPr>
      </w:pPr>
      <w:bookmarkStart w:id="386" w:name="_Toc15699"/>
      <w:bookmarkStart w:id="387" w:name="_Toc9205"/>
      <w:bookmarkStart w:id="388" w:name="_Toc16964"/>
      <w:r>
        <w:rPr>
          <w:rFonts w:hint="default" w:ascii="Times New Roman" w:hAnsi="Times New Roman" w:cs="Times New Roman"/>
        </w:rPr>
        <w:t>8.4返回参数</w:t>
      </w:r>
      <w:bookmarkEnd w:id="386"/>
      <w:bookmarkEnd w:id="387"/>
      <w:bookmarkEnd w:id="38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E119F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7F4CD1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44AC126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432BC46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D8F00A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56D2C28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0A344E3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5E7E9E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44FC9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EA828AB">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1937843">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05A7B451">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5BAB610E">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58C9A64C">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5570FBB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975297D">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150FCF72">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0CD58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F64E0B3">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B52B114">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5707AF01">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16A207F6">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2D362C23">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53F6EC54">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24E0EA2">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386363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E4828DA">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A8FCB62">
            <w:pPr>
              <w:rPr>
                <w:rFonts w:hint="default" w:ascii="Times New Roman" w:hAnsi="Times New Roman" w:cs="Times New Roman"/>
                <w:sz w:val="22"/>
                <w:szCs w:val="22"/>
              </w:rPr>
            </w:pPr>
            <w:r>
              <w:rPr>
                <w:rFonts w:hint="default" w:ascii="Times New Roman" w:hAnsi="Times New Roman" w:cs="Times New Roman"/>
                <w:sz w:val="22"/>
                <w:szCs w:val="22"/>
              </w:rPr>
              <w:t>sjc</w:t>
            </w:r>
          </w:p>
        </w:tc>
        <w:tc>
          <w:tcPr>
            <w:tcW w:w="1843" w:type="dxa"/>
            <w:noWrap w:val="0"/>
            <w:vAlign w:val="center"/>
          </w:tcPr>
          <w:p w14:paraId="1A1FB716">
            <w:pPr>
              <w:widowControl/>
              <w:rPr>
                <w:rFonts w:hint="default" w:ascii="Times New Roman" w:hAnsi="Times New Roman" w:cs="Times New Roman"/>
                <w:sz w:val="22"/>
                <w:szCs w:val="22"/>
              </w:rPr>
            </w:pPr>
            <w:r>
              <w:rPr>
                <w:rFonts w:hint="default" w:ascii="Times New Roman" w:hAnsi="Times New Roman" w:cs="Times New Roman"/>
                <w:sz w:val="22"/>
                <w:szCs w:val="22"/>
              </w:rPr>
              <w:t>时间戳</w:t>
            </w:r>
          </w:p>
        </w:tc>
        <w:tc>
          <w:tcPr>
            <w:tcW w:w="1276" w:type="dxa"/>
            <w:noWrap w:val="0"/>
            <w:vAlign w:val="center"/>
          </w:tcPr>
          <w:p w14:paraId="3936A39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2DD04717">
            <w:pPr>
              <w:jc w:val="center"/>
              <w:rPr>
                <w:rFonts w:hint="default" w:ascii="Times New Roman" w:hAnsi="Times New Roman" w:cs="Times New Roman"/>
                <w:sz w:val="22"/>
                <w:szCs w:val="22"/>
              </w:rPr>
            </w:pPr>
          </w:p>
        </w:tc>
        <w:tc>
          <w:tcPr>
            <w:tcW w:w="708" w:type="dxa"/>
            <w:noWrap w:val="0"/>
            <w:vAlign w:val="center"/>
          </w:tcPr>
          <w:p w14:paraId="7123CB22">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E8FE0DE">
            <w:pPr>
              <w:rPr>
                <w:rFonts w:hint="default" w:ascii="Times New Roman" w:hAnsi="Times New Roman" w:cs="Times New Roman"/>
                <w:sz w:val="22"/>
                <w:szCs w:val="22"/>
              </w:rPr>
            </w:pPr>
            <w:r>
              <w:rPr>
                <w:rFonts w:hint="default" w:ascii="Times New Roman" w:hAnsi="Times New Roman" w:cs="Times New Roman"/>
                <w:sz w:val="22"/>
                <w:szCs w:val="22"/>
              </w:rPr>
              <w:t>格式：</w:t>
            </w:r>
          </w:p>
          <w:p w14:paraId="4C9A3094">
            <w:pPr>
              <w:rPr>
                <w:rFonts w:hint="default" w:ascii="Times New Roman" w:hAnsi="Times New Roman" w:cs="Times New Roman"/>
                <w:sz w:val="22"/>
                <w:szCs w:val="22"/>
              </w:rPr>
            </w:pPr>
            <w:r>
              <w:rPr>
                <w:rFonts w:hint="default" w:ascii="Times New Roman" w:hAnsi="Times New Roman" w:cs="Times New Roman"/>
                <w:sz w:val="22"/>
                <w:szCs w:val="22"/>
              </w:rPr>
              <w:t>yyyyMMddHHmmss</w:t>
            </w:r>
          </w:p>
          <w:p w14:paraId="36D617C3">
            <w:pPr>
              <w:rPr>
                <w:rFonts w:hint="default" w:ascii="Times New Roman" w:hAnsi="Times New Roman" w:cs="Times New Roman"/>
                <w:sz w:val="22"/>
                <w:szCs w:val="22"/>
              </w:rPr>
            </w:pPr>
            <w:r>
              <w:rPr>
                <w:rFonts w:hint="default" w:ascii="Times New Roman" w:hAnsi="Times New Roman" w:cs="Times New Roman"/>
                <w:sz w:val="22"/>
                <w:szCs w:val="22"/>
              </w:rPr>
              <w:t>用于增量下载</w:t>
            </w:r>
          </w:p>
        </w:tc>
      </w:tr>
      <w:tr w14:paraId="024B19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296CF0">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FDA4CC4">
            <w:pPr>
              <w:rPr>
                <w:rFonts w:hint="default" w:ascii="Times New Roman" w:hAnsi="Times New Roman" w:cs="Times New Roman"/>
                <w:sz w:val="22"/>
                <w:szCs w:val="22"/>
              </w:rPr>
            </w:pPr>
            <w:r>
              <w:rPr>
                <w:rFonts w:hint="default" w:ascii="Times New Roman" w:hAnsi="Times New Roman" w:cs="Times New Roman"/>
                <w:sz w:val="22"/>
                <w:szCs w:val="22"/>
              </w:rPr>
              <w:t>count</w:t>
            </w:r>
          </w:p>
        </w:tc>
        <w:tc>
          <w:tcPr>
            <w:tcW w:w="1843" w:type="dxa"/>
            <w:noWrap w:val="0"/>
            <w:vAlign w:val="center"/>
          </w:tcPr>
          <w:p w14:paraId="109FEAF6">
            <w:pPr>
              <w:widowControl/>
              <w:rPr>
                <w:rFonts w:hint="default" w:ascii="Times New Roman" w:hAnsi="Times New Roman" w:cs="Times New Roman"/>
                <w:sz w:val="22"/>
                <w:szCs w:val="22"/>
              </w:rPr>
            </w:pPr>
            <w:r>
              <w:rPr>
                <w:rFonts w:hint="default" w:ascii="Times New Roman" w:hAnsi="Times New Roman" w:cs="Times New Roman"/>
                <w:sz w:val="22"/>
                <w:szCs w:val="22"/>
              </w:rPr>
              <w:t>总数量</w:t>
            </w:r>
          </w:p>
        </w:tc>
        <w:tc>
          <w:tcPr>
            <w:tcW w:w="1276" w:type="dxa"/>
            <w:noWrap w:val="0"/>
            <w:vAlign w:val="center"/>
          </w:tcPr>
          <w:p w14:paraId="7EDFDE7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5A97070">
            <w:pPr>
              <w:jc w:val="center"/>
              <w:rPr>
                <w:rFonts w:hint="default" w:ascii="Times New Roman" w:hAnsi="Times New Roman" w:cs="Times New Roman"/>
                <w:sz w:val="22"/>
                <w:szCs w:val="22"/>
              </w:rPr>
            </w:pPr>
            <w:r>
              <w:rPr>
                <w:rFonts w:hint="default" w:ascii="Times New Roman" w:hAnsi="Times New Roman" w:cs="Times New Roman"/>
                <w:sz w:val="22"/>
                <w:szCs w:val="22"/>
              </w:rPr>
              <w:t>10</w:t>
            </w:r>
          </w:p>
        </w:tc>
        <w:tc>
          <w:tcPr>
            <w:tcW w:w="708" w:type="dxa"/>
            <w:noWrap w:val="0"/>
            <w:vAlign w:val="center"/>
          </w:tcPr>
          <w:p w14:paraId="5F7DCCB7">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285753B">
            <w:pPr>
              <w:rPr>
                <w:rFonts w:hint="default" w:ascii="Times New Roman" w:hAnsi="Times New Roman" w:cs="Times New Roman"/>
                <w:sz w:val="22"/>
                <w:szCs w:val="22"/>
              </w:rPr>
            </w:pPr>
          </w:p>
        </w:tc>
      </w:tr>
      <w:tr w14:paraId="1C5E2FC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B7F7DCF">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61E51B8">
            <w:pPr>
              <w:rPr>
                <w:rFonts w:hint="default" w:ascii="Times New Roman" w:hAnsi="Times New Roman" w:cs="Times New Roman"/>
                <w:sz w:val="22"/>
                <w:szCs w:val="22"/>
              </w:rPr>
            </w:pPr>
            <w:r>
              <w:rPr>
                <w:rFonts w:hint="default" w:ascii="Times New Roman" w:hAnsi="Times New Roman" w:cs="Times New Roman"/>
                <w:sz w:val="22"/>
                <w:szCs w:val="22"/>
              </w:rPr>
              <w:t>fjbm</w:t>
            </w:r>
          </w:p>
        </w:tc>
        <w:tc>
          <w:tcPr>
            <w:tcW w:w="1843" w:type="dxa"/>
            <w:noWrap w:val="0"/>
            <w:vAlign w:val="center"/>
          </w:tcPr>
          <w:p w14:paraId="1A8ACD8D">
            <w:pPr>
              <w:pStyle w:val="32"/>
              <w:jc w:val="both"/>
              <w:rPr>
                <w:rFonts w:hint="default" w:ascii="Times New Roman" w:hAnsi="Times New Roman" w:cs="Times New Roman"/>
              </w:rPr>
            </w:pPr>
            <w:r>
              <w:rPr>
                <w:rFonts w:hint="default" w:ascii="Times New Roman" w:hAnsi="Times New Roman" w:cs="Times New Roman"/>
              </w:rPr>
              <w:t>父级编码</w:t>
            </w:r>
          </w:p>
        </w:tc>
        <w:tc>
          <w:tcPr>
            <w:tcW w:w="1276" w:type="dxa"/>
            <w:noWrap w:val="0"/>
            <w:vAlign w:val="center"/>
          </w:tcPr>
          <w:p w14:paraId="5163603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3EF4C10E">
            <w:pPr>
              <w:jc w:val="center"/>
              <w:rPr>
                <w:rFonts w:hint="default" w:ascii="Times New Roman" w:hAnsi="Times New Roman" w:cs="Times New Roman"/>
                <w:sz w:val="22"/>
                <w:szCs w:val="22"/>
              </w:rPr>
            </w:pPr>
            <w:r>
              <w:rPr>
                <w:rFonts w:hint="default" w:ascii="Times New Roman" w:hAnsi="Times New Roman" w:cs="Times New Roman"/>
                <w:sz w:val="22"/>
                <w:szCs w:val="22"/>
              </w:rPr>
              <w:t>19</w:t>
            </w:r>
          </w:p>
        </w:tc>
        <w:tc>
          <w:tcPr>
            <w:tcW w:w="708" w:type="dxa"/>
            <w:noWrap w:val="0"/>
            <w:vAlign w:val="center"/>
          </w:tcPr>
          <w:p w14:paraId="340D257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DA05AC1">
            <w:pPr>
              <w:rPr>
                <w:rFonts w:hint="default" w:ascii="Times New Roman" w:hAnsi="Times New Roman" w:cs="Times New Roman"/>
                <w:sz w:val="22"/>
                <w:szCs w:val="22"/>
              </w:rPr>
            </w:pPr>
          </w:p>
        </w:tc>
      </w:tr>
      <w:tr w14:paraId="4B4EC7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3A161D">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195AC0CD">
            <w:pPr>
              <w:rPr>
                <w:rFonts w:hint="default" w:ascii="Times New Roman" w:hAnsi="Times New Roman" w:cs="Times New Roman"/>
                <w:sz w:val="22"/>
                <w:szCs w:val="22"/>
              </w:rPr>
            </w:pPr>
            <w:r>
              <w:rPr>
                <w:rFonts w:hint="default" w:ascii="Times New Roman" w:hAnsi="Times New Roman" w:cs="Times New Roman"/>
                <w:sz w:val="22"/>
                <w:szCs w:val="22"/>
              </w:rPr>
              <w:t>sphfwssflhbbm</w:t>
            </w:r>
          </w:p>
        </w:tc>
        <w:tc>
          <w:tcPr>
            <w:tcW w:w="1843" w:type="dxa"/>
            <w:noWrap w:val="0"/>
            <w:vAlign w:val="center"/>
          </w:tcPr>
          <w:p w14:paraId="0951CD45">
            <w:pPr>
              <w:pStyle w:val="32"/>
              <w:jc w:val="both"/>
              <w:rPr>
                <w:rFonts w:hint="default" w:ascii="Times New Roman" w:hAnsi="Times New Roman" w:cs="Times New Roman"/>
              </w:rPr>
            </w:pPr>
            <w:r>
              <w:rPr>
                <w:rFonts w:hint="default" w:ascii="Times New Roman" w:hAnsi="Times New Roman" w:cs="Times New Roman"/>
              </w:rPr>
              <w:t>商品和服务税收分类合并编码</w:t>
            </w:r>
          </w:p>
        </w:tc>
        <w:tc>
          <w:tcPr>
            <w:tcW w:w="1276" w:type="dxa"/>
            <w:noWrap w:val="0"/>
            <w:vAlign w:val="center"/>
          </w:tcPr>
          <w:p w14:paraId="7F4B321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8B585E4">
            <w:pPr>
              <w:jc w:val="center"/>
              <w:rPr>
                <w:rFonts w:hint="default" w:ascii="Times New Roman" w:hAnsi="Times New Roman" w:cs="Times New Roman"/>
                <w:sz w:val="22"/>
                <w:szCs w:val="22"/>
              </w:rPr>
            </w:pPr>
            <w:r>
              <w:rPr>
                <w:rFonts w:hint="default" w:ascii="Times New Roman" w:hAnsi="Times New Roman" w:cs="Times New Roman"/>
                <w:sz w:val="22"/>
                <w:szCs w:val="22"/>
              </w:rPr>
              <w:t>19</w:t>
            </w:r>
          </w:p>
        </w:tc>
        <w:tc>
          <w:tcPr>
            <w:tcW w:w="708" w:type="dxa"/>
            <w:noWrap w:val="0"/>
            <w:vAlign w:val="center"/>
          </w:tcPr>
          <w:p w14:paraId="58CABA5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C8C47E1">
            <w:pPr>
              <w:rPr>
                <w:rFonts w:hint="default" w:ascii="Times New Roman" w:hAnsi="Times New Roman" w:cs="Times New Roman"/>
                <w:sz w:val="22"/>
                <w:szCs w:val="22"/>
              </w:rPr>
            </w:pPr>
          </w:p>
        </w:tc>
      </w:tr>
      <w:tr w14:paraId="35B390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69C50F">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03BFD43D">
            <w:pPr>
              <w:rPr>
                <w:rFonts w:hint="default" w:ascii="Times New Roman" w:hAnsi="Times New Roman" w:cs="Times New Roman"/>
                <w:sz w:val="22"/>
                <w:szCs w:val="22"/>
              </w:rPr>
            </w:pPr>
            <w:r>
              <w:rPr>
                <w:rFonts w:hint="default" w:ascii="Times New Roman" w:hAnsi="Times New Roman" w:cs="Times New Roman"/>
                <w:sz w:val="22"/>
                <w:szCs w:val="22"/>
              </w:rPr>
              <w:t>tdyslxdm</w:t>
            </w:r>
          </w:p>
        </w:tc>
        <w:tc>
          <w:tcPr>
            <w:tcW w:w="1843" w:type="dxa"/>
            <w:noWrap w:val="0"/>
            <w:vAlign w:val="center"/>
          </w:tcPr>
          <w:p w14:paraId="4E96C339">
            <w:pPr>
              <w:pStyle w:val="32"/>
              <w:jc w:val="both"/>
              <w:rPr>
                <w:rFonts w:hint="default" w:ascii="Times New Roman" w:hAnsi="Times New Roman" w:cs="Times New Roman"/>
              </w:rPr>
            </w:pPr>
            <w:r>
              <w:rPr>
                <w:rFonts w:hint="default" w:ascii="Times New Roman" w:hAnsi="Times New Roman" w:cs="Times New Roman"/>
              </w:rPr>
              <w:t>特定要素标签归类</w:t>
            </w:r>
          </w:p>
        </w:tc>
        <w:tc>
          <w:tcPr>
            <w:tcW w:w="1276" w:type="dxa"/>
            <w:noWrap w:val="0"/>
            <w:vAlign w:val="center"/>
          </w:tcPr>
          <w:p w14:paraId="675E1C0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60245B32">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076386B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7EC69F2">
            <w:pPr>
              <w:rPr>
                <w:rFonts w:hint="default" w:ascii="Times New Roman" w:hAnsi="Times New Roman" w:cs="Times New Roman"/>
              </w:rPr>
            </w:pPr>
            <w:r>
              <w:rPr>
                <w:rFonts w:hint="default" w:ascii="Times New Roman" w:hAnsi="Times New Roman" w:cs="Times New Roman"/>
              </w:rPr>
              <w:t>01：成品油</w:t>
            </w:r>
          </w:p>
          <w:p w14:paraId="17D9AB2F">
            <w:pPr>
              <w:rPr>
                <w:rFonts w:hint="default" w:ascii="Times New Roman" w:hAnsi="Times New Roman" w:cs="Times New Roman"/>
              </w:rPr>
            </w:pPr>
            <w:r>
              <w:rPr>
                <w:rFonts w:hint="default" w:ascii="Times New Roman" w:hAnsi="Times New Roman" w:cs="Times New Roman"/>
              </w:rPr>
              <w:t>02：稀土</w:t>
            </w:r>
          </w:p>
          <w:p w14:paraId="39E5AED2">
            <w:pPr>
              <w:rPr>
                <w:rFonts w:hint="default" w:ascii="Times New Roman" w:hAnsi="Times New Roman" w:cs="Times New Roman"/>
              </w:rPr>
            </w:pPr>
            <w:r>
              <w:rPr>
                <w:rFonts w:hint="default" w:ascii="Times New Roman" w:hAnsi="Times New Roman" w:cs="Times New Roman"/>
              </w:rPr>
              <w:t>03：建筑服务</w:t>
            </w:r>
          </w:p>
          <w:p w14:paraId="4355FC86">
            <w:pPr>
              <w:rPr>
                <w:rFonts w:hint="default" w:ascii="Times New Roman" w:hAnsi="Times New Roman" w:cs="Times New Roman"/>
              </w:rPr>
            </w:pPr>
            <w:r>
              <w:rPr>
                <w:rFonts w:hint="default" w:ascii="Times New Roman" w:hAnsi="Times New Roman" w:cs="Times New Roman"/>
              </w:rPr>
              <w:t>04：货物运输</w:t>
            </w:r>
          </w:p>
          <w:p w14:paraId="1FF7505E">
            <w:pPr>
              <w:rPr>
                <w:rFonts w:hint="default" w:ascii="Times New Roman" w:hAnsi="Times New Roman" w:cs="Times New Roman"/>
              </w:rPr>
            </w:pPr>
            <w:r>
              <w:rPr>
                <w:rFonts w:hint="default" w:ascii="Times New Roman" w:hAnsi="Times New Roman" w:cs="Times New Roman"/>
              </w:rPr>
              <w:t>05：不动产销售</w:t>
            </w:r>
          </w:p>
          <w:p w14:paraId="47ABBFA0">
            <w:pPr>
              <w:rPr>
                <w:rFonts w:hint="default" w:ascii="Times New Roman" w:hAnsi="Times New Roman" w:cs="Times New Roman"/>
              </w:rPr>
            </w:pPr>
            <w:r>
              <w:rPr>
                <w:rFonts w:hint="default" w:ascii="Times New Roman" w:hAnsi="Times New Roman" w:cs="Times New Roman"/>
              </w:rPr>
              <w:t>06：不动产租赁</w:t>
            </w:r>
          </w:p>
          <w:p w14:paraId="3F995634">
            <w:pPr>
              <w:rPr>
                <w:rFonts w:hint="default" w:ascii="Times New Roman" w:hAnsi="Times New Roman" w:cs="Times New Roman"/>
              </w:rPr>
            </w:pPr>
            <w:r>
              <w:rPr>
                <w:rFonts w:hint="default" w:ascii="Times New Roman" w:hAnsi="Times New Roman" w:cs="Times New Roman"/>
              </w:rPr>
              <w:t>07：代收车船使用税</w:t>
            </w:r>
          </w:p>
          <w:p w14:paraId="1271E388">
            <w:pPr>
              <w:rPr>
                <w:rFonts w:hint="default" w:ascii="Times New Roman" w:hAnsi="Times New Roman" w:cs="Times New Roman"/>
              </w:rPr>
            </w:pPr>
            <w:r>
              <w:rPr>
                <w:rFonts w:hint="default" w:ascii="Times New Roman" w:hAnsi="Times New Roman" w:cs="Times New Roman"/>
              </w:rPr>
              <w:t>08：通行费</w:t>
            </w:r>
          </w:p>
          <w:p w14:paraId="280B9420">
            <w:pPr>
              <w:rPr>
                <w:rFonts w:hint="default" w:ascii="Times New Roman" w:hAnsi="Times New Roman" w:cs="Times New Roman"/>
              </w:rPr>
            </w:pPr>
            <w:r>
              <w:rPr>
                <w:rFonts w:hint="default" w:ascii="Times New Roman" w:hAnsi="Times New Roman" w:cs="Times New Roman"/>
              </w:rPr>
              <w:t>09：旅客运输</w:t>
            </w:r>
          </w:p>
          <w:p w14:paraId="14AF1FA4">
            <w:pPr>
              <w:rPr>
                <w:rFonts w:hint="default" w:ascii="Times New Roman" w:hAnsi="Times New Roman" w:cs="Times New Roman"/>
              </w:rPr>
            </w:pPr>
            <w:r>
              <w:rPr>
                <w:rFonts w:hint="default" w:ascii="Times New Roman" w:hAnsi="Times New Roman" w:cs="Times New Roman"/>
              </w:rPr>
              <w:t>10：医疗服务</w:t>
            </w:r>
          </w:p>
          <w:p w14:paraId="5F5636B8">
            <w:pPr>
              <w:rPr>
                <w:rFonts w:hint="default" w:ascii="Times New Roman" w:hAnsi="Times New Roman" w:cs="Times New Roman"/>
              </w:rPr>
            </w:pPr>
            <w:r>
              <w:rPr>
                <w:rFonts w:hint="default" w:ascii="Times New Roman" w:hAnsi="Times New Roman" w:cs="Times New Roman"/>
              </w:rPr>
              <w:t>11：农产品</w:t>
            </w:r>
          </w:p>
          <w:p w14:paraId="22BC2D63">
            <w:pPr>
              <w:rPr>
                <w:rFonts w:hint="default" w:ascii="Times New Roman" w:hAnsi="Times New Roman" w:cs="Times New Roman"/>
              </w:rPr>
            </w:pPr>
            <w:r>
              <w:rPr>
                <w:rFonts w:hint="default" w:ascii="Times New Roman" w:hAnsi="Times New Roman" w:cs="Times New Roman"/>
              </w:rPr>
              <w:t>12：拖拉机和联合收割机</w:t>
            </w:r>
          </w:p>
          <w:p w14:paraId="25FAD1A1">
            <w:pPr>
              <w:rPr>
                <w:rFonts w:hint="default" w:ascii="Times New Roman" w:hAnsi="Times New Roman" w:cs="Times New Roman"/>
              </w:rPr>
            </w:pPr>
            <w:r>
              <w:rPr>
                <w:rFonts w:hint="default" w:ascii="Times New Roman" w:hAnsi="Times New Roman" w:cs="Times New Roman"/>
              </w:rPr>
              <w:t>13：机动车</w:t>
            </w:r>
          </w:p>
          <w:p w14:paraId="257E7101">
            <w:pPr>
              <w:rPr>
                <w:rFonts w:hint="default" w:ascii="Times New Roman" w:hAnsi="Times New Roman" w:cs="Times New Roman"/>
              </w:rPr>
            </w:pPr>
            <w:r>
              <w:rPr>
                <w:rFonts w:hint="default" w:ascii="Times New Roman" w:hAnsi="Times New Roman" w:cs="Times New Roman"/>
              </w:rPr>
              <w:t>14：光伏收购</w:t>
            </w:r>
          </w:p>
          <w:p w14:paraId="586AB81D">
            <w:pPr>
              <w:rPr>
                <w:rFonts w:hint="default" w:ascii="Times New Roman" w:hAnsi="Times New Roman" w:eastAsia="宋体" w:cs="Times New Roman"/>
                <w:lang w:val="en-US" w:eastAsia="zh-CN"/>
              </w:rPr>
            </w:pPr>
            <w:r>
              <w:rPr>
                <w:rFonts w:hint="default" w:ascii="Times New Roman" w:hAnsi="Times New Roman" w:cs="Times New Roman"/>
                <w:sz w:val="22"/>
                <w:szCs w:val="22"/>
              </w:rPr>
              <w:t>15：卷烟</w:t>
            </w:r>
          </w:p>
        </w:tc>
      </w:tr>
      <w:tr w14:paraId="211A5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0E73D8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BF59A58">
            <w:pPr>
              <w:rPr>
                <w:rFonts w:hint="default" w:ascii="Times New Roman" w:hAnsi="Times New Roman" w:cs="Times New Roman"/>
                <w:sz w:val="22"/>
                <w:szCs w:val="22"/>
              </w:rPr>
            </w:pPr>
            <w:r>
              <w:rPr>
                <w:rFonts w:hint="default" w:ascii="Times New Roman" w:hAnsi="Times New Roman" w:cs="Times New Roman"/>
                <w:sz w:val="22"/>
                <w:szCs w:val="22"/>
              </w:rPr>
              <w:t>cezs</w:t>
            </w:r>
          </w:p>
        </w:tc>
        <w:tc>
          <w:tcPr>
            <w:tcW w:w="1843" w:type="dxa"/>
            <w:noWrap w:val="0"/>
            <w:vAlign w:val="center"/>
          </w:tcPr>
          <w:p w14:paraId="343FB82D">
            <w:pPr>
              <w:pStyle w:val="32"/>
              <w:tabs>
                <w:tab w:val="left" w:pos="578"/>
                <w:tab w:val="center" w:pos="817"/>
              </w:tabs>
              <w:jc w:val="both"/>
              <w:rPr>
                <w:rFonts w:hint="default" w:ascii="Times New Roman" w:hAnsi="Times New Roman" w:cs="Times New Roman"/>
              </w:rPr>
            </w:pPr>
            <w:r>
              <w:rPr>
                <w:rFonts w:hint="default" w:ascii="Times New Roman" w:hAnsi="Times New Roman" w:cs="Times New Roman"/>
              </w:rPr>
              <w:t>差额征税</w:t>
            </w:r>
          </w:p>
        </w:tc>
        <w:tc>
          <w:tcPr>
            <w:tcW w:w="1276" w:type="dxa"/>
            <w:noWrap w:val="0"/>
            <w:vAlign w:val="center"/>
          </w:tcPr>
          <w:p w14:paraId="381B996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812BE8B">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0604212D">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3520D5E">
            <w:pPr>
              <w:rPr>
                <w:rFonts w:hint="default" w:ascii="Times New Roman" w:hAnsi="Times New Roman" w:cs="Times New Roman"/>
                <w:sz w:val="22"/>
                <w:szCs w:val="22"/>
              </w:rPr>
            </w:pPr>
            <w:r>
              <w:rPr>
                <w:rFonts w:hint="default" w:ascii="Times New Roman" w:hAnsi="Times New Roman" w:cs="Times New Roman"/>
                <w:sz w:val="22"/>
                <w:szCs w:val="22"/>
              </w:rPr>
              <w:t>Y：是</w:t>
            </w:r>
          </w:p>
          <w:p w14:paraId="7DB72FBF">
            <w:pPr>
              <w:rPr>
                <w:rFonts w:hint="default" w:ascii="Times New Roman" w:hAnsi="Times New Roman" w:cs="Times New Roman"/>
                <w:sz w:val="22"/>
                <w:szCs w:val="22"/>
              </w:rPr>
            </w:pPr>
            <w:r>
              <w:rPr>
                <w:rFonts w:hint="default" w:ascii="Times New Roman" w:hAnsi="Times New Roman" w:cs="Times New Roman"/>
                <w:sz w:val="22"/>
                <w:szCs w:val="22"/>
              </w:rPr>
              <w:t>N：否</w:t>
            </w:r>
          </w:p>
        </w:tc>
      </w:tr>
      <w:tr w14:paraId="4F7FAA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8EDE43">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568BD06F">
            <w:pPr>
              <w:rPr>
                <w:rFonts w:hint="default" w:ascii="Times New Roman" w:hAnsi="Times New Roman" w:cs="Times New Roman"/>
                <w:sz w:val="22"/>
                <w:szCs w:val="22"/>
              </w:rPr>
            </w:pPr>
            <w:r>
              <w:rPr>
                <w:rFonts w:hint="default" w:ascii="Times New Roman" w:hAnsi="Times New Roman" w:cs="Times New Roman"/>
                <w:sz w:val="22"/>
                <w:szCs w:val="22"/>
              </w:rPr>
              <w:t>bzs</w:t>
            </w:r>
          </w:p>
        </w:tc>
        <w:tc>
          <w:tcPr>
            <w:tcW w:w="1843" w:type="dxa"/>
            <w:noWrap w:val="0"/>
            <w:vAlign w:val="center"/>
          </w:tcPr>
          <w:p w14:paraId="74D63FAE">
            <w:pPr>
              <w:pStyle w:val="32"/>
              <w:jc w:val="both"/>
              <w:rPr>
                <w:rFonts w:hint="default" w:ascii="Times New Roman" w:hAnsi="Times New Roman" w:cs="Times New Roman"/>
              </w:rPr>
            </w:pPr>
            <w:r>
              <w:rPr>
                <w:rFonts w:hint="default" w:ascii="Times New Roman" w:hAnsi="Times New Roman" w:cs="Times New Roman"/>
              </w:rPr>
              <w:t>不征税</w:t>
            </w:r>
          </w:p>
        </w:tc>
        <w:tc>
          <w:tcPr>
            <w:tcW w:w="1276" w:type="dxa"/>
            <w:noWrap w:val="0"/>
            <w:vAlign w:val="center"/>
          </w:tcPr>
          <w:p w14:paraId="4B12E2A0">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1C6062B">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7720360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295198F">
            <w:pPr>
              <w:rPr>
                <w:rFonts w:hint="default" w:ascii="Times New Roman" w:hAnsi="Times New Roman" w:cs="Times New Roman"/>
                <w:sz w:val="22"/>
                <w:szCs w:val="22"/>
              </w:rPr>
            </w:pPr>
            <w:r>
              <w:rPr>
                <w:rFonts w:hint="default" w:ascii="Times New Roman" w:hAnsi="Times New Roman" w:cs="Times New Roman"/>
                <w:sz w:val="22"/>
                <w:szCs w:val="22"/>
              </w:rPr>
              <w:t>Y：是</w:t>
            </w:r>
          </w:p>
          <w:p w14:paraId="4F97E417">
            <w:pPr>
              <w:rPr>
                <w:rFonts w:hint="default" w:ascii="Times New Roman" w:hAnsi="Times New Roman" w:cs="Times New Roman"/>
                <w:sz w:val="22"/>
                <w:szCs w:val="22"/>
              </w:rPr>
            </w:pPr>
            <w:r>
              <w:rPr>
                <w:rFonts w:hint="default" w:ascii="Times New Roman" w:hAnsi="Times New Roman" w:cs="Times New Roman"/>
                <w:sz w:val="22"/>
                <w:szCs w:val="22"/>
              </w:rPr>
              <w:t>N：否</w:t>
            </w:r>
          </w:p>
        </w:tc>
      </w:tr>
      <w:tr w14:paraId="4D2ACE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EEDB3A8">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5B256153">
            <w:pPr>
              <w:rPr>
                <w:rFonts w:hint="default" w:ascii="Times New Roman" w:hAnsi="Times New Roman" w:cs="Times New Roman"/>
                <w:sz w:val="22"/>
                <w:szCs w:val="22"/>
              </w:rPr>
            </w:pPr>
            <w:r>
              <w:rPr>
                <w:rFonts w:hint="default" w:ascii="Times New Roman" w:hAnsi="Times New Roman" w:cs="Times New Roman"/>
                <w:sz w:val="22"/>
                <w:szCs w:val="22"/>
              </w:rPr>
              <w:t>jzjtdm</w:t>
            </w:r>
          </w:p>
        </w:tc>
        <w:tc>
          <w:tcPr>
            <w:tcW w:w="1843" w:type="dxa"/>
            <w:noWrap w:val="0"/>
            <w:vAlign w:val="center"/>
          </w:tcPr>
          <w:p w14:paraId="09FB90D4">
            <w:pPr>
              <w:pStyle w:val="32"/>
              <w:jc w:val="both"/>
              <w:rPr>
                <w:rFonts w:hint="default" w:ascii="Times New Roman" w:hAnsi="Times New Roman" w:cs="Times New Roman"/>
              </w:rPr>
            </w:pPr>
            <w:r>
              <w:rPr>
                <w:rFonts w:hint="default" w:ascii="Times New Roman" w:hAnsi="Times New Roman" w:cs="Times New Roman"/>
              </w:rPr>
              <w:t>即征即退代码集合</w:t>
            </w:r>
          </w:p>
        </w:tc>
        <w:tc>
          <w:tcPr>
            <w:tcW w:w="1276" w:type="dxa"/>
            <w:noWrap w:val="0"/>
            <w:vAlign w:val="center"/>
          </w:tcPr>
          <w:p w14:paraId="124564B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549944ED">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58D09C2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749FF52">
            <w:pPr>
              <w:rPr>
                <w:rFonts w:hint="default" w:ascii="Times New Roman" w:hAnsi="Times New Roman" w:cs="Times New Roman"/>
                <w:sz w:val="22"/>
                <w:szCs w:val="22"/>
              </w:rPr>
            </w:pPr>
            <w:r>
              <w:rPr>
                <w:rFonts w:hint="default" w:ascii="Times New Roman" w:hAnsi="Times New Roman" w:cs="Times New Roman"/>
                <w:sz w:val="22"/>
                <w:szCs w:val="22"/>
              </w:rPr>
              <w:t>01：增值税即征即退-软件产品</w:t>
            </w:r>
          </w:p>
          <w:p w14:paraId="28401AB2">
            <w:pPr>
              <w:rPr>
                <w:rFonts w:hint="default" w:ascii="Times New Roman" w:hAnsi="Times New Roman" w:cs="Times New Roman"/>
                <w:sz w:val="22"/>
                <w:szCs w:val="22"/>
              </w:rPr>
            </w:pPr>
            <w:r>
              <w:rPr>
                <w:rFonts w:hint="default" w:ascii="Times New Roman" w:hAnsi="Times New Roman" w:cs="Times New Roman"/>
                <w:sz w:val="22"/>
                <w:szCs w:val="22"/>
              </w:rPr>
              <w:t>02：增值税即征即退-资源综合利用产品</w:t>
            </w:r>
          </w:p>
          <w:p w14:paraId="0C657C32">
            <w:pPr>
              <w:rPr>
                <w:rFonts w:hint="default" w:ascii="Times New Roman" w:hAnsi="Times New Roman" w:cs="Times New Roman"/>
                <w:sz w:val="22"/>
                <w:szCs w:val="22"/>
              </w:rPr>
            </w:pPr>
            <w:r>
              <w:rPr>
                <w:rFonts w:hint="default" w:ascii="Times New Roman" w:hAnsi="Times New Roman" w:cs="Times New Roman"/>
                <w:sz w:val="22"/>
                <w:szCs w:val="22"/>
              </w:rPr>
              <w:t>03：增值税即征即退-管道运输服务</w:t>
            </w:r>
          </w:p>
          <w:p w14:paraId="64842A25">
            <w:pPr>
              <w:rPr>
                <w:rFonts w:hint="default" w:ascii="Times New Roman" w:hAnsi="Times New Roman" w:cs="Times New Roman"/>
                <w:sz w:val="22"/>
                <w:szCs w:val="22"/>
              </w:rPr>
            </w:pPr>
            <w:r>
              <w:rPr>
                <w:rFonts w:hint="default" w:ascii="Times New Roman" w:hAnsi="Times New Roman" w:cs="Times New Roman"/>
                <w:sz w:val="22"/>
                <w:szCs w:val="22"/>
              </w:rPr>
              <w:t>04：增值税即征即退-有形动产融资租赁服务</w:t>
            </w:r>
          </w:p>
          <w:p w14:paraId="17CE6A18">
            <w:pPr>
              <w:rPr>
                <w:rFonts w:hint="default" w:ascii="Times New Roman" w:hAnsi="Times New Roman" w:cs="Times New Roman"/>
                <w:sz w:val="22"/>
                <w:szCs w:val="22"/>
              </w:rPr>
            </w:pPr>
            <w:r>
              <w:rPr>
                <w:rFonts w:hint="default" w:ascii="Times New Roman" w:hAnsi="Times New Roman" w:cs="Times New Roman"/>
                <w:sz w:val="22"/>
                <w:szCs w:val="22"/>
              </w:rPr>
              <w:t>05：增值税即征即退-有形动产融资性售后回租服务</w:t>
            </w:r>
          </w:p>
          <w:p w14:paraId="715912C7">
            <w:pPr>
              <w:rPr>
                <w:rFonts w:hint="default" w:ascii="Times New Roman" w:hAnsi="Times New Roman" w:cs="Times New Roman"/>
                <w:sz w:val="22"/>
                <w:szCs w:val="22"/>
              </w:rPr>
            </w:pPr>
            <w:r>
              <w:rPr>
                <w:rFonts w:hint="default" w:ascii="Times New Roman" w:hAnsi="Times New Roman" w:cs="Times New Roman"/>
                <w:sz w:val="22"/>
                <w:szCs w:val="22"/>
              </w:rPr>
              <w:t>06：增值税即征即退-新型墙体材料</w:t>
            </w:r>
          </w:p>
          <w:p w14:paraId="30E0F5AE">
            <w:pPr>
              <w:rPr>
                <w:rFonts w:hint="default" w:ascii="Times New Roman" w:hAnsi="Times New Roman" w:cs="Times New Roman"/>
                <w:sz w:val="22"/>
                <w:szCs w:val="22"/>
              </w:rPr>
            </w:pPr>
            <w:r>
              <w:rPr>
                <w:rFonts w:hint="default" w:ascii="Times New Roman" w:hAnsi="Times New Roman" w:cs="Times New Roman"/>
                <w:sz w:val="22"/>
                <w:szCs w:val="22"/>
              </w:rPr>
              <w:t>07：增值税即征即退-风力发电产品</w:t>
            </w:r>
          </w:p>
          <w:p w14:paraId="2C399840">
            <w:pPr>
              <w:rPr>
                <w:rFonts w:hint="default" w:ascii="Times New Roman" w:hAnsi="Times New Roman" w:cs="Times New Roman"/>
                <w:sz w:val="22"/>
                <w:szCs w:val="22"/>
              </w:rPr>
            </w:pPr>
            <w:r>
              <w:rPr>
                <w:rFonts w:hint="default" w:ascii="Times New Roman" w:hAnsi="Times New Roman" w:cs="Times New Roman"/>
                <w:sz w:val="22"/>
                <w:szCs w:val="22"/>
              </w:rPr>
              <w:t>08：增值税即征即退-光伏发电产品</w:t>
            </w:r>
          </w:p>
          <w:p w14:paraId="39CBA7FA">
            <w:pPr>
              <w:rPr>
                <w:rFonts w:hint="default" w:ascii="Times New Roman" w:hAnsi="Times New Roman" w:cs="Times New Roman"/>
                <w:sz w:val="22"/>
                <w:szCs w:val="22"/>
              </w:rPr>
            </w:pPr>
            <w:r>
              <w:rPr>
                <w:rFonts w:hint="default" w:ascii="Times New Roman" w:hAnsi="Times New Roman" w:cs="Times New Roman"/>
                <w:sz w:val="22"/>
                <w:szCs w:val="22"/>
              </w:rPr>
              <w:t>09：增值税即征即退-动漫软件产品</w:t>
            </w:r>
          </w:p>
          <w:p w14:paraId="424D2E29">
            <w:pPr>
              <w:rPr>
                <w:rFonts w:hint="default" w:ascii="Times New Roman" w:hAnsi="Times New Roman" w:cs="Times New Roman"/>
                <w:sz w:val="22"/>
                <w:szCs w:val="22"/>
              </w:rPr>
            </w:pPr>
            <w:r>
              <w:rPr>
                <w:rFonts w:hint="default" w:ascii="Times New Roman" w:hAnsi="Times New Roman" w:cs="Times New Roman"/>
                <w:sz w:val="22"/>
                <w:szCs w:val="22"/>
              </w:rPr>
              <w:t>10：增值税即征即退-飞机维修劳务</w:t>
            </w:r>
          </w:p>
          <w:p w14:paraId="4DE13A68">
            <w:pPr>
              <w:rPr>
                <w:rFonts w:hint="default" w:ascii="Times New Roman" w:hAnsi="Times New Roman" w:cs="Times New Roman"/>
                <w:sz w:val="22"/>
                <w:szCs w:val="22"/>
              </w:rPr>
            </w:pPr>
            <w:r>
              <w:rPr>
                <w:rFonts w:hint="default" w:ascii="Times New Roman" w:hAnsi="Times New Roman" w:cs="Times New Roman"/>
                <w:sz w:val="22"/>
                <w:szCs w:val="22"/>
              </w:rPr>
              <w:t>11：增值税即征即退-黄金</w:t>
            </w:r>
          </w:p>
          <w:p w14:paraId="284D670B">
            <w:pPr>
              <w:rPr>
                <w:rFonts w:hint="default" w:ascii="Times New Roman" w:hAnsi="Times New Roman" w:cs="Times New Roman"/>
                <w:sz w:val="22"/>
                <w:szCs w:val="22"/>
              </w:rPr>
            </w:pPr>
            <w:r>
              <w:rPr>
                <w:rFonts w:hint="default" w:ascii="Times New Roman" w:hAnsi="Times New Roman" w:cs="Times New Roman"/>
                <w:sz w:val="22"/>
                <w:szCs w:val="22"/>
              </w:rPr>
              <w:t>12：增值税即征即退-铂金</w:t>
            </w:r>
          </w:p>
        </w:tc>
      </w:tr>
      <w:tr w14:paraId="7A49C48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744E4950">
            <w:pPr>
              <w:keepNext w:val="0"/>
              <w:keepLines w:val="0"/>
              <w:widowControl/>
              <w:suppressLineNumbers w:val="0"/>
              <w:jc w:val="center"/>
              <w:textAlignment w:val="center"/>
              <w:rPr>
                <w:rFonts w:hint="default" w:ascii="Times New Roman" w:hAnsi="Times New Roman" w:cs="Times New Roman"/>
                <w:sz w:val="22"/>
                <w:szCs w:val="22"/>
              </w:rPr>
            </w:pPr>
            <w:bookmarkStart w:id="389" w:name="OLE_LINK64" w:colFirst="1" w:colLast="2"/>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1B2BB7C">
            <w:pPr>
              <w:rPr>
                <w:rFonts w:hint="default" w:ascii="Times New Roman" w:hAnsi="Times New Roman" w:cs="Times New Roman"/>
                <w:sz w:val="22"/>
                <w:szCs w:val="22"/>
              </w:rPr>
            </w:pPr>
            <w:r>
              <w:rPr>
                <w:rFonts w:hint="default" w:ascii="Times New Roman" w:hAnsi="Times New Roman" w:cs="Times New Roman"/>
                <w:sz w:val="22"/>
                <w:szCs w:val="22"/>
              </w:rPr>
              <w:t>sphfwmc</w:t>
            </w:r>
          </w:p>
        </w:tc>
        <w:tc>
          <w:tcPr>
            <w:tcW w:w="1843" w:type="dxa"/>
            <w:noWrap w:val="0"/>
            <w:vAlign w:val="center"/>
          </w:tcPr>
          <w:p w14:paraId="1B51BC1A">
            <w:pPr>
              <w:pStyle w:val="32"/>
              <w:jc w:val="both"/>
              <w:rPr>
                <w:rFonts w:hint="default" w:ascii="Times New Roman" w:hAnsi="Times New Roman" w:cs="Times New Roman"/>
              </w:rPr>
            </w:pPr>
            <w:r>
              <w:rPr>
                <w:rFonts w:hint="default" w:ascii="Times New Roman" w:hAnsi="Times New Roman" w:cs="Times New Roman"/>
              </w:rPr>
              <w:t>商品和服务名称</w:t>
            </w:r>
          </w:p>
        </w:tc>
        <w:tc>
          <w:tcPr>
            <w:tcW w:w="1276" w:type="dxa"/>
            <w:noWrap w:val="0"/>
            <w:vAlign w:val="center"/>
          </w:tcPr>
          <w:p w14:paraId="068C717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1A64C236">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7AD9630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5F73D74">
            <w:pPr>
              <w:rPr>
                <w:rFonts w:hint="default" w:ascii="Times New Roman" w:hAnsi="Times New Roman" w:cs="Times New Roman"/>
                <w:sz w:val="22"/>
                <w:szCs w:val="22"/>
              </w:rPr>
            </w:pPr>
          </w:p>
        </w:tc>
      </w:tr>
      <w:tr w14:paraId="2322ED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BB5521D">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40C47FA">
            <w:pPr>
              <w:rPr>
                <w:rFonts w:hint="default" w:ascii="Times New Roman" w:hAnsi="Times New Roman" w:cs="Times New Roman"/>
                <w:sz w:val="22"/>
                <w:szCs w:val="22"/>
              </w:rPr>
            </w:pPr>
            <w:r>
              <w:rPr>
                <w:rFonts w:hint="default" w:ascii="Times New Roman" w:hAnsi="Times New Roman" w:cs="Times New Roman"/>
                <w:sz w:val="22"/>
                <w:szCs w:val="22"/>
              </w:rPr>
              <w:t>sphfwfljc</w:t>
            </w:r>
          </w:p>
        </w:tc>
        <w:tc>
          <w:tcPr>
            <w:tcW w:w="1843" w:type="dxa"/>
            <w:noWrap w:val="0"/>
            <w:vAlign w:val="center"/>
          </w:tcPr>
          <w:p w14:paraId="704FC99C">
            <w:pPr>
              <w:pStyle w:val="32"/>
              <w:jc w:val="both"/>
              <w:rPr>
                <w:rFonts w:hint="default" w:ascii="Times New Roman" w:hAnsi="Times New Roman" w:cs="Times New Roman"/>
              </w:rPr>
            </w:pPr>
            <w:r>
              <w:rPr>
                <w:rFonts w:hint="default" w:ascii="Times New Roman" w:hAnsi="Times New Roman" w:cs="Times New Roman"/>
              </w:rPr>
              <w:t>商品和服务分类简称</w:t>
            </w:r>
          </w:p>
        </w:tc>
        <w:tc>
          <w:tcPr>
            <w:tcW w:w="1276" w:type="dxa"/>
            <w:noWrap w:val="0"/>
            <w:vAlign w:val="center"/>
          </w:tcPr>
          <w:p w14:paraId="3D0D762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1B5C0F2F">
            <w:pPr>
              <w:jc w:val="center"/>
              <w:rPr>
                <w:rFonts w:hint="default" w:ascii="Times New Roman" w:hAnsi="Times New Roman" w:cs="Times New Roman"/>
                <w:sz w:val="22"/>
                <w:szCs w:val="22"/>
              </w:rPr>
            </w:pPr>
            <w:r>
              <w:rPr>
                <w:rFonts w:hint="default" w:ascii="Times New Roman" w:hAnsi="Times New Roman" w:cs="Times New Roman"/>
                <w:sz w:val="22"/>
                <w:szCs w:val="22"/>
              </w:rPr>
              <w:t>120</w:t>
            </w:r>
          </w:p>
        </w:tc>
        <w:tc>
          <w:tcPr>
            <w:tcW w:w="708" w:type="dxa"/>
            <w:noWrap w:val="0"/>
            <w:vAlign w:val="center"/>
          </w:tcPr>
          <w:p w14:paraId="2FFA5A7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C171C62">
            <w:pPr>
              <w:rPr>
                <w:rFonts w:hint="default" w:ascii="Times New Roman" w:hAnsi="Times New Roman" w:cs="Times New Roman"/>
                <w:sz w:val="22"/>
                <w:szCs w:val="22"/>
              </w:rPr>
            </w:pPr>
          </w:p>
        </w:tc>
      </w:tr>
      <w:bookmarkEnd w:id="389"/>
      <w:tr w14:paraId="3A6BDEE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ED87C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437F74C">
            <w:pPr>
              <w:rPr>
                <w:rFonts w:hint="default" w:ascii="Times New Roman" w:hAnsi="Times New Roman" w:cs="Times New Roman"/>
                <w:sz w:val="22"/>
                <w:szCs w:val="22"/>
              </w:rPr>
            </w:pPr>
            <w:r>
              <w:rPr>
                <w:rFonts w:hint="default" w:ascii="Times New Roman" w:hAnsi="Times New Roman" w:cs="Times New Roman"/>
                <w:sz w:val="22"/>
                <w:szCs w:val="22"/>
              </w:rPr>
              <w:t>sm</w:t>
            </w:r>
          </w:p>
        </w:tc>
        <w:tc>
          <w:tcPr>
            <w:tcW w:w="1843" w:type="dxa"/>
            <w:noWrap w:val="0"/>
            <w:vAlign w:val="center"/>
          </w:tcPr>
          <w:p w14:paraId="25E4B40F">
            <w:pPr>
              <w:pStyle w:val="32"/>
              <w:jc w:val="both"/>
              <w:rPr>
                <w:rFonts w:hint="default" w:ascii="Times New Roman" w:hAnsi="Times New Roman" w:cs="Times New Roman"/>
              </w:rPr>
            </w:pPr>
            <w:r>
              <w:rPr>
                <w:rFonts w:hint="default" w:ascii="Times New Roman" w:hAnsi="Times New Roman" w:cs="Times New Roman"/>
              </w:rPr>
              <w:t>说明</w:t>
            </w:r>
          </w:p>
        </w:tc>
        <w:tc>
          <w:tcPr>
            <w:tcW w:w="1276" w:type="dxa"/>
            <w:noWrap w:val="0"/>
            <w:vAlign w:val="center"/>
          </w:tcPr>
          <w:p w14:paraId="29EEEB11">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0B2F4EF7">
            <w:pPr>
              <w:jc w:val="center"/>
              <w:rPr>
                <w:rFonts w:hint="default" w:ascii="Times New Roman" w:hAnsi="Times New Roman" w:cs="Times New Roman"/>
                <w:sz w:val="22"/>
                <w:szCs w:val="22"/>
              </w:rPr>
            </w:pPr>
          </w:p>
        </w:tc>
        <w:tc>
          <w:tcPr>
            <w:tcW w:w="708" w:type="dxa"/>
            <w:noWrap w:val="0"/>
            <w:vAlign w:val="center"/>
          </w:tcPr>
          <w:p w14:paraId="51F540B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75BD8BD">
            <w:pPr>
              <w:rPr>
                <w:rFonts w:hint="default" w:ascii="Times New Roman" w:hAnsi="Times New Roman" w:cs="Times New Roman"/>
                <w:sz w:val="22"/>
                <w:szCs w:val="22"/>
              </w:rPr>
            </w:pPr>
          </w:p>
        </w:tc>
      </w:tr>
      <w:tr w14:paraId="62B3E8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05811CA3">
            <w:pPr>
              <w:keepNext w:val="0"/>
              <w:keepLines w:val="0"/>
              <w:widowControl/>
              <w:suppressLineNumbers w:val="0"/>
              <w:jc w:val="center"/>
              <w:textAlignment w:val="center"/>
              <w:rPr>
                <w:rFonts w:hint="default" w:ascii="Times New Roman" w:hAnsi="Times New Roman" w:cs="Times New Roman"/>
                <w:sz w:val="22"/>
                <w:szCs w:val="22"/>
              </w:rPr>
            </w:pPr>
            <w:bookmarkStart w:id="390" w:name="OLE_LINK66" w:colFirst="3" w:colLast="6"/>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01616412">
            <w:pPr>
              <w:rPr>
                <w:rFonts w:hint="default" w:ascii="Times New Roman" w:hAnsi="Times New Roman" w:cs="Times New Roman"/>
                <w:sz w:val="22"/>
                <w:szCs w:val="22"/>
              </w:rPr>
            </w:pPr>
            <w:r>
              <w:rPr>
                <w:rFonts w:hint="default" w:ascii="Times New Roman" w:hAnsi="Times New Roman" w:cs="Times New Roman"/>
                <w:sz w:val="22"/>
                <w:szCs w:val="22"/>
              </w:rPr>
              <w:t>zzssl</w:t>
            </w:r>
          </w:p>
        </w:tc>
        <w:tc>
          <w:tcPr>
            <w:tcW w:w="1843" w:type="dxa"/>
            <w:noWrap w:val="0"/>
            <w:vAlign w:val="center"/>
          </w:tcPr>
          <w:p w14:paraId="422B5150">
            <w:pPr>
              <w:pStyle w:val="32"/>
              <w:jc w:val="both"/>
              <w:rPr>
                <w:rFonts w:hint="default" w:ascii="Times New Roman" w:hAnsi="Times New Roman" w:cs="Times New Roman"/>
              </w:rPr>
            </w:pPr>
            <w:r>
              <w:rPr>
                <w:rFonts w:hint="default" w:ascii="Times New Roman" w:hAnsi="Times New Roman" w:cs="Times New Roman"/>
              </w:rPr>
              <w:t>增值税税率</w:t>
            </w:r>
          </w:p>
        </w:tc>
        <w:tc>
          <w:tcPr>
            <w:tcW w:w="1276" w:type="dxa"/>
            <w:noWrap w:val="0"/>
            <w:vAlign w:val="center"/>
          </w:tcPr>
          <w:p w14:paraId="3450993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445074D1">
            <w:pPr>
              <w:jc w:val="center"/>
              <w:rPr>
                <w:rFonts w:hint="default" w:ascii="Times New Roman" w:hAnsi="Times New Roman" w:cs="Times New Roman"/>
                <w:sz w:val="22"/>
                <w:szCs w:val="22"/>
              </w:rPr>
            </w:pPr>
            <w:r>
              <w:rPr>
                <w:rFonts w:hint="default" w:ascii="Times New Roman" w:hAnsi="Times New Roman" w:cs="Times New Roman"/>
                <w:sz w:val="22"/>
                <w:szCs w:val="22"/>
              </w:rPr>
              <w:t>50</w:t>
            </w:r>
          </w:p>
        </w:tc>
        <w:tc>
          <w:tcPr>
            <w:tcW w:w="708" w:type="dxa"/>
            <w:noWrap w:val="0"/>
            <w:vAlign w:val="center"/>
          </w:tcPr>
          <w:p w14:paraId="79F521E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E0F93B4">
            <w:pPr>
              <w:rPr>
                <w:rFonts w:hint="default" w:ascii="Times New Roman" w:hAnsi="Times New Roman" w:cs="Times New Roman"/>
                <w:sz w:val="22"/>
                <w:szCs w:val="22"/>
              </w:rPr>
            </w:pPr>
          </w:p>
          <w:p w14:paraId="7C5A25D7">
            <w:pPr>
              <w:rPr>
                <w:rFonts w:hint="default" w:ascii="Times New Roman" w:hAnsi="Times New Roman" w:cs="Times New Roman"/>
                <w:sz w:val="22"/>
                <w:szCs w:val="22"/>
              </w:rPr>
            </w:pPr>
            <w:r>
              <w:rPr>
                <w:rFonts w:hint="default" w:ascii="Times New Roman" w:hAnsi="Times New Roman" w:cs="Times New Roman"/>
                <w:sz w:val="22"/>
                <w:szCs w:val="22"/>
              </w:rPr>
              <w:t>取值返回是中文顿号连接的百分数。例如3%、5%</w:t>
            </w:r>
          </w:p>
        </w:tc>
      </w:tr>
      <w:tr w14:paraId="45F412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311" w:hRule="atLeast"/>
        </w:trPr>
        <w:tc>
          <w:tcPr>
            <w:tcW w:w="675" w:type="dxa"/>
            <w:noWrap w:val="0"/>
            <w:vAlign w:val="center"/>
          </w:tcPr>
          <w:p w14:paraId="7049CEDD">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5F0A6D00">
            <w:pPr>
              <w:rPr>
                <w:rFonts w:hint="default" w:ascii="Times New Roman" w:hAnsi="Times New Roman" w:cs="Times New Roman"/>
                <w:sz w:val="22"/>
                <w:szCs w:val="22"/>
              </w:rPr>
            </w:pPr>
            <w:r>
              <w:rPr>
                <w:rFonts w:hint="default" w:ascii="Times New Roman" w:hAnsi="Times New Roman" w:cs="Times New Roman"/>
                <w:sz w:val="22"/>
                <w:szCs w:val="22"/>
              </w:rPr>
              <w:t>zsl</w:t>
            </w:r>
          </w:p>
        </w:tc>
        <w:tc>
          <w:tcPr>
            <w:tcW w:w="1843" w:type="dxa"/>
            <w:noWrap w:val="0"/>
            <w:vAlign w:val="center"/>
          </w:tcPr>
          <w:p w14:paraId="4738B326">
            <w:pPr>
              <w:pStyle w:val="32"/>
              <w:jc w:val="both"/>
              <w:rPr>
                <w:rFonts w:hint="default" w:ascii="Times New Roman" w:hAnsi="Times New Roman" w:cs="Times New Roman"/>
              </w:rPr>
            </w:pPr>
            <w:r>
              <w:rPr>
                <w:rFonts w:hint="default" w:ascii="Times New Roman" w:hAnsi="Times New Roman" w:cs="Times New Roman"/>
              </w:rPr>
              <w:t>征收率</w:t>
            </w:r>
          </w:p>
        </w:tc>
        <w:tc>
          <w:tcPr>
            <w:tcW w:w="1276" w:type="dxa"/>
            <w:noWrap w:val="0"/>
            <w:vAlign w:val="center"/>
          </w:tcPr>
          <w:p w14:paraId="63A399D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280487E7">
            <w:pPr>
              <w:jc w:val="center"/>
              <w:rPr>
                <w:rFonts w:hint="default" w:ascii="Times New Roman" w:hAnsi="Times New Roman" w:cs="Times New Roman"/>
                <w:sz w:val="22"/>
                <w:szCs w:val="22"/>
              </w:rPr>
            </w:pPr>
            <w:r>
              <w:rPr>
                <w:rFonts w:hint="default" w:ascii="Times New Roman" w:hAnsi="Times New Roman" w:cs="Times New Roman"/>
                <w:sz w:val="22"/>
                <w:szCs w:val="22"/>
              </w:rPr>
              <w:t>50</w:t>
            </w:r>
          </w:p>
        </w:tc>
        <w:tc>
          <w:tcPr>
            <w:tcW w:w="708" w:type="dxa"/>
            <w:noWrap w:val="0"/>
            <w:vAlign w:val="center"/>
          </w:tcPr>
          <w:p w14:paraId="2B7442D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4AA722C">
            <w:pPr>
              <w:rPr>
                <w:rFonts w:hint="default" w:ascii="Times New Roman" w:hAnsi="Times New Roman" w:cs="Times New Roman"/>
                <w:sz w:val="22"/>
                <w:szCs w:val="22"/>
              </w:rPr>
            </w:pPr>
          </w:p>
          <w:p w14:paraId="4FBB215B">
            <w:pPr>
              <w:rPr>
                <w:rFonts w:hint="default" w:ascii="Times New Roman" w:hAnsi="Times New Roman" w:cs="Times New Roman"/>
                <w:sz w:val="22"/>
                <w:szCs w:val="22"/>
              </w:rPr>
            </w:pPr>
            <w:r>
              <w:rPr>
                <w:rFonts w:hint="default" w:ascii="Times New Roman" w:hAnsi="Times New Roman" w:cs="Times New Roman"/>
                <w:sz w:val="22"/>
                <w:szCs w:val="22"/>
              </w:rPr>
              <w:t>取值返回是中文顿号连接的百分数。例如3%、5%</w:t>
            </w:r>
          </w:p>
        </w:tc>
      </w:tr>
      <w:bookmarkEnd w:id="390"/>
      <w:tr w14:paraId="554ACB3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F88D4C">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1F7F0972">
            <w:pPr>
              <w:rPr>
                <w:rFonts w:hint="default" w:ascii="Times New Roman" w:hAnsi="Times New Roman" w:cs="Times New Roman"/>
                <w:sz w:val="22"/>
                <w:szCs w:val="22"/>
              </w:rPr>
            </w:pPr>
            <w:r>
              <w:rPr>
                <w:rFonts w:hint="default" w:ascii="Times New Roman" w:hAnsi="Times New Roman" w:cs="Times New Roman"/>
                <w:sz w:val="22"/>
                <w:szCs w:val="22"/>
              </w:rPr>
              <w:t>zzstsgl</w:t>
            </w:r>
          </w:p>
        </w:tc>
        <w:tc>
          <w:tcPr>
            <w:tcW w:w="1843" w:type="dxa"/>
            <w:noWrap w:val="0"/>
            <w:vAlign w:val="center"/>
          </w:tcPr>
          <w:p w14:paraId="757FDB72">
            <w:pPr>
              <w:pStyle w:val="32"/>
              <w:jc w:val="both"/>
              <w:rPr>
                <w:rFonts w:hint="default" w:ascii="Times New Roman" w:hAnsi="Times New Roman" w:cs="Times New Roman"/>
              </w:rPr>
            </w:pPr>
            <w:r>
              <w:rPr>
                <w:rFonts w:hint="default" w:ascii="Times New Roman" w:hAnsi="Times New Roman" w:cs="Times New Roman"/>
              </w:rPr>
              <w:t>增值税特殊管理</w:t>
            </w:r>
          </w:p>
        </w:tc>
        <w:tc>
          <w:tcPr>
            <w:tcW w:w="1276" w:type="dxa"/>
            <w:noWrap w:val="0"/>
            <w:vAlign w:val="center"/>
          </w:tcPr>
          <w:p w14:paraId="3FF9B1A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2FECA968">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7E01CE9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1E2E371">
            <w:pPr>
              <w:rPr>
                <w:rFonts w:hint="default" w:ascii="Times New Roman" w:hAnsi="Times New Roman" w:cs="Times New Roman"/>
                <w:sz w:val="22"/>
                <w:szCs w:val="22"/>
              </w:rPr>
            </w:pPr>
          </w:p>
        </w:tc>
      </w:tr>
      <w:tr w14:paraId="49C572B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7CBC74">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781386E3">
            <w:pPr>
              <w:rPr>
                <w:rFonts w:hint="default" w:ascii="Times New Roman" w:hAnsi="Times New Roman" w:cs="Times New Roman"/>
                <w:sz w:val="22"/>
                <w:szCs w:val="22"/>
              </w:rPr>
            </w:pPr>
            <w:r>
              <w:rPr>
                <w:rFonts w:hint="default" w:ascii="Times New Roman" w:hAnsi="Times New Roman" w:cs="Times New Roman"/>
                <w:sz w:val="22"/>
                <w:szCs w:val="22"/>
              </w:rPr>
              <w:t>zzszcyj</w:t>
            </w:r>
          </w:p>
        </w:tc>
        <w:tc>
          <w:tcPr>
            <w:tcW w:w="1843" w:type="dxa"/>
            <w:noWrap w:val="0"/>
            <w:vAlign w:val="center"/>
          </w:tcPr>
          <w:p w14:paraId="65646750">
            <w:pPr>
              <w:pStyle w:val="32"/>
              <w:jc w:val="both"/>
              <w:rPr>
                <w:rFonts w:hint="default" w:ascii="Times New Roman" w:hAnsi="Times New Roman" w:cs="Times New Roman"/>
              </w:rPr>
            </w:pPr>
            <w:r>
              <w:rPr>
                <w:rFonts w:hint="default" w:ascii="Times New Roman" w:hAnsi="Times New Roman" w:cs="Times New Roman"/>
              </w:rPr>
              <w:t>增值税政策依据</w:t>
            </w:r>
          </w:p>
        </w:tc>
        <w:tc>
          <w:tcPr>
            <w:tcW w:w="1276" w:type="dxa"/>
            <w:noWrap w:val="0"/>
            <w:vAlign w:val="center"/>
          </w:tcPr>
          <w:p w14:paraId="1A365EC2">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611D2A25">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66B8C0A0">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99798C8">
            <w:pPr>
              <w:rPr>
                <w:rFonts w:hint="default" w:ascii="Times New Roman" w:hAnsi="Times New Roman" w:cs="Times New Roman"/>
                <w:sz w:val="22"/>
                <w:szCs w:val="22"/>
              </w:rPr>
            </w:pPr>
          </w:p>
        </w:tc>
      </w:tr>
      <w:tr w14:paraId="00728B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7F889C">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6B651E41">
            <w:pPr>
              <w:rPr>
                <w:rFonts w:hint="default" w:ascii="Times New Roman" w:hAnsi="Times New Roman" w:cs="Times New Roman"/>
                <w:sz w:val="22"/>
                <w:szCs w:val="22"/>
              </w:rPr>
            </w:pPr>
            <w:r>
              <w:rPr>
                <w:rFonts w:hint="default" w:ascii="Times New Roman" w:hAnsi="Times New Roman" w:cs="Times New Roman"/>
                <w:sz w:val="22"/>
                <w:szCs w:val="22"/>
              </w:rPr>
              <w:t>zzstsnrdm(zzsjmszcdmb)</w:t>
            </w:r>
          </w:p>
        </w:tc>
        <w:tc>
          <w:tcPr>
            <w:tcW w:w="1843" w:type="dxa"/>
            <w:noWrap w:val="0"/>
            <w:vAlign w:val="center"/>
          </w:tcPr>
          <w:p w14:paraId="2FD1FFA2">
            <w:pPr>
              <w:pStyle w:val="32"/>
              <w:jc w:val="both"/>
              <w:rPr>
                <w:rFonts w:hint="default" w:ascii="Times New Roman" w:hAnsi="Times New Roman" w:cs="Times New Roman"/>
              </w:rPr>
            </w:pPr>
            <w:r>
              <w:rPr>
                <w:rFonts w:hint="default" w:ascii="Times New Roman" w:hAnsi="Times New Roman" w:cs="Times New Roman"/>
              </w:rPr>
              <w:t>增值税特殊内容代码（增值税减免税政策代码表）</w:t>
            </w:r>
          </w:p>
        </w:tc>
        <w:tc>
          <w:tcPr>
            <w:tcW w:w="1276" w:type="dxa"/>
            <w:noWrap w:val="0"/>
            <w:vAlign w:val="center"/>
          </w:tcPr>
          <w:p w14:paraId="59E1EB96">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0E2BFC76">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7280F09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EE1BE3A">
            <w:pPr>
              <w:rPr>
                <w:rFonts w:hint="default" w:ascii="Times New Roman" w:hAnsi="Times New Roman" w:cs="Times New Roman"/>
                <w:sz w:val="22"/>
                <w:szCs w:val="22"/>
              </w:rPr>
            </w:pPr>
          </w:p>
        </w:tc>
      </w:tr>
      <w:tr w14:paraId="60C0A5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D48F1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0C69CAE9">
            <w:pPr>
              <w:rPr>
                <w:rFonts w:hint="default" w:ascii="Times New Roman" w:hAnsi="Times New Roman" w:cs="Times New Roman"/>
                <w:sz w:val="22"/>
                <w:szCs w:val="22"/>
              </w:rPr>
            </w:pPr>
            <w:r>
              <w:rPr>
                <w:rFonts w:hint="default" w:ascii="Times New Roman" w:hAnsi="Times New Roman" w:cs="Times New Roman"/>
                <w:sz w:val="22"/>
                <w:szCs w:val="22"/>
              </w:rPr>
              <w:t>xfsgl</w:t>
            </w:r>
          </w:p>
        </w:tc>
        <w:tc>
          <w:tcPr>
            <w:tcW w:w="1843" w:type="dxa"/>
            <w:noWrap w:val="0"/>
            <w:vAlign w:val="center"/>
          </w:tcPr>
          <w:p w14:paraId="715A3FEB">
            <w:pPr>
              <w:pStyle w:val="32"/>
              <w:jc w:val="both"/>
              <w:rPr>
                <w:rFonts w:hint="default" w:ascii="Times New Roman" w:hAnsi="Times New Roman" w:cs="Times New Roman"/>
              </w:rPr>
            </w:pPr>
            <w:r>
              <w:rPr>
                <w:rFonts w:hint="default" w:ascii="Times New Roman" w:hAnsi="Times New Roman" w:cs="Times New Roman"/>
              </w:rPr>
              <w:t>消费税管理</w:t>
            </w:r>
          </w:p>
        </w:tc>
        <w:tc>
          <w:tcPr>
            <w:tcW w:w="1276" w:type="dxa"/>
            <w:noWrap w:val="0"/>
            <w:vAlign w:val="center"/>
          </w:tcPr>
          <w:p w14:paraId="1F4C925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0C7AFFAB">
            <w:pPr>
              <w:jc w:val="center"/>
              <w:rPr>
                <w:rFonts w:hint="default" w:ascii="Times New Roman" w:hAnsi="Times New Roman" w:cs="Times New Roman"/>
                <w:sz w:val="22"/>
                <w:szCs w:val="22"/>
              </w:rPr>
            </w:pPr>
            <w:r>
              <w:rPr>
                <w:rFonts w:hint="default" w:ascii="Times New Roman" w:hAnsi="Times New Roman" w:cs="Times New Roman"/>
                <w:sz w:val="22"/>
                <w:szCs w:val="22"/>
              </w:rPr>
              <w:t>150</w:t>
            </w:r>
          </w:p>
        </w:tc>
        <w:tc>
          <w:tcPr>
            <w:tcW w:w="708" w:type="dxa"/>
            <w:noWrap w:val="0"/>
            <w:vAlign w:val="center"/>
          </w:tcPr>
          <w:p w14:paraId="4E73E4FE">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663E09F">
            <w:pPr>
              <w:rPr>
                <w:rFonts w:hint="default" w:ascii="Times New Roman" w:hAnsi="Times New Roman" w:cs="Times New Roman"/>
                <w:sz w:val="22"/>
                <w:szCs w:val="22"/>
              </w:rPr>
            </w:pPr>
          </w:p>
        </w:tc>
      </w:tr>
      <w:tr w14:paraId="53757F1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B7C3BF">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49F35CF7">
            <w:pPr>
              <w:rPr>
                <w:rFonts w:hint="default" w:ascii="Times New Roman" w:hAnsi="Times New Roman" w:cs="Times New Roman"/>
                <w:sz w:val="22"/>
                <w:szCs w:val="22"/>
              </w:rPr>
            </w:pPr>
            <w:r>
              <w:rPr>
                <w:rFonts w:hint="default" w:ascii="Times New Roman" w:hAnsi="Times New Roman" w:cs="Times New Roman"/>
                <w:sz w:val="22"/>
                <w:szCs w:val="22"/>
              </w:rPr>
              <w:t>xfszcyj</w:t>
            </w:r>
          </w:p>
        </w:tc>
        <w:tc>
          <w:tcPr>
            <w:tcW w:w="1843" w:type="dxa"/>
            <w:noWrap w:val="0"/>
            <w:vAlign w:val="center"/>
          </w:tcPr>
          <w:p w14:paraId="43D88FA9">
            <w:pPr>
              <w:pStyle w:val="32"/>
              <w:jc w:val="both"/>
              <w:rPr>
                <w:rFonts w:hint="default" w:ascii="Times New Roman" w:hAnsi="Times New Roman" w:cs="Times New Roman"/>
              </w:rPr>
            </w:pPr>
            <w:r>
              <w:rPr>
                <w:rFonts w:hint="default" w:ascii="Times New Roman" w:hAnsi="Times New Roman" w:cs="Times New Roman"/>
              </w:rPr>
              <w:t>消费税政策依据</w:t>
            </w:r>
          </w:p>
        </w:tc>
        <w:tc>
          <w:tcPr>
            <w:tcW w:w="1276" w:type="dxa"/>
            <w:noWrap w:val="0"/>
            <w:vAlign w:val="center"/>
          </w:tcPr>
          <w:p w14:paraId="62F0F911">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2FBD9A3F">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1E01852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3688919">
            <w:pPr>
              <w:rPr>
                <w:rFonts w:hint="default" w:ascii="Times New Roman" w:hAnsi="Times New Roman" w:cs="Times New Roman"/>
                <w:sz w:val="22"/>
                <w:szCs w:val="22"/>
              </w:rPr>
            </w:pPr>
          </w:p>
        </w:tc>
      </w:tr>
      <w:tr w14:paraId="65970C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CF3EF33">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6AE0A8AE">
            <w:pPr>
              <w:rPr>
                <w:rFonts w:hint="default" w:ascii="Times New Roman" w:hAnsi="Times New Roman" w:cs="Times New Roman"/>
                <w:sz w:val="22"/>
                <w:szCs w:val="22"/>
              </w:rPr>
            </w:pPr>
            <w:r>
              <w:rPr>
                <w:rFonts w:hint="default" w:ascii="Times New Roman" w:hAnsi="Times New Roman" w:cs="Times New Roman"/>
                <w:sz w:val="22"/>
                <w:szCs w:val="22"/>
              </w:rPr>
              <w:t>xfstsnrdm</w:t>
            </w:r>
          </w:p>
        </w:tc>
        <w:tc>
          <w:tcPr>
            <w:tcW w:w="1843" w:type="dxa"/>
            <w:noWrap w:val="0"/>
            <w:vAlign w:val="center"/>
          </w:tcPr>
          <w:p w14:paraId="5C18015B">
            <w:pPr>
              <w:pStyle w:val="32"/>
              <w:jc w:val="both"/>
              <w:rPr>
                <w:rFonts w:hint="default" w:ascii="Times New Roman" w:hAnsi="Times New Roman" w:cs="Times New Roman"/>
              </w:rPr>
            </w:pPr>
            <w:r>
              <w:rPr>
                <w:rFonts w:hint="default" w:ascii="Times New Roman" w:hAnsi="Times New Roman" w:cs="Times New Roman"/>
              </w:rPr>
              <w:t>消费税特殊内容代码</w:t>
            </w:r>
          </w:p>
        </w:tc>
        <w:tc>
          <w:tcPr>
            <w:tcW w:w="1276" w:type="dxa"/>
            <w:noWrap w:val="0"/>
            <w:vAlign w:val="center"/>
          </w:tcPr>
          <w:p w14:paraId="2A8552C4">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varchar</w:t>
            </w:r>
          </w:p>
        </w:tc>
        <w:tc>
          <w:tcPr>
            <w:tcW w:w="709" w:type="dxa"/>
            <w:noWrap w:val="0"/>
            <w:vAlign w:val="center"/>
          </w:tcPr>
          <w:p w14:paraId="38B2E7D2">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70D57CD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3CA0B16">
            <w:pPr>
              <w:rPr>
                <w:rFonts w:hint="default" w:ascii="Times New Roman" w:hAnsi="Times New Roman" w:cs="Times New Roman"/>
                <w:sz w:val="22"/>
                <w:szCs w:val="22"/>
              </w:rPr>
            </w:pPr>
          </w:p>
        </w:tc>
      </w:tr>
      <w:tr w14:paraId="049938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DAD199">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30436483">
            <w:pPr>
              <w:rPr>
                <w:rFonts w:hint="default" w:ascii="Times New Roman" w:hAnsi="Times New Roman" w:cs="Times New Roman"/>
                <w:sz w:val="22"/>
                <w:szCs w:val="22"/>
              </w:rPr>
            </w:pPr>
            <w:r>
              <w:rPr>
                <w:rFonts w:hint="default" w:ascii="Times New Roman" w:hAnsi="Times New Roman" w:cs="Times New Roman"/>
                <w:sz w:val="22"/>
                <w:szCs w:val="22"/>
              </w:rPr>
              <w:t>gjz</w:t>
            </w:r>
          </w:p>
        </w:tc>
        <w:tc>
          <w:tcPr>
            <w:tcW w:w="1843" w:type="dxa"/>
            <w:noWrap w:val="0"/>
            <w:vAlign w:val="center"/>
          </w:tcPr>
          <w:p w14:paraId="0B6E7C39">
            <w:pPr>
              <w:pStyle w:val="32"/>
              <w:jc w:val="both"/>
              <w:rPr>
                <w:rFonts w:hint="default" w:ascii="Times New Roman" w:hAnsi="Times New Roman" w:cs="Times New Roman"/>
              </w:rPr>
            </w:pPr>
            <w:r>
              <w:rPr>
                <w:rFonts w:hint="default" w:ascii="Times New Roman" w:hAnsi="Times New Roman" w:cs="Times New Roman"/>
              </w:rPr>
              <w:t>关键字</w:t>
            </w:r>
          </w:p>
        </w:tc>
        <w:tc>
          <w:tcPr>
            <w:tcW w:w="1276" w:type="dxa"/>
            <w:noWrap w:val="0"/>
            <w:vAlign w:val="center"/>
          </w:tcPr>
          <w:p w14:paraId="661463D4">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mediumtext</w:t>
            </w:r>
          </w:p>
        </w:tc>
        <w:tc>
          <w:tcPr>
            <w:tcW w:w="709" w:type="dxa"/>
            <w:noWrap w:val="0"/>
            <w:vAlign w:val="center"/>
          </w:tcPr>
          <w:p w14:paraId="6B11A579">
            <w:pPr>
              <w:jc w:val="center"/>
              <w:rPr>
                <w:rFonts w:hint="default" w:ascii="Times New Roman" w:hAnsi="Times New Roman" w:cs="Times New Roman"/>
                <w:sz w:val="22"/>
                <w:szCs w:val="22"/>
              </w:rPr>
            </w:pPr>
          </w:p>
        </w:tc>
        <w:tc>
          <w:tcPr>
            <w:tcW w:w="708" w:type="dxa"/>
            <w:noWrap w:val="0"/>
            <w:vAlign w:val="center"/>
          </w:tcPr>
          <w:p w14:paraId="1F727B1A">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5A28696">
            <w:pPr>
              <w:rPr>
                <w:rFonts w:hint="default" w:ascii="Times New Roman" w:hAnsi="Times New Roman" w:cs="Times New Roman"/>
                <w:sz w:val="22"/>
                <w:szCs w:val="22"/>
              </w:rPr>
            </w:pPr>
          </w:p>
        </w:tc>
      </w:tr>
      <w:tr w14:paraId="1504D7A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50C600">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5754B6D9">
            <w:pPr>
              <w:rPr>
                <w:rFonts w:hint="default" w:ascii="Times New Roman" w:hAnsi="Times New Roman" w:cs="Times New Roman"/>
                <w:sz w:val="22"/>
                <w:szCs w:val="22"/>
              </w:rPr>
            </w:pPr>
            <w:r>
              <w:rPr>
                <w:rFonts w:hint="default" w:ascii="Times New Roman" w:hAnsi="Times New Roman" w:cs="Times New Roman"/>
                <w:sz w:val="22"/>
                <w:szCs w:val="22"/>
              </w:rPr>
              <w:t>sfhzx</w:t>
            </w:r>
          </w:p>
        </w:tc>
        <w:tc>
          <w:tcPr>
            <w:tcW w:w="1843" w:type="dxa"/>
            <w:noWrap w:val="0"/>
            <w:vAlign w:val="center"/>
          </w:tcPr>
          <w:p w14:paraId="08C2CE03">
            <w:pPr>
              <w:pStyle w:val="32"/>
              <w:jc w:val="both"/>
              <w:rPr>
                <w:rFonts w:hint="default" w:ascii="Times New Roman" w:hAnsi="Times New Roman" w:cs="Times New Roman"/>
              </w:rPr>
            </w:pPr>
            <w:r>
              <w:rPr>
                <w:rFonts w:hint="default" w:ascii="Times New Roman" w:hAnsi="Times New Roman" w:cs="Times New Roman"/>
              </w:rPr>
              <w:t>是否汇总项</w:t>
            </w:r>
          </w:p>
        </w:tc>
        <w:tc>
          <w:tcPr>
            <w:tcW w:w="1276" w:type="dxa"/>
            <w:noWrap w:val="0"/>
            <w:vAlign w:val="center"/>
          </w:tcPr>
          <w:p w14:paraId="443A266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21FD6BC7">
            <w:pPr>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60AF18D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BAE7ECC">
            <w:pPr>
              <w:rPr>
                <w:rFonts w:hint="default" w:ascii="Times New Roman" w:hAnsi="Times New Roman" w:cs="Times New Roman"/>
                <w:sz w:val="22"/>
                <w:szCs w:val="22"/>
              </w:rPr>
            </w:pPr>
            <w:r>
              <w:rPr>
                <w:rFonts w:hint="default" w:ascii="Times New Roman" w:hAnsi="Times New Roman" w:cs="Times New Roman"/>
                <w:sz w:val="22"/>
                <w:szCs w:val="22"/>
              </w:rPr>
              <w:t>Y：是</w:t>
            </w:r>
          </w:p>
          <w:p w14:paraId="663CD199">
            <w:pPr>
              <w:rPr>
                <w:rFonts w:hint="default" w:ascii="Times New Roman" w:hAnsi="Times New Roman" w:cs="Times New Roman"/>
                <w:sz w:val="22"/>
                <w:szCs w:val="22"/>
              </w:rPr>
            </w:pPr>
            <w:r>
              <w:rPr>
                <w:rFonts w:hint="default" w:ascii="Times New Roman" w:hAnsi="Times New Roman" w:cs="Times New Roman"/>
                <w:sz w:val="22"/>
                <w:szCs w:val="22"/>
              </w:rPr>
              <w:t>N：否</w:t>
            </w:r>
          </w:p>
        </w:tc>
      </w:tr>
      <w:tr w14:paraId="39ECA7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495B8B">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5E26F02C">
            <w:pPr>
              <w:rPr>
                <w:rFonts w:hint="default" w:ascii="Times New Roman" w:hAnsi="Times New Roman" w:cs="Times New Roman"/>
                <w:sz w:val="22"/>
                <w:szCs w:val="22"/>
              </w:rPr>
            </w:pPr>
            <w:r>
              <w:rPr>
                <w:rFonts w:hint="default" w:ascii="Times New Roman" w:hAnsi="Times New Roman" w:cs="Times New Roman"/>
                <w:sz w:val="22"/>
                <w:szCs w:val="22"/>
              </w:rPr>
              <w:t>dytjjbm</w:t>
            </w:r>
          </w:p>
        </w:tc>
        <w:tc>
          <w:tcPr>
            <w:tcW w:w="1843" w:type="dxa"/>
            <w:noWrap w:val="0"/>
            <w:vAlign w:val="center"/>
          </w:tcPr>
          <w:p w14:paraId="7C503625">
            <w:pPr>
              <w:pStyle w:val="32"/>
              <w:jc w:val="both"/>
              <w:rPr>
                <w:rFonts w:hint="default" w:ascii="Times New Roman" w:hAnsi="Times New Roman" w:cs="Times New Roman"/>
              </w:rPr>
            </w:pPr>
            <w:r>
              <w:rPr>
                <w:rFonts w:hint="default" w:ascii="Times New Roman" w:hAnsi="Times New Roman" w:cs="Times New Roman"/>
              </w:rPr>
              <w:t>对应统计局编码（2011年版）或国民行业代码</w:t>
            </w:r>
          </w:p>
        </w:tc>
        <w:tc>
          <w:tcPr>
            <w:tcW w:w="1276" w:type="dxa"/>
            <w:noWrap w:val="0"/>
            <w:vAlign w:val="center"/>
          </w:tcPr>
          <w:p w14:paraId="2735649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mediumtext</w:t>
            </w:r>
          </w:p>
        </w:tc>
        <w:tc>
          <w:tcPr>
            <w:tcW w:w="709" w:type="dxa"/>
            <w:noWrap w:val="0"/>
            <w:vAlign w:val="center"/>
          </w:tcPr>
          <w:p w14:paraId="105B7D74">
            <w:pPr>
              <w:jc w:val="center"/>
              <w:rPr>
                <w:rFonts w:hint="default" w:ascii="Times New Roman" w:hAnsi="Times New Roman" w:cs="Times New Roman"/>
                <w:sz w:val="22"/>
                <w:szCs w:val="22"/>
              </w:rPr>
            </w:pPr>
          </w:p>
        </w:tc>
        <w:tc>
          <w:tcPr>
            <w:tcW w:w="708" w:type="dxa"/>
            <w:noWrap w:val="0"/>
            <w:vAlign w:val="center"/>
          </w:tcPr>
          <w:p w14:paraId="70E69A1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7E99103">
            <w:pPr>
              <w:rPr>
                <w:rFonts w:hint="default" w:ascii="Times New Roman" w:hAnsi="Times New Roman" w:cs="Times New Roman"/>
                <w:sz w:val="22"/>
                <w:szCs w:val="22"/>
              </w:rPr>
            </w:pPr>
          </w:p>
        </w:tc>
      </w:tr>
      <w:tr w14:paraId="703BFA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36AE84">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1DF87194">
            <w:pPr>
              <w:rPr>
                <w:rFonts w:hint="default" w:ascii="Times New Roman" w:hAnsi="Times New Roman" w:cs="Times New Roman"/>
                <w:sz w:val="22"/>
                <w:szCs w:val="22"/>
              </w:rPr>
            </w:pPr>
            <w:r>
              <w:rPr>
                <w:rFonts w:hint="default" w:ascii="Times New Roman" w:hAnsi="Times New Roman" w:cs="Times New Roman"/>
                <w:sz w:val="22"/>
                <w:szCs w:val="22"/>
              </w:rPr>
              <w:t>hgjcksppm</w:t>
            </w:r>
          </w:p>
        </w:tc>
        <w:tc>
          <w:tcPr>
            <w:tcW w:w="1843" w:type="dxa"/>
            <w:noWrap w:val="0"/>
            <w:vAlign w:val="center"/>
          </w:tcPr>
          <w:p w14:paraId="7D05C5B7">
            <w:pPr>
              <w:pStyle w:val="32"/>
              <w:jc w:val="both"/>
              <w:rPr>
                <w:rFonts w:hint="default" w:ascii="Times New Roman" w:hAnsi="Times New Roman" w:cs="Times New Roman"/>
              </w:rPr>
            </w:pPr>
            <w:r>
              <w:rPr>
                <w:rFonts w:hint="default" w:ascii="Times New Roman" w:hAnsi="Times New Roman" w:cs="Times New Roman"/>
              </w:rPr>
              <w:t>海关进出口商品品目</w:t>
            </w:r>
          </w:p>
        </w:tc>
        <w:tc>
          <w:tcPr>
            <w:tcW w:w="1276" w:type="dxa"/>
            <w:noWrap w:val="0"/>
            <w:vAlign w:val="center"/>
          </w:tcPr>
          <w:p w14:paraId="0EBC984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mediumtext</w:t>
            </w:r>
          </w:p>
        </w:tc>
        <w:tc>
          <w:tcPr>
            <w:tcW w:w="709" w:type="dxa"/>
            <w:noWrap w:val="0"/>
            <w:vAlign w:val="center"/>
          </w:tcPr>
          <w:p w14:paraId="5912F81B">
            <w:pPr>
              <w:jc w:val="center"/>
              <w:rPr>
                <w:rFonts w:hint="default" w:ascii="Times New Roman" w:hAnsi="Times New Roman" w:cs="Times New Roman"/>
                <w:sz w:val="22"/>
                <w:szCs w:val="22"/>
              </w:rPr>
            </w:pPr>
          </w:p>
        </w:tc>
        <w:tc>
          <w:tcPr>
            <w:tcW w:w="708" w:type="dxa"/>
            <w:noWrap w:val="0"/>
            <w:vAlign w:val="center"/>
          </w:tcPr>
          <w:p w14:paraId="2D650ABA">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03AFA08">
            <w:pPr>
              <w:rPr>
                <w:rFonts w:hint="default" w:ascii="Times New Roman" w:hAnsi="Times New Roman" w:cs="Times New Roman"/>
                <w:sz w:val="22"/>
                <w:szCs w:val="22"/>
              </w:rPr>
            </w:pPr>
          </w:p>
        </w:tc>
      </w:tr>
      <w:tr w14:paraId="148755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A2EE7C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530E9026">
            <w:pPr>
              <w:rPr>
                <w:rFonts w:hint="default" w:ascii="Times New Roman" w:hAnsi="Times New Roman" w:cs="Times New Roman"/>
                <w:sz w:val="22"/>
                <w:szCs w:val="22"/>
              </w:rPr>
            </w:pPr>
            <w:r>
              <w:rPr>
                <w:rFonts w:hint="default" w:ascii="Times New Roman" w:hAnsi="Times New Roman" w:cs="Times New Roman"/>
                <w:sz w:val="22"/>
                <w:szCs w:val="22"/>
              </w:rPr>
              <w:t>qyrq</w:t>
            </w:r>
          </w:p>
        </w:tc>
        <w:tc>
          <w:tcPr>
            <w:tcW w:w="1843" w:type="dxa"/>
            <w:noWrap w:val="0"/>
            <w:vAlign w:val="center"/>
          </w:tcPr>
          <w:p w14:paraId="4EE38F96">
            <w:pPr>
              <w:pStyle w:val="32"/>
              <w:jc w:val="both"/>
              <w:rPr>
                <w:rFonts w:hint="default" w:ascii="Times New Roman" w:hAnsi="Times New Roman" w:cs="Times New Roman"/>
              </w:rPr>
            </w:pPr>
            <w:r>
              <w:rPr>
                <w:rFonts w:hint="default" w:ascii="Times New Roman" w:hAnsi="Times New Roman" w:cs="Times New Roman"/>
              </w:rPr>
              <w:t>启用日期</w:t>
            </w:r>
          </w:p>
        </w:tc>
        <w:tc>
          <w:tcPr>
            <w:tcW w:w="1276" w:type="dxa"/>
            <w:noWrap w:val="0"/>
            <w:vAlign w:val="center"/>
          </w:tcPr>
          <w:p w14:paraId="41DC93A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4FDCBC8A">
            <w:pPr>
              <w:jc w:val="center"/>
              <w:rPr>
                <w:rFonts w:hint="default" w:ascii="Times New Roman" w:hAnsi="Times New Roman" w:cs="Times New Roman"/>
                <w:sz w:val="22"/>
                <w:szCs w:val="22"/>
              </w:rPr>
            </w:pPr>
          </w:p>
        </w:tc>
        <w:tc>
          <w:tcPr>
            <w:tcW w:w="708" w:type="dxa"/>
            <w:noWrap w:val="0"/>
            <w:vAlign w:val="center"/>
          </w:tcPr>
          <w:p w14:paraId="4127665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0D9E5A5">
            <w:pPr>
              <w:rPr>
                <w:rFonts w:hint="default" w:ascii="Times New Roman" w:hAnsi="Times New Roman" w:cs="Times New Roman"/>
                <w:sz w:val="22"/>
                <w:szCs w:val="22"/>
              </w:rPr>
            </w:pPr>
            <w:r>
              <w:rPr>
                <w:rFonts w:hint="default" w:ascii="Times New Roman" w:hAnsi="Times New Roman" w:cs="Times New Roman"/>
                <w:sz w:val="22"/>
                <w:szCs w:val="22"/>
              </w:rPr>
              <w:t>格式：</w:t>
            </w:r>
          </w:p>
          <w:p w14:paraId="679956C5">
            <w:pPr>
              <w:rPr>
                <w:rFonts w:hint="default" w:ascii="Times New Roman" w:hAnsi="Times New Roman" w:cs="Times New Roman"/>
                <w:sz w:val="22"/>
                <w:szCs w:val="22"/>
              </w:rPr>
            </w:pPr>
            <w:r>
              <w:rPr>
                <w:rFonts w:hint="default" w:ascii="Times New Roman" w:hAnsi="Times New Roman" w:cs="Times New Roman"/>
                <w:sz w:val="22"/>
                <w:szCs w:val="22"/>
              </w:rPr>
              <w:t>yyyy-MM-dd</w:t>
            </w:r>
          </w:p>
        </w:tc>
      </w:tr>
      <w:tr w14:paraId="211CDE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2FBB81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5C9FF653">
            <w:pPr>
              <w:rPr>
                <w:rFonts w:hint="default" w:ascii="Times New Roman" w:hAnsi="Times New Roman" w:cs="Times New Roman"/>
                <w:sz w:val="22"/>
                <w:szCs w:val="22"/>
              </w:rPr>
            </w:pPr>
            <w:r>
              <w:rPr>
                <w:rFonts w:hint="default" w:ascii="Times New Roman" w:hAnsi="Times New Roman" w:cs="Times New Roman"/>
                <w:sz w:val="22"/>
                <w:szCs w:val="22"/>
              </w:rPr>
              <w:t>tyrq</w:t>
            </w:r>
          </w:p>
        </w:tc>
        <w:tc>
          <w:tcPr>
            <w:tcW w:w="1843" w:type="dxa"/>
            <w:noWrap w:val="0"/>
            <w:vAlign w:val="center"/>
          </w:tcPr>
          <w:p w14:paraId="59518B19">
            <w:pPr>
              <w:pStyle w:val="32"/>
              <w:jc w:val="both"/>
              <w:rPr>
                <w:rFonts w:hint="default" w:ascii="Times New Roman" w:hAnsi="Times New Roman" w:cs="Times New Roman"/>
              </w:rPr>
            </w:pPr>
            <w:r>
              <w:rPr>
                <w:rFonts w:hint="default" w:ascii="Times New Roman" w:hAnsi="Times New Roman" w:cs="Times New Roman"/>
              </w:rPr>
              <w:t>停用日期</w:t>
            </w:r>
          </w:p>
        </w:tc>
        <w:tc>
          <w:tcPr>
            <w:tcW w:w="1276" w:type="dxa"/>
            <w:noWrap w:val="0"/>
            <w:vAlign w:val="center"/>
          </w:tcPr>
          <w:p w14:paraId="2450A4A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w:t>
            </w:r>
          </w:p>
        </w:tc>
        <w:tc>
          <w:tcPr>
            <w:tcW w:w="709" w:type="dxa"/>
            <w:noWrap w:val="0"/>
            <w:vAlign w:val="center"/>
          </w:tcPr>
          <w:p w14:paraId="19B2927E">
            <w:pPr>
              <w:jc w:val="center"/>
              <w:rPr>
                <w:rFonts w:hint="default" w:ascii="Times New Roman" w:hAnsi="Times New Roman" w:cs="Times New Roman"/>
                <w:sz w:val="22"/>
                <w:szCs w:val="22"/>
              </w:rPr>
            </w:pPr>
          </w:p>
        </w:tc>
        <w:tc>
          <w:tcPr>
            <w:tcW w:w="708" w:type="dxa"/>
            <w:noWrap w:val="0"/>
            <w:vAlign w:val="center"/>
          </w:tcPr>
          <w:p w14:paraId="506CF9C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FF703FF">
            <w:pPr>
              <w:rPr>
                <w:rFonts w:hint="default" w:ascii="Times New Roman" w:hAnsi="Times New Roman" w:cs="Times New Roman"/>
                <w:sz w:val="22"/>
                <w:szCs w:val="22"/>
              </w:rPr>
            </w:pPr>
            <w:r>
              <w:rPr>
                <w:rFonts w:hint="default" w:ascii="Times New Roman" w:hAnsi="Times New Roman" w:cs="Times New Roman"/>
                <w:sz w:val="22"/>
                <w:szCs w:val="22"/>
              </w:rPr>
              <w:t>格式：</w:t>
            </w:r>
          </w:p>
          <w:p w14:paraId="4BE650BC">
            <w:pPr>
              <w:rPr>
                <w:rFonts w:hint="default" w:ascii="Times New Roman" w:hAnsi="Times New Roman" w:cs="Times New Roman"/>
                <w:sz w:val="22"/>
                <w:szCs w:val="22"/>
              </w:rPr>
            </w:pPr>
            <w:r>
              <w:rPr>
                <w:rFonts w:hint="default" w:ascii="Times New Roman" w:hAnsi="Times New Roman" w:cs="Times New Roman"/>
                <w:sz w:val="22"/>
                <w:szCs w:val="22"/>
              </w:rPr>
              <w:t>yyyy-MM-dd</w:t>
            </w:r>
          </w:p>
        </w:tc>
      </w:tr>
      <w:tr w14:paraId="4884A2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C2C6F7">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78CACF15">
            <w:pPr>
              <w:rPr>
                <w:rFonts w:hint="default" w:ascii="Times New Roman" w:hAnsi="Times New Roman" w:cs="Times New Roman"/>
                <w:sz w:val="22"/>
                <w:szCs w:val="22"/>
              </w:rPr>
            </w:pPr>
            <w:r>
              <w:rPr>
                <w:rFonts w:hint="default" w:ascii="Times New Roman" w:hAnsi="Times New Roman" w:cs="Times New Roman"/>
                <w:sz w:val="22"/>
                <w:szCs w:val="22"/>
              </w:rPr>
              <w:t>hydm</w:t>
            </w:r>
          </w:p>
        </w:tc>
        <w:tc>
          <w:tcPr>
            <w:tcW w:w="1843" w:type="dxa"/>
            <w:noWrap w:val="0"/>
            <w:vAlign w:val="center"/>
          </w:tcPr>
          <w:p w14:paraId="0E11EA3C">
            <w:pPr>
              <w:pStyle w:val="32"/>
              <w:jc w:val="both"/>
              <w:rPr>
                <w:rFonts w:hint="default" w:ascii="Times New Roman" w:hAnsi="Times New Roman" w:cs="Times New Roman"/>
              </w:rPr>
            </w:pPr>
            <w:r>
              <w:rPr>
                <w:rFonts w:hint="default" w:ascii="Times New Roman" w:hAnsi="Times New Roman" w:cs="Times New Roman"/>
              </w:rPr>
              <w:t>行业代码</w:t>
            </w:r>
          </w:p>
        </w:tc>
        <w:tc>
          <w:tcPr>
            <w:tcW w:w="1276" w:type="dxa"/>
            <w:noWrap w:val="0"/>
            <w:vAlign w:val="center"/>
          </w:tcPr>
          <w:p w14:paraId="072C280B">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0E582A9">
            <w:pPr>
              <w:jc w:val="center"/>
              <w:rPr>
                <w:rFonts w:hint="default" w:ascii="Times New Roman" w:hAnsi="Times New Roman" w:cs="Times New Roman"/>
                <w:sz w:val="22"/>
                <w:szCs w:val="22"/>
              </w:rPr>
            </w:pPr>
            <w:r>
              <w:rPr>
                <w:rFonts w:hint="default" w:ascii="Times New Roman" w:hAnsi="Times New Roman" w:cs="Times New Roman"/>
                <w:sz w:val="22"/>
                <w:szCs w:val="22"/>
              </w:rPr>
              <w:t>4</w:t>
            </w:r>
          </w:p>
        </w:tc>
        <w:tc>
          <w:tcPr>
            <w:tcW w:w="708" w:type="dxa"/>
            <w:noWrap w:val="0"/>
            <w:vAlign w:val="center"/>
          </w:tcPr>
          <w:p w14:paraId="7BECCF4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894D7CD">
            <w:pPr>
              <w:rPr>
                <w:rFonts w:hint="default" w:ascii="Times New Roman" w:hAnsi="Times New Roman" w:cs="Times New Roman"/>
                <w:sz w:val="22"/>
                <w:szCs w:val="22"/>
              </w:rPr>
            </w:pPr>
            <w:r>
              <w:rPr>
                <w:rFonts w:hint="default" w:ascii="Times New Roman" w:hAnsi="Times New Roman" w:cs="Times New Roman"/>
                <w:kern w:val="0"/>
                <w:szCs w:val="21"/>
              </w:rPr>
              <w:t>主行业代码特定征收部门可空</w:t>
            </w:r>
          </w:p>
        </w:tc>
      </w:tr>
      <w:tr w14:paraId="783255E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15B20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0723D93C">
            <w:pPr>
              <w:rPr>
                <w:rFonts w:hint="default" w:ascii="Times New Roman" w:hAnsi="Times New Roman" w:cs="Times New Roman"/>
                <w:sz w:val="22"/>
                <w:szCs w:val="22"/>
              </w:rPr>
            </w:pPr>
            <w:r>
              <w:rPr>
                <w:rFonts w:hint="default" w:ascii="Times New Roman" w:hAnsi="Times New Roman" w:cs="Times New Roman"/>
                <w:sz w:val="22"/>
                <w:szCs w:val="22"/>
              </w:rPr>
              <w:t>dydhy</w:t>
            </w:r>
          </w:p>
        </w:tc>
        <w:tc>
          <w:tcPr>
            <w:tcW w:w="1843" w:type="dxa"/>
            <w:noWrap w:val="0"/>
            <w:vAlign w:val="center"/>
          </w:tcPr>
          <w:p w14:paraId="20805546">
            <w:pPr>
              <w:pStyle w:val="32"/>
              <w:jc w:val="both"/>
              <w:rPr>
                <w:rFonts w:hint="default" w:ascii="Times New Roman" w:hAnsi="Times New Roman" w:cs="Times New Roman"/>
              </w:rPr>
            </w:pPr>
            <w:r>
              <w:rPr>
                <w:rFonts w:hint="default" w:ascii="Times New Roman" w:hAnsi="Times New Roman" w:cs="Times New Roman"/>
              </w:rPr>
              <w:t>对应的行业</w:t>
            </w:r>
          </w:p>
        </w:tc>
        <w:tc>
          <w:tcPr>
            <w:tcW w:w="1276" w:type="dxa"/>
            <w:noWrap w:val="0"/>
            <w:vAlign w:val="center"/>
          </w:tcPr>
          <w:p w14:paraId="471EB6B0">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4BC590D">
            <w:pPr>
              <w:jc w:val="center"/>
              <w:rPr>
                <w:rFonts w:hint="default" w:ascii="Times New Roman" w:hAnsi="Times New Roman" w:cs="Times New Roman"/>
                <w:sz w:val="22"/>
                <w:szCs w:val="22"/>
              </w:rPr>
            </w:pPr>
            <w:r>
              <w:rPr>
                <w:rFonts w:hint="default" w:ascii="Times New Roman" w:hAnsi="Times New Roman" w:cs="Times New Roman"/>
                <w:sz w:val="22"/>
                <w:szCs w:val="22"/>
              </w:rPr>
              <w:t>68</w:t>
            </w:r>
          </w:p>
        </w:tc>
        <w:tc>
          <w:tcPr>
            <w:tcW w:w="708" w:type="dxa"/>
            <w:noWrap w:val="0"/>
            <w:vAlign w:val="center"/>
          </w:tcPr>
          <w:p w14:paraId="5ADE724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925FA45">
            <w:pPr>
              <w:rPr>
                <w:rFonts w:hint="default" w:ascii="Times New Roman" w:hAnsi="Times New Roman" w:cs="Times New Roman"/>
                <w:sz w:val="22"/>
                <w:szCs w:val="22"/>
              </w:rPr>
            </w:pPr>
          </w:p>
        </w:tc>
      </w:tr>
      <w:tr w14:paraId="1E63530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EDFF71">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4B5AD7E0">
            <w:pPr>
              <w:rPr>
                <w:rFonts w:hint="default" w:ascii="Times New Roman" w:hAnsi="Times New Roman" w:cs="Times New Roman"/>
                <w:sz w:val="22"/>
                <w:szCs w:val="22"/>
              </w:rPr>
            </w:pPr>
            <w:r>
              <w:rPr>
                <w:rFonts w:hint="default" w:ascii="Times New Roman" w:hAnsi="Times New Roman" w:cs="Times New Roman"/>
                <w:sz w:val="22"/>
                <w:szCs w:val="22"/>
              </w:rPr>
              <w:t>hydydzspm1</w:t>
            </w:r>
          </w:p>
        </w:tc>
        <w:tc>
          <w:tcPr>
            <w:tcW w:w="1843" w:type="dxa"/>
            <w:noWrap w:val="0"/>
            <w:vAlign w:val="center"/>
          </w:tcPr>
          <w:p w14:paraId="4F4547C8">
            <w:pPr>
              <w:pStyle w:val="32"/>
              <w:jc w:val="both"/>
              <w:rPr>
                <w:rFonts w:hint="default" w:ascii="Times New Roman" w:hAnsi="Times New Roman" w:cs="Times New Roman"/>
              </w:rPr>
            </w:pPr>
            <w:r>
              <w:rPr>
                <w:rFonts w:hint="default" w:ascii="Times New Roman" w:hAnsi="Times New Roman" w:cs="Times New Roman"/>
              </w:rPr>
              <w:t>行业对应的征收品目一</w:t>
            </w:r>
          </w:p>
        </w:tc>
        <w:tc>
          <w:tcPr>
            <w:tcW w:w="1276" w:type="dxa"/>
            <w:noWrap w:val="0"/>
            <w:vAlign w:val="center"/>
          </w:tcPr>
          <w:p w14:paraId="1C9E099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4955103">
            <w:pPr>
              <w:jc w:val="center"/>
              <w:rPr>
                <w:rFonts w:hint="default" w:ascii="Times New Roman" w:hAnsi="Times New Roman" w:cs="Times New Roman"/>
                <w:sz w:val="22"/>
                <w:szCs w:val="22"/>
              </w:rPr>
            </w:pPr>
            <w:r>
              <w:rPr>
                <w:rFonts w:hint="default" w:ascii="Times New Roman" w:hAnsi="Times New Roman" w:cs="Times New Roman"/>
                <w:sz w:val="22"/>
                <w:szCs w:val="22"/>
              </w:rPr>
              <w:t>9</w:t>
            </w:r>
          </w:p>
        </w:tc>
        <w:tc>
          <w:tcPr>
            <w:tcW w:w="708" w:type="dxa"/>
            <w:noWrap w:val="0"/>
            <w:vAlign w:val="center"/>
          </w:tcPr>
          <w:p w14:paraId="4B691B94">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1520633">
            <w:pPr>
              <w:rPr>
                <w:rFonts w:hint="default" w:ascii="Times New Roman" w:hAnsi="Times New Roman" w:cs="Times New Roman"/>
                <w:sz w:val="22"/>
                <w:szCs w:val="22"/>
              </w:rPr>
            </w:pPr>
          </w:p>
        </w:tc>
      </w:tr>
      <w:tr w14:paraId="6BB749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574662">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31</w:t>
            </w:r>
          </w:p>
        </w:tc>
        <w:tc>
          <w:tcPr>
            <w:tcW w:w="1701" w:type="dxa"/>
            <w:noWrap w:val="0"/>
            <w:vAlign w:val="center"/>
          </w:tcPr>
          <w:p w14:paraId="51581C50">
            <w:pPr>
              <w:rPr>
                <w:rFonts w:hint="default" w:ascii="Times New Roman" w:hAnsi="Times New Roman" w:cs="Times New Roman"/>
                <w:sz w:val="22"/>
                <w:szCs w:val="22"/>
              </w:rPr>
            </w:pPr>
            <w:r>
              <w:rPr>
                <w:rFonts w:hint="default" w:ascii="Times New Roman" w:hAnsi="Times New Roman" w:cs="Times New Roman"/>
                <w:sz w:val="22"/>
                <w:szCs w:val="22"/>
              </w:rPr>
              <w:t>hydydzsmc1</w:t>
            </w:r>
          </w:p>
        </w:tc>
        <w:tc>
          <w:tcPr>
            <w:tcW w:w="1843" w:type="dxa"/>
            <w:noWrap w:val="0"/>
            <w:vAlign w:val="center"/>
          </w:tcPr>
          <w:p w14:paraId="3D721AFD">
            <w:pPr>
              <w:pStyle w:val="32"/>
              <w:jc w:val="both"/>
              <w:rPr>
                <w:rFonts w:hint="default" w:ascii="Times New Roman" w:hAnsi="Times New Roman" w:cs="Times New Roman"/>
              </w:rPr>
            </w:pPr>
            <w:r>
              <w:rPr>
                <w:rFonts w:hint="default" w:ascii="Times New Roman" w:hAnsi="Times New Roman" w:cs="Times New Roman"/>
              </w:rPr>
              <w:t>行业对应的征收名称一</w:t>
            </w:r>
          </w:p>
        </w:tc>
        <w:tc>
          <w:tcPr>
            <w:tcW w:w="1276" w:type="dxa"/>
            <w:noWrap w:val="0"/>
            <w:vAlign w:val="center"/>
          </w:tcPr>
          <w:p w14:paraId="1EB2417A">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D4C2B68">
            <w:pPr>
              <w:jc w:val="center"/>
              <w:rPr>
                <w:rFonts w:hint="default" w:ascii="Times New Roman" w:hAnsi="Times New Roman" w:cs="Times New Roman"/>
                <w:sz w:val="22"/>
                <w:szCs w:val="22"/>
              </w:rPr>
            </w:pPr>
            <w:r>
              <w:rPr>
                <w:rFonts w:hint="default" w:ascii="Times New Roman" w:hAnsi="Times New Roman" w:cs="Times New Roman"/>
                <w:sz w:val="22"/>
                <w:szCs w:val="22"/>
              </w:rPr>
              <w:t>210</w:t>
            </w:r>
          </w:p>
        </w:tc>
        <w:tc>
          <w:tcPr>
            <w:tcW w:w="708" w:type="dxa"/>
            <w:noWrap w:val="0"/>
            <w:vAlign w:val="center"/>
          </w:tcPr>
          <w:p w14:paraId="4B0310C7">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A115089">
            <w:pPr>
              <w:rPr>
                <w:rFonts w:hint="default" w:ascii="Times New Roman" w:hAnsi="Times New Roman" w:cs="Times New Roman"/>
                <w:sz w:val="22"/>
                <w:szCs w:val="22"/>
              </w:rPr>
            </w:pPr>
          </w:p>
        </w:tc>
      </w:tr>
      <w:tr w14:paraId="2D6A8A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43876E">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32</w:t>
            </w:r>
          </w:p>
        </w:tc>
        <w:tc>
          <w:tcPr>
            <w:tcW w:w="1701" w:type="dxa"/>
            <w:noWrap w:val="0"/>
            <w:vAlign w:val="center"/>
          </w:tcPr>
          <w:p w14:paraId="672A9249">
            <w:pPr>
              <w:rPr>
                <w:rFonts w:hint="default" w:ascii="Times New Roman" w:hAnsi="Times New Roman" w:cs="Times New Roman"/>
                <w:sz w:val="22"/>
                <w:szCs w:val="22"/>
              </w:rPr>
            </w:pPr>
            <w:r>
              <w:rPr>
                <w:rFonts w:hint="default" w:ascii="Times New Roman" w:hAnsi="Times New Roman" w:cs="Times New Roman"/>
                <w:sz w:val="22"/>
                <w:szCs w:val="22"/>
              </w:rPr>
              <w:t>hydydzspm2</w:t>
            </w:r>
          </w:p>
        </w:tc>
        <w:tc>
          <w:tcPr>
            <w:tcW w:w="1843" w:type="dxa"/>
            <w:noWrap w:val="0"/>
            <w:vAlign w:val="center"/>
          </w:tcPr>
          <w:p w14:paraId="13FE0304">
            <w:pPr>
              <w:pStyle w:val="32"/>
              <w:jc w:val="both"/>
              <w:rPr>
                <w:rFonts w:hint="default" w:ascii="Times New Roman" w:hAnsi="Times New Roman" w:cs="Times New Roman"/>
              </w:rPr>
            </w:pPr>
            <w:r>
              <w:rPr>
                <w:rFonts w:hint="default" w:ascii="Times New Roman" w:hAnsi="Times New Roman" w:cs="Times New Roman"/>
              </w:rPr>
              <w:t>行业对应的征收品目二</w:t>
            </w:r>
          </w:p>
        </w:tc>
        <w:tc>
          <w:tcPr>
            <w:tcW w:w="1276" w:type="dxa"/>
            <w:noWrap w:val="0"/>
            <w:vAlign w:val="center"/>
          </w:tcPr>
          <w:p w14:paraId="3CDBCF5E">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D8F6827">
            <w:pPr>
              <w:jc w:val="center"/>
              <w:rPr>
                <w:rFonts w:hint="default" w:ascii="Times New Roman" w:hAnsi="Times New Roman" w:cs="Times New Roman"/>
                <w:sz w:val="22"/>
                <w:szCs w:val="22"/>
              </w:rPr>
            </w:pPr>
            <w:r>
              <w:rPr>
                <w:rFonts w:hint="default" w:ascii="Times New Roman" w:hAnsi="Times New Roman" w:cs="Times New Roman"/>
                <w:sz w:val="22"/>
                <w:szCs w:val="22"/>
              </w:rPr>
              <w:t>9</w:t>
            </w:r>
          </w:p>
        </w:tc>
        <w:tc>
          <w:tcPr>
            <w:tcW w:w="708" w:type="dxa"/>
            <w:noWrap w:val="0"/>
            <w:vAlign w:val="center"/>
          </w:tcPr>
          <w:p w14:paraId="48BD75DA">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097220C">
            <w:pPr>
              <w:rPr>
                <w:rFonts w:hint="default" w:ascii="Times New Roman" w:hAnsi="Times New Roman" w:cs="Times New Roman"/>
                <w:sz w:val="22"/>
                <w:szCs w:val="22"/>
              </w:rPr>
            </w:pPr>
          </w:p>
        </w:tc>
      </w:tr>
      <w:tr w14:paraId="2DE098F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8BF5876">
            <w:pPr>
              <w:keepNext w:val="0"/>
              <w:keepLines w:val="0"/>
              <w:widowControl/>
              <w:suppressLineNumbers w:val="0"/>
              <w:jc w:val="center"/>
              <w:textAlignment w:val="center"/>
              <w:rPr>
                <w:rFonts w:hint="default" w:ascii="Times New Roman" w:hAnsi="Times New Roman" w:cs="Times New Roman"/>
                <w:sz w:val="22"/>
                <w:szCs w:val="22"/>
              </w:rPr>
            </w:pPr>
            <w:r>
              <w:rPr>
                <w:rFonts w:hint="default" w:ascii="Times New Roman" w:hAnsi="Times New Roman" w:eastAsia="宋体" w:cs="Times New Roman"/>
                <w:i w:val="0"/>
                <w:iCs w:val="0"/>
                <w:color w:val="000000"/>
                <w:kern w:val="0"/>
                <w:sz w:val="22"/>
                <w:szCs w:val="22"/>
                <w:u w:val="none"/>
                <w:lang w:val="en-US" w:eastAsia="zh-CN" w:bidi="ar"/>
              </w:rPr>
              <w:t>33</w:t>
            </w:r>
          </w:p>
        </w:tc>
        <w:tc>
          <w:tcPr>
            <w:tcW w:w="1701" w:type="dxa"/>
            <w:noWrap w:val="0"/>
            <w:vAlign w:val="center"/>
          </w:tcPr>
          <w:p w14:paraId="2771F5F8">
            <w:pPr>
              <w:rPr>
                <w:rFonts w:hint="default" w:ascii="Times New Roman" w:hAnsi="Times New Roman" w:cs="Times New Roman"/>
                <w:sz w:val="22"/>
                <w:szCs w:val="22"/>
              </w:rPr>
            </w:pPr>
            <w:r>
              <w:rPr>
                <w:rFonts w:hint="default" w:ascii="Times New Roman" w:hAnsi="Times New Roman" w:cs="Times New Roman"/>
                <w:sz w:val="22"/>
                <w:szCs w:val="22"/>
              </w:rPr>
              <w:t>hydydzsmc2</w:t>
            </w:r>
          </w:p>
        </w:tc>
        <w:tc>
          <w:tcPr>
            <w:tcW w:w="1843" w:type="dxa"/>
            <w:noWrap w:val="0"/>
            <w:vAlign w:val="center"/>
          </w:tcPr>
          <w:p w14:paraId="3600529E">
            <w:pPr>
              <w:pStyle w:val="32"/>
              <w:jc w:val="both"/>
              <w:rPr>
                <w:rFonts w:hint="default" w:ascii="Times New Roman" w:hAnsi="Times New Roman" w:cs="Times New Roman"/>
              </w:rPr>
            </w:pPr>
            <w:r>
              <w:rPr>
                <w:rFonts w:hint="default" w:ascii="Times New Roman" w:hAnsi="Times New Roman" w:cs="Times New Roman"/>
              </w:rPr>
              <w:t>行业对应的征收名称二</w:t>
            </w:r>
          </w:p>
        </w:tc>
        <w:tc>
          <w:tcPr>
            <w:tcW w:w="1276" w:type="dxa"/>
            <w:noWrap w:val="0"/>
            <w:vAlign w:val="center"/>
          </w:tcPr>
          <w:p w14:paraId="570EF6BE">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CA34604">
            <w:pPr>
              <w:jc w:val="center"/>
              <w:rPr>
                <w:rFonts w:hint="default" w:ascii="Times New Roman" w:hAnsi="Times New Roman" w:cs="Times New Roman"/>
                <w:sz w:val="22"/>
                <w:szCs w:val="22"/>
              </w:rPr>
            </w:pPr>
            <w:r>
              <w:rPr>
                <w:rFonts w:hint="default" w:ascii="Times New Roman" w:hAnsi="Times New Roman" w:cs="Times New Roman"/>
                <w:sz w:val="22"/>
                <w:szCs w:val="22"/>
              </w:rPr>
              <w:t>210</w:t>
            </w:r>
          </w:p>
        </w:tc>
        <w:tc>
          <w:tcPr>
            <w:tcW w:w="708" w:type="dxa"/>
            <w:noWrap w:val="0"/>
            <w:vAlign w:val="center"/>
          </w:tcPr>
          <w:p w14:paraId="78B831B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577E109">
            <w:pPr>
              <w:rPr>
                <w:rFonts w:hint="default" w:ascii="Times New Roman" w:hAnsi="Times New Roman" w:cs="Times New Roman"/>
                <w:sz w:val="22"/>
                <w:szCs w:val="22"/>
              </w:rPr>
            </w:pPr>
          </w:p>
        </w:tc>
      </w:tr>
    </w:tbl>
    <w:p w14:paraId="51AF50E2">
      <w:pPr>
        <w:pStyle w:val="5"/>
        <w:rPr>
          <w:rFonts w:hint="default" w:ascii="Times New Roman" w:hAnsi="Times New Roman" w:cs="Times New Roman"/>
        </w:rPr>
      </w:pPr>
      <w:bookmarkStart w:id="391" w:name="_Toc18488"/>
      <w:bookmarkStart w:id="392" w:name="_Toc31444"/>
      <w:bookmarkStart w:id="393" w:name="_Toc3096"/>
      <w:r>
        <w:rPr>
          <w:rFonts w:hint="default" w:ascii="Times New Roman" w:hAnsi="Times New Roman" w:cs="Times New Roman"/>
        </w:rPr>
        <w:t>8.5返回报文示例</w:t>
      </w:r>
      <w:bookmarkEnd w:id="391"/>
      <w:bookmarkEnd w:id="392"/>
      <w:bookmarkEnd w:id="393"/>
      <w:r>
        <w:rPr>
          <w:rFonts w:hint="default" w:ascii="Times New Roman" w:hAnsi="Times New Roman" w:cs="Times New Roman"/>
        </w:rPr>
        <w:t xml:space="preserve"> </w:t>
      </w:r>
    </w:p>
    <w:p w14:paraId="615277EF">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C33DC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4EFDA79">
            <w:pPr>
              <w:pStyle w:val="6"/>
              <w:bidi w:val="0"/>
              <w:rPr>
                <w:rFonts w:hint="default" w:ascii="Times New Roman" w:hAnsi="Times New Roman" w:cs="Times New Roman"/>
              </w:rPr>
            </w:pPr>
            <w:r>
              <w:rPr>
                <w:rFonts w:hint="default" w:ascii="Times New Roman" w:hAnsi="Times New Roman" w:cs="Times New Roman"/>
              </w:rPr>
              <w:t>{</w:t>
            </w:r>
          </w:p>
          <w:p w14:paraId="6407CD2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76AAE0F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1D4FFF5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w:t>
            </w:r>
          </w:p>
          <w:p w14:paraId="40A6DD5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1F7F033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09BC9EF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"sjc": "时间戳",</w:t>
            </w:r>
          </w:p>
          <w:p w14:paraId="26CF58B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"count": "总数量",</w:t>
            </w:r>
          </w:p>
          <w:p w14:paraId="4A65AF58">
            <w:pPr>
              <w:pStyle w:val="6"/>
              <w:bidi w:val="0"/>
              <w:rPr>
                <w:rFonts w:hint="default" w:ascii="Times New Roman" w:hAnsi="Times New Roman" w:cs="Times New Roman"/>
                <w:highlight w:val="none"/>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highlight w:val="none"/>
              </w:rPr>
              <w:t>"ssbmList": [</w:t>
            </w:r>
          </w:p>
          <w:p w14:paraId="0764011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7F65668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"fjbm": "父级编码",</w:t>
            </w:r>
          </w:p>
          <w:p w14:paraId="723AB0E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xml:space="preserve">   "sphfwssflhbbm": "商品和服务税收分类合并编码",</w:t>
            </w:r>
          </w:p>
          <w:p w14:paraId="697E207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"tdyslxdm": "特定要素标签归类",</w:t>
            </w:r>
          </w:p>
          <w:p w14:paraId="7C6F535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"cezs": "差额征税",</w:t>
            </w:r>
          </w:p>
          <w:p w14:paraId="285C4F8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"bzs": "不征税",</w:t>
            </w:r>
          </w:p>
          <w:p w14:paraId="6A1D133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"jzjtdm": "即征即退代码集合",</w:t>
            </w:r>
          </w:p>
          <w:p w14:paraId="784D611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"sphfwmc": "商品和服务名称",</w:t>
            </w:r>
          </w:p>
          <w:p w14:paraId="4F2742C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"sphfwfljc": "商品和服务分类简称",</w:t>
            </w:r>
          </w:p>
          <w:p w14:paraId="275D820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"sm": "说明",</w:t>
            </w:r>
          </w:p>
          <w:p w14:paraId="788068B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"zzssl": "增值税税率",</w:t>
            </w:r>
          </w:p>
          <w:p w14:paraId="213F8E7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"zsl": "征收率",</w:t>
            </w:r>
          </w:p>
          <w:p w14:paraId="60CE851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"zzstsgl": "增值税特殊管理",</w:t>
            </w:r>
          </w:p>
          <w:p w14:paraId="0FA2447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"zzszcyj": "增值税政策依据",</w:t>
            </w:r>
          </w:p>
          <w:p w14:paraId="39CBD76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"zzstsnrdm": "增值税特殊内容代码（增值税减免税政策代码表）",</w:t>
            </w:r>
          </w:p>
          <w:p w14:paraId="44CAB8C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"xfsgl": "消费税管理",</w:t>
            </w:r>
          </w:p>
          <w:p w14:paraId="62E0F36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"xfszcyj": "消费税政策依据",</w:t>
            </w:r>
          </w:p>
          <w:p w14:paraId="78DB8D5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"xfstsnrdm": "消费税特殊内容代码",</w:t>
            </w:r>
          </w:p>
          <w:p w14:paraId="598FA33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"gjz": "关键字",</w:t>
            </w:r>
          </w:p>
          <w:p w14:paraId="64ECCDD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"sfhzx": "是否汇总项",</w:t>
            </w:r>
          </w:p>
          <w:p w14:paraId="1C6D718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"dytjjbm": "对应统计局编码（2011年版）或国民行业代码",</w:t>
            </w:r>
          </w:p>
          <w:p w14:paraId="52686C1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"hgjcksppm": "海关进出口商品品目",</w:t>
            </w:r>
          </w:p>
          <w:p w14:paraId="271D148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"qyrq": "启用日期",</w:t>
            </w:r>
          </w:p>
          <w:p w14:paraId="419EC0A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"tyrq": "停用日期",</w:t>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p>
          <w:p w14:paraId="52553F5B">
            <w:pPr>
              <w:pStyle w:val="6"/>
              <w:bidi w:val="0"/>
              <w:rPr>
                <w:rFonts w:hint="default" w:ascii="Times New Roman" w:hAnsi="Times New Roman" w:cs="Times New Roman"/>
                <w:highlight w:val="none"/>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highlight w:val="none"/>
              </w:rPr>
              <w:tab/>
            </w:r>
            <w:r>
              <w:rPr>
                <w:rFonts w:hint="default" w:ascii="Times New Roman" w:hAnsi="Times New Roman" w:cs="Times New Roman"/>
                <w:highlight w:val="none"/>
              </w:rPr>
              <w:t>"zspmList": [</w:t>
            </w:r>
          </w:p>
          <w:p w14:paraId="0A0D59F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BD863A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 xml:space="preserve">                     "hydm": "行业代码",</w:t>
            </w:r>
          </w:p>
          <w:p w14:paraId="5C97E9F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"dydhy": "对应的行业",</w:t>
            </w:r>
          </w:p>
          <w:p w14:paraId="12C43DE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"hydydzspm1": "行业对应的征收品目一",</w:t>
            </w:r>
          </w:p>
          <w:p w14:paraId="7B8BAB0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"hydydzsmc1": "行业对应的征收名称一",</w:t>
            </w:r>
          </w:p>
          <w:p w14:paraId="59E8D2C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"hydydzspm2": "行业对应的征收品目二",</w:t>
            </w:r>
          </w:p>
          <w:p w14:paraId="7EC491F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"hydydzsmc2": "行业对应的征收名称二"</w:t>
            </w:r>
          </w:p>
          <w:p w14:paraId="6273B32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70E3550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899C00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7FF5D51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0002652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490A4C2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371EF6B8">
            <w:pPr>
              <w:pStyle w:val="6"/>
              <w:bidi w:val="0"/>
              <w:rPr>
                <w:rFonts w:hint="default" w:ascii="Times New Roman" w:hAnsi="Times New Roman" w:cs="Times New Roman"/>
              </w:rPr>
            </w:pPr>
            <w:r>
              <w:rPr>
                <w:rFonts w:hint="default" w:ascii="Times New Roman" w:hAnsi="Times New Roman" w:cs="Times New Roman"/>
              </w:rPr>
              <w:t>}</w:t>
            </w:r>
          </w:p>
        </w:tc>
      </w:tr>
    </w:tbl>
    <w:p w14:paraId="2C53A165">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1B067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2BFA32E">
            <w:pPr>
              <w:pStyle w:val="6"/>
              <w:bidi w:val="0"/>
              <w:rPr>
                <w:rFonts w:hint="default" w:ascii="Times New Roman" w:hAnsi="Times New Roman" w:cs="Times New Roman"/>
              </w:rPr>
            </w:pPr>
            <w:r>
              <w:rPr>
                <w:rFonts w:hint="default" w:ascii="Times New Roman" w:hAnsi="Times New Roman" w:cs="Times New Roman"/>
              </w:rPr>
              <w:t>{</w:t>
            </w:r>
          </w:p>
          <w:p w14:paraId="54F5EDF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234FC05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7930982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0F5982A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25ED6F1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3E252AE9">
            <w:pPr>
              <w:pStyle w:val="6"/>
              <w:bidi w:val="0"/>
              <w:rPr>
                <w:rFonts w:hint="default" w:ascii="Times New Roman" w:hAnsi="Times New Roman" w:cs="Times New Roman"/>
              </w:rPr>
            </w:pPr>
            <w:r>
              <w:rPr>
                <w:rFonts w:hint="default" w:ascii="Times New Roman" w:hAnsi="Times New Roman" w:cs="Times New Roman"/>
              </w:rPr>
              <w:t>}</w:t>
            </w:r>
          </w:p>
          <w:p w14:paraId="2CEAB3E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05CCFD56">
            <w:pPr>
              <w:pStyle w:val="6"/>
              <w:bidi w:val="0"/>
              <w:rPr>
                <w:rFonts w:hint="default" w:ascii="Times New Roman" w:hAnsi="Times New Roman" w:cs="Times New Roman"/>
              </w:rPr>
            </w:pPr>
            <w:r>
              <w:rPr>
                <w:rFonts w:hint="default" w:ascii="Times New Roman" w:hAnsi="Times New Roman" w:cs="Times New Roman"/>
              </w:rPr>
              <w:t>}</w:t>
            </w:r>
          </w:p>
        </w:tc>
      </w:tr>
    </w:tbl>
    <w:p w14:paraId="30699746">
      <w:pPr>
        <w:pStyle w:val="4"/>
        <w:widowControl/>
        <w:spacing w:beforeAutospacing="0" w:afterAutospacing="0" w:line="408" w:lineRule="auto"/>
        <w:rPr>
          <w:rFonts w:hint="default" w:ascii="Times New Roman" w:hAnsi="Times New Roman" w:cs="Times New Roman"/>
          <w:sz w:val="28"/>
          <w:szCs w:val="28"/>
        </w:rPr>
      </w:pPr>
      <w:bookmarkStart w:id="394" w:name="_Toc26803"/>
      <w:bookmarkStart w:id="395" w:name="_Toc10521"/>
      <w:bookmarkStart w:id="396" w:name="_Toc21881"/>
      <w:bookmarkStart w:id="397" w:name="_Toc3831"/>
      <w:r>
        <w:rPr>
          <w:rFonts w:hint="default" w:ascii="Times New Roman" w:hAnsi="Times New Roman" w:cs="Times New Roman"/>
          <w:sz w:val="28"/>
          <w:szCs w:val="28"/>
        </w:rPr>
        <w:t>9.查询数电红字确认单明细信息</w:t>
      </w:r>
      <w:bookmarkEnd w:id="394"/>
      <w:bookmarkEnd w:id="395"/>
      <w:bookmarkEnd w:id="396"/>
      <w:bookmarkEnd w:id="397"/>
    </w:p>
    <w:p w14:paraId="6E3C1F79">
      <w:pPr>
        <w:pStyle w:val="5"/>
        <w:rPr>
          <w:rFonts w:hint="default" w:ascii="Times New Roman" w:hAnsi="Times New Roman" w:cs="Times New Roman"/>
        </w:rPr>
      </w:pPr>
      <w:bookmarkStart w:id="398" w:name="_Toc13198"/>
      <w:bookmarkStart w:id="399" w:name="_Toc31823"/>
      <w:bookmarkStart w:id="400" w:name="_Toc12491"/>
      <w:r>
        <w:rPr>
          <w:rFonts w:hint="default" w:ascii="Times New Roman" w:hAnsi="Times New Roman" w:cs="Times New Roman"/>
        </w:rPr>
        <w:t>9.1接口说明</w:t>
      </w:r>
      <w:bookmarkEnd w:id="398"/>
      <w:bookmarkEnd w:id="399"/>
      <w:bookmarkEnd w:id="400"/>
    </w:p>
    <w:p w14:paraId="2362762A">
      <w:pPr>
        <w:pStyle w:val="6"/>
        <w:bidi w:val="0"/>
        <w:rPr>
          <w:rFonts w:hint="default" w:ascii="Times New Roman" w:hAnsi="Times New Roman" w:cs="Times New Roman"/>
        </w:rPr>
      </w:pPr>
      <w:r>
        <w:rPr>
          <w:rFonts w:hint="default" w:ascii="Times New Roman" w:hAnsi="Times New Roman" w:cs="Times New Roman"/>
        </w:rPr>
        <w:t>向企业提供数电红字确认单明细查询的功能，企业可通过红字确认单UUID、销售方纳税人识别号查询数电红字确认单明细信息，并将查询的结果保存在本地。使用此信息可以在申请数电红字确认单时校验蓝票是否可以红冲；在开具数电红字发票时校验是否有数电红字确认单明细。</w:t>
      </w:r>
    </w:p>
    <w:p w14:paraId="7A16251D">
      <w:pPr>
        <w:pStyle w:val="31"/>
        <w:ind w:firstLine="480"/>
        <w:rPr>
          <w:rFonts w:hint="default" w:ascii="Times New Roman" w:hAnsi="Times New Roman" w:cs="Times New Roman"/>
        </w:rPr>
      </w:pPr>
      <w:r>
        <w:rPr>
          <w:rFonts w:hint="default" w:ascii="Times New Roman" w:hAnsi="Times New Roman" w:cs="Times New Roman"/>
        </w:rPr>
        <w:t>建议企业定时下载/更新数电红字确认单明细信息,或在接收数电红字确认单明细、数电红字确认单明细变更时手工获取数电红字确认单明细信息。</w:t>
      </w:r>
    </w:p>
    <w:p w14:paraId="3111A6DB">
      <w:pPr>
        <w:pStyle w:val="5"/>
        <w:rPr>
          <w:rFonts w:hint="default" w:ascii="Times New Roman" w:hAnsi="Times New Roman" w:cs="Times New Roman"/>
        </w:rPr>
      </w:pPr>
      <w:bookmarkStart w:id="401" w:name="_Toc3574"/>
      <w:bookmarkStart w:id="402" w:name="_Toc21250"/>
      <w:bookmarkStart w:id="403" w:name="_Toc9710"/>
      <w:r>
        <w:rPr>
          <w:rFonts w:hint="default" w:ascii="Times New Roman" w:hAnsi="Times New Roman" w:cs="Times New Roman"/>
        </w:rPr>
        <w:t>9.2请求参数</w:t>
      </w:r>
      <w:bookmarkEnd w:id="401"/>
      <w:bookmarkEnd w:id="402"/>
      <w:bookmarkEnd w:id="40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90845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7EA313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9712A6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BDD600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C4B73D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6E74897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128798C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00EB069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79B2B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0D94F7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5E7D18A">
            <w:pPr>
              <w:rPr>
                <w:rFonts w:hint="default" w:ascii="Times New Roman" w:hAnsi="Times New Roman" w:cs="Times New Roman"/>
              </w:rPr>
            </w:pPr>
            <w:r>
              <w:rPr>
                <w:rFonts w:hint="default" w:ascii="Times New Roman" w:hAnsi="Times New Roman" w:cs="Times New Roman"/>
                <w:kern w:val="0"/>
                <w:szCs w:val="21"/>
              </w:rPr>
              <w:t>uuid</w:t>
            </w:r>
          </w:p>
        </w:tc>
        <w:tc>
          <w:tcPr>
            <w:tcW w:w="1843" w:type="dxa"/>
            <w:tcBorders>
              <w:top w:val="single" w:color="auto" w:sz="6" w:space="0"/>
            </w:tcBorders>
            <w:noWrap w:val="0"/>
            <w:vAlign w:val="center"/>
          </w:tcPr>
          <w:p w14:paraId="0CDB8925">
            <w:pPr>
              <w:rPr>
                <w:rFonts w:hint="default" w:ascii="Times New Roman" w:hAnsi="Times New Roman" w:cs="Times New Roman"/>
              </w:rPr>
            </w:pPr>
            <w:r>
              <w:rPr>
                <w:rFonts w:hint="default" w:ascii="Times New Roman" w:hAnsi="Times New Roman" w:cs="Times New Roman"/>
                <w:kern w:val="0"/>
                <w:szCs w:val="21"/>
              </w:rPr>
              <w:t>红字确认单UUID</w:t>
            </w:r>
          </w:p>
        </w:tc>
        <w:tc>
          <w:tcPr>
            <w:tcW w:w="1276" w:type="dxa"/>
            <w:tcBorders>
              <w:top w:val="single" w:color="auto" w:sz="6" w:space="0"/>
            </w:tcBorders>
            <w:noWrap w:val="0"/>
            <w:vAlign w:val="center"/>
          </w:tcPr>
          <w:p w14:paraId="764D3D17">
            <w:pPr>
              <w:rPr>
                <w:rFonts w:hint="default" w:ascii="Times New Roman" w:hAnsi="Times New Roman" w:cs="Times New Roman"/>
              </w:rPr>
            </w:pPr>
            <w:r>
              <w:rPr>
                <w:rFonts w:hint="default" w:ascii="Times New Roman" w:hAnsi="Times New Roman" w:cs="Times New Roman"/>
                <w:kern w:val="0"/>
                <w:szCs w:val="21"/>
              </w:rPr>
              <w:t>varchar</w:t>
            </w:r>
          </w:p>
        </w:tc>
        <w:tc>
          <w:tcPr>
            <w:tcW w:w="709" w:type="dxa"/>
            <w:tcBorders>
              <w:top w:val="single" w:color="auto" w:sz="6" w:space="0"/>
            </w:tcBorders>
            <w:noWrap w:val="0"/>
            <w:vAlign w:val="center"/>
          </w:tcPr>
          <w:p w14:paraId="05559B85">
            <w:pPr>
              <w:ind w:firstLine="210" w:firstLineChars="100"/>
              <w:rPr>
                <w:rFonts w:hint="default" w:ascii="Times New Roman" w:hAnsi="Times New Roman" w:cs="Times New Roman"/>
                <w:szCs w:val="20"/>
              </w:rPr>
            </w:pPr>
            <w:r>
              <w:rPr>
                <w:rFonts w:hint="default" w:ascii="Times New Roman" w:hAnsi="Times New Roman" w:cs="Times New Roman"/>
                <w:szCs w:val="20"/>
              </w:rPr>
              <w:t>32</w:t>
            </w:r>
          </w:p>
        </w:tc>
        <w:tc>
          <w:tcPr>
            <w:tcW w:w="708" w:type="dxa"/>
            <w:tcBorders>
              <w:top w:val="single" w:color="auto" w:sz="6" w:space="0"/>
            </w:tcBorders>
            <w:noWrap w:val="0"/>
            <w:vAlign w:val="center"/>
          </w:tcPr>
          <w:p w14:paraId="562B919B">
            <w:pPr>
              <w:jc w:val="center"/>
              <w:rPr>
                <w:rFonts w:hint="default" w:ascii="Times New Roman" w:hAnsi="Times New Roman" w:cs="Times New Roman"/>
              </w:rPr>
            </w:pPr>
            <w:r>
              <w:rPr>
                <w:rFonts w:hint="default" w:ascii="Times New Roman" w:hAnsi="Times New Roman" w:cs="Times New Roman"/>
              </w:rPr>
              <w:t>是</w:t>
            </w:r>
          </w:p>
        </w:tc>
        <w:tc>
          <w:tcPr>
            <w:tcW w:w="1560" w:type="dxa"/>
            <w:tcBorders>
              <w:top w:val="single" w:color="auto" w:sz="6" w:space="0"/>
            </w:tcBorders>
            <w:noWrap w:val="0"/>
            <w:vAlign w:val="top"/>
          </w:tcPr>
          <w:p w14:paraId="28D39CAA">
            <w:pPr>
              <w:rPr>
                <w:rFonts w:hint="default" w:ascii="Times New Roman" w:hAnsi="Times New Roman" w:cs="Times New Roman"/>
              </w:rPr>
            </w:pPr>
          </w:p>
        </w:tc>
      </w:tr>
      <w:tr w14:paraId="2EA6F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noWrap w:val="0"/>
            <w:vAlign w:val="center"/>
          </w:tcPr>
          <w:p w14:paraId="5F1E6DD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5F0BF8C">
            <w:pPr>
              <w:rPr>
                <w:rFonts w:hint="default" w:ascii="Times New Roman" w:hAnsi="Times New Roman" w:cs="Times New Roman"/>
                <w:sz w:val="22"/>
                <w:szCs w:val="22"/>
              </w:rPr>
            </w:pPr>
            <w:r>
              <w:rPr>
                <w:rFonts w:hint="default" w:ascii="Times New Roman" w:hAnsi="Times New Roman" w:cs="Times New Roman"/>
                <w:kern w:val="0"/>
                <w:szCs w:val="21"/>
              </w:rPr>
              <w:t>xsfnsrsbh</w:t>
            </w:r>
          </w:p>
        </w:tc>
        <w:tc>
          <w:tcPr>
            <w:tcW w:w="1843" w:type="dxa"/>
            <w:noWrap w:val="0"/>
            <w:vAlign w:val="center"/>
          </w:tcPr>
          <w:p w14:paraId="1E2B9905">
            <w:pPr>
              <w:rPr>
                <w:rFonts w:hint="default" w:ascii="Times New Roman" w:hAnsi="Times New Roman" w:cs="Times New Roman"/>
                <w:sz w:val="22"/>
                <w:szCs w:val="22"/>
              </w:rPr>
            </w:pPr>
            <w:r>
              <w:rPr>
                <w:rFonts w:hint="default" w:ascii="Times New Roman" w:hAnsi="Times New Roman" w:cs="Times New Roman"/>
              </w:rPr>
              <w:t>（销售方）统一社会信用代码/纳税人识别号/身份证件号码</w:t>
            </w:r>
          </w:p>
        </w:tc>
        <w:tc>
          <w:tcPr>
            <w:tcW w:w="1276" w:type="dxa"/>
            <w:noWrap w:val="0"/>
            <w:vAlign w:val="center"/>
          </w:tcPr>
          <w:p w14:paraId="4258DA20">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D22F66C">
            <w:pPr>
              <w:pStyle w:val="23"/>
              <w:adjustRightInd w:val="0"/>
              <w:snapToGrid w:val="0"/>
              <w:ind w:firstLine="210" w:firstLineChars="100"/>
              <w:rPr>
                <w:rFonts w:hint="default" w:ascii="Times New Roman" w:hAnsi="Times New Roman" w:cs="Times New Roman"/>
              </w:rPr>
            </w:pPr>
            <w:r>
              <w:rPr>
                <w:rFonts w:hint="default" w:ascii="Times New Roman" w:hAnsi="Times New Roman" w:cs="Times New Roman"/>
              </w:rPr>
              <w:t>26</w:t>
            </w:r>
          </w:p>
        </w:tc>
        <w:tc>
          <w:tcPr>
            <w:tcW w:w="708" w:type="dxa"/>
            <w:noWrap w:val="0"/>
            <w:vAlign w:val="center"/>
          </w:tcPr>
          <w:p w14:paraId="1BF5CE91">
            <w:pPr>
              <w:jc w:val="center"/>
              <w:rPr>
                <w:rFonts w:hint="default" w:ascii="Times New Roman" w:hAnsi="Times New Roman" w:cs="Times New Roman"/>
                <w:sz w:val="22"/>
                <w:szCs w:val="22"/>
              </w:rPr>
            </w:pPr>
            <w:r>
              <w:rPr>
                <w:rFonts w:hint="default" w:ascii="Times New Roman" w:hAnsi="Times New Roman" w:cs="Times New Roman"/>
              </w:rPr>
              <w:t>是</w:t>
            </w:r>
          </w:p>
        </w:tc>
        <w:tc>
          <w:tcPr>
            <w:tcW w:w="1560" w:type="dxa"/>
            <w:noWrap w:val="0"/>
            <w:vAlign w:val="top"/>
          </w:tcPr>
          <w:p w14:paraId="20CBCED8">
            <w:pPr>
              <w:rPr>
                <w:rFonts w:hint="default" w:ascii="Times New Roman" w:hAnsi="Times New Roman" w:cs="Times New Roman"/>
                <w:sz w:val="22"/>
                <w:szCs w:val="22"/>
              </w:rPr>
            </w:pPr>
          </w:p>
        </w:tc>
      </w:tr>
    </w:tbl>
    <w:p w14:paraId="4DE78957">
      <w:pPr>
        <w:pStyle w:val="5"/>
        <w:rPr>
          <w:rFonts w:hint="default" w:ascii="Times New Roman" w:hAnsi="Times New Roman" w:cs="Times New Roman"/>
        </w:rPr>
      </w:pPr>
      <w:bookmarkStart w:id="404" w:name="_Toc28889"/>
      <w:bookmarkStart w:id="405" w:name="_Toc9384"/>
      <w:bookmarkStart w:id="406" w:name="_Toc40"/>
      <w:r>
        <w:rPr>
          <w:rFonts w:hint="default" w:ascii="Times New Roman" w:hAnsi="Times New Roman" w:cs="Times New Roman"/>
        </w:rPr>
        <w:t>9.3请求报文示例</w:t>
      </w:r>
      <w:bookmarkEnd w:id="404"/>
      <w:bookmarkEnd w:id="405"/>
      <w:bookmarkEnd w:id="40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AD5B1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EAED1EB">
            <w:pPr>
              <w:pStyle w:val="6"/>
              <w:bidi w:val="0"/>
              <w:rPr>
                <w:rFonts w:hint="default" w:ascii="Times New Roman" w:hAnsi="Times New Roman" w:eastAsia="宋体" w:cs="Times New Roman"/>
              </w:rPr>
            </w:pPr>
            <w:r>
              <w:rPr>
                <w:rFonts w:hint="default" w:ascii="Times New Roman" w:hAnsi="Times New Roman" w:eastAsia="宋体" w:cs="Times New Roman"/>
              </w:rPr>
              <w:t>{</w:t>
            </w:r>
          </w:p>
          <w:p w14:paraId="0BD9646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"uuid": "红字确认单UUID ",</w:t>
            </w:r>
          </w:p>
          <w:p w14:paraId="251BC3D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"xsfnsrsbh": "（销售方）统一社会信用代码/纳税人识别号/身份证件号码"</w:t>
            </w:r>
          </w:p>
          <w:p w14:paraId="47B519D2">
            <w:pPr>
              <w:pStyle w:val="6"/>
              <w:bidi w:val="0"/>
              <w:rPr>
                <w:rFonts w:hint="default" w:ascii="Times New Roman" w:hAnsi="Times New Roman" w:cs="Times New Roman"/>
                <w:vertAlign w:val="baseline"/>
              </w:rPr>
            </w:pPr>
            <w:r>
              <w:rPr>
                <w:rFonts w:hint="default" w:ascii="Times New Roman" w:hAnsi="Times New Roman" w:eastAsia="宋体" w:cs="Times New Roman"/>
              </w:rPr>
              <w:t>}</w:t>
            </w:r>
          </w:p>
        </w:tc>
      </w:tr>
    </w:tbl>
    <w:p w14:paraId="29ED21E3">
      <w:pPr>
        <w:pStyle w:val="5"/>
        <w:rPr>
          <w:rFonts w:hint="default" w:ascii="Times New Roman" w:hAnsi="Times New Roman" w:cs="Times New Roman"/>
        </w:rPr>
      </w:pPr>
      <w:bookmarkStart w:id="407" w:name="_Toc15940"/>
      <w:bookmarkStart w:id="408" w:name="_Toc13189"/>
      <w:bookmarkStart w:id="409" w:name="_Toc4656"/>
      <w:r>
        <w:rPr>
          <w:rFonts w:hint="default" w:ascii="Times New Roman" w:hAnsi="Times New Roman" w:cs="Times New Roman"/>
        </w:rPr>
        <w:t>9.4返回参数</w:t>
      </w:r>
      <w:bookmarkEnd w:id="407"/>
      <w:bookmarkEnd w:id="408"/>
      <w:bookmarkEnd w:id="40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93989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7E0BC3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53B9FA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1BF31AD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0850CEB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4FE64A4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8978C0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FC7734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1F38AB8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22A983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37572409">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tcBorders>
              <w:top w:val="single" w:color="auto" w:sz="6" w:space="0"/>
            </w:tcBorders>
            <w:noWrap w:val="0"/>
            <w:vAlign w:val="center"/>
          </w:tcPr>
          <w:p w14:paraId="40A1AAD8">
            <w:pPr>
              <w:rPr>
                <w:rFonts w:hint="default" w:ascii="Times New Roman" w:hAnsi="Times New Roman" w:cs="Times New Roman"/>
              </w:rPr>
            </w:pPr>
            <w:r>
              <w:rPr>
                <w:rFonts w:hint="default" w:ascii="Times New Roman" w:hAnsi="Times New Roman" w:cs="Times New Roman"/>
                <w:sz w:val="22"/>
                <w:szCs w:val="22"/>
              </w:rPr>
              <w:t>返回码</w:t>
            </w:r>
          </w:p>
        </w:tc>
        <w:tc>
          <w:tcPr>
            <w:tcW w:w="1276" w:type="dxa"/>
            <w:tcBorders>
              <w:top w:val="single" w:color="auto" w:sz="6" w:space="0"/>
            </w:tcBorders>
            <w:noWrap w:val="0"/>
            <w:vAlign w:val="center"/>
          </w:tcPr>
          <w:p w14:paraId="0F6E96F5">
            <w:pPr>
              <w:pStyle w:val="23"/>
              <w:adjustRightInd w:val="0"/>
              <w:snapToGrid w:val="0"/>
              <w:jc w:val="left"/>
              <w:rPr>
                <w:rFonts w:hint="default" w:ascii="Times New Roman" w:hAnsi="Times New Roman" w:cs="Times New Roman"/>
                <w:szCs w:val="21"/>
              </w:rPr>
            </w:pPr>
            <w:r>
              <w:rPr>
                <w:rFonts w:hint="default" w:ascii="Times New Roman" w:hAnsi="Times New Roman" w:cs="Times New Roman"/>
              </w:rPr>
              <w:t>varchar</w:t>
            </w:r>
          </w:p>
        </w:tc>
        <w:tc>
          <w:tcPr>
            <w:tcW w:w="709" w:type="dxa"/>
            <w:tcBorders>
              <w:top w:val="single" w:color="auto" w:sz="6" w:space="0"/>
            </w:tcBorders>
            <w:noWrap w:val="0"/>
            <w:vAlign w:val="center"/>
          </w:tcPr>
          <w:p w14:paraId="72A5807E">
            <w:pPr>
              <w:jc w:val="center"/>
              <w:rPr>
                <w:rFonts w:hint="default" w:ascii="Times New Roman" w:hAnsi="Times New Roman" w:cs="Times New Roman"/>
              </w:rPr>
            </w:pPr>
            <w:r>
              <w:rPr>
                <w:rFonts w:hint="default" w:ascii="Times New Roman" w:hAnsi="Times New Roman" w:cs="Times New Roman"/>
                <w:sz w:val="22"/>
                <w:szCs w:val="22"/>
              </w:rPr>
              <w:t>2</w:t>
            </w:r>
          </w:p>
        </w:tc>
        <w:tc>
          <w:tcPr>
            <w:tcW w:w="708" w:type="dxa"/>
            <w:tcBorders>
              <w:top w:val="single" w:color="auto" w:sz="6" w:space="0"/>
            </w:tcBorders>
            <w:noWrap w:val="0"/>
            <w:vAlign w:val="center"/>
          </w:tcPr>
          <w:p w14:paraId="6420ED9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1511F77E">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5A541286">
            <w:pPr>
              <w:rPr>
                <w:rFonts w:hint="default" w:ascii="Times New Roman" w:hAnsi="Times New Roman" w:cs="Times New Roman"/>
              </w:rPr>
            </w:pPr>
            <w:r>
              <w:rPr>
                <w:rFonts w:hint="default" w:ascii="Times New Roman" w:hAnsi="Times New Roman" w:cs="Times New Roman"/>
                <w:sz w:val="22"/>
                <w:szCs w:val="22"/>
              </w:rPr>
              <w:t>其它：失败</w:t>
            </w:r>
          </w:p>
        </w:tc>
      </w:tr>
      <w:tr w14:paraId="72F161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CE3A4B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w:t>
            </w:r>
          </w:p>
        </w:tc>
        <w:tc>
          <w:tcPr>
            <w:tcW w:w="1701" w:type="dxa"/>
            <w:tcBorders>
              <w:top w:val="single" w:color="auto" w:sz="6" w:space="0"/>
            </w:tcBorders>
            <w:noWrap w:val="0"/>
            <w:vAlign w:val="center"/>
          </w:tcPr>
          <w:p w14:paraId="6F0B2349">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tcBorders>
              <w:top w:val="single" w:color="auto" w:sz="6" w:space="0"/>
            </w:tcBorders>
            <w:noWrap w:val="0"/>
            <w:vAlign w:val="center"/>
          </w:tcPr>
          <w:p w14:paraId="2BAEF11C">
            <w:pPr>
              <w:rPr>
                <w:rFonts w:hint="default" w:ascii="Times New Roman" w:hAnsi="Times New Roman" w:cs="Times New Roman"/>
              </w:rPr>
            </w:pPr>
            <w:r>
              <w:rPr>
                <w:rFonts w:hint="default" w:ascii="Times New Roman" w:hAnsi="Times New Roman" w:cs="Times New Roman"/>
                <w:sz w:val="22"/>
                <w:szCs w:val="22"/>
              </w:rPr>
              <w:t>返回信息</w:t>
            </w:r>
          </w:p>
        </w:tc>
        <w:tc>
          <w:tcPr>
            <w:tcW w:w="1276" w:type="dxa"/>
            <w:tcBorders>
              <w:top w:val="single" w:color="auto" w:sz="6" w:space="0"/>
            </w:tcBorders>
            <w:noWrap w:val="0"/>
            <w:vAlign w:val="center"/>
          </w:tcPr>
          <w:p w14:paraId="1FCDDCF5">
            <w:pPr>
              <w:pStyle w:val="23"/>
              <w:adjustRightInd w:val="0"/>
              <w:snapToGrid w:val="0"/>
              <w:jc w:val="left"/>
              <w:rPr>
                <w:rFonts w:hint="default" w:ascii="Times New Roman" w:hAnsi="Times New Roman" w:cs="Times New Roman"/>
                <w:szCs w:val="21"/>
              </w:rPr>
            </w:pPr>
            <w:r>
              <w:rPr>
                <w:rFonts w:hint="default" w:ascii="Times New Roman" w:hAnsi="Times New Roman" w:cs="Times New Roman"/>
              </w:rPr>
              <w:t>varchar</w:t>
            </w:r>
          </w:p>
        </w:tc>
        <w:tc>
          <w:tcPr>
            <w:tcW w:w="709" w:type="dxa"/>
            <w:tcBorders>
              <w:top w:val="single" w:color="auto" w:sz="6" w:space="0"/>
            </w:tcBorders>
            <w:noWrap w:val="0"/>
            <w:vAlign w:val="center"/>
          </w:tcPr>
          <w:p w14:paraId="7A6D96F8">
            <w:pPr>
              <w:jc w:val="center"/>
              <w:rPr>
                <w:rFonts w:hint="default" w:ascii="Times New Roman" w:hAnsi="Times New Roman" w:cs="Times New Roman"/>
              </w:rPr>
            </w:pPr>
            <w:r>
              <w:rPr>
                <w:rFonts w:hint="default" w:ascii="Times New Roman" w:hAnsi="Times New Roman" w:cs="Times New Roman"/>
                <w:sz w:val="22"/>
                <w:szCs w:val="22"/>
              </w:rPr>
              <w:t>2000</w:t>
            </w:r>
          </w:p>
        </w:tc>
        <w:tc>
          <w:tcPr>
            <w:tcW w:w="708" w:type="dxa"/>
            <w:tcBorders>
              <w:top w:val="single" w:color="auto" w:sz="6" w:space="0"/>
            </w:tcBorders>
            <w:noWrap w:val="0"/>
            <w:vAlign w:val="center"/>
          </w:tcPr>
          <w:p w14:paraId="2D622807">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tcBorders>
              <w:top w:val="single" w:color="auto" w:sz="6" w:space="0"/>
            </w:tcBorders>
            <w:noWrap w:val="0"/>
            <w:vAlign w:val="center"/>
          </w:tcPr>
          <w:p w14:paraId="6B7959FB">
            <w:pPr>
              <w:rPr>
                <w:rFonts w:hint="default" w:ascii="Times New Roman" w:hAnsi="Times New Roman" w:cs="Times New Roman"/>
              </w:rPr>
            </w:pPr>
            <w:r>
              <w:rPr>
                <w:rFonts w:hint="default" w:ascii="Times New Roman" w:hAnsi="Times New Roman" w:cs="Times New Roman"/>
                <w:sz w:val="22"/>
                <w:szCs w:val="22"/>
              </w:rPr>
              <w:t>错误信息说明</w:t>
            </w:r>
          </w:p>
        </w:tc>
      </w:tr>
      <w:tr w14:paraId="3CDCBE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AE4195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1231BA1B">
            <w:pPr>
              <w:rPr>
                <w:rFonts w:hint="default" w:ascii="Times New Roman" w:hAnsi="Times New Roman" w:cs="Times New Roman"/>
                <w:szCs w:val="21"/>
              </w:rPr>
            </w:pPr>
            <w:r>
              <w:rPr>
                <w:rFonts w:hint="default" w:ascii="Times New Roman" w:hAnsi="Times New Roman" w:cs="Times New Roman"/>
                <w:sz w:val="22"/>
                <w:szCs w:val="22"/>
              </w:rPr>
              <w:t>uuid</w:t>
            </w:r>
          </w:p>
        </w:tc>
        <w:tc>
          <w:tcPr>
            <w:tcW w:w="1843" w:type="dxa"/>
            <w:tcBorders>
              <w:top w:val="single" w:color="auto" w:sz="6" w:space="0"/>
            </w:tcBorders>
            <w:noWrap w:val="0"/>
            <w:vAlign w:val="center"/>
          </w:tcPr>
          <w:p w14:paraId="62156420">
            <w:pPr>
              <w:rPr>
                <w:rFonts w:hint="default" w:ascii="Times New Roman" w:hAnsi="Times New Roman" w:cs="Times New Roman"/>
              </w:rPr>
            </w:pPr>
            <w:r>
              <w:rPr>
                <w:rFonts w:hint="default" w:ascii="Times New Roman" w:hAnsi="Times New Roman" w:cs="Times New Roman"/>
              </w:rPr>
              <w:t>红字确认单UUID</w:t>
            </w:r>
          </w:p>
        </w:tc>
        <w:tc>
          <w:tcPr>
            <w:tcW w:w="1276" w:type="dxa"/>
            <w:tcBorders>
              <w:top w:val="single" w:color="auto" w:sz="6" w:space="0"/>
            </w:tcBorders>
            <w:noWrap w:val="0"/>
            <w:vAlign w:val="center"/>
          </w:tcPr>
          <w:p w14:paraId="16615A1B">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75B8FB16">
            <w:pPr>
              <w:pStyle w:val="23"/>
              <w:adjustRightInd w:val="0"/>
              <w:snapToGrid w:val="0"/>
              <w:rPr>
                <w:rFonts w:hint="default" w:ascii="Times New Roman" w:hAnsi="Times New Roman" w:cs="Times New Roman"/>
              </w:rPr>
            </w:pPr>
            <w:r>
              <w:rPr>
                <w:rFonts w:hint="default" w:ascii="Times New Roman" w:hAnsi="Times New Roman" w:cs="Times New Roman"/>
              </w:rPr>
              <w:t>32</w:t>
            </w:r>
          </w:p>
        </w:tc>
        <w:tc>
          <w:tcPr>
            <w:tcW w:w="708" w:type="dxa"/>
            <w:tcBorders>
              <w:top w:val="single" w:color="auto" w:sz="6" w:space="0"/>
            </w:tcBorders>
            <w:noWrap w:val="0"/>
            <w:vAlign w:val="center"/>
          </w:tcPr>
          <w:p w14:paraId="66D9C78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49283FEA">
            <w:pPr>
              <w:rPr>
                <w:rFonts w:hint="default" w:ascii="Times New Roman" w:hAnsi="Times New Roman" w:cs="Times New Roman"/>
              </w:rPr>
            </w:pPr>
          </w:p>
        </w:tc>
      </w:tr>
      <w:tr w14:paraId="505724C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0AD00B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w:t>
            </w:r>
          </w:p>
        </w:tc>
        <w:tc>
          <w:tcPr>
            <w:tcW w:w="1701" w:type="dxa"/>
            <w:tcBorders>
              <w:top w:val="single" w:color="auto" w:sz="6" w:space="0"/>
            </w:tcBorders>
            <w:noWrap w:val="0"/>
            <w:vAlign w:val="center"/>
          </w:tcPr>
          <w:p w14:paraId="201E9ED0">
            <w:pPr>
              <w:rPr>
                <w:rFonts w:hint="default" w:ascii="Times New Roman" w:hAnsi="Times New Roman" w:cs="Times New Roman"/>
                <w:szCs w:val="21"/>
              </w:rPr>
            </w:pPr>
            <w:r>
              <w:rPr>
                <w:rFonts w:hint="default" w:ascii="Times New Roman" w:hAnsi="Times New Roman" w:cs="Times New Roman"/>
                <w:sz w:val="22"/>
                <w:szCs w:val="22"/>
              </w:rPr>
              <w:t>hzfpxxqrdbh</w:t>
            </w:r>
          </w:p>
        </w:tc>
        <w:tc>
          <w:tcPr>
            <w:tcW w:w="1843" w:type="dxa"/>
            <w:tcBorders>
              <w:top w:val="single" w:color="auto" w:sz="6" w:space="0"/>
            </w:tcBorders>
            <w:noWrap w:val="0"/>
            <w:vAlign w:val="center"/>
          </w:tcPr>
          <w:p w14:paraId="71D318DF">
            <w:pPr>
              <w:rPr>
                <w:rFonts w:hint="default" w:ascii="Times New Roman" w:hAnsi="Times New Roman" w:cs="Times New Roman"/>
              </w:rPr>
            </w:pPr>
            <w:r>
              <w:rPr>
                <w:rFonts w:hint="default" w:ascii="Times New Roman" w:hAnsi="Times New Roman" w:cs="Times New Roman"/>
              </w:rPr>
              <w:t>红字发票信息确认单编号</w:t>
            </w:r>
          </w:p>
        </w:tc>
        <w:tc>
          <w:tcPr>
            <w:tcW w:w="1276" w:type="dxa"/>
            <w:tcBorders>
              <w:top w:val="single" w:color="auto" w:sz="6" w:space="0"/>
            </w:tcBorders>
            <w:noWrap w:val="0"/>
            <w:vAlign w:val="center"/>
          </w:tcPr>
          <w:p w14:paraId="6F096EA6">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680FBEAA">
            <w:pPr>
              <w:pStyle w:val="23"/>
              <w:adjustRightInd w:val="0"/>
              <w:snapToGrid w:val="0"/>
              <w:rPr>
                <w:rFonts w:hint="default" w:ascii="Times New Roman" w:hAnsi="Times New Roman" w:cs="Times New Roman"/>
              </w:rPr>
            </w:pPr>
            <w:r>
              <w:rPr>
                <w:rFonts w:hint="default" w:ascii="Times New Roman" w:hAnsi="Times New Roman" w:cs="Times New Roman"/>
              </w:rPr>
              <w:t>20</w:t>
            </w:r>
          </w:p>
        </w:tc>
        <w:tc>
          <w:tcPr>
            <w:tcW w:w="708" w:type="dxa"/>
            <w:tcBorders>
              <w:top w:val="single" w:color="auto" w:sz="6" w:space="0"/>
            </w:tcBorders>
            <w:noWrap w:val="0"/>
            <w:vAlign w:val="center"/>
          </w:tcPr>
          <w:p w14:paraId="63884DB6">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tcBorders>
              <w:top w:val="single" w:color="auto" w:sz="6" w:space="0"/>
            </w:tcBorders>
            <w:noWrap w:val="0"/>
            <w:vAlign w:val="center"/>
          </w:tcPr>
          <w:p w14:paraId="32C61BA2">
            <w:pPr>
              <w:rPr>
                <w:rFonts w:hint="default" w:ascii="Times New Roman" w:hAnsi="Times New Roman" w:cs="Times New Roman"/>
              </w:rPr>
            </w:pPr>
          </w:p>
        </w:tc>
      </w:tr>
      <w:tr w14:paraId="0D94AC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34A6CCF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5</w:t>
            </w:r>
          </w:p>
        </w:tc>
        <w:tc>
          <w:tcPr>
            <w:tcW w:w="1701" w:type="dxa"/>
            <w:tcBorders>
              <w:top w:val="single" w:color="auto" w:sz="6" w:space="0"/>
            </w:tcBorders>
            <w:noWrap w:val="0"/>
            <w:vAlign w:val="center"/>
          </w:tcPr>
          <w:p w14:paraId="6EE9C781">
            <w:pPr>
              <w:rPr>
                <w:rFonts w:hint="default" w:ascii="Times New Roman" w:hAnsi="Times New Roman" w:cs="Times New Roman"/>
                <w:szCs w:val="21"/>
              </w:rPr>
            </w:pPr>
            <w:r>
              <w:rPr>
                <w:rFonts w:hint="default" w:ascii="Times New Roman" w:hAnsi="Times New Roman" w:cs="Times New Roman"/>
                <w:szCs w:val="21"/>
              </w:rPr>
              <w:t>lrfsf</w:t>
            </w:r>
          </w:p>
        </w:tc>
        <w:tc>
          <w:tcPr>
            <w:tcW w:w="1843" w:type="dxa"/>
            <w:tcBorders>
              <w:top w:val="single" w:color="auto" w:sz="6" w:space="0"/>
            </w:tcBorders>
            <w:noWrap w:val="0"/>
            <w:vAlign w:val="center"/>
          </w:tcPr>
          <w:p w14:paraId="0234686D">
            <w:pPr>
              <w:rPr>
                <w:rFonts w:hint="default" w:ascii="Times New Roman" w:hAnsi="Times New Roman" w:cs="Times New Roman"/>
                <w:sz w:val="22"/>
                <w:szCs w:val="22"/>
              </w:rPr>
            </w:pPr>
            <w:r>
              <w:rPr>
                <w:rFonts w:hint="default" w:ascii="Times New Roman" w:hAnsi="Times New Roman" w:cs="Times New Roman"/>
              </w:rPr>
              <w:t>录入方身份</w:t>
            </w:r>
          </w:p>
        </w:tc>
        <w:tc>
          <w:tcPr>
            <w:tcW w:w="1276" w:type="dxa"/>
            <w:tcBorders>
              <w:top w:val="single" w:color="auto" w:sz="6" w:space="0"/>
            </w:tcBorders>
            <w:noWrap w:val="0"/>
            <w:vAlign w:val="center"/>
          </w:tcPr>
          <w:p w14:paraId="54895D7D">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0938D10A">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1</w:t>
            </w:r>
          </w:p>
        </w:tc>
        <w:tc>
          <w:tcPr>
            <w:tcW w:w="708" w:type="dxa"/>
            <w:tcBorders>
              <w:top w:val="single" w:color="auto" w:sz="6" w:space="0"/>
            </w:tcBorders>
            <w:noWrap w:val="0"/>
            <w:vAlign w:val="center"/>
          </w:tcPr>
          <w:p w14:paraId="03E2F0F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3FD54FE">
            <w:pPr>
              <w:rPr>
                <w:rFonts w:hint="default" w:ascii="Times New Roman" w:hAnsi="Times New Roman" w:cs="Times New Roman"/>
              </w:rPr>
            </w:pPr>
            <w:r>
              <w:rPr>
                <w:rFonts w:hint="default" w:ascii="Times New Roman" w:hAnsi="Times New Roman" w:cs="Times New Roman"/>
              </w:rPr>
              <w:t>0：销方</w:t>
            </w:r>
          </w:p>
          <w:p w14:paraId="39B40859">
            <w:pPr>
              <w:rPr>
                <w:rFonts w:hint="default" w:ascii="Times New Roman" w:hAnsi="Times New Roman" w:cs="Times New Roman"/>
                <w:sz w:val="22"/>
                <w:szCs w:val="22"/>
              </w:rPr>
            </w:pPr>
            <w:r>
              <w:rPr>
                <w:rFonts w:hint="default" w:ascii="Times New Roman" w:hAnsi="Times New Roman" w:cs="Times New Roman"/>
              </w:rPr>
              <w:t>1：购方</w:t>
            </w:r>
          </w:p>
        </w:tc>
      </w:tr>
      <w:tr w14:paraId="21B09C2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E81224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6</w:t>
            </w:r>
          </w:p>
        </w:tc>
        <w:tc>
          <w:tcPr>
            <w:tcW w:w="1701" w:type="dxa"/>
            <w:noWrap w:val="0"/>
            <w:vAlign w:val="center"/>
          </w:tcPr>
          <w:p w14:paraId="20DE42CC">
            <w:pPr>
              <w:rPr>
                <w:rFonts w:hint="default" w:ascii="Times New Roman" w:hAnsi="Times New Roman" w:cs="Times New Roman"/>
                <w:szCs w:val="21"/>
              </w:rPr>
            </w:pPr>
            <w:r>
              <w:rPr>
                <w:rFonts w:hint="default" w:ascii="Times New Roman" w:hAnsi="Times New Roman" w:cs="Times New Roman"/>
                <w:szCs w:val="21"/>
              </w:rPr>
              <w:t>xsfnsrsbh</w:t>
            </w:r>
          </w:p>
        </w:tc>
        <w:tc>
          <w:tcPr>
            <w:tcW w:w="1843" w:type="dxa"/>
            <w:noWrap w:val="0"/>
            <w:vAlign w:val="center"/>
          </w:tcPr>
          <w:p w14:paraId="263F23CD">
            <w:pPr>
              <w:rPr>
                <w:rFonts w:hint="default" w:ascii="Times New Roman" w:hAnsi="Times New Roman" w:cs="Times New Roman"/>
                <w:sz w:val="22"/>
                <w:szCs w:val="22"/>
              </w:rPr>
            </w:pPr>
            <w:r>
              <w:rPr>
                <w:rFonts w:hint="default" w:ascii="Times New Roman" w:hAnsi="Times New Roman" w:cs="Times New Roman"/>
              </w:rPr>
              <w:t>（销售方）统一社会信用代码/纳税人识别号/身份证件号码</w:t>
            </w:r>
          </w:p>
        </w:tc>
        <w:tc>
          <w:tcPr>
            <w:tcW w:w="1276" w:type="dxa"/>
            <w:noWrap w:val="0"/>
            <w:vAlign w:val="center"/>
          </w:tcPr>
          <w:p w14:paraId="5226BED4">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38853BC2">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47479CE2">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B38691F">
            <w:pPr>
              <w:rPr>
                <w:rFonts w:hint="default" w:ascii="Times New Roman" w:hAnsi="Times New Roman" w:cs="Times New Roman"/>
                <w:sz w:val="22"/>
                <w:szCs w:val="22"/>
              </w:rPr>
            </w:pPr>
          </w:p>
        </w:tc>
      </w:tr>
      <w:tr w14:paraId="2167BD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6001ED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7</w:t>
            </w:r>
          </w:p>
        </w:tc>
        <w:tc>
          <w:tcPr>
            <w:tcW w:w="1701" w:type="dxa"/>
            <w:noWrap w:val="0"/>
            <w:vAlign w:val="center"/>
          </w:tcPr>
          <w:p w14:paraId="684BA4A9">
            <w:pPr>
              <w:rPr>
                <w:rFonts w:hint="default" w:ascii="Times New Roman" w:hAnsi="Times New Roman" w:cs="Times New Roman"/>
                <w:szCs w:val="21"/>
              </w:rPr>
            </w:pPr>
            <w:r>
              <w:rPr>
                <w:rFonts w:hint="default" w:ascii="Times New Roman" w:hAnsi="Times New Roman" w:cs="Times New Roman"/>
                <w:szCs w:val="21"/>
              </w:rPr>
              <w:t>xsfmc</w:t>
            </w:r>
          </w:p>
        </w:tc>
        <w:tc>
          <w:tcPr>
            <w:tcW w:w="1843" w:type="dxa"/>
            <w:noWrap w:val="0"/>
            <w:vAlign w:val="center"/>
          </w:tcPr>
          <w:p w14:paraId="53FEB1BE">
            <w:pPr>
              <w:rPr>
                <w:rFonts w:hint="default" w:ascii="Times New Roman" w:hAnsi="Times New Roman" w:cs="Times New Roman"/>
              </w:rPr>
            </w:pPr>
            <w:r>
              <w:rPr>
                <w:rFonts w:hint="default" w:ascii="Times New Roman" w:hAnsi="Times New Roman" w:cs="Times New Roman"/>
              </w:rPr>
              <w:t>（销售方）名称</w:t>
            </w:r>
          </w:p>
        </w:tc>
        <w:tc>
          <w:tcPr>
            <w:tcW w:w="1276" w:type="dxa"/>
            <w:noWrap w:val="0"/>
            <w:vAlign w:val="center"/>
          </w:tcPr>
          <w:p w14:paraId="670236EC">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780B724D">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7EFC63D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534DB2A">
            <w:pPr>
              <w:rPr>
                <w:rFonts w:hint="default" w:ascii="Times New Roman" w:hAnsi="Times New Roman" w:cs="Times New Roman"/>
                <w:sz w:val="22"/>
                <w:szCs w:val="22"/>
              </w:rPr>
            </w:pPr>
          </w:p>
        </w:tc>
      </w:tr>
      <w:tr w14:paraId="749004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C9A05E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8</w:t>
            </w:r>
          </w:p>
        </w:tc>
        <w:tc>
          <w:tcPr>
            <w:tcW w:w="1701" w:type="dxa"/>
            <w:noWrap w:val="0"/>
            <w:vAlign w:val="center"/>
          </w:tcPr>
          <w:p w14:paraId="77798822">
            <w:pPr>
              <w:rPr>
                <w:rFonts w:hint="default" w:ascii="Times New Roman" w:hAnsi="Times New Roman" w:cs="Times New Roman"/>
                <w:szCs w:val="21"/>
              </w:rPr>
            </w:pPr>
            <w:r>
              <w:rPr>
                <w:rFonts w:hint="default" w:ascii="Times New Roman" w:hAnsi="Times New Roman" w:cs="Times New Roman"/>
                <w:szCs w:val="21"/>
              </w:rPr>
              <w:t>gmfnsrsbh</w:t>
            </w:r>
          </w:p>
        </w:tc>
        <w:tc>
          <w:tcPr>
            <w:tcW w:w="1843" w:type="dxa"/>
            <w:noWrap w:val="0"/>
            <w:vAlign w:val="center"/>
          </w:tcPr>
          <w:p w14:paraId="1D723664">
            <w:pPr>
              <w:rPr>
                <w:rFonts w:hint="default" w:ascii="Times New Roman" w:hAnsi="Times New Roman" w:cs="Times New Roman"/>
                <w:sz w:val="22"/>
                <w:szCs w:val="22"/>
              </w:rPr>
            </w:pPr>
            <w:r>
              <w:rPr>
                <w:rFonts w:hint="default" w:ascii="Times New Roman" w:hAnsi="Times New Roman" w:cs="Times New Roman"/>
              </w:rPr>
              <w:t>（购买方）统一社会信用代码/纳税人识别号/身份证件号码</w:t>
            </w:r>
          </w:p>
        </w:tc>
        <w:tc>
          <w:tcPr>
            <w:tcW w:w="1276" w:type="dxa"/>
            <w:noWrap w:val="0"/>
            <w:vAlign w:val="center"/>
          </w:tcPr>
          <w:p w14:paraId="7144C311">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427A9C8A">
            <w:pP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42AAA3E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7C3356C">
            <w:pPr>
              <w:rPr>
                <w:rFonts w:hint="default" w:ascii="Times New Roman" w:hAnsi="Times New Roman" w:cs="Times New Roman"/>
                <w:sz w:val="22"/>
                <w:szCs w:val="22"/>
              </w:rPr>
            </w:pPr>
          </w:p>
        </w:tc>
      </w:tr>
      <w:tr w14:paraId="76E06D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E3B91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9</w:t>
            </w:r>
          </w:p>
        </w:tc>
        <w:tc>
          <w:tcPr>
            <w:tcW w:w="1701" w:type="dxa"/>
            <w:noWrap w:val="0"/>
            <w:vAlign w:val="center"/>
          </w:tcPr>
          <w:p w14:paraId="6D98CC19">
            <w:pPr>
              <w:rPr>
                <w:rFonts w:hint="default" w:ascii="Times New Roman" w:hAnsi="Times New Roman" w:cs="Times New Roman"/>
                <w:szCs w:val="21"/>
              </w:rPr>
            </w:pPr>
            <w:r>
              <w:rPr>
                <w:rFonts w:hint="default" w:ascii="Times New Roman" w:hAnsi="Times New Roman" w:cs="Times New Roman"/>
                <w:szCs w:val="21"/>
              </w:rPr>
              <w:t>gmfmc</w:t>
            </w:r>
          </w:p>
        </w:tc>
        <w:tc>
          <w:tcPr>
            <w:tcW w:w="1843" w:type="dxa"/>
            <w:noWrap w:val="0"/>
            <w:vAlign w:val="center"/>
          </w:tcPr>
          <w:p w14:paraId="712543BA">
            <w:pPr>
              <w:rPr>
                <w:rFonts w:hint="default" w:ascii="Times New Roman" w:hAnsi="Times New Roman" w:cs="Times New Roman"/>
                <w:sz w:val="22"/>
                <w:szCs w:val="22"/>
              </w:rPr>
            </w:pPr>
            <w:r>
              <w:rPr>
                <w:rFonts w:hint="default" w:ascii="Times New Roman" w:hAnsi="Times New Roman" w:cs="Times New Roman"/>
              </w:rPr>
              <w:t>（购买方）名称</w:t>
            </w:r>
          </w:p>
        </w:tc>
        <w:tc>
          <w:tcPr>
            <w:tcW w:w="1276" w:type="dxa"/>
            <w:noWrap w:val="0"/>
            <w:vAlign w:val="center"/>
          </w:tcPr>
          <w:p w14:paraId="44A3EF13">
            <w:pPr>
              <w:pStyle w:val="32"/>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1412A426">
            <w:pP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603BD2AD">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9BAD801">
            <w:pPr>
              <w:rPr>
                <w:rFonts w:hint="default" w:ascii="Times New Roman" w:hAnsi="Times New Roman" w:cs="Times New Roman"/>
                <w:sz w:val="22"/>
                <w:szCs w:val="22"/>
              </w:rPr>
            </w:pPr>
          </w:p>
        </w:tc>
      </w:tr>
      <w:tr w14:paraId="0F33EA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DFA6B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10</w:t>
            </w:r>
          </w:p>
        </w:tc>
        <w:tc>
          <w:tcPr>
            <w:tcW w:w="1701" w:type="dxa"/>
            <w:noWrap w:val="0"/>
            <w:vAlign w:val="center"/>
          </w:tcPr>
          <w:p w14:paraId="145B2B02">
            <w:pPr>
              <w:rPr>
                <w:rFonts w:hint="default" w:ascii="Times New Roman" w:hAnsi="Times New Roman" w:cs="Times New Roman"/>
                <w:szCs w:val="21"/>
              </w:rPr>
            </w:pPr>
            <w:r>
              <w:rPr>
                <w:rFonts w:hint="default" w:ascii="Times New Roman" w:hAnsi="Times New Roman" w:cs="Times New Roman"/>
                <w:szCs w:val="21"/>
              </w:rPr>
              <w:t>lzfpdm</w:t>
            </w:r>
          </w:p>
        </w:tc>
        <w:tc>
          <w:tcPr>
            <w:tcW w:w="1843" w:type="dxa"/>
            <w:noWrap w:val="0"/>
            <w:vAlign w:val="center"/>
          </w:tcPr>
          <w:p w14:paraId="696AB61A">
            <w:pPr>
              <w:rPr>
                <w:rFonts w:hint="default" w:ascii="Times New Roman" w:hAnsi="Times New Roman" w:cs="Times New Roman"/>
                <w:sz w:val="22"/>
                <w:szCs w:val="22"/>
              </w:rPr>
            </w:pPr>
            <w:r>
              <w:rPr>
                <w:rFonts w:hint="default" w:ascii="Times New Roman" w:hAnsi="Times New Roman" w:cs="Times New Roman"/>
              </w:rPr>
              <w:t>蓝字发票代码</w:t>
            </w:r>
          </w:p>
        </w:tc>
        <w:tc>
          <w:tcPr>
            <w:tcW w:w="1276" w:type="dxa"/>
            <w:noWrap w:val="0"/>
            <w:vAlign w:val="center"/>
          </w:tcPr>
          <w:p w14:paraId="043FEBC1">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68875952">
            <w:pPr>
              <w:rPr>
                <w:rFonts w:hint="default" w:ascii="Times New Roman" w:hAnsi="Times New Roman" w:cs="Times New Roman"/>
                <w:sz w:val="22"/>
                <w:szCs w:val="22"/>
              </w:rPr>
            </w:pPr>
            <w:r>
              <w:rPr>
                <w:rFonts w:hint="default" w:ascii="Times New Roman" w:hAnsi="Times New Roman" w:cs="Times New Roman"/>
              </w:rPr>
              <w:t>12</w:t>
            </w:r>
          </w:p>
        </w:tc>
        <w:tc>
          <w:tcPr>
            <w:tcW w:w="708" w:type="dxa"/>
            <w:noWrap w:val="0"/>
            <w:vAlign w:val="center"/>
          </w:tcPr>
          <w:p w14:paraId="758BE4B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6631E42">
            <w:pPr>
              <w:rPr>
                <w:rFonts w:hint="default" w:ascii="Times New Roman" w:hAnsi="Times New Roman" w:cs="Times New Roman"/>
                <w:sz w:val="22"/>
                <w:szCs w:val="22"/>
              </w:rPr>
            </w:pPr>
          </w:p>
        </w:tc>
      </w:tr>
      <w:tr w14:paraId="606EC5E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FAD0D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11</w:t>
            </w:r>
          </w:p>
        </w:tc>
        <w:tc>
          <w:tcPr>
            <w:tcW w:w="1701" w:type="dxa"/>
            <w:noWrap w:val="0"/>
            <w:vAlign w:val="center"/>
          </w:tcPr>
          <w:p w14:paraId="7A351148">
            <w:pPr>
              <w:rPr>
                <w:rFonts w:hint="default" w:ascii="Times New Roman" w:hAnsi="Times New Roman" w:cs="Times New Roman"/>
                <w:szCs w:val="21"/>
              </w:rPr>
            </w:pPr>
            <w:r>
              <w:rPr>
                <w:rFonts w:hint="default" w:ascii="Times New Roman" w:hAnsi="Times New Roman" w:cs="Times New Roman"/>
                <w:szCs w:val="21"/>
              </w:rPr>
              <w:t>lzfphm</w:t>
            </w:r>
          </w:p>
        </w:tc>
        <w:tc>
          <w:tcPr>
            <w:tcW w:w="1843" w:type="dxa"/>
            <w:noWrap w:val="0"/>
            <w:vAlign w:val="center"/>
          </w:tcPr>
          <w:p w14:paraId="1D23E27B">
            <w:pPr>
              <w:rPr>
                <w:rFonts w:hint="default" w:ascii="Times New Roman" w:hAnsi="Times New Roman" w:cs="Times New Roman"/>
                <w:sz w:val="22"/>
                <w:szCs w:val="22"/>
              </w:rPr>
            </w:pPr>
            <w:r>
              <w:rPr>
                <w:rFonts w:hint="default" w:ascii="Times New Roman" w:hAnsi="Times New Roman" w:cs="Times New Roman"/>
              </w:rPr>
              <w:t>蓝字发票号码</w:t>
            </w:r>
          </w:p>
        </w:tc>
        <w:tc>
          <w:tcPr>
            <w:tcW w:w="1276" w:type="dxa"/>
            <w:noWrap w:val="0"/>
            <w:vAlign w:val="center"/>
          </w:tcPr>
          <w:p w14:paraId="5957AFF3">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38F25F5">
            <w:pP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75CB71DC">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0CB7D2D">
            <w:pPr>
              <w:rPr>
                <w:rFonts w:hint="default" w:ascii="Times New Roman" w:hAnsi="Times New Roman" w:cs="Times New Roman"/>
                <w:sz w:val="22"/>
                <w:szCs w:val="22"/>
              </w:rPr>
            </w:pPr>
          </w:p>
        </w:tc>
      </w:tr>
      <w:tr w14:paraId="70E48C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6AF01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12</w:t>
            </w:r>
          </w:p>
        </w:tc>
        <w:tc>
          <w:tcPr>
            <w:tcW w:w="1701" w:type="dxa"/>
            <w:noWrap w:val="0"/>
            <w:vAlign w:val="center"/>
          </w:tcPr>
          <w:p w14:paraId="0C3207CF">
            <w:pPr>
              <w:rPr>
                <w:rFonts w:hint="default" w:ascii="Times New Roman" w:hAnsi="Times New Roman" w:cs="Times New Roman"/>
                <w:szCs w:val="21"/>
              </w:rPr>
            </w:pPr>
            <w:r>
              <w:rPr>
                <w:rFonts w:hint="default" w:ascii="Times New Roman" w:hAnsi="Times New Roman" w:cs="Times New Roman"/>
                <w:szCs w:val="21"/>
              </w:rPr>
              <w:t>sfzzfpbz</w:t>
            </w:r>
          </w:p>
        </w:tc>
        <w:tc>
          <w:tcPr>
            <w:tcW w:w="1843" w:type="dxa"/>
            <w:noWrap w:val="0"/>
            <w:vAlign w:val="center"/>
          </w:tcPr>
          <w:p w14:paraId="4985A0D0">
            <w:pPr>
              <w:rPr>
                <w:rFonts w:hint="default" w:ascii="Times New Roman" w:hAnsi="Times New Roman" w:cs="Times New Roman"/>
                <w:sz w:val="22"/>
                <w:szCs w:val="22"/>
              </w:rPr>
            </w:pPr>
            <w:r>
              <w:rPr>
                <w:rFonts w:hint="default" w:ascii="Times New Roman" w:hAnsi="Times New Roman" w:cs="Times New Roman"/>
              </w:rPr>
              <w:t>是否纸质发票标志</w:t>
            </w:r>
          </w:p>
        </w:tc>
        <w:tc>
          <w:tcPr>
            <w:tcW w:w="1276" w:type="dxa"/>
            <w:noWrap w:val="0"/>
            <w:vAlign w:val="center"/>
          </w:tcPr>
          <w:p w14:paraId="2B3B994E">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00CDB96B">
            <w:pPr>
              <w:rPr>
                <w:rFonts w:hint="default" w:ascii="Times New Roman" w:hAnsi="Times New Roman" w:cs="Times New Roman"/>
                <w:sz w:val="22"/>
                <w:szCs w:val="22"/>
              </w:rPr>
            </w:pPr>
            <w:r>
              <w:rPr>
                <w:rFonts w:hint="default" w:ascii="Times New Roman" w:hAnsi="Times New Roman" w:cs="Times New Roman"/>
              </w:rPr>
              <w:t>1</w:t>
            </w:r>
          </w:p>
        </w:tc>
        <w:tc>
          <w:tcPr>
            <w:tcW w:w="708" w:type="dxa"/>
            <w:noWrap w:val="0"/>
            <w:vAlign w:val="center"/>
          </w:tcPr>
          <w:p w14:paraId="503BD4F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1ED756C">
            <w:pPr>
              <w:rPr>
                <w:rFonts w:hint="default" w:ascii="Times New Roman" w:hAnsi="Times New Roman" w:cs="Times New Roman"/>
              </w:rPr>
            </w:pPr>
            <w:r>
              <w:rPr>
                <w:rFonts w:hint="default" w:ascii="Times New Roman" w:hAnsi="Times New Roman" w:cs="Times New Roman"/>
              </w:rPr>
              <w:t>Y：纸质发票</w:t>
            </w:r>
          </w:p>
          <w:p w14:paraId="55A36C4A">
            <w:pPr>
              <w:rPr>
                <w:rFonts w:hint="default" w:ascii="Times New Roman" w:hAnsi="Times New Roman" w:cs="Times New Roman"/>
                <w:sz w:val="22"/>
                <w:szCs w:val="22"/>
              </w:rPr>
            </w:pPr>
            <w:r>
              <w:rPr>
                <w:rFonts w:hint="default" w:ascii="Times New Roman" w:hAnsi="Times New Roman" w:cs="Times New Roman"/>
              </w:rPr>
              <w:t>N：电子发票</w:t>
            </w:r>
          </w:p>
        </w:tc>
      </w:tr>
      <w:tr w14:paraId="7692525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F61B1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13</w:t>
            </w:r>
          </w:p>
        </w:tc>
        <w:tc>
          <w:tcPr>
            <w:tcW w:w="1701" w:type="dxa"/>
            <w:noWrap w:val="0"/>
            <w:vAlign w:val="center"/>
          </w:tcPr>
          <w:p w14:paraId="774C242D">
            <w:pPr>
              <w:rPr>
                <w:rFonts w:hint="default" w:ascii="Times New Roman" w:hAnsi="Times New Roman" w:cs="Times New Roman"/>
                <w:szCs w:val="21"/>
              </w:rPr>
            </w:pPr>
            <w:r>
              <w:rPr>
                <w:rFonts w:hint="default" w:ascii="Times New Roman" w:hAnsi="Times New Roman" w:cs="Times New Roman"/>
                <w:szCs w:val="21"/>
              </w:rPr>
              <w:t>lzkprq</w:t>
            </w:r>
          </w:p>
        </w:tc>
        <w:tc>
          <w:tcPr>
            <w:tcW w:w="1843" w:type="dxa"/>
            <w:noWrap w:val="0"/>
            <w:vAlign w:val="center"/>
          </w:tcPr>
          <w:p w14:paraId="56FC21C8">
            <w:pPr>
              <w:rPr>
                <w:rFonts w:hint="default" w:ascii="Times New Roman" w:hAnsi="Times New Roman" w:cs="Times New Roman"/>
                <w:sz w:val="22"/>
                <w:szCs w:val="22"/>
              </w:rPr>
            </w:pPr>
            <w:r>
              <w:rPr>
                <w:rFonts w:hint="default" w:ascii="Times New Roman" w:hAnsi="Times New Roman" w:cs="Times New Roman"/>
              </w:rPr>
              <w:t>蓝字发票开票日期</w:t>
            </w:r>
          </w:p>
        </w:tc>
        <w:tc>
          <w:tcPr>
            <w:tcW w:w="1276" w:type="dxa"/>
            <w:noWrap w:val="0"/>
            <w:vAlign w:val="center"/>
          </w:tcPr>
          <w:p w14:paraId="5B6A6265">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7AEFE9A3">
            <w:pPr>
              <w:rPr>
                <w:rFonts w:hint="default" w:ascii="Times New Roman" w:hAnsi="Times New Roman" w:cs="Times New Roman"/>
                <w:sz w:val="22"/>
                <w:szCs w:val="22"/>
              </w:rPr>
            </w:pPr>
          </w:p>
        </w:tc>
        <w:tc>
          <w:tcPr>
            <w:tcW w:w="708" w:type="dxa"/>
            <w:noWrap w:val="0"/>
            <w:vAlign w:val="center"/>
          </w:tcPr>
          <w:p w14:paraId="3CDDE3A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42EB0B0">
            <w:pPr>
              <w:rPr>
                <w:rFonts w:hint="default" w:ascii="Times New Roman" w:hAnsi="Times New Roman" w:cs="Times New Roman"/>
                <w:sz w:val="22"/>
                <w:szCs w:val="22"/>
              </w:rPr>
            </w:pPr>
            <w:r>
              <w:rPr>
                <w:rFonts w:hint="default" w:ascii="Times New Roman" w:hAnsi="Times New Roman" w:cs="Times New Roman"/>
              </w:rPr>
              <w:t>yyyy-MM-dd HH:mm:ss</w:t>
            </w:r>
          </w:p>
        </w:tc>
      </w:tr>
      <w:tr w14:paraId="4B77B4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7C624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14</w:t>
            </w:r>
          </w:p>
        </w:tc>
        <w:tc>
          <w:tcPr>
            <w:tcW w:w="1701" w:type="dxa"/>
            <w:noWrap w:val="0"/>
            <w:vAlign w:val="center"/>
          </w:tcPr>
          <w:p w14:paraId="04EAB0F3">
            <w:pPr>
              <w:rPr>
                <w:rFonts w:hint="default" w:ascii="Times New Roman" w:hAnsi="Times New Roman" w:cs="Times New Roman"/>
                <w:szCs w:val="21"/>
              </w:rPr>
            </w:pPr>
            <w:r>
              <w:rPr>
                <w:rFonts w:hint="default" w:ascii="Times New Roman" w:hAnsi="Times New Roman" w:cs="Times New Roman"/>
                <w:szCs w:val="21"/>
              </w:rPr>
              <w:t>lzhjje</w:t>
            </w:r>
          </w:p>
        </w:tc>
        <w:tc>
          <w:tcPr>
            <w:tcW w:w="1843" w:type="dxa"/>
            <w:noWrap w:val="0"/>
            <w:vAlign w:val="center"/>
          </w:tcPr>
          <w:p w14:paraId="0B7D583D">
            <w:pPr>
              <w:rPr>
                <w:rFonts w:hint="default" w:ascii="Times New Roman" w:hAnsi="Times New Roman" w:cs="Times New Roman"/>
                <w:sz w:val="22"/>
                <w:szCs w:val="22"/>
              </w:rPr>
            </w:pPr>
            <w:r>
              <w:rPr>
                <w:rFonts w:hint="default" w:ascii="Times New Roman" w:hAnsi="Times New Roman" w:cs="Times New Roman"/>
              </w:rPr>
              <w:t>蓝字发票合计金额</w:t>
            </w:r>
          </w:p>
        </w:tc>
        <w:tc>
          <w:tcPr>
            <w:tcW w:w="1276" w:type="dxa"/>
            <w:noWrap w:val="0"/>
            <w:vAlign w:val="center"/>
          </w:tcPr>
          <w:p w14:paraId="414C8B41">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01715E48">
            <w:pP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2036440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86AB17D">
            <w:pPr>
              <w:rPr>
                <w:rFonts w:hint="default" w:ascii="Times New Roman" w:hAnsi="Times New Roman" w:cs="Times New Roman"/>
                <w:sz w:val="22"/>
                <w:szCs w:val="22"/>
              </w:rPr>
            </w:pPr>
          </w:p>
        </w:tc>
      </w:tr>
      <w:tr w14:paraId="56AC1B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8705B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15</w:t>
            </w:r>
          </w:p>
        </w:tc>
        <w:tc>
          <w:tcPr>
            <w:tcW w:w="1701" w:type="dxa"/>
            <w:noWrap w:val="0"/>
            <w:vAlign w:val="center"/>
          </w:tcPr>
          <w:p w14:paraId="16DEF8CA">
            <w:pPr>
              <w:rPr>
                <w:rFonts w:hint="default" w:ascii="Times New Roman" w:hAnsi="Times New Roman" w:cs="Times New Roman"/>
                <w:szCs w:val="21"/>
              </w:rPr>
            </w:pPr>
            <w:r>
              <w:rPr>
                <w:rFonts w:hint="default" w:ascii="Times New Roman" w:hAnsi="Times New Roman" w:cs="Times New Roman"/>
                <w:szCs w:val="21"/>
              </w:rPr>
              <w:t>lzhjse</w:t>
            </w:r>
          </w:p>
        </w:tc>
        <w:tc>
          <w:tcPr>
            <w:tcW w:w="1843" w:type="dxa"/>
            <w:noWrap w:val="0"/>
            <w:vAlign w:val="center"/>
          </w:tcPr>
          <w:p w14:paraId="7006322C">
            <w:pPr>
              <w:rPr>
                <w:rFonts w:hint="default" w:ascii="Times New Roman" w:hAnsi="Times New Roman" w:cs="Times New Roman"/>
                <w:sz w:val="22"/>
                <w:szCs w:val="22"/>
              </w:rPr>
            </w:pPr>
            <w:r>
              <w:rPr>
                <w:rFonts w:hint="default" w:ascii="Times New Roman" w:hAnsi="Times New Roman" w:cs="Times New Roman"/>
              </w:rPr>
              <w:t>蓝字发票合计税额</w:t>
            </w:r>
          </w:p>
        </w:tc>
        <w:tc>
          <w:tcPr>
            <w:tcW w:w="1276" w:type="dxa"/>
            <w:noWrap w:val="0"/>
            <w:vAlign w:val="center"/>
          </w:tcPr>
          <w:p w14:paraId="74C7F264">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5D8EBF69">
            <w:pP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1983FD3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8FEE1C9">
            <w:pPr>
              <w:rPr>
                <w:rFonts w:hint="default" w:ascii="Times New Roman" w:hAnsi="Times New Roman" w:cs="Times New Roman"/>
                <w:sz w:val="22"/>
                <w:szCs w:val="22"/>
              </w:rPr>
            </w:pPr>
          </w:p>
        </w:tc>
      </w:tr>
      <w:tr w14:paraId="61F4BF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AB6B79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16</w:t>
            </w:r>
          </w:p>
        </w:tc>
        <w:tc>
          <w:tcPr>
            <w:tcW w:w="1701" w:type="dxa"/>
            <w:noWrap w:val="0"/>
            <w:vAlign w:val="center"/>
          </w:tcPr>
          <w:p w14:paraId="04C64FED">
            <w:pPr>
              <w:rPr>
                <w:rFonts w:hint="default" w:ascii="Times New Roman" w:hAnsi="Times New Roman" w:cs="Times New Roman"/>
                <w:szCs w:val="21"/>
              </w:rPr>
            </w:pPr>
            <w:r>
              <w:rPr>
                <w:rFonts w:hint="default" w:ascii="Times New Roman" w:hAnsi="Times New Roman" w:cs="Times New Roman"/>
                <w:szCs w:val="21"/>
              </w:rPr>
              <w:t>lzfppzDm</w:t>
            </w:r>
          </w:p>
        </w:tc>
        <w:tc>
          <w:tcPr>
            <w:tcW w:w="1843" w:type="dxa"/>
            <w:noWrap w:val="0"/>
            <w:vAlign w:val="center"/>
          </w:tcPr>
          <w:p w14:paraId="3D6D0401">
            <w:pPr>
              <w:rPr>
                <w:rFonts w:hint="default" w:ascii="Times New Roman" w:hAnsi="Times New Roman" w:cs="Times New Roman"/>
              </w:rPr>
            </w:pPr>
            <w:r>
              <w:rPr>
                <w:rFonts w:hint="default" w:ascii="Times New Roman" w:hAnsi="Times New Roman" w:cs="Times New Roman"/>
              </w:rPr>
              <w:t>蓝字发票票种代码</w:t>
            </w:r>
          </w:p>
        </w:tc>
        <w:tc>
          <w:tcPr>
            <w:tcW w:w="1276" w:type="dxa"/>
            <w:noWrap w:val="0"/>
            <w:vAlign w:val="center"/>
          </w:tcPr>
          <w:p w14:paraId="7D926BE8">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476B8F1">
            <w:pPr>
              <w:ind w:firstLine="210" w:firstLineChars="100"/>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5C00C64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091AAF1">
            <w:pPr>
              <w:rPr>
                <w:rFonts w:hint="default" w:ascii="Times New Roman" w:hAnsi="Times New Roman" w:cs="Times New Roman"/>
              </w:rPr>
            </w:pPr>
            <w:r>
              <w:rPr>
                <w:rFonts w:hint="default" w:ascii="Times New Roman" w:hAnsi="Times New Roman" w:cs="Times New Roman"/>
              </w:rPr>
              <w:t>01: 增值税专用发票</w:t>
            </w:r>
          </w:p>
          <w:p w14:paraId="378466C5">
            <w:pPr>
              <w:rPr>
                <w:rFonts w:hint="default" w:ascii="Times New Roman" w:hAnsi="Times New Roman" w:cs="Times New Roman"/>
              </w:rPr>
            </w:pPr>
            <w:r>
              <w:rPr>
                <w:rFonts w:hint="default" w:ascii="Times New Roman" w:hAnsi="Times New Roman" w:cs="Times New Roman"/>
              </w:rPr>
              <w:t>02: 普通发票</w:t>
            </w:r>
          </w:p>
          <w:p w14:paraId="3CAC6E74">
            <w:pPr>
              <w:rPr>
                <w:rFonts w:hint="default" w:ascii="Times New Roman" w:hAnsi="Times New Roman" w:cs="Times New Roman"/>
              </w:rPr>
            </w:pPr>
            <w:r>
              <w:rPr>
                <w:rFonts w:hint="default" w:ascii="Times New Roman" w:hAnsi="Times New Roman" w:cs="Times New Roman"/>
              </w:rPr>
              <w:t>03: 机动车统一销售发票</w:t>
            </w:r>
          </w:p>
          <w:p w14:paraId="5E9CD4CA">
            <w:pPr>
              <w:rPr>
                <w:rFonts w:hint="default" w:ascii="Times New Roman" w:hAnsi="Times New Roman" w:cs="Times New Roman"/>
                <w:sz w:val="22"/>
                <w:szCs w:val="22"/>
              </w:rPr>
            </w:pPr>
            <w:r>
              <w:rPr>
                <w:rFonts w:hint="default" w:ascii="Times New Roman" w:hAnsi="Times New Roman" w:cs="Times New Roman"/>
              </w:rPr>
              <w:t>04: 二手车统一销售发票</w:t>
            </w:r>
          </w:p>
        </w:tc>
      </w:tr>
      <w:tr w14:paraId="005FD52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F47AAD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17</w:t>
            </w:r>
          </w:p>
        </w:tc>
        <w:tc>
          <w:tcPr>
            <w:tcW w:w="1701" w:type="dxa"/>
            <w:noWrap w:val="0"/>
            <w:vAlign w:val="center"/>
          </w:tcPr>
          <w:p w14:paraId="2E541051">
            <w:pPr>
              <w:rPr>
                <w:rFonts w:hint="default" w:ascii="Times New Roman" w:hAnsi="Times New Roman" w:cs="Times New Roman"/>
                <w:szCs w:val="21"/>
              </w:rPr>
            </w:pPr>
            <w:r>
              <w:rPr>
                <w:rFonts w:hint="default" w:ascii="Times New Roman" w:hAnsi="Times New Roman" w:cs="Times New Roman"/>
                <w:szCs w:val="21"/>
              </w:rPr>
              <w:t>lzfpTdyslxDm</w:t>
            </w:r>
          </w:p>
        </w:tc>
        <w:tc>
          <w:tcPr>
            <w:tcW w:w="1843" w:type="dxa"/>
            <w:noWrap w:val="0"/>
            <w:vAlign w:val="center"/>
          </w:tcPr>
          <w:p w14:paraId="6B3703CD">
            <w:pPr>
              <w:rPr>
                <w:rFonts w:hint="default" w:ascii="Times New Roman" w:hAnsi="Times New Roman" w:cs="Times New Roman"/>
              </w:rPr>
            </w:pPr>
            <w:bookmarkStart w:id="410" w:name="OLE_LINK24"/>
            <w:r>
              <w:rPr>
                <w:rFonts w:hint="default" w:ascii="Times New Roman" w:hAnsi="Times New Roman" w:cs="Times New Roman"/>
              </w:rPr>
              <w:t>蓝字发票特定要素类型代码</w:t>
            </w:r>
            <w:bookmarkEnd w:id="410"/>
          </w:p>
        </w:tc>
        <w:tc>
          <w:tcPr>
            <w:tcW w:w="1276" w:type="dxa"/>
            <w:noWrap w:val="0"/>
            <w:vAlign w:val="center"/>
          </w:tcPr>
          <w:p w14:paraId="49AEAE1E">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0806D91D">
            <w:pPr>
              <w:ind w:firstLine="210" w:firstLineChars="100"/>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332F549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42CC11E">
            <w:pPr>
              <w:rPr>
                <w:rFonts w:hint="default" w:ascii="Times New Roman" w:hAnsi="Times New Roman" w:cs="Times New Roman"/>
              </w:rPr>
            </w:pPr>
            <w:r>
              <w:rPr>
                <w:rFonts w:hint="default" w:ascii="Times New Roman" w:hAnsi="Times New Roman" w:cs="Times New Roman"/>
              </w:rPr>
              <w:t>01：成品油发票</w:t>
            </w:r>
          </w:p>
          <w:p w14:paraId="15E4B0B8">
            <w:pPr>
              <w:rPr>
                <w:rFonts w:hint="default" w:ascii="Times New Roman" w:hAnsi="Times New Roman" w:cs="Times New Roman"/>
              </w:rPr>
            </w:pPr>
            <w:r>
              <w:rPr>
                <w:rFonts w:hint="default" w:ascii="Times New Roman" w:hAnsi="Times New Roman" w:cs="Times New Roman"/>
              </w:rPr>
              <w:t>02：稀土发票</w:t>
            </w:r>
          </w:p>
          <w:p w14:paraId="7945B4C2">
            <w:pPr>
              <w:rPr>
                <w:rFonts w:hint="default" w:ascii="Times New Roman" w:hAnsi="Times New Roman" w:cs="Times New Roman"/>
              </w:rPr>
            </w:pPr>
            <w:r>
              <w:rPr>
                <w:rFonts w:hint="default" w:ascii="Times New Roman" w:hAnsi="Times New Roman" w:cs="Times New Roman"/>
              </w:rPr>
              <w:t>03：建筑服务发票</w:t>
            </w:r>
          </w:p>
          <w:p w14:paraId="5B4AD7A8">
            <w:pPr>
              <w:rPr>
                <w:rFonts w:hint="default" w:ascii="Times New Roman" w:hAnsi="Times New Roman" w:cs="Times New Roman"/>
              </w:rPr>
            </w:pPr>
            <w:r>
              <w:rPr>
                <w:rFonts w:hint="default" w:ascii="Times New Roman" w:hAnsi="Times New Roman" w:cs="Times New Roman"/>
              </w:rPr>
              <w:t>04：货物运输服务发票</w:t>
            </w:r>
          </w:p>
          <w:p w14:paraId="41E87E7F">
            <w:pPr>
              <w:rPr>
                <w:rFonts w:hint="default" w:ascii="Times New Roman" w:hAnsi="Times New Roman" w:cs="Times New Roman"/>
              </w:rPr>
            </w:pPr>
            <w:r>
              <w:rPr>
                <w:rFonts w:hint="default" w:ascii="Times New Roman" w:hAnsi="Times New Roman" w:cs="Times New Roman"/>
              </w:rPr>
              <w:t>05：不动产销售服务发票</w:t>
            </w:r>
          </w:p>
          <w:p w14:paraId="4C95E057">
            <w:pPr>
              <w:rPr>
                <w:rFonts w:hint="default" w:ascii="Times New Roman" w:hAnsi="Times New Roman" w:cs="Times New Roman"/>
              </w:rPr>
            </w:pPr>
            <w:r>
              <w:rPr>
                <w:rFonts w:hint="default" w:ascii="Times New Roman" w:hAnsi="Times New Roman" w:cs="Times New Roman"/>
              </w:rPr>
              <w:t>06：不动产租赁服务发票</w:t>
            </w:r>
          </w:p>
          <w:p w14:paraId="4B6F5917">
            <w:pPr>
              <w:rPr>
                <w:rFonts w:hint="default" w:ascii="Times New Roman" w:hAnsi="Times New Roman" w:cs="Times New Roman"/>
              </w:rPr>
            </w:pPr>
            <w:r>
              <w:rPr>
                <w:rFonts w:hint="default" w:ascii="Times New Roman" w:hAnsi="Times New Roman" w:cs="Times New Roman"/>
              </w:rPr>
              <w:t>07：代收车船税</w:t>
            </w:r>
          </w:p>
          <w:p w14:paraId="3E6FA4EA">
            <w:pPr>
              <w:rPr>
                <w:rFonts w:hint="default" w:ascii="Times New Roman" w:hAnsi="Times New Roman" w:cs="Times New Roman"/>
              </w:rPr>
            </w:pPr>
            <w:r>
              <w:rPr>
                <w:rFonts w:hint="default" w:ascii="Times New Roman" w:hAnsi="Times New Roman" w:cs="Times New Roman"/>
              </w:rPr>
              <w:t>08：通行费</w:t>
            </w:r>
          </w:p>
          <w:p w14:paraId="75513AB7">
            <w:pPr>
              <w:rPr>
                <w:rFonts w:hint="default" w:ascii="Times New Roman" w:hAnsi="Times New Roman" w:cs="Times New Roman"/>
              </w:rPr>
            </w:pPr>
            <w:r>
              <w:rPr>
                <w:rFonts w:hint="default" w:ascii="Times New Roman" w:hAnsi="Times New Roman" w:cs="Times New Roman"/>
              </w:rPr>
              <w:t>09：旅客运输服务发票</w:t>
            </w:r>
          </w:p>
          <w:p w14:paraId="56D68B43">
            <w:pPr>
              <w:rPr>
                <w:rFonts w:hint="default" w:ascii="Times New Roman" w:hAnsi="Times New Roman" w:cs="Times New Roman"/>
              </w:rPr>
            </w:pPr>
            <w:r>
              <w:rPr>
                <w:rFonts w:hint="default" w:ascii="Times New Roman" w:hAnsi="Times New Roman" w:cs="Times New Roman"/>
              </w:rPr>
              <w:t>10：医疗服务（住院）发票</w:t>
            </w:r>
          </w:p>
          <w:p w14:paraId="3B25BCAC">
            <w:pPr>
              <w:rPr>
                <w:rFonts w:hint="default" w:ascii="Times New Roman" w:hAnsi="Times New Roman" w:cs="Times New Roman"/>
              </w:rPr>
            </w:pPr>
            <w:r>
              <w:rPr>
                <w:rFonts w:hint="default" w:ascii="Times New Roman" w:hAnsi="Times New Roman" w:cs="Times New Roman"/>
              </w:rPr>
              <w:t>11：医疗服务（门诊）发票</w:t>
            </w:r>
          </w:p>
          <w:p w14:paraId="68B5E340">
            <w:pPr>
              <w:rPr>
                <w:rFonts w:hint="default" w:ascii="Times New Roman" w:hAnsi="Times New Roman" w:cs="Times New Roman"/>
              </w:rPr>
            </w:pPr>
            <w:r>
              <w:rPr>
                <w:rFonts w:hint="default" w:ascii="Times New Roman" w:hAnsi="Times New Roman" w:cs="Times New Roman"/>
              </w:rPr>
              <w:t>12：自产农产品销售发票</w:t>
            </w:r>
          </w:p>
          <w:p w14:paraId="6D2D9FE3">
            <w:pPr>
              <w:rPr>
                <w:rFonts w:hint="default" w:ascii="Times New Roman" w:hAnsi="Times New Roman" w:cs="Times New Roman"/>
              </w:rPr>
            </w:pPr>
            <w:r>
              <w:rPr>
                <w:rFonts w:hint="default" w:ascii="Times New Roman" w:hAnsi="Times New Roman" w:cs="Times New Roman"/>
              </w:rPr>
              <w:t>13</w:t>
            </w:r>
            <w:r>
              <w:rPr>
                <w:rFonts w:hint="default" w:ascii="Times New Roman" w:hAnsi="Times New Roman" w:cs="Times New Roman"/>
              </w:rPr>
              <w:tab/>
            </w:r>
            <w:r>
              <w:rPr>
                <w:rFonts w:hint="default" w:ascii="Times New Roman" w:hAnsi="Times New Roman" w:cs="Times New Roman"/>
              </w:rPr>
              <w:t>拖拉机和联合收割机发票</w:t>
            </w:r>
          </w:p>
          <w:p w14:paraId="3EB92E74">
            <w:pPr>
              <w:rPr>
                <w:rFonts w:hint="default" w:ascii="Times New Roman" w:hAnsi="Times New Roman" w:cs="Times New Roman"/>
              </w:rPr>
            </w:pPr>
            <w:bookmarkStart w:id="411" w:name="OLE_LINK12"/>
            <w:r>
              <w:rPr>
                <w:rFonts w:hint="default" w:ascii="Times New Roman" w:hAnsi="Times New Roman" w:cs="Times New Roman"/>
              </w:rPr>
              <w:t>14：机动车</w:t>
            </w:r>
          </w:p>
          <w:p w14:paraId="2C76A8AF">
            <w:pPr>
              <w:rPr>
                <w:rFonts w:hint="default" w:ascii="Times New Roman" w:hAnsi="Times New Roman" w:cs="Times New Roman"/>
              </w:rPr>
            </w:pPr>
            <w:r>
              <w:rPr>
                <w:rFonts w:hint="default" w:ascii="Times New Roman" w:hAnsi="Times New Roman" w:cs="Times New Roman"/>
              </w:rPr>
              <w:t>15：二手车</w:t>
            </w:r>
          </w:p>
          <w:p w14:paraId="4E9AFD9B">
            <w:pPr>
              <w:rPr>
                <w:rFonts w:hint="default" w:ascii="Times New Roman" w:hAnsi="Times New Roman" w:cs="Times New Roman"/>
              </w:rPr>
            </w:pPr>
            <w:r>
              <w:rPr>
                <w:rFonts w:hint="default" w:ascii="Times New Roman" w:hAnsi="Times New Roman" w:cs="Times New Roman"/>
              </w:rPr>
              <w:t>16：农产品收购发票</w:t>
            </w:r>
          </w:p>
          <w:p w14:paraId="14CAFA57">
            <w:pPr>
              <w:rPr>
                <w:rFonts w:hint="default" w:ascii="Times New Roman" w:hAnsi="Times New Roman" w:cs="Times New Roman"/>
              </w:rPr>
            </w:pPr>
            <w:r>
              <w:rPr>
                <w:rFonts w:hint="default" w:ascii="Times New Roman" w:hAnsi="Times New Roman" w:cs="Times New Roman"/>
              </w:rPr>
              <w:t>17：光伏收购发票</w:t>
            </w:r>
          </w:p>
          <w:bookmarkEnd w:id="411"/>
          <w:p w14:paraId="4AA76319">
            <w:pPr>
              <w:rPr>
                <w:rFonts w:hint="eastAsia" w:ascii="Times New Roman" w:hAnsi="Times New Roman" w:eastAsia="宋体" w:cs="Times New Roman"/>
                <w:lang w:eastAsia="zh-CN"/>
              </w:rPr>
            </w:pPr>
            <w:r>
              <w:rPr>
                <w:rFonts w:hint="default" w:ascii="Times New Roman" w:hAnsi="Times New Roman" w:cs="Times New Roman"/>
              </w:rPr>
              <w:t>18：卷烟发票</w:t>
            </w:r>
          </w:p>
          <w:p w14:paraId="4F2B4CAB">
            <w:pPr>
              <w:rPr>
                <w:rFonts w:hint="default" w:ascii="Times New Roman" w:hAnsi="Times New Roman" w:eastAsia="宋体" w:cs="Times New Roman"/>
                <w:lang w:val="en-US" w:eastAsia="zh-CN"/>
              </w:rPr>
            </w:pPr>
            <w:r>
              <w:rPr>
                <w:rFonts w:hint="default" w:ascii="Times New Roman" w:hAnsi="Times New Roman" w:cs="Times New Roman"/>
                <w:lang w:val="en-US"/>
              </w:rPr>
              <w:t>20</w:t>
            </w:r>
            <w:r>
              <w:rPr>
                <w:rFonts w:hint="default" w:ascii="Times New Roman" w:hAnsi="Times New Roman" w:cs="Times New Roman"/>
                <w:lang w:val="en-US" w:eastAsia="zh-CN"/>
              </w:rPr>
              <w:t>：农产品</w:t>
            </w:r>
            <w:r>
              <w:rPr>
                <w:rFonts w:hint="eastAsia" w:ascii="Times New Roman" w:hAnsi="Times New Roman" w:cs="Times New Roman"/>
                <w:lang w:val="en-US" w:eastAsia="zh-CN"/>
              </w:rPr>
              <w:t>|</w:t>
            </w:r>
            <w:r>
              <w:rPr>
                <w:rFonts w:hint="eastAsia" w:ascii="Times New Roman" w:hAnsi="Times New Roman" w:cs="Times New Roman"/>
                <w:lang w:val="en-US" w:eastAsia="zh-CN"/>
              </w:rPr>
              <w:br w:type="textWrapping"/>
            </w:r>
            <w:r>
              <w:rPr>
                <w:rFonts w:hint="eastAsia" w:ascii="Times New Roman" w:hAnsi="Times New Roman" w:cs="Times New Roman"/>
                <w:lang w:val="en-US" w:eastAsia="zh-CN"/>
              </w:rPr>
              <w:t>23：白酒</w:t>
            </w:r>
          </w:p>
        </w:tc>
      </w:tr>
      <w:tr w14:paraId="07606E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1C1269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18</w:t>
            </w:r>
          </w:p>
        </w:tc>
        <w:tc>
          <w:tcPr>
            <w:tcW w:w="1701" w:type="dxa"/>
            <w:noWrap w:val="0"/>
            <w:vAlign w:val="center"/>
          </w:tcPr>
          <w:p w14:paraId="7AF0BB8F">
            <w:pPr>
              <w:rPr>
                <w:rFonts w:hint="default" w:ascii="Times New Roman" w:hAnsi="Times New Roman" w:cs="Times New Roman"/>
                <w:szCs w:val="21"/>
              </w:rPr>
            </w:pPr>
            <w:r>
              <w:rPr>
                <w:rFonts w:hint="default" w:ascii="Times New Roman" w:hAnsi="Times New Roman" w:cs="Times New Roman"/>
                <w:szCs w:val="21"/>
              </w:rPr>
              <w:t>hzcxje</w:t>
            </w:r>
          </w:p>
        </w:tc>
        <w:tc>
          <w:tcPr>
            <w:tcW w:w="1843" w:type="dxa"/>
            <w:noWrap w:val="0"/>
            <w:vAlign w:val="center"/>
          </w:tcPr>
          <w:p w14:paraId="2C9161AA">
            <w:pPr>
              <w:rPr>
                <w:rFonts w:hint="default" w:ascii="Times New Roman" w:hAnsi="Times New Roman" w:cs="Times New Roman"/>
              </w:rPr>
            </w:pPr>
            <w:r>
              <w:rPr>
                <w:rFonts w:hint="default" w:ascii="Times New Roman" w:hAnsi="Times New Roman" w:cs="Times New Roman"/>
              </w:rPr>
              <w:t>红字冲销金额</w:t>
            </w:r>
          </w:p>
        </w:tc>
        <w:tc>
          <w:tcPr>
            <w:tcW w:w="1276" w:type="dxa"/>
            <w:noWrap w:val="0"/>
            <w:vAlign w:val="center"/>
          </w:tcPr>
          <w:p w14:paraId="45C96EB8">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E589F1C">
            <w:pP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18DD56D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43F7A6D">
            <w:pPr>
              <w:rPr>
                <w:rFonts w:hint="default" w:ascii="Times New Roman" w:hAnsi="Times New Roman" w:cs="Times New Roman"/>
                <w:sz w:val="22"/>
                <w:szCs w:val="22"/>
              </w:rPr>
            </w:pPr>
          </w:p>
        </w:tc>
      </w:tr>
      <w:tr w14:paraId="4A5C6D6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44D68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19</w:t>
            </w:r>
          </w:p>
        </w:tc>
        <w:tc>
          <w:tcPr>
            <w:tcW w:w="1701" w:type="dxa"/>
            <w:noWrap w:val="0"/>
            <w:vAlign w:val="center"/>
          </w:tcPr>
          <w:p w14:paraId="26AB6284">
            <w:pPr>
              <w:rPr>
                <w:rFonts w:hint="default" w:ascii="Times New Roman" w:hAnsi="Times New Roman" w:cs="Times New Roman"/>
                <w:szCs w:val="21"/>
              </w:rPr>
            </w:pPr>
            <w:r>
              <w:rPr>
                <w:rFonts w:hint="default" w:ascii="Times New Roman" w:hAnsi="Times New Roman" w:cs="Times New Roman"/>
                <w:szCs w:val="21"/>
              </w:rPr>
              <w:t>hzcxse</w:t>
            </w:r>
          </w:p>
        </w:tc>
        <w:tc>
          <w:tcPr>
            <w:tcW w:w="1843" w:type="dxa"/>
            <w:noWrap w:val="0"/>
            <w:vAlign w:val="center"/>
          </w:tcPr>
          <w:p w14:paraId="739909AB">
            <w:pPr>
              <w:rPr>
                <w:rFonts w:hint="default" w:ascii="Times New Roman" w:hAnsi="Times New Roman" w:cs="Times New Roman"/>
              </w:rPr>
            </w:pPr>
            <w:r>
              <w:rPr>
                <w:rFonts w:hint="default" w:ascii="Times New Roman" w:hAnsi="Times New Roman" w:cs="Times New Roman"/>
              </w:rPr>
              <w:t>红字冲销税额</w:t>
            </w:r>
          </w:p>
        </w:tc>
        <w:tc>
          <w:tcPr>
            <w:tcW w:w="1276" w:type="dxa"/>
            <w:noWrap w:val="0"/>
            <w:vAlign w:val="center"/>
          </w:tcPr>
          <w:p w14:paraId="3202AF5A">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0B01417C">
            <w:pP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7F04D789">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EC4D90A">
            <w:pPr>
              <w:rPr>
                <w:rFonts w:hint="default" w:ascii="Times New Roman" w:hAnsi="Times New Roman" w:cs="Times New Roman"/>
                <w:sz w:val="22"/>
                <w:szCs w:val="22"/>
              </w:rPr>
            </w:pPr>
          </w:p>
        </w:tc>
      </w:tr>
      <w:tr w14:paraId="459F329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433BA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20</w:t>
            </w:r>
          </w:p>
        </w:tc>
        <w:tc>
          <w:tcPr>
            <w:tcW w:w="1701" w:type="dxa"/>
            <w:noWrap w:val="0"/>
            <w:vAlign w:val="center"/>
          </w:tcPr>
          <w:p w14:paraId="077C27CD">
            <w:pPr>
              <w:rPr>
                <w:rFonts w:hint="default" w:ascii="Times New Roman" w:hAnsi="Times New Roman" w:cs="Times New Roman"/>
                <w:szCs w:val="21"/>
              </w:rPr>
            </w:pPr>
            <w:r>
              <w:rPr>
                <w:rFonts w:hint="default" w:ascii="Times New Roman" w:hAnsi="Times New Roman" w:cs="Times New Roman"/>
                <w:szCs w:val="21"/>
              </w:rPr>
              <w:t>chyyDm</w:t>
            </w:r>
          </w:p>
        </w:tc>
        <w:tc>
          <w:tcPr>
            <w:tcW w:w="1843" w:type="dxa"/>
            <w:noWrap w:val="0"/>
            <w:vAlign w:val="center"/>
          </w:tcPr>
          <w:p w14:paraId="54338CB7">
            <w:pPr>
              <w:rPr>
                <w:rFonts w:hint="default" w:ascii="Times New Roman" w:hAnsi="Times New Roman" w:cs="Times New Roman"/>
              </w:rPr>
            </w:pPr>
            <w:r>
              <w:rPr>
                <w:rFonts w:hint="default" w:ascii="Times New Roman" w:hAnsi="Times New Roman" w:cs="Times New Roman"/>
              </w:rPr>
              <w:t>红字发票冲红原因代码</w:t>
            </w:r>
          </w:p>
        </w:tc>
        <w:tc>
          <w:tcPr>
            <w:tcW w:w="1276" w:type="dxa"/>
            <w:noWrap w:val="0"/>
            <w:vAlign w:val="center"/>
          </w:tcPr>
          <w:p w14:paraId="5828CD94">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136D136F">
            <w:pPr>
              <w:ind w:firstLine="210" w:firstLineChars="100"/>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445E2507">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08E70B6">
            <w:pPr>
              <w:rPr>
                <w:rFonts w:hint="default" w:ascii="Times New Roman" w:hAnsi="Times New Roman" w:cs="Times New Roman"/>
                <w:sz w:val="22"/>
                <w:szCs w:val="22"/>
              </w:rPr>
            </w:pPr>
            <w:r>
              <w:rPr>
                <w:rFonts w:hint="default" w:ascii="Times New Roman" w:hAnsi="Times New Roman" w:cs="Times New Roman"/>
                <w:sz w:val="22"/>
                <w:szCs w:val="22"/>
              </w:rPr>
              <w:t>01：开票有误</w:t>
            </w:r>
          </w:p>
          <w:p w14:paraId="7A512E41">
            <w:pPr>
              <w:rPr>
                <w:rFonts w:hint="default" w:ascii="Times New Roman" w:hAnsi="Times New Roman" w:cs="Times New Roman"/>
                <w:sz w:val="22"/>
                <w:szCs w:val="22"/>
              </w:rPr>
            </w:pPr>
            <w:r>
              <w:rPr>
                <w:rFonts w:hint="default" w:ascii="Times New Roman" w:hAnsi="Times New Roman" w:cs="Times New Roman"/>
                <w:sz w:val="22"/>
                <w:szCs w:val="22"/>
              </w:rPr>
              <w:t>02：销货退回</w:t>
            </w:r>
          </w:p>
          <w:p w14:paraId="240F3D96">
            <w:pPr>
              <w:rPr>
                <w:rFonts w:hint="default" w:ascii="Times New Roman" w:hAnsi="Times New Roman" w:cs="Times New Roman"/>
                <w:sz w:val="22"/>
                <w:szCs w:val="22"/>
              </w:rPr>
            </w:pPr>
            <w:r>
              <w:rPr>
                <w:rFonts w:hint="default" w:ascii="Times New Roman" w:hAnsi="Times New Roman" w:cs="Times New Roman"/>
                <w:sz w:val="22"/>
                <w:szCs w:val="22"/>
              </w:rPr>
              <w:t>03：服务中止</w:t>
            </w:r>
          </w:p>
          <w:p w14:paraId="6D549BC5">
            <w:pPr>
              <w:rPr>
                <w:rFonts w:hint="default" w:ascii="Times New Roman" w:hAnsi="Times New Roman" w:cs="Times New Roman"/>
                <w:sz w:val="22"/>
                <w:szCs w:val="22"/>
              </w:rPr>
            </w:pPr>
            <w:r>
              <w:rPr>
                <w:rFonts w:hint="default" w:ascii="Times New Roman" w:hAnsi="Times New Roman" w:cs="Times New Roman"/>
                <w:sz w:val="22"/>
                <w:szCs w:val="22"/>
              </w:rPr>
              <w:t>04：销售折让</w:t>
            </w:r>
          </w:p>
        </w:tc>
      </w:tr>
      <w:tr w14:paraId="4D143F7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C8848B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21</w:t>
            </w:r>
          </w:p>
        </w:tc>
        <w:tc>
          <w:tcPr>
            <w:tcW w:w="1701" w:type="dxa"/>
            <w:noWrap w:val="0"/>
            <w:vAlign w:val="center"/>
          </w:tcPr>
          <w:p w14:paraId="7ADC04F6">
            <w:pPr>
              <w:rPr>
                <w:rFonts w:hint="default" w:ascii="Times New Roman" w:hAnsi="Times New Roman" w:cs="Times New Roman"/>
                <w:szCs w:val="21"/>
              </w:rPr>
            </w:pPr>
            <w:r>
              <w:rPr>
                <w:rFonts w:hint="default" w:ascii="Times New Roman" w:hAnsi="Times New Roman" w:cs="Times New Roman"/>
                <w:szCs w:val="21"/>
              </w:rPr>
              <w:t>hzqrxxztDm</w:t>
            </w:r>
          </w:p>
        </w:tc>
        <w:tc>
          <w:tcPr>
            <w:tcW w:w="1843" w:type="dxa"/>
            <w:noWrap w:val="0"/>
            <w:vAlign w:val="center"/>
          </w:tcPr>
          <w:p w14:paraId="1863F842">
            <w:pPr>
              <w:rPr>
                <w:rFonts w:hint="default" w:ascii="Times New Roman" w:hAnsi="Times New Roman" w:cs="Times New Roman"/>
              </w:rPr>
            </w:pPr>
            <w:r>
              <w:rPr>
                <w:rFonts w:hint="default" w:ascii="Times New Roman" w:hAnsi="Times New Roman" w:cs="Times New Roman"/>
              </w:rPr>
              <w:t>红字确认单状态</w:t>
            </w:r>
          </w:p>
        </w:tc>
        <w:tc>
          <w:tcPr>
            <w:tcW w:w="1276" w:type="dxa"/>
            <w:noWrap w:val="0"/>
            <w:vAlign w:val="center"/>
          </w:tcPr>
          <w:p w14:paraId="1A3BFA5D">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EB09585">
            <w:pPr>
              <w:ind w:firstLine="210" w:firstLineChars="100"/>
              <w:rPr>
                <w:rFonts w:hint="default" w:ascii="Times New Roman" w:hAnsi="Times New Roman" w:cs="Times New Roman"/>
              </w:rPr>
            </w:pPr>
            <w:r>
              <w:rPr>
                <w:rFonts w:hint="default" w:ascii="Times New Roman" w:hAnsi="Times New Roman" w:cs="Times New Roman"/>
              </w:rPr>
              <w:t>2</w:t>
            </w:r>
          </w:p>
        </w:tc>
        <w:tc>
          <w:tcPr>
            <w:tcW w:w="708" w:type="dxa"/>
            <w:noWrap w:val="0"/>
            <w:vAlign w:val="center"/>
          </w:tcPr>
          <w:p w14:paraId="1E60B56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B9ADF00">
            <w:pPr>
              <w:rPr>
                <w:rFonts w:hint="eastAsia" w:ascii="Times New Roman" w:hAnsi="Times New Roman" w:eastAsia="宋体" w:cs="Times New Roman"/>
                <w:lang w:eastAsia="zh-CN"/>
              </w:rPr>
            </w:pPr>
            <w:bookmarkStart w:id="412" w:name="OLE_LINK14"/>
            <w:r>
              <w:rPr>
                <w:rFonts w:hint="default" w:ascii="Times New Roman" w:hAnsi="Times New Roman" w:cs="Times New Roman"/>
              </w:rPr>
              <w:t>01：无需确认</w:t>
            </w:r>
          </w:p>
          <w:p w14:paraId="23666E39">
            <w:pPr>
              <w:rPr>
                <w:rFonts w:hint="eastAsia" w:ascii="Times New Roman" w:hAnsi="Times New Roman" w:eastAsia="宋体" w:cs="Times New Roman"/>
                <w:lang w:eastAsia="zh-CN"/>
              </w:rPr>
            </w:pPr>
            <w:r>
              <w:rPr>
                <w:rFonts w:hint="default" w:ascii="Times New Roman" w:hAnsi="Times New Roman" w:cs="Times New Roman"/>
              </w:rPr>
              <w:t>02：销方录入待购方确认</w:t>
            </w:r>
          </w:p>
          <w:p w14:paraId="262E2F0C">
            <w:pPr>
              <w:rPr>
                <w:rFonts w:hint="eastAsia" w:ascii="Times New Roman" w:hAnsi="Times New Roman" w:eastAsia="宋体" w:cs="Times New Roman"/>
                <w:lang w:eastAsia="zh-CN"/>
              </w:rPr>
            </w:pPr>
            <w:r>
              <w:rPr>
                <w:rFonts w:hint="default" w:ascii="Times New Roman" w:hAnsi="Times New Roman" w:cs="Times New Roman"/>
              </w:rPr>
              <w:t>03：购方录入待销方确认</w:t>
            </w:r>
            <w:bookmarkEnd w:id="412"/>
          </w:p>
          <w:p w14:paraId="3D5A8AB1">
            <w:pPr>
              <w:rPr>
                <w:rFonts w:hint="default" w:ascii="Times New Roman" w:hAnsi="Times New Roman" w:cs="Times New Roman"/>
              </w:rPr>
            </w:pPr>
            <w:r>
              <w:rPr>
                <w:rFonts w:hint="default" w:ascii="Times New Roman" w:hAnsi="Times New Roman" w:cs="Times New Roman"/>
              </w:rPr>
              <w:t>04：购销双方已确认</w:t>
            </w:r>
          </w:p>
          <w:p w14:paraId="3E9A8D0A">
            <w:pPr>
              <w:rPr>
                <w:rFonts w:hint="default" w:ascii="Times New Roman" w:hAnsi="Times New Roman" w:cs="Times New Roman"/>
              </w:rPr>
            </w:pPr>
            <w:r>
              <w:rPr>
                <w:rFonts w:hint="default" w:ascii="Times New Roman" w:hAnsi="Times New Roman" w:cs="Times New Roman"/>
              </w:rPr>
              <w:t>05：作废（销方录入购方否认）</w:t>
            </w:r>
          </w:p>
          <w:p w14:paraId="6EC12D74">
            <w:pPr>
              <w:rPr>
                <w:rFonts w:hint="default" w:ascii="Times New Roman" w:hAnsi="Times New Roman" w:cs="Times New Roman"/>
              </w:rPr>
            </w:pPr>
            <w:r>
              <w:rPr>
                <w:rFonts w:hint="default" w:ascii="Times New Roman" w:hAnsi="Times New Roman" w:cs="Times New Roman"/>
              </w:rPr>
              <w:t>06：作废（购方录入销方否认）</w:t>
            </w:r>
          </w:p>
          <w:p w14:paraId="3E03D379">
            <w:pPr>
              <w:rPr>
                <w:rFonts w:hint="default" w:ascii="Times New Roman" w:hAnsi="Times New Roman" w:cs="Times New Roman"/>
              </w:rPr>
            </w:pPr>
            <w:r>
              <w:rPr>
                <w:rFonts w:hint="default" w:ascii="Times New Roman" w:hAnsi="Times New Roman" w:cs="Times New Roman"/>
              </w:rPr>
              <w:t>07：作废（超72小时未确认）</w:t>
            </w:r>
          </w:p>
          <w:p w14:paraId="4C657DF1">
            <w:pPr>
              <w:rPr>
                <w:rFonts w:hint="default" w:ascii="Times New Roman" w:hAnsi="Times New Roman" w:cs="Times New Roman"/>
              </w:rPr>
            </w:pPr>
            <w:r>
              <w:rPr>
                <w:rFonts w:hint="default" w:ascii="Times New Roman" w:hAnsi="Times New Roman" w:cs="Times New Roman"/>
              </w:rPr>
              <w:t>08：（发起方撤销）</w:t>
            </w:r>
          </w:p>
          <w:p w14:paraId="0852C272">
            <w:pPr>
              <w:rPr>
                <w:rFonts w:hint="default" w:ascii="Times New Roman" w:hAnsi="Times New Roman" w:cs="Times New Roman"/>
              </w:rPr>
            </w:pPr>
            <w:r>
              <w:rPr>
                <w:rFonts w:hint="default" w:ascii="Times New Roman" w:hAnsi="Times New Roman" w:cs="Times New Roman"/>
              </w:rPr>
              <w:t>09：作废（确认后撤销）</w:t>
            </w:r>
          </w:p>
          <w:p w14:paraId="4F17AD9B">
            <w:pPr>
              <w:rPr>
                <w:rFonts w:hint="default" w:ascii="Times New Roman" w:hAnsi="Times New Roman" w:cs="Times New Roman"/>
                <w:sz w:val="22"/>
                <w:szCs w:val="22"/>
              </w:rPr>
            </w:pPr>
            <w:r>
              <w:rPr>
                <w:rFonts w:hint="default" w:ascii="Times New Roman" w:hAnsi="Times New Roman" w:cs="Times New Roman"/>
              </w:rPr>
              <w:t>10作废（异常凭证）</w:t>
            </w:r>
          </w:p>
        </w:tc>
      </w:tr>
      <w:tr w14:paraId="7DB4604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18A02D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22</w:t>
            </w:r>
          </w:p>
        </w:tc>
        <w:tc>
          <w:tcPr>
            <w:tcW w:w="1701" w:type="dxa"/>
            <w:noWrap w:val="0"/>
            <w:vAlign w:val="center"/>
          </w:tcPr>
          <w:p w14:paraId="68F4B1FF">
            <w:pPr>
              <w:rPr>
                <w:rFonts w:hint="default" w:ascii="Times New Roman" w:hAnsi="Times New Roman" w:cs="Times New Roman"/>
                <w:szCs w:val="21"/>
              </w:rPr>
            </w:pPr>
            <w:r>
              <w:rPr>
                <w:rFonts w:hint="default" w:ascii="Times New Roman" w:hAnsi="Times New Roman" w:cs="Times New Roman"/>
                <w:sz w:val="22"/>
                <w:szCs w:val="22"/>
              </w:rPr>
              <w:t>qrrq</w:t>
            </w:r>
          </w:p>
        </w:tc>
        <w:tc>
          <w:tcPr>
            <w:tcW w:w="1843" w:type="dxa"/>
            <w:noWrap w:val="0"/>
            <w:vAlign w:val="center"/>
          </w:tcPr>
          <w:p w14:paraId="3732EA6B">
            <w:pPr>
              <w:rPr>
                <w:rFonts w:hint="default" w:ascii="Times New Roman" w:hAnsi="Times New Roman" w:cs="Times New Roman"/>
                <w:kern w:val="0"/>
                <w:szCs w:val="21"/>
              </w:rPr>
            </w:pPr>
            <w:r>
              <w:rPr>
                <w:rFonts w:hint="default" w:ascii="Times New Roman" w:hAnsi="Times New Roman" w:cs="Times New Roman"/>
              </w:rPr>
              <w:t>确认日期</w:t>
            </w:r>
          </w:p>
        </w:tc>
        <w:tc>
          <w:tcPr>
            <w:tcW w:w="1276" w:type="dxa"/>
            <w:noWrap w:val="0"/>
            <w:vAlign w:val="center"/>
          </w:tcPr>
          <w:p w14:paraId="749F99E5">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172B0849">
            <w:pPr>
              <w:jc w:val="center"/>
              <w:rPr>
                <w:rFonts w:hint="default" w:ascii="Times New Roman" w:hAnsi="Times New Roman" w:cs="Times New Roman"/>
                <w:kern w:val="0"/>
                <w:szCs w:val="21"/>
              </w:rPr>
            </w:pPr>
          </w:p>
        </w:tc>
        <w:tc>
          <w:tcPr>
            <w:tcW w:w="708" w:type="dxa"/>
            <w:noWrap w:val="0"/>
            <w:vAlign w:val="center"/>
          </w:tcPr>
          <w:p w14:paraId="5B4A000A">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710FC139">
            <w:pPr>
              <w:rPr>
                <w:rFonts w:hint="default" w:ascii="Times New Roman" w:hAnsi="Times New Roman" w:cs="Times New Roman"/>
                <w:sz w:val="22"/>
                <w:szCs w:val="22"/>
              </w:rPr>
            </w:pPr>
            <w:r>
              <w:rPr>
                <w:rFonts w:hint="default" w:ascii="Times New Roman" w:hAnsi="Times New Roman" w:cs="Times New Roman"/>
                <w:kern w:val="0"/>
                <w:szCs w:val="21"/>
                <w:lang w:bidi="ar"/>
              </w:rPr>
              <w:t>yyyy-MM-dd HH:mm:ss</w:t>
            </w:r>
          </w:p>
        </w:tc>
      </w:tr>
      <w:tr w14:paraId="0792D9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617D18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23</w:t>
            </w:r>
          </w:p>
        </w:tc>
        <w:tc>
          <w:tcPr>
            <w:tcW w:w="1701" w:type="dxa"/>
            <w:noWrap w:val="0"/>
            <w:vAlign w:val="center"/>
          </w:tcPr>
          <w:p w14:paraId="03A007BA">
            <w:pPr>
              <w:rPr>
                <w:rFonts w:hint="default" w:ascii="Times New Roman" w:hAnsi="Times New Roman" w:cs="Times New Roman"/>
                <w:szCs w:val="21"/>
              </w:rPr>
            </w:pPr>
            <w:r>
              <w:rPr>
                <w:rFonts w:hint="default" w:ascii="Times New Roman" w:hAnsi="Times New Roman" w:cs="Times New Roman"/>
                <w:sz w:val="22"/>
                <w:szCs w:val="22"/>
              </w:rPr>
              <w:t>ykjhzfpbz</w:t>
            </w:r>
          </w:p>
        </w:tc>
        <w:tc>
          <w:tcPr>
            <w:tcW w:w="1843" w:type="dxa"/>
            <w:noWrap w:val="0"/>
            <w:vAlign w:val="center"/>
          </w:tcPr>
          <w:p w14:paraId="727A7C72">
            <w:pPr>
              <w:rPr>
                <w:rFonts w:hint="default" w:ascii="Times New Roman" w:hAnsi="Times New Roman" w:cs="Times New Roman"/>
                <w:kern w:val="0"/>
                <w:szCs w:val="21"/>
              </w:rPr>
            </w:pPr>
            <w:r>
              <w:rPr>
                <w:rFonts w:hint="default" w:ascii="Times New Roman" w:hAnsi="Times New Roman" w:cs="Times New Roman"/>
              </w:rPr>
              <w:t>已开具红字发票标志</w:t>
            </w:r>
          </w:p>
        </w:tc>
        <w:tc>
          <w:tcPr>
            <w:tcW w:w="1276" w:type="dxa"/>
            <w:noWrap w:val="0"/>
            <w:vAlign w:val="center"/>
          </w:tcPr>
          <w:p w14:paraId="1CF8F811">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690C5334">
            <w:pPr>
              <w:jc w:val="center"/>
              <w:rPr>
                <w:rFonts w:hint="default" w:ascii="Times New Roman" w:hAnsi="Times New Roman" w:cs="Times New Roman"/>
                <w:kern w:val="0"/>
                <w:szCs w:val="21"/>
              </w:rPr>
            </w:pPr>
            <w:r>
              <w:rPr>
                <w:rFonts w:hint="default" w:ascii="Times New Roman" w:hAnsi="Times New Roman" w:cs="Times New Roman"/>
              </w:rPr>
              <w:t>1</w:t>
            </w:r>
          </w:p>
        </w:tc>
        <w:tc>
          <w:tcPr>
            <w:tcW w:w="708" w:type="dxa"/>
            <w:noWrap w:val="0"/>
            <w:vAlign w:val="center"/>
          </w:tcPr>
          <w:p w14:paraId="624D34B0">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4C02DF55">
            <w:pPr>
              <w:widowControl/>
              <w:rPr>
                <w:rFonts w:hint="default" w:ascii="Times New Roman" w:hAnsi="Times New Roman" w:cs="Times New Roman"/>
                <w:kern w:val="0"/>
                <w:szCs w:val="21"/>
                <w:lang w:bidi="ar"/>
              </w:rPr>
            </w:pPr>
            <w:r>
              <w:rPr>
                <w:rFonts w:hint="default" w:ascii="Times New Roman" w:hAnsi="Times New Roman" w:cs="Times New Roman"/>
                <w:kern w:val="0"/>
                <w:szCs w:val="21"/>
                <w:lang w:bidi="ar"/>
              </w:rPr>
              <w:t>Y：已开具</w:t>
            </w:r>
          </w:p>
          <w:p w14:paraId="093A3768">
            <w:pPr>
              <w:rPr>
                <w:rFonts w:hint="default" w:ascii="Times New Roman" w:hAnsi="Times New Roman" w:cs="Times New Roman"/>
                <w:sz w:val="22"/>
                <w:szCs w:val="22"/>
              </w:rPr>
            </w:pPr>
            <w:r>
              <w:rPr>
                <w:rFonts w:hint="default" w:ascii="Times New Roman" w:hAnsi="Times New Roman" w:cs="Times New Roman"/>
                <w:szCs w:val="21"/>
                <w:lang w:bidi="ar"/>
              </w:rPr>
              <w:t>N：未开具</w:t>
            </w:r>
          </w:p>
        </w:tc>
      </w:tr>
      <w:tr w14:paraId="6C28A2F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4A4E5C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24</w:t>
            </w:r>
          </w:p>
        </w:tc>
        <w:tc>
          <w:tcPr>
            <w:tcW w:w="1701" w:type="dxa"/>
            <w:noWrap w:val="0"/>
            <w:vAlign w:val="center"/>
          </w:tcPr>
          <w:p w14:paraId="224BD43B">
            <w:pPr>
              <w:rPr>
                <w:rFonts w:hint="default" w:ascii="Times New Roman" w:hAnsi="Times New Roman" w:cs="Times New Roman"/>
                <w:szCs w:val="21"/>
              </w:rPr>
            </w:pPr>
            <w:r>
              <w:rPr>
                <w:rFonts w:hint="default" w:ascii="Times New Roman" w:hAnsi="Times New Roman" w:cs="Times New Roman"/>
                <w:sz w:val="22"/>
                <w:szCs w:val="22"/>
              </w:rPr>
              <w:t>hzfphm</w:t>
            </w:r>
          </w:p>
        </w:tc>
        <w:tc>
          <w:tcPr>
            <w:tcW w:w="1843" w:type="dxa"/>
            <w:noWrap w:val="0"/>
            <w:vAlign w:val="center"/>
          </w:tcPr>
          <w:p w14:paraId="2DF52F89">
            <w:pPr>
              <w:rPr>
                <w:rFonts w:hint="default" w:ascii="Times New Roman" w:hAnsi="Times New Roman" w:cs="Times New Roman"/>
                <w:kern w:val="0"/>
                <w:szCs w:val="21"/>
              </w:rPr>
            </w:pPr>
            <w:r>
              <w:rPr>
                <w:rFonts w:hint="default" w:ascii="Times New Roman" w:hAnsi="Times New Roman" w:cs="Times New Roman"/>
              </w:rPr>
              <w:t>红字发票号码</w:t>
            </w:r>
          </w:p>
        </w:tc>
        <w:tc>
          <w:tcPr>
            <w:tcW w:w="1276" w:type="dxa"/>
            <w:noWrap w:val="0"/>
            <w:vAlign w:val="center"/>
          </w:tcPr>
          <w:p w14:paraId="18CAC3DB">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String</w:t>
            </w:r>
          </w:p>
        </w:tc>
        <w:tc>
          <w:tcPr>
            <w:tcW w:w="709" w:type="dxa"/>
            <w:noWrap w:val="0"/>
            <w:vAlign w:val="center"/>
          </w:tcPr>
          <w:p w14:paraId="567CCA34">
            <w:pPr>
              <w:jc w:val="center"/>
              <w:rPr>
                <w:rFonts w:hint="default" w:ascii="Times New Roman" w:hAnsi="Times New Roman" w:cs="Times New Roman"/>
                <w:kern w:val="0"/>
                <w:szCs w:val="21"/>
              </w:rPr>
            </w:pPr>
            <w:r>
              <w:rPr>
                <w:rFonts w:hint="default" w:ascii="Times New Roman" w:hAnsi="Times New Roman" w:cs="Times New Roman"/>
              </w:rPr>
              <w:t>20</w:t>
            </w:r>
          </w:p>
        </w:tc>
        <w:tc>
          <w:tcPr>
            <w:tcW w:w="708" w:type="dxa"/>
            <w:noWrap w:val="0"/>
            <w:vAlign w:val="center"/>
          </w:tcPr>
          <w:p w14:paraId="45BF134F">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02667DF1">
            <w:pPr>
              <w:rPr>
                <w:rFonts w:hint="default" w:ascii="Times New Roman" w:hAnsi="Times New Roman" w:cs="Times New Roman"/>
                <w:sz w:val="22"/>
                <w:szCs w:val="22"/>
              </w:rPr>
            </w:pPr>
          </w:p>
        </w:tc>
      </w:tr>
      <w:tr w14:paraId="3C4057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E894B7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25</w:t>
            </w:r>
          </w:p>
        </w:tc>
        <w:tc>
          <w:tcPr>
            <w:tcW w:w="1701" w:type="dxa"/>
            <w:noWrap w:val="0"/>
            <w:vAlign w:val="center"/>
          </w:tcPr>
          <w:p w14:paraId="274DC4D4">
            <w:pPr>
              <w:rPr>
                <w:rFonts w:hint="default" w:ascii="Times New Roman" w:hAnsi="Times New Roman" w:cs="Times New Roman"/>
                <w:szCs w:val="21"/>
              </w:rPr>
            </w:pPr>
            <w:r>
              <w:rPr>
                <w:rFonts w:hint="default" w:ascii="Times New Roman" w:hAnsi="Times New Roman" w:cs="Times New Roman"/>
                <w:sz w:val="22"/>
                <w:szCs w:val="22"/>
              </w:rPr>
              <w:t>hzkprq</w:t>
            </w:r>
          </w:p>
        </w:tc>
        <w:tc>
          <w:tcPr>
            <w:tcW w:w="1843" w:type="dxa"/>
            <w:noWrap w:val="0"/>
            <w:vAlign w:val="center"/>
          </w:tcPr>
          <w:p w14:paraId="62D6E878">
            <w:pPr>
              <w:rPr>
                <w:rFonts w:hint="default" w:ascii="Times New Roman" w:hAnsi="Times New Roman" w:cs="Times New Roman"/>
                <w:kern w:val="0"/>
                <w:szCs w:val="21"/>
              </w:rPr>
            </w:pPr>
            <w:r>
              <w:rPr>
                <w:rFonts w:hint="default" w:ascii="Times New Roman" w:hAnsi="Times New Roman" w:cs="Times New Roman"/>
              </w:rPr>
              <w:t>红字开票日期</w:t>
            </w:r>
          </w:p>
        </w:tc>
        <w:tc>
          <w:tcPr>
            <w:tcW w:w="1276" w:type="dxa"/>
            <w:noWrap w:val="0"/>
            <w:vAlign w:val="center"/>
          </w:tcPr>
          <w:p w14:paraId="3EB03BA7">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7C11F623">
            <w:pPr>
              <w:jc w:val="center"/>
              <w:rPr>
                <w:rFonts w:hint="default" w:ascii="Times New Roman" w:hAnsi="Times New Roman" w:cs="Times New Roman"/>
                <w:kern w:val="0"/>
                <w:szCs w:val="21"/>
              </w:rPr>
            </w:pPr>
          </w:p>
        </w:tc>
        <w:tc>
          <w:tcPr>
            <w:tcW w:w="708" w:type="dxa"/>
            <w:noWrap w:val="0"/>
            <w:vAlign w:val="center"/>
          </w:tcPr>
          <w:p w14:paraId="6FE8D57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C89F08F">
            <w:pPr>
              <w:rPr>
                <w:rFonts w:hint="default" w:ascii="Times New Roman" w:hAnsi="Times New Roman" w:cs="Times New Roman"/>
                <w:sz w:val="22"/>
                <w:szCs w:val="22"/>
              </w:rPr>
            </w:pPr>
            <w:r>
              <w:rPr>
                <w:rFonts w:hint="default" w:ascii="Times New Roman" w:hAnsi="Times New Roman" w:cs="Times New Roman"/>
                <w:kern w:val="0"/>
                <w:szCs w:val="21"/>
                <w:lang w:bidi="ar"/>
              </w:rPr>
              <w:t>yyyy-MM-dd HH:mm:ss</w:t>
            </w:r>
          </w:p>
        </w:tc>
      </w:tr>
      <w:tr w14:paraId="14EC09D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AC876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26</w:t>
            </w:r>
          </w:p>
        </w:tc>
        <w:tc>
          <w:tcPr>
            <w:tcW w:w="1701" w:type="dxa"/>
            <w:noWrap w:val="0"/>
            <w:vAlign w:val="center"/>
          </w:tcPr>
          <w:p w14:paraId="2BC5C1B3">
            <w:pPr>
              <w:rPr>
                <w:rFonts w:hint="default" w:ascii="Times New Roman" w:hAnsi="Times New Roman" w:cs="Times New Roman"/>
                <w:szCs w:val="21"/>
              </w:rPr>
            </w:pPr>
            <w:r>
              <w:rPr>
                <w:rFonts w:hint="default" w:ascii="Times New Roman" w:hAnsi="Times New Roman" w:cs="Times New Roman"/>
                <w:sz w:val="22"/>
                <w:szCs w:val="22"/>
              </w:rPr>
              <w:t>yxbz</w:t>
            </w:r>
          </w:p>
        </w:tc>
        <w:tc>
          <w:tcPr>
            <w:tcW w:w="1843" w:type="dxa"/>
            <w:noWrap w:val="0"/>
            <w:vAlign w:val="center"/>
          </w:tcPr>
          <w:p w14:paraId="394E6E93">
            <w:pPr>
              <w:rPr>
                <w:rFonts w:hint="default" w:ascii="Times New Roman" w:hAnsi="Times New Roman" w:cs="Times New Roman"/>
                <w:kern w:val="0"/>
                <w:szCs w:val="21"/>
              </w:rPr>
            </w:pPr>
            <w:r>
              <w:rPr>
                <w:rFonts w:hint="default" w:ascii="Times New Roman" w:hAnsi="Times New Roman" w:cs="Times New Roman"/>
              </w:rPr>
              <w:t>有效标志</w:t>
            </w:r>
          </w:p>
        </w:tc>
        <w:tc>
          <w:tcPr>
            <w:tcW w:w="1276" w:type="dxa"/>
            <w:noWrap w:val="0"/>
            <w:vAlign w:val="center"/>
          </w:tcPr>
          <w:p w14:paraId="6108B576">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2C78267D">
            <w:pPr>
              <w:jc w:val="center"/>
              <w:rPr>
                <w:rFonts w:hint="default" w:ascii="Times New Roman" w:hAnsi="Times New Roman" w:cs="Times New Roman"/>
                <w:kern w:val="0"/>
                <w:szCs w:val="21"/>
              </w:rPr>
            </w:pPr>
            <w:r>
              <w:rPr>
                <w:rFonts w:hint="default" w:ascii="Times New Roman" w:hAnsi="Times New Roman" w:cs="Times New Roman"/>
              </w:rPr>
              <w:t>1</w:t>
            </w:r>
          </w:p>
        </w:tc>
        <w:tc>
          <w:tcPr>
            <w:tcW w:w="708" w:type="dxa"/>
            <w:noWrap w:val="0"/>
            <w:vAlign w:val="center"/>
          </w:tcPr>
          <w:p w14:paraId="1C0AEC97">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DF1CA8A">
            <w:pPr>
              <w:widowControl/>
              <w:rPr>
                <w:rFonts w:hint="default" w:ascii="Times New Roman" w:hAnsi="Times New Roman" w:cs="Times New Roman"/>
                <w:kern w:val="0"/>
                <w:szCs w:val="21"/>
                <w:lang w:bidi="ar"/>
              </w:rPr>
            </w:pPr>
            <w:r>
              <w:rPr>
                <w:rFonts w:hint="default" w:ascii="Times New Roman" w:hAnsi="Times New Roman" w:cs="Times New Roman"/>
                <w:kern w:val="0"/>
                <w:szCs w:val="21"/>
                <w:lang w:bidi="ar"/>
              </w:rPr>
              <w:t>Y：有效</w:t>
            </w:r>
          </w:p>
          <w:p w14:paraId="604E51CF">
            <w:pPr>
              <w:rPr>
                <w:rFonts w:hint="default" w:ascii="Times New Roman" w:hAnsi="Times New Roman" w:cs="Times New Roman"/>
                <w:sz w:val="22"/>
                <w:szCs w:val="22"/>
              </w:rPr>
            </w:pPr>
            <w:r>
              <w:rPr>
                <w:rFonts w:hint="default" w:ascii="Times New Roman" w:hAnsi="Times New Roman" w:cs="Times New Roman"/>
                <w:kern w:val="0"/>
                <w:szCs w:val="21"/>
                <w:lang w:bidi="ar"/>
              </w:rPr>
              <w:t>N：无效</w:t>
            </w:r>
          </w:p>
        </w:tc>
      </w:tr>
      <w:tr w14:paraId="586D92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9F0900">
            <w:pPr>
              <w:keepNext w:val="0"/>
              <w:keepLines w:val="0"/>
              <w:widowControl/>
              <w:suppressLineNumbers w:val="0"/>
              <w:jc w:val="center"/>
              <w:textAlignment w:val="center"/>
              <w:rPr>
                <w:rFonts w:hint="default" w:ascii="Times New Roman" w:hAnsi="Times New Roman" w:cs="Times New Roman"/>
                <w:kern w:val="2"/>
                <w:sz w:val="21"/>
                <w:szCs w:val="21"/>
                <w:lang w:val="en-US" w:eastAsia="zh-CN" w:bidi="ar-SA"/>
              </w:rPr>
            </w:pPr>
            <w:bookmarkStart w:id="413" w:name="OLE_LINK87" w:colFirst="0" w:colLast="6"/>
            <w:bookmarkStart w:id="414" w:name="OLE_LINK3" w:colFirst="1" w:colLast="6"/>
            <w:r>
              <w:rPr>
                <w:rFonts w:hint="default" w:ascii="Times New Roman" w:hAnsi="Times New Roman" w:eastAsia="等线" w:cs="Times New Roman"/>
                <w:i w:val="0"/>
                <w:iCs w:val="0"/>
                <w:color w:val="000000"/>
                <w:kern w:val="0"/>
                <w:sz w:val="22"/>
                <w:szCs w:val="22"/>
                <w:u w:val="none"/>
                <w:lang w:val="en-US" w:eastAsia="zh-CN" w:bidi="ar"/>
              </w:rPr>
              <w:t>27</w:t>
            </w:r>
          </w:p>
        </w:tc>
        <w:tc>
          <w:tcPr>
            <w:tcW w:w="1701" w:type="dxa"/>
            <w:noWrap w:val="0"/>
            <w:vAlign w:val="center"/>
          </w:tcPr>
          <w:p w14:paraId="66712BEE">
            <w:pPr>
              <w:rPr>
                <w:rFonts w:hint="default" w:ascii="Times New Roman" w:hAnsi="Times New Roman" w:cs="Times New Roman"/>
                <w:kern w:val="2"/>
                <w:sz w:val="22"/>
                <w:szCs w:val="22"/>
                <w:lang w:val="en-US" w:eastAsia="zh-CN" w:bidi="ar-SA"/>
              </w:rPr>
            </w:pPr>
            <w:r>
              <w:rPr>
                <w:rFonts w:hint="default" w:ascii="Times New Roman" w:hAnsi="Times New Roman" w:cs="Times New Roman"/>
                <w:sz w:val="22"/>
                <w:szCs w:val="22"/>
              </w:rPr>
              <w:t>cezslxDm</w:t>
            </w:r>
          </w:p>
        </w:tc>
        <w:tc>
          <w:tcPr>
            <w:tcW w:w="1843" w:type="dxa"/>
            <w:noWrap w:val="0"/>
            <w:vAlign w:val="center"/>
          </w:tcPr>
          <w:p w14:paraId="019C736C">
            <w:pPr>
              <w:rPr>
                <w:rFonts w:hint="default" w:ascii="Times New Roman" w:hAnsi="Times New Roman" w:cs="Times New Roman"/>
                <w:kern w:val="2"/>
                <w:sz w:val="22"/>
                <w:szCs w:val="22"/>
                <w:lang w:val="en-US" w:eastAsia="zh-CN" w:bidi="ar-SA"/>
              </w:rPr>
            </w:pPr>
            <w:r>
              <w:rPr>
                <w:rFonts w:hint="default" w:ascii="Times New Roman" w:hAnsi="Times New Roman" w:cs="Times New Roman"/>
                <w:sz w:val="22"/>
                <w:szCs w:val="22"/>
              </w:rPr>
              <w:t>差额征税类型代码</w:t>
            </w:r>
          </w:p>
        </w:tc>
        <w:tc>
          <w:tcPr>
            <w:tcW w:w="1276" w:type="dxa"/>
            <w:noWrap w:val="0"/>
            <w:vAlign w:val="center"/>
          </w:tcPr>
          <w:p w14:paraId="25935217">
            <w:pPr>
              <w:pStyle w:val="23"/>
              <w:adjustRightInd w:val="0"/>
              <w:snapToGrid w:val="0"/>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varchar</w:t>
            </w:r>
          </w:p>
        </w:tc>
        <w:tc>
          <w:tcPr>
            <w:tcW w:w="709" w:type="dxa"/>
            <w:noWrap w:val="0"/>
            <w:vAlign w:val="center"/>
          </w:tcPr>
          <w:p w14:paraId="2628BC9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sz w:val="22"/>
                <w:szCs w:val="22"/>
              </w:rPr>
              <w:t>2</w:t>
            </w:r>
          </w:p>
        </w:tc>
        <w:tc>
          <w:tcPr>
            <w:tcW w:w="708" w:type="dxa"/>
            <w:noWrap w:val="0"/>
            <w:vAlign w:val="center"/>
          </w:tcPr>
          <w:p w14:paraId="3BC0714E">
            <w:pPr>
              <w:jc w:val="center"/>
              <w:rPr>
                <w:rFonts w:hint="default" w:ascii="Times New Roman" w:hAnsi="Times New Roman" w:cs="Times New Roman"/>
                <w:kern w:val="2"/>
                <w:sz w:val="22"/>
                <w:szCs w:val="22"/>
                <w:lang w:val="en-US" w:eastAsia="zh-CN" w:bidi="ar-SA"/>
              </w:rPr>
            </w:pPr>
            <w:r>
              <w:rPr>
                <w:rFonts w:hint="default" w:ascii="Times New Roman" w:hAnsi="Times New Roman" w:cs="Times New Roman"/>
                <w:sz w:val="22"/>
                <w:szCs w:val="22"/>
              </w:rPr>
              <w:t>否</w:t>
            </w:r>
          </w:p>
        </w:tc>
        <w:tc>
          <w:tcPr>
            <w:tcW w:w="1560" w:type="dxa"/>
            <w:noWrap w:val="0"/>
            <w:vAlign w:val="center"/>
          </w:tcPr>
          <w:p w14:paraId="6BD77C27">
            <w:pPr>
              <w:rPr>
                <w:rFonts w:hint="default" w:ascii="Times New Roman" w:hAnsi="Times New Roman" w:cs="Times New Roman"/>
                <w:sz w:val="22"/>
                <w:szCs w:val="22"/>
              </w:rPr>
            </w:pPr>
            <w:r>
              <w:rPr>
                <w:rFonts w:hint="default" w:ascii="Times New Roman" w:hAnsi="Times New Roman" w:cs="Times New Roman"/>
                <w:sz w:val="22"/>
                <w:szCs w:val="22"/>
              </w:rPr>
              <w:t>空：非差额发票</w:t>
            </w:r>
          </w:p>
          <w:p w14:paraId="6E56A0E9">
            <w:pPr>
              <w:rPr>
                <w:rFonts w:hint="default" w:ascii="Times New Roman" w:hAnsi="Times New Roman" w:cs="Times New Roman"/>
                <w:sz w:val="22"/>
                <w:szCs w:val="22"/>
              </w:rPr>
            </w:pPr>
            <w:r>
              <w:rPr>
                <w:rFonts w:hint="default" w:ascii="Times New Roman" w:hAnsi="Times New Roman" w:cs="Times New Roman"/>
                <w:sz w:val="22"/>
                <w:szCs w:val="22"/>
              </w:rPr>
              <w:t>01：全额开票</w:t>
            </w:r>
          </w:p>
          <w:p w14:paraId="1FD0BA23">
            <w:pPr>
              <w:widowControl/>
              <w:jc w:val="left"/>
              <w:rPr>
                <w:rFonts w:hint="default" w:ascii="Times New Roman" w:hAnsi="Times New Roman" w:cs="Times New Roman"/>
                <w:bCs/>
                <w:kern w:val="0"/>
                <w:sz w:val="21"/>
                <w:szCs w:val="21"/>
                <w:lang w:val="en-US" w:eastAsia="zh-CN" w:bidi="ar-SA"/>
              </w:rPr>
            </w:pPr>
            <w:r>
              <w:rPr>
                <w:rFonts w:hint="default" w:ascii="Times New Roman" w:hAnsi="Times New Roman" w:cs="Times New Roman"/>
                <w:sz w:val="22"/>
                <w:szCs w:val="22"/>
              </w:rPr>
              <w:t>02：差额开票</w:t>
            </w:r>
          </w:p>
        </w:tc>
      </w:tr>
      <w:bookmarkEnd w:id="413"/>
      <w:tr w14:paraId="2B0A75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8BC414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28</w:t>
            </w:r>
          </w:p>
        </w:tc>
        <w:tc>
          <w:tcPr>
            <w:tcW w:w="1701" w:type="dxa"/>
            <w:noWrap w:val="0"/>
            <w:vAlign w:val="center"/>
          </w:tcPr>
          <w:p w14:paraId="7CEB08B9">
            <w:pPr>
              <w:rPr>
                <w:rFonts w:hint="default" w:ascii="Times New Roman" w:hAnsi="Times New Roman" w:cs="Times New Roman"/>
                <w:sz w:val="22"/>
                <w:szCs w:val="22"/>
              </w:rPr>
            </w:pPr>
            <w:r>
              <w:rPr>
                <w:rFonts w:hint="default" w:ascii="Times New Roman" w:hAnsi="Times New Roman" w:cs="Times New Roman"/>
                <w:szCs w:val="21"/>
              </w:rPr>
              <w:t>lrrq</w:t>
            </w:r>
          </w:p>
        </w:tc>
        <w:tc>
          <w:tcPr>
            <w:tcW w:w="1843" w:type="dxa"/>
            <w:noWrap w:val="0"/>
            <w:vAlign w:val="center"/>
          </w:tcPr>
          <w:p w14:paraId="1C2D3D4F">
            <w:pPr>
              <w:rPr>
                <w:rFonts w:hint="default" w:ascii="Times New Roman" w:hAnsi="Times New Roman" w:cs="Times New Roman"/>
              </w:rPr>
            </w:pPr>
            <w:r>
              <w:rPr>
                <w:rFonts w:hint="default" w:ascii="Times New Roman" w:hAnsi="Times New Roman" w:cs="Times New Roman"/>
                <w:szCs w:val="21"/>
              </w:rPr>
              <w:t>录入日期</w:t>
            </w:r>
          </w:p>
        </w:tc>
        <w:tc>
          <w:tcPr>
            <w:tcW w:w="1276" w:type="dxa"/>
            <w:noWrap w:val="0"/>
            <w:vAlign w:val="center"/>
          </w:tcPr>
          <w:p w14:paraId="2E2F7E17">
            <w:pPr>
              <w:jc w:val="left"/>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top"/>
          </w:tcPr>
          <w:p w14:paraId="053DA0AA">
            <w:pPr>
              <w:rPr>
                <w:rFonts w:hint="default" w:ascii="Times New Roman" w:hAnsi="Times New Roman" w:cs="Times New Roman"/>
              </w:rPr>
            </w:pPr>
          </w:p>
        </w:tc>
        <w:tc>
          <w:tcPr>
            <w:tcW w:w="708" w:type="dxa"/>
            <w:noWrap w:val="0"/>
            <w:vAlign w:val="center"/>
          </w:tcPr>
          <w:p w14:paraId="0DCD92E1">
            <w:pPr>
              <w:jc w:val="center"/>
              <w:rPr>
                <w:rFonts w:hint="default" w:ascii="Times New Roman" w:hAnsi="Times New Roman" w:cs="Times New Roman"/>
                <w:sz w:val="22"/>
                <w:szCs w:val="22"/>
              </w:rPr>
            </w:pPr>
            <w:r>
              <w:rPr>
                <w:rFonts w:hint="default" w:ascii="Times New Roman" w:hAnsi="Times New Roman" w:cs="Times New Roman"/>
                <w:szCs w:val="21"/>
              </w:rPr>
              <w:t>是</w:t>
            </w:r>
          </w:p>
        </w:tc>
        <w:tc>
          <w:tcPr>
            <w:tcW w:w="1560" w:type="dxa"/>
            <w:noWrap w:val="0"/>
            <w:vAlign w:val="center"/>
          </w:tcPr>
          <w:p w14:paraId="5D943D06">
            <w:pPr>
              <w:rPr>
                <w:rFonts w:hint="default" w:ascii="Times New Roman" w:hAnsi="Times New Roman" w:cs="Times New Roman"/>
                <w:kern w:val="0"/>
                <w:szCs w:val="21"/>
                <w:lang w:bidi="ar"/>
              </w:rPr>
            </w:pPr>
            <w:r>
              <w:rPr>
                <w:rFonts w:hint="default" w:ascii="Times New Roman" w:hAnsi="Times New Roman" w:cs="Times New Roman"/>
                <w:sz w:val="22"/>
                <w:szCs w:val="22"/>
              </w:rPr>
              <w:t>yyyy-MM-dd HH:mm:ss</w:t>
            </w:r>
          </w:p>
        </w:tc>
      </w:tr>
      <w:bookmarkEnd w:id="414"/>
      <w:tr w14:paraId="79B5F07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44FAC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29</w:t>
            </w:r>
          </w:p>
        </w:tc>
        <w:tc>
          <w:tcPr>
            <w:tcW w:w="1701" w:type="dxa"/>
            <w:noWrap w:val="0"/>
            <w:vAlign w:val="center"/>
          </w:tcPr>
          <w:p w14:paraId="57F3956E">
            <w:pPr>
              <w:rPr>
                <w:rFonts w:hint="default" w:ascii="Times New Roman" w:hAnsi="Times New Roman" w:cs="Times New Roman"/>
                <w:szCs w:val="21"/>
              </w:rPr>
            </w:pPr>
            <w:r>
              <w:rPr>
                <w:rFonts w:hint="default" w:ascii="Times New Roman" w:hAnsi="Times New Roman" w:cs="Times New Roman"/>
                <w:szCs w:val="21"/>
              </w:rPr>
              <w:t>lzmxxh</w:t>
            </w:r>
          </w:p>
        </w:tc>
        <w:tc>
          <w:tcPr>
            <w:tcW w:w="1843" w:type="dxa"/>
            <w:noWrap w:val="0"/>
            <w:vAlign w:val="center"/>
          </w:tcPr>
          <w:p w14:paraId="57BAB42C">
            <w:pPr>
              <w:rPr>
                <w:rFonts w:hint="default" w:ascii="Times New Roman" w:hAnsi="Times New Roman" w:cs="Times New Roman"/>
              </w:rPr>
            </w:pPr>
            <w:r>
              <w:rPr>
                <w:rFonts w:hint="default" w:ascii="Times New Roman" w:hAnsi="Times New Roman" w:cs="Times New Roman"/>
                <w:kern w:val="0"/>
                <w:szCs w:val="21"/>
              </w:rPr>
              <w:t>蓝字发票明细序号</w:t>
            </w:r>
          </w:p>
        </w:tc>
        <w:tc>
          <w:tcPr>
            <w:tcW w:w="1276" w:type="dxa"/>
            <w:noWrap w:val="0"/>
            <w:vAlign w:val="center"/>
          </w:tcPr>
          <w:p w14:paraId="516B4D46">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58945443">
            <w:pPr>
              <w:jc w:val="center"/>
              <w:rPr>
                <w:rFonts w:hint="default" w:ascii="Times New Roman" w:hAnsi="Times New Roman" w:cs="Times New Roman"/>
                <w:sz w:val="22"/>
                <w:szCs w:val="22"/>
              </w:rPr>
            </w:pPr>
            <w:r>
              <w:rPr>
                <w:rFonts w:hint="default" w:ascii="Times New Roman" w:hAnsi="Times New Roman" w:cs="Times New Roman"/>
                <w:kern w:val="0"/>
                <w:szCs w:val="21"/>
              </w:rPr>
              <w:t>8</w:t>
            </w:r>
          </w:p>
        </w:tc>
        <w:tc>
          <w:tcPr>
            <w:tcW w:w="708" w:type="dxa"/>
            <w:noWrap w:val="0"/>
            <w:vAlign w:val="center"/>
          </w:tcPr>
          <w:p w14:paraId="683ED5D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211E310">
            <w:pPr>
              <w:rPr>
                <w:rFonts w:hint="default" w:ascii="Times New Roman" w:hAnsi="Times New Roman" w:cs="Times New Roman"/>
                <w:sz w:val="22"/>
                <w:szCs w:val="22"/>
              </w:rPr>
            </w:pPr>
          </w:p>
        </w:tc>
      </w:tr>
      <w:tr w14:paraId="2DB1C6F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945CAF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30</w:t>
            </w:r>
          </w:p>
        </w:tc>
        <w:tc>
          <w:tcPr>
            <w:tcW w:w="1701" w:type="dxa"/>
            <w:noWrap w:val="0"/>
            <w:vAlign w:val="center"/>
          </w:tcPr>
          <w:p w14:paraId="0B1370FA">
            <w:pPr>
              <w:rPr>
                <w:rFonts w:hint="default" w:ascii="Times New Roman" w:hAnsi="Times New Roman" w:cs="Times New Roman"/>
                <w:szCs w:val="21"/>
              </w:rPr>
            </w:pPr>
            <w:r>
              <w:rPr>
                <w:rFonts w:hint="default" w:ascii="Times New Roman" w:hAnsi="Times New Roman" w:cs="Times New Roman"/>
                <w:szCs w:val="21"/>
              </w:rPr>
              <w:t>xh</w:t>
            </w:r>
          </w:p>
        </w:tc>
        <w:tc>
          <w:tcPr>
            <w:tcW w:w="1843" w:type="dxa"/>
            <w:noWrap w:val="0"/>
            <w:vAlign w:val="center"/>
          </w:tcPr>
          <w:p w14:paraId="2EDD8C7C">
            <w:pPr>
              <w:rPr>
                <w:rFonts w:hint="default" w:ascii="Times New Roman" w:hAnsi="Times New Roman" w:cs="Times New Roman"/>
              </w:rPr>
            </w:pPr>
            <w:r>
              <w:rPr>
                <w:rFonts w:hint="default" w:ascii="Times New Roman" w:hAnsi="Times New Roman" w:cs="Times New Roman"/>
                <w:kern w:val="0"/>
                <w:szCs w:val="21"/>
              </w:rPr>
              <w:t>序号</w:t>
            </w:r>
          </w:p>
        </w:tc>
        <w:tc>
          <w:tcPr>
            <w:tcW w:w="1276" w:type="dxa"/>
            <w:noWrap w:val="0"/>
            <w:vAlign w:val="top"/>
          </w:tcPr>
          <w:p w14:paraId="4E7B80E6">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24E5DB83">
            <w:pPr>
              <w:jc w:val="center"/>
              <w:rPr>
                <w:rFonts w:hint="default" w:ascii="Times New Roman" w:hAnsi="Times New Roman" w:cs="Times New Roman"/>
                <w:sz w:val="22"/>
                <w:szCs w:val="22"/>
              </w:rPr>
            </w:pPr>
            <w:r>
              <w:rPr>
                <w:rFonts w:hint="default" w:ascii="Times New Roman" w:hAnsi="Times New Roman" w:cs="Times New Roman"/>
                <w:kern w:val="0"/>
                <w:szCs w:val="21"/>
              </w:rPr>
              <w:t>8</w:t>
            </w:r>
          </w:p>
        </w:tc>
        <w:tc>
          <w:tcPr>
            <w:tcW w:w="708" w:type="dxa"/>
            <w:noWrap w:val="0"/>
            <w:vAlign w:val="center"/>
          </w:tcPr>
          <w:p w14:paraId="4C0363CF">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236B28A6">
            <w:pPr>
              <w:rPr>
                <w:rFonts w:hint="default" w:ascii="Times New Roman" w:hAnsi="Times New Roman" w:cs="Times New Roman"/>
                <w:sz w:val="22"/>
                <w:szCs w:val="22"/>
              </w:rPr>
            </w:pPr>
          </w:p>
        </w:tc>
      </w:tr>
      <w:tr w14:paraId="58E4E29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E99FF9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31</w:t>
            </w:r>
          </w:p>
        </w:tc>
        <w:tc>
          <w:tcPr>
            <w:tcW w:w="1701" w:type="dxa"/>
            <w:noWrap w:val="0"/>
            <w:vAlign w:val="center"/>
          </w:tcPr>
          <w:p w14:paraId="7934BC01">
            <w:pPr>
              <w:rPr>
                <w:rFonts w:hint="default" w:ascii="Times New Roman" w:hAnsi="Times New Roman" w:cs="Times New Roman"/>
                <w:szCs w:val="21"/>
              </w:rPr>
            </w:pPr>
            <w:r>
              <w:rPr>
                <w:rFonts w:hint="default" w:ascii="Times New Roman" w:hAnsi="Times New Roman" w:cs="Times New Roman"/>
                <w:szCs w:val="21"/>
              </w:rPr>
              <w:t>sphfwssflhbbm</w:t>
            </w:r>
          </w:p>
        </w:tc>
        <w:tc>
          <w:tcPr>
            <w:tcW w:w="1843" w:type="dxa"/>
            <w:noWrap w:val="0"/>
            <w:vAlign w:val="center"/>
          </w:tcPr>
          <w:p w14:paraId="77F898F8">
            <w:pPr>
              <w:rPr>
                <w:rFonts w:hint="default" w:ascii="Times New Roman" w:hAnsi="Times New Roman" w:cs="Times New Roman"/>
              </w:rPr>
            </w:pPr>
            <w:r>
              <w:rPr>
                <w:rFonts w:hint="default" w:ascii="Times New Roman" w:hAnsi="Times New Roman" w:cs="Times New Roman"/>
                <w:kern w:val="0"/>
                <w:szCs w:val="21"/>
              </w:rPr>
              <w:t>商品和服务税收分类合并编码</w:t>
            </w:r>
          </w:p>
        </w:tc>
        <w:tc>
          <w:tcPr>
            <w:tcW w:w="1276" w:type="dxa"/>
            <w:noWrap w:val="0"/>
            <w:vAlign w:val="top"/>
          </w:tcPr>
          <w:p w14:paraId="3C4F7817">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1C5299F5">
            <w:pPr>
              <w:jc w:val="center"/>
              <w:rPr>
                <w:rFonts w:hint="default" w:ascii="Times New Roman" w:hAnsi="Times New Roman" w:cs="Times New Roman"/>
                <w:sz w:val="22"/>
                <w:szCs w:val="22"/>
              </w:rPr>
            </w:pPr>
            <w:r>
              <w:rPr>
                <w:rFonts w:hint="default" w:ascii="Times New Roman" w:hAnsi="Times New Roman" w:cs="Times New Roman"/>
                <w:kern w:val="0"/>
                <w:szCs w:val="21"/>
              </w:rPr>
              <w:t>19</w:t>
            </w:r>
          </w:p>
        </w:tc>
        <w:tc>
          <w:tcPr>
            <w:tcW w:w="708" w:type="dxa"/>
            <w:noWrap w:val="0"/>
            <w:vAlign w:val="center"/>
          </w:tcPr>
          <w:p w14:paraId="1CEFBC1F">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0268CDF9">
            <w:pPr>
              <w:rPr>
                <w:rFonts w:hint="default" w:ascii="Times New Roman" w:hAnsi="Times New Roman" w:cs="Times New Roman"/>
                <w:sz w:val="22"/>
                <w:szCs w:val="22"/>
              </w:rPr>
            </w:pPr>
          </w:p>
        </w:tc>
      </w:tr>
      <w:tr w14:paraId="75FFB0D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0E8B6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32</w:t>
            </w:r>
          </w:p>
        </w:tc>
        <w:tc>
          <w:tcPr>
            <w:tcW w:w="1701" w:type="dxa"/>
            <w:noWrap w:val="0"/>
            <w:vAlign w:val="center"/>
          </w:tcPr>
          <w:p w14:paraId="546E69B0">
            <w:pPr>
              <w:rPr>
                <w:rFonts w:hint="default" w:ascii="Times New Roman" w:hAnsi="Times New Roman" w:cs="Times New Roman"/>
                <w:szCs w:val="21"/>
              </w:rPr>
            </w:pPr>
            <w:r>
              <w:rPr>
                <w:rFonts w:hint="default" w:ascii="Times New Roman" w:hAnsi="Times New Roman" w:cs="Times New Roman"/>
                <w:szCs w:val="21"/>
              </w:rPr>
              <w:t>hwhyslwfwmc</w:t>
            </w:r>
          </w:p>
        </w:tc>
        <w:tc>
          <w:tcPr>
            <w:tcW w:w="1843" w:type="dxa"/>
            <w:noWrap w:val="0"/>
            <w:vAlign w:val="center"/>
          </w:tcPr>
          <w:p w14:paraId="051ED9F2">
            <w:pPr>
              <w:rPr>
                <w:rFonts w:hint="default" w:ascii="Times New Roman" w:hAnsi="Times New Roman" w:cs="Times New Roman"/>
              </w:rPr>
            </w:pPr>
            <w:r>
              <w:rPr>
                <w:rFonts w:hint="default" w:ascii="Times New Roman" w:hAnsi="Times New Roman" w:cs="Times New Roman"/>
                <w:kern w:val="0"/>
                <w:szCs w:val="21"/>
              </w:rPr>
              <w:t>货物或应税劳务、服务名称</w:t>
            </w:r>
          </w:p>
        </w:tc>
        <w:tc>
          <w:tcPr>
            <w:tcW w:w="1276" w:type="dxa"/>
            <w:noWrap w:val="0"/>
            <w:vAlign w:val="top"/>
          </w:tcPr>
          <w:p w14:paraId="26E85FF8">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E6EA4D3">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48CAEADB">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6C63D872">
            <w:pPr>
              <w:rPr>
                <w:rFonts w:hint="default" w:ascii="Times New Roman" w:hAnsi="Times New Roman" w:cs="Times New Roman"/>
                <w:sz w:val="22"/>
                <w:szCs w:val="22"/>
              </w:rPr>
            </w:pPr>
          </w:p>
        </w:tc>
      </w:tr>
      <w:tr w14:paraId="056C37C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D6B9B0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33</w:t>
            </w:r>
          </w:p>
        </w:tc>
        <w:tc>
          <w:tcPr>
            <w:tcW w:w="1701" w:type="dxa"/>
            <w:noWrap w:val="0"/>
            <w:vAlign w:val="center"/>
          </w:tcPr>
          <w:p w14:paraId="150EB81F">
            <w:pPr>
              <w:rPr>
                <w:rFonts w:hint="default" w:ascii="Times New Roman" w:hAnsi="Times New Roman" w:cs="Times New Roman"/>
                <w:szCs w:val="21"/>
              </w:rPr>
            </w:pPr>
            <w:r>
              <w:rPr>
                <w:rFonts w:hint="default" w:ascii="Times New Roman" w:hAnsi="Times New Roman" w:cs="Times New Roman"/>
                <w:szCs w:val="21"/>
              </w:rPr>
              <w:t>spfwjc</w:t>
            </w:r>
          </w:p>
        </w:tc>
        <w:tc>
          <w:tcPr>
            <w:tcW w:w="1843" w:type="dxa"/>
            <w:noWrap w:val="0"/>
            <w:vAlign w:val="center"/>
          </w:tcPr>
          <w:p w14:paraId="293BD400">
            <w:pPr>
              <w:rPr>
                <w:rFonts w:hint="default" w:ascii="Times New Roman" w:hAnsi="Times New Roman" w:cs="Times New Roman"/>
              </w:rPr>
            </w:pPr>
            <w:r>
              <w:rPr>
                <w:rFonts w:hint="default" w:ascii="Times New Roman" w:hAnsi="Times New Roman" w:cs="Times New Roman"/>
                <w:kern w:val="0"/>
                <w:szCs w:val="21"/>
              </w:rPr>
              <w:t>商品服务简称</w:t>
            </w:r>
          </w:p>
        </w:tc>
        <w:tc>
          <w:tcPr>
            <w:tcW w:w="1276" w:type="dxa"/>
            <w:noWrap w:val="0"/>
            <w:vAlign w:val="top"/>
          </w:tcPr>
          <w:p w14:paraId="01E2C478">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E706AD0">
            <w:pPr>
              <w:jc w:val="center"/>
              <w:rPr>
                <w:rFonts w:hint="default" w:ascii="Times New Roman" w:hAnsi="Times New Roman" w:cs="Times New Roman"/>
                <w:sz w:val="22"/>
                <w:szCs w:val="22"/>
              </w:rPr>
            </w:pPr>
            <w:r>
              <w:rPr>
                <w:rFonts w:hint="default" w:ascii="Times New Roman" w:hAnsi="Times New Roman" w:cs="Times New Roman"/>
                <w:kern w:val="0"/>
                <w:szCs w:val="21"/>
              </w:rPr>
              <w:t>120</w:t>
            </w:r>
          </w:p>
        </w:tc>
        <w:tc>
          <w:tcPr>
            <w:tcW w:w="708" w:type="dxa"/>
            <w:noWrap w:val="0"/>
            <w:vAlign w:val="center"/>
          </w:tcPr>
          <w:p w14:paraId="1A1DDD8E">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7A383DD6">
            <w:pPr>
              <w:rPr>
                <w:rFonts w:hint="default" w:ascii="Times New Roman" w:hAnsi="Times New Roman" w:cs="Times New Roman"/>
                <w:sz w:val="22"/>
                <w:szCs w:val="22"/>
              </w:rPr>
            </w:pPr>
          </w:p>
        </w:tc>
      </w:tr>
      <w:tr w14:paraId="7419B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AAFC82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34</w:t>
            </w:r>
          </w:p>
        </w:tc>
        <w:tc>
          <w:tcPr>
            <w:tcW w:w="1701" w:type="dxa"/>
            <w:noWrap w:val="0"/>
            <w:vAlign w:val="center"/>
          </w:tcPr>
          <w:p w14:paraId="25C4FE0D">
            <w:pPr>
              <w:rPr>
                <w:rFonts w:hint="default" w:ascii="Times New Roman" w:hAnsi="Times New Roman" w:cs="Times New Roman"/>
                <w:szCs w:val="21"/>
              </w:rPr>
            </w:pPr>
            <w:r>
              <w:rPr>
                <w:rFonts w:hint="default" w:ascii="Times New Roman" w:hAnsi="Times New Roman" w:cs="Times New Roman"/>
                <w:szCs w:val="21"/>
              </w:rPr>
              <w:t>xmmc</w:t>
            </w:r>
          </w:p>
        </w:tc>
        <w:tc>
          <w:tcPr>
            <w:tcW w:w="1843" w:type="dxa"/>
            <w:noWrap w:val="0"/>
            <w:vAlign w:val="center"/>
          </w:tcPr>
          <w:p w14:paraId="2C3F203A">
            <w:pPr>
              <w:rPr>
                <w:rFonts w:hint="default" w:ascii="Times New Roman" w:hAnsi="Times New Roman" w:cs="Times New Roman"/>
              </w:rPr>
            </w:pPr>
            <w:r>
              <w:rPr>
                <w:rFonts w:hint="default" w:ascii="Times New Roman" w:hAnsi="Times New Roman" w:cs="Times New Roman"/>
                <w:kern w:val="0"/>
                <w:szCs w:val="21"/>
              </w:rPr>
              <w:t>项目名称</w:t>
            </w:r>
          </w:p>
        </w:tc>
        <w:tc>
          <w:tcPr>
            <w:tcW w:w="1276" w:type="dxa"/>
            <w:noWrap w:val="0"/>
            <w:vAlign w:val="top"/>
          </w:tcPr>
          <w:p w14:paraId="2B5BAE8F">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FD5D433">
            <w:pPr>
              <w:jc w:val="center"/>
              <w:rPr>
                <w:rFonts w:hint="default" w:ascii="Times New Roman" w:hAnsi="Times New Roman" w:cs="Times New Roman"/>
                <w:sz w:val="22"/>
                <w:szCs w:val="22"/>
              </w:rPr>
            </w:pPr>
            <w:r>
              <w:rPr>
                <w:rFonts w:hint="default" w:ascii="Times New Roman" w:hAnsi="Times New Roman" w:cs="Times New Roman"/>
                <w:kern w:val="0"/>
                <w:szCs w:val="21"/>
              </w:rPr>
              <w:t>600</w:t>
            </w:r>
          </w:p>
        </w:tc>
        <w:tc>
          <w:tcPr>
            <w:tcW w:w="708" w:type="dxa"/>
            <w:noWrap w:val="0"/>
            <w:vAlign w:val="center"/>
          </w:tcPr>
          <w:p w14:paraId="4F4DD864">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5E23B81E">
            <w:pPr>
              <w:rPr>
                <w:rFonts w:hint="default" w:ascii="Times New Roman" w:hAnsi="Times New Roman" w:cs="Times New Roman"/>
                <w:sz w:val="22"/>
                <w:szCs w:val="22"/>
              </w:rPr>
            </w:pPr>
          </w:p>
        </w:tc>
      </w:tr>
      <w:tr w14:paraId="2B5F7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2F9414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35</w:t>
            </w:r>
          </w:p>
        </w:tc>
        <w:tc>
          <w:tcPr>
            <w:tcW w:w="1701" w:type="dxa"/>
            <w:noWrap w:val="0"/>
            <w:vAlign w:val="center"/>
          </w:tcPr>
          <w:p w14:paraId="5F8C3F7F">
            <w:pPr>
              <w:rPr>
                <w:rFonts w:hint="default" w:ascii="Times New Roman" w:hAnsi="Times New Roman" w:cs="Times New Roman"/>
                <w:szCs w:val="21"/>
              </w:rPr>
            </w:pPr>
            <w:r>
              <w:rPr>
                <w:rFonts w:hint="default" w:ascii="Times New Roman" w:hAnsi="Times New Roman" w:cs="Times New Roman"/>
                <w:szCs w:val="21"/>
              </w:rPr>
              <w:t>ggxh</w:t>
            </w:r>
          </w:p>
        </w:tc>
        <w:tc>
          <w:tcPr>
            <w:tcW w:w="1843" w:type="dxa"/>
            <w:noWrap w:val="0"/>
            <w:vAlign w:val="center"/>
          </w:tcPr>
          <w:p w14:paraId="3C7C75FE">
            <w:pPr>
              <w:rPr>
                <w:rFonts w:hint="default" w:ascii="Times New Roman" w:hAnsi="Times New Roman" w:cs="Times New Roman"/>
              </w:rPr>
            </w:pPr>
            <w:r>
              <w:rPr>
                <w:rFonts w:hint="default" w:ascii="Times New Roman" w:hAnsi="Times New Roman" w:cs="Times New Roman"/>
                <w:kern w:val="0"/>
                <w:szCs w:val="21"/>
              </w:rPr>
              <w:t>规格型号</w:t>
            </w:r>
          </w:p>
        </w:tc>
        <w:tc>
          <w:tcPr>
            <w:tcW w:w="1276" w:type="dxa"/>
            <w:noWrap w:val="0"/>
            <w:vAlign w:val="top"/>
          </w:tcPr>
          <w:p w14:paraId="6E57064D">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A2605BF">
            <w:pPr>
              <w:jc w:val="center"/>
              <w:rPr>
                <w:rFonts w:hint="default" w:ascii="Times New Roman" w:hAnsi="Times New Roman" w:cs="Times New Roman"/>
                <w:sz w:val="22"/>
                <w:szCs w:val="22"/>
              </w:rPr>
            </w:pPr>
            <w:r>
              <w:rPr>
                <w:rFonts w:hint="default" w:ascii="Times New Roman" w:hAnsi="Times New Roman" w:cs="Times New Roman"/>
                <w:kern w:val="0"/>
                <w:szCs w:val="21"/>
              </w:rPr>
              <w:t>150</w:t>
            </w:r>
          </w:p>
        </w:tc>
        <w:tc>
          <w:tcPr>
            <w:tcW w:w="708" w:type="dxa"/>
            <w:noWrap w:val="0"/>
            <w:vAlign w:val="center"/>
          </w:tcPr>
          <w:p w14:paraId="5B0482A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8DCCAA7">
            <w:pPr>
              <w:rPr>
                <w:rFonts w:hint="default" w:ascii="Times New Roman" w:hAnsi="Times New Roman" w:cs="Times New Roman"/>
                <w:sz w:val="22"/>
                <w:szCs w:val="22"/>
              </w:rPr>
            </w:pPr>
          </w:p>
        </w:tc>
      </w:tr>
      <w:tr w14:paraId="74C008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D9575D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36</w:t>
            </w:r>
          </w:p>
        </w:tc>
        <w:tc>
          <w:tcPr>
            <w:tcW w:w="1701" w:type="dxa"/>
            <w:noWrap w:val="0"/>
            <w:vAlign w:val="center"/>
          </w:tcPr>
          <w:p w14:paraId="037FC465">
            <w:pPr>
              <w:rPr>
                <w:rFonts w:hint="default" w:ascii="Times New Roman" w:hAnsi="Times New Roman" w:cs="Times New Roman"/>
                <w:szCs w:val="21"/>
              </w:rPr>
            </w:pPr>
            <w:r>
              <w:rPr>
                <w:rFonts w:hint="default" w:ascii="Times New Roman" w:hAnsi="Times New Roman" w:cs="Times New Roman"/>
                <w:szCs w:val="21"/>
              </w:rPr>
              <w:t>dw</w:t>
            </w:r>
          </w:p>
        </w:tc>
        <w:tc>
          <w:tcPr>
            <w:tcW w:w="1843" w:type="dxa"/>
            <w:noWrap w:val="0"/>
            <w:vAlign w:val="center"/>
          </w:tcPr>
          <w:p w14:paraId="1E037CF7">
            <w:pPr>
              <w:rPr>
                <w:rFonts w:hint="default" w:ascii="Times New Roman" w:hAnsi="Times New Roman" w:cs="Times New Roman"/>
              </w:rPr>
            </w:pPr>
            <w:r>
              <w:rPr>
                <w:rFonts w:hint="default" w:ascii="Times New Roman" w:hAnsi="Times New Roman" w:cs="Times New Roman"/>
                <w:kern w:val="0"/>
                <w:szCs w:val="21"/>
              </w:rPr>
              <w:t>单位</w:t>
            </w:r>
          </w:p>
        </w:tc>
        <w:tc>
          <w:tcPr>
            <w:tcW w:w="1276" w:type="dxa"/>
            <w:noWrap w:val="0"/>
            <w:vAlign w:val="top"/>
          </w:tcPr>
          <w:p w14:paraId="331B9EEE">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50CD473">
            <w:pPr>
              <w:jc w:val="center"/>
              <w:rPr>
                <w:rFonts w:hint="default" w:ascii="Times New Roman" w:hAnsi="Times New Roman" w:cs="Times New Roman"/>
                <w:sz w:val="22"/>
                <w:szCs w:val="22"/>
              </w:rPr>
            </w:pPr>
            <w:r>
              <w:rPr>
                <w:rFonts w:hint="default" w:ascii="Times New Roman" w:hAnsi="Times New Roman" w:cs="Times New Roman"/>
                <w:kern w:val="0"/>
                <w:szCs w:val="21"/>
              </w:rPr>
              <w:t>300</w:t>
            </w:r>
          </w:p>
        </w:tc>
        <w:tc>
          <w:tcPr>
            <w:tcW w:w="708" w:type="dxa"/>
            <w:noWrap w:val="0"/>
            <w:vAlign w:val="center"/>
          </w:tcPr>
          <w:p w14:paraId="3AB1C65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C969320">
            <w:pPr>
              <w:rPr>
                <w:rFonts w:hint="default" w:ascii="Times New Roman" w:hAnsi="Times New Roman" w:cs="Times New Roman"/>
                <w:sz w:val="22"/>
                <w:szCs w:val="22"/>
              </w:rPr>
            </w:pPr>
          </w:p>
        </w:tc>
      </w:tr>
      <w:tr w14:paraId="5B8774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923C8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37</w:t>
            </w:r>
          </w:p>
        </w:tc>
        <w:tc>
          <w:tcPr>
            <w:tcW w:w="1701" w:type="dxa"/>
            <w:noWrap w:val="0"/>
            <w:vAlign w:val="center"/>
          </w:tcPr>
          <w:p w14:paraId="56BE946F">
            <w:pPr>
              <w:rPr>
                <w:rFonts w:hint="default" w:ascii="Times New Roman" w:hAnsi="Times New Roman" w:cs="Times New Roman"/>
                <w:szCs w:val="21"/>
              </w:rPr>
            </w:pPr>
            <w:r>
              <w:rPr>
                <w:rFonts w:hint="default" w:ascii="Times New Roman" w:hAnsi="Times New Roman" w:cs="Times New Roman"/>
                <w:szCs w:val="21"/>
              </w:rPr>
              <w:t>fpspdj</w:t>
            </w:r>
          </w:p>
        </w:tc>
        <w:tc>
          <w:tcPr>
            <w:tcW w:w="1843" w:type="dxa"/>
            <w:noWrap w:val="0"/>
            <w:vAlign w:val="center"/>
          </w:tcPr>
          <w:p w14:paraId="3B844454">
            <w:pPr>
              <w:rPr>
                <w:rFonts w:hint="default" w:ascii="Times New Roman" w:hAnsi="Times New Roman" w:cs="Times New Roman"/>
              </w:rPr>
            </w:pPr>
            <w:r>
              <w:rPr>
                <w:rFonts w:hint="default" w:ascii="Times New Roman" w:hAnsi="Times New Roman" w:cs="Times New Roman"/>
                <w:kern w:val="0"/>
                <w:szCs w:val="21"/>
              </w:rPr>
              <w:t>单价</w:t>
            </w:r>
          </w:p>
        </w:tc>
        <w:tc>
          <w:tcPr>
            <w:tcW w:w="1276" w:type="dxa"/>
            <w:noWrap w:val="0"/>
            <w:vAlign w:val="top"/>
          </w:tcPr>
          <w:p w14:paraId="60E71454">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3F74E11E">
            <w:pPr>
              <w:jc w:val="center"/>
              <w:rPr>
                <w:rFonts w:hint="default" w:ascii="Times New Roman" w:hAnsi="Times New Roman" w:cs="Times New Roman"/>
                <w:sz w:val="22"/>
                <w:szCs w:val="22"/>
              </w:rPr>
            </w:pPr>
            <w:r>
              <w:rPr>
                <w:rFonts w:hint="default" w:ascii="Times New Roman" w:hAnsi="Times New Roman" w:cs="Times New Roman"/>
                <w:kern w:val="0"/>
                <w:szCs w:val="21"/>
              </w:rPr>
              <w:t>25</w:t>
            </w:r>
          </w:p>
        </w:tc>
        <w:tc>
          <w:tcPr>
            <w:tcW w:w="708" w:type="dxa"/>
            <w:noWrap w:val="0"/>
            <w:vAlign w:val="center"/>
          </w:tcPr>
          <w:p w14:paraId="160DE1E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16A5F07">
            <w:pPr>
              <w:rPr>
                <w:rFonts w:hint="default" w:ascii="Times New Roman" w:hAnsi="Times New Roman" w:cs="Times New Roman"/>
                <w:sz w:val="22"/>
                <w:szCs w:val="22"/>
              </w:rPr>
            </w:pPr>
            <w:r>
              <w:rPr>
                <w:rFonts w:hint="default" w:ascii="Times New Roman" w:hAnsi="Times New Roman" w:cs="Times New Roman"/>
                <w:sz w:val="22"/>
                <w:szCs w:val="22"/>
              </w:rPr>
              <w:t>如“数量”栏次非空，则本栏次必须非空</w:t>
            </w:r>
          </w:p>
        </w:tc>
      </w:tr>
      <w:tr w14:paraId="20D90A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A2F6A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38</w:t>
            </w:r>
          </w:p>
        </w:tc>
        <w:tc>
          <w:tcPr>
            <w:tcW w:w="1701" w:type="dxa"/>
            <w:noWrap w:val="0"/>
            <w:vAlign w:val="center"/>
          </w:tcPr>
          <w:p w14:paraId="200C7591">
            <w:pPr>
              <w:rPr>
                <w:rFonts w:hint="default" w:ascii="Times New Roman" w:hAnsi="Times New Roman" w:cs="Times New Roman"/>
                <w:szCs w:val="21"/>
              </w:rPr>
            </w:pPr>
            <w:r>
              <w:rPr>
                <w:rFonts w:hint="default" w:ascii="Times New Roman" w:hAnsi="Times New Roman" w:cs="Times New Roman"/>
                <w:szCs w:val="21"/>
              </w:rPr>
              <w:t>fpspsl</w:t>
            </w:r>
          </w:p>
        </w:tc>
        <w:tc>
          <w:tcPr>
            <w:tcW w:w="1843" w:type="dxa"/>
            <w:noWrap w:val="0"/>
            <w:vAlign w:val="center"/>
          </w:tcPr>
          <w:p w14:paraId="2BDD50A0">
            <w:pPr>
              <w:rPr>
                <w:rFonts w:hint="default" w:ascii="Times New Roman" w:hAnsi="Times New Roman" w:cs="Times New Roman"/>
              </w:rPr>
            </w:pPr>
            <w:r>
              <w:rPr>
                <w:rFonts w:hint="default" w:ascii="Times New Roman" w:hAnsi="Times New Roman" w:cs="Times New Roman"/>
                <w:kern w:val="0"/>
                <w:szCs w:val="21"/>
              </w:rPr>
              <w:t>数量</w:t>
            </w:r>
          </w:p>
        </w:tc>
        <w:tc>
          <w:tcPr>
            <w:tcW w:w="1276" w:type="dxa"/>
            <w:noWrap w:val="0"/>
            <w:vAlign w:val="top"/>
          </w:tcPr>
          <w:p w14:paraId="127EF78F">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32BD2A2">
            <w:pPr>
              <w:jc w:val="center"/>
              <w:rPr>
                <w:rFonts w:hint="default" w:ascii="Times New Roman" w:hAnsi="Times New Roman" w:cs="Times New Roman"/>
                <w:sz w:val="22"/>
                <w:szCs w:val="22"/>
              </w:rPr>
            </w:pPr>
            <w:r>
              <w:rPr>
                <w:rFonts w:hint="default" w:ascii="Times New Roman" w:hAnsi="Times New Roman" w:cs="Times New Roman"/>
                <w:kern w:val="0"/>
                <w:szCs w:val="21"/>
              </w:rPr>
              <w:t>25</w:t>
            </w:r>
          </w:p>
        </w:tc>
        <w:tc>
          <w:tcPr>
            <w:tcW w:w="708" w:type="dxa"/>
            <w:noWrap w:val="0"/>
            <w:vAlign w:val="center"/>
          </w:tcPr>
          <w:p w14:paraId="018F6A7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565EE91">
            <w:pPr>
              <w:rPr>
                <w:rFonts w:hint="default" w:ascii="Times New Roman" w:hAnsi="Times New Roman" w:cs="Times New Roman"/>
                <w:sz w:val="22"/>
                <w:szCs w:val="22"/>
              </w:rPr>
            </w:pPr>
            <w:r>
              <w:rPr>
                <w:rFonts w:hint="default" w:ascii="Times New Roman" w:hAnsi="Times New Roman" w:cs="Times New Roman"/>
                <w:sz w:val="22"/>
                <w:szCs w:val="22"/>
              </w:rPr>
              <w:t>如“单价”栏次非空，则本栏次必须非空</w:t>
            </w:r>
          </w:p>
        </w:tc>
      </w:tr>
      <w:tr w14:paraId="0934E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E5D4A8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39</w:t>
            </w:r>
          </w:p>
        </w:tc>
        <w:tc>
          <w:tcPr>
            <w:tcW w:w="1701" w:type="dxa"/>
            <w:noWrap w:val="0"/>
            <w:vAlign w:val="center"/>
          </w:tcPr>
          <w:p w14:paraId="35E293AE">
            <w:pPr>
              <w:rPr>
                <w:rFonts w:hint="default" w:ascii="Times New Roman" w:hAnsi="Times New Roman" w:cs="Times New Roman"/>
                <w:sz w:val="22"/>
                <w:szCs w:val="22"/>
              </w:rPr>
            </w:pPr>
            <w:r>
              <w:rPr>
                <w:rFonts w:hint="default" w:ascii="Times New Roman" w:hAnsi="Times New Roman" w:cs="Times New Roman"/>
                <w:kern w:val="0"/>
                <w:szCs w:val="21"/>
              </w:rPr>
              <w:t>je</w:t>
            </w:r>
          </w:p>
        </w:tc>
        <w:tc>
          <w:tcPr>
            <w:tcW w:w="1843" w:type="dxa"/>
            <w:noWrap w:val="0"/>
            <w:vAlign w:val="center"/>
          </w:tcPr>
          <w:p w14:paraId="70DE4B60">
            <w:pPr>
              <w:rPr>
                <w:rFonts w:hint="default" w:ascii="Times New Roman" w:hAnsi="Times New Roman" w:cs="Times New Roman"/>
              </w:rPr>
            </w:pPr>
            <w:r>
              <w:rPr>
                <w:rFonts w:hint="default" w:ascii="Times New Roman" w:hAnsi="Times New Roman" w:cs="Times New Roman"/>
                <w:kern w:val="0"/>
                <w:szCs w:val="21"/>
              </w:rPr>
              <w:t>金额</w:t>
            </w:r>
          </w:p>
        </w:tc>
        <w:tc>
          <w:tcPr>
            <w:tcW w:w="1276" w:type="dxa"/>
            <w:noWrap w:val="0"/>
            <w:vAlign w:val="top"/>
          </w:tcPr>
          <w:p w14:paraId="16775E8C">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AE0368B">
            <w:pPr>
              <w:jc w:val="center"/>
              <w:rPr>
                <w:rFonts w:hint="default" w:ascii="Times New Roman" w:hAnsi="Times New Roman" w:cs="Times New Roman"/>
                <w:sz w:val="22"/>
                <w:szCs w:val="22"/>
              </w:rPr>
            </w:pPr>
            <w:r>
              <w:rPr>
                <w:rFonts w:hint="default" w:ascii="Times New Roman" w:hAnsi="Times New Roman" w:cs="Times New Roman"/>
                <w:kern w:val="0"/>
                <w:szCs w:val="21"/>
              </w:rPr>
              <w:t>18,2</w:t>
            </w:r>
          </w:p>
        </w:tc>
        <w:tc>
          <w:tcPr>
            <w:tcW w:w="708" w:type="dxa"/>
            <w:noWrap w:val="0"/>
            <w:vAlign w:val="center"/>
          </w:tcPr>
          <w:p w14:paraId="1EF9B89F">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3D27741B">
            <w:pPr>
              <w:rPr>
                <w:rFonts w:hint="default" w:ascii="Times New Roman" w:hAnsi="Times New Roman" w:cs="Times New Roman"/>
                <w:sz w:val="22"/>
                <w:szCs w:val="22"/>
              </w:rPr>
            </w:pPr>
          </w:p>
        </w:tc>
      </w:tr>
      <w:tr w14:paraId="3E44DAB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E5B61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40</w:t>
            </w:r>
          </w:p>
        </w:tc>
        <w:tc>
          <w:tcPr>
            <w:tcW w:w="1701" w:type="dxa"/>
            <w:noWrap w:val="0"/>
            <w:vAlign w:val="center"/>
          </w:tcPr>
          <w:p w14:paraId="4AC71E63">
            <w:pPr>
              <w:rPr>
                <w:rFonts w:hint="default" w:ascii="Times New Roman" w:hAnsi="Times New Roman" w:cs="Times New Roman"/>
                <w:sz w:val="22"/>
                <w:szCs w:val="22"/>
              </w:rPr>
            </w:pPr>
            <w:r>
              <w:rPr>
                <w:rFonts w:hint="default" w:ascii="Times New Roman" w:hAnsi="Times New Roman" w:cs="Times New Roman"/>
                <w:kern w:val="0"/>
                <w:szCs w:val="21"/>
              </w:rPr>
              <w:t>sl1</w:t>
            </w:r>
          </w:p>
        </w:tc>
        <w:tc>
          <w:tcPr>
            <w:tcW w:w="1843" w:type="dxa"/>
            <w:noWrap w:val="0"/>
            <w:vAlign w:val="center"/>
          </w:tcPr>
          <w:p w14:paraId="041F6C76">
            <w:pPr>
              <w:rPr>
                <w:rFonts w:hint="default" w:ascii="Times New Roman" w:hAnsi="Times New Roman" w:cs="Times New Roman"/>
              </w:rPr>
            </w:pPr>
            <w:r>
              <w:rPr>
                <w:rFonts w:hint="default" w:ascii="Times New Roman" w:hAnsi="Times New Roman" w:cs="Times New Roman"/>
                <w:kern w:val="0"/>
                <w:szCs w:val="21"/>
              </w:rPr>
              <w:t>税率</w:t>
            </w:r>
          </w:p>
        </w:tc>
        <w:tc>
          <w:tcPr>
            <w:tcW w:w="1276" w:type="dxa"/>
            <w:noWrap w:val="0"/>
            <w:vAlign w:val="top"/>
          </w:tcPr>
          <w:p w14:paraId="524D0C9B">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0DC71E5">
            <w:pPr>
              <w:jc w:val="center"/>
              <w:rPr>
                <w:rFonts w:hint="default" w:ascii="Times New Roman" w:hAnsi="Times New Roman" w:cs="Times New Roman"/>
                <w:sz w:val="22"/>
                <w:szCs w:val="22"/>
              </w:rPr>
            </w:pPr>
            <w:r>
              <w:rPr>
                <w:rFonts w:hint="default" w:ascii="Times New Roman" w:hAnsi="Times New Roman" w:cs="Times New Roman"/>
                <w:kern w:val="0"/>
                <w:szCs w:val="21"/>
              </w:rPr>
              <w:t>16,6</w:t>
            </w:r>
          </w:p>
        </w:tc>
        <w:tc>
          <w:tcPr>
            <w:tcW w:w="708" w:type="dxa"/>
            <w:noWrap w:val="0"/>
            <w:vAlign w:val="center"/>
          </w:tcPr>
          <w:p w14:paraId="430F1B59">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7ACE5EFF">
            <w:pPr>
              <w:rPr>
                <w:rFonts w:hint="default" w:ascii="Times New Roman" w:hAnsi="Times New Roman" w:cs="Times New Roman"/>
                <w:sz w:val="22"/>
                <w:szCs w:val="22"/>
              </w:rPr>
            </w:pPr>
          </w:p>
        </w:tc>
      </w:tr>
      <w:tr w14:paraId="6581C9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0E638A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等线" w:cs="Times New Roman"/>
                <w:i w:val="0"/>
                <w:iCs w:val="0"/>
                <w:color w:val="000000"/>
                <w:kern w:val="0"/>
                <w:sz w:val="22"/>
                <w:szCs w:val="22"/>
                <w:u w:val="none"/>
                <w:lang w:val="en-US" w:eastAsia="zh-CN" w:bidi="ar"/>
              </w:rPr>
              <w:t>41</w:t>
            </w:r>
          </w:p>
        </w:tc>
        <w:tc>
          <w:tcPr>
            <w:tcW w:w="1701" w:type="dxa"/>
            <w:noWrap w:val="0"/>
            <w:vAlign w:val="center"/>
          </w:tcPr>
          <w:p w14:paraId="2C3DFA41">
            <w:pPr>
              <w:rPr>
                <w:rFonts w:hint="default" w:ascii="Times New Roman" w:hAnsi="Times New Roman" w:cs="Times New Roman"/>
                <w:sz w:val="22"/>
                <w:szCs w:val="22"/>
              </w:rPr>
            </w:pPr>
            <w:r>
              <w:rPr>
                <w:rFonts w:hint="default" w:ascii="Times New Roman" w:hAnsi="Times New Roman" w:cs="Times New Roman"/>
                <w:szCs w:val="21"/>
              </w:rPr>
              <w:t>se</w:t>
            </w:r>
          </w:p>
        </w:tc>
        <w:tc>
          <w:tcPr>
            <w:tcW w:w="1843" w:type="dxa"/>
            <w:noWrap w:val="0"/>
            <w:vAlign w:val="center"/>
          </w:tcPr>
          <w:p w14:paraId="65E3CFCA">
            <w:pPr>
              <w:rPr>
                <w:rFonts w:hint="default" w:ascii="Times New Roman" w:hAnsi="Times New Roman" w:cs="Times New Roman"/>
              </w:rPr>
            </w:pPr>
            <w:r>
              <w:rPr>
                <w:rFonts w:hint="default" w:ascii="Times New Roman" w:hAnsi="Times New Roman" w:cs="Times New Roman"/>
                <w:kern w:val="0"/>
                <w:szCs w:val="21"/>
              </w:rPr>
              <w:t>税额</w:t>
            </w:r>
          </w:p>
        </w:tc>
        <w:tc>
          <w:tcPr>
            <w:tcW w:w="1276" w:type="dxa"/>
            <w:noWrap w:val="0"/>
            <w:vAlign w:val="top"/>
          </w:tcPr>
          <w:p w14:paraId="0602A71D">
            <w:pPr>
              <w:pStyle w:val="23"/>
              <w:adjustRightInd w:val="0"/>
              <w:snapToGrid w:val="0"/>
              <w:jc w:val="left"/>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5248AEA4">
            <w:pPr>
              <w:jc w:val="center"/>
              <w:rPr>
                <w:rFonts w:hint="default" w:ascii="Times New Roman" w:hAnsi="Times New Roman" w:cs="Times New Roman"/>
                <w:sz w:val="22"/>
                <w:szCs w:val="22"/>
              </w:rPr>
            </w:pPr>
            <w:r>
              <w:rPr>
                <w:rFonts w:hint="default" w:ascii="Times New Roman" w:hAnsi="Times New Roman" w:cs="Times New Roman"/>
                <w:kern w:val="0"/>
                <w:szCs w:val="21"/>
              </w:rPr>
              <w:t>18,2</w:t>
            </w:r>
          </w:p>
        </w:tc>
        <w:tc>
          <w:tcPr>
            <w:tcW w:w="708" w:type="dxa"/>
            <w:noWrap w:val="0"/>
            <w:vAlign w:val="center"/>
          </w:tcPr>
          <w:p w14:paraId="72C83B74">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13462929">
            <w:pPr>
              <w:rPr>
                <w:rFonts w:hint="default" w:ascii="Times New Roman" w:hAnsi="Times New Roman" w:cs="Times New Roman"/>
                <w:sz w:val="22"/>
                <w:szCs w:val="22"/>
              </w:rPr>
            </w:pPr>
          </w:p>
        </w:tc>
      </w:tr>
      <w:tr w14:paraId="2CA5458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40D306B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415" w:name="OLE_LINK88" w:colFirst="1" w:colLast="6"/>
            <w:bookmarkStart w:id="416" w:name="_Toc28793"/>
            <w:bookmarkStart w:id="417" w:name="_Toc3"/>
            <w:r>
              <w:rPr>
                <w:rFonts w:hint="default" w:ascii="Times New Roman" w:hAnsi="Times New Roman" w:eastAsia="等线" w:cs="Times New Roman"/>
                <w:i w:val="0"/>
                <w:iCs w:val="0"/>
                <w:color w:val="000000"/>
                <w:kern w:val="0"/>
                <w:sz w:val="22"/>
                <w:szCs w:val="22"/>
                <w:u w:val="none"/>
                <w:lang w:val="en-US" w:eastAsia="zh-CN" w:bidi="ar"/>
              </w:rPr>
              <w:t>42</w:t>
            </w:r>
          </w:p>
        </w:tc>
        <w:tc>
          <w:tcPr>
            <w:tcW w:w="1701" w:type="dxa"/>
            <w:noWrap w:val="0"/>
            <w:vAlign w:val="center"/>
          </w:tcPr>
          <w:p w14:paraId="64A9DDDF">
            <w:pPr>
              <w:rPr>
                <w:rFonts w:hint="default" w:ascii="Times New Roman" w:hAnsi="Times New Roman" w:eastAsia="宋体" w:cs="Times New Roman"/>
                <w:szCs w:val="21"/>
                <w:highlight w:val="none"/>
                <w:lang w:val="en-US" w:eastAsia="zh-CN"/>
              </w:rPr>
            </w:pPr>
            <w:r>
              <w:rPr>
                <w:rFonts w:hint="default" w:ascii="Times New Roman" w:hAnsi="Times New Roman" w:cs="Times New Roman"/>
                <w:sz w:val="22"/>
                <w:szCs w:val="22"/>
                <w:highlight w:val="none"/>
              </w:rPr>
              <w:t>kce</w:t>
            </w:r>
          </w:p>
        </w:tc>
        <w:tc>
          <w:tcPr>
            <w:tcW w:w="1843" w:type="dxa"/>
            <w:noWrap w:val="0"/>
            <w:vAlign w:val="center"/>
          </w:tcPr>
          <w:p w14:paraId="0B4BDBA2">
            <w:pPr>
              <w:rPr>
                <w:rFonts w:hint="default" w:ascii="Times New Roman" w:hAnsi="Times New Roman" w:eastAsia="宋体" w:cs="Times New Roman"/>
                <w:kern w:val="0"/>
                <w:szCs w:val="21"/>
                <w:highlight w:val="none"/>
                <w:lang w:val="en-US" w:eastAsia="zh-CN"/>
              </w:rPr>
            </w:pPr>
            <w:r>
              <w:rPr>
                <w:rFonts w:hint="default" w:ascii="Times New Roman" w:hAnsi="Times New Roman" w:cs="Times New Roman"/>
                <w:sz w:val="22"/>
                <w:szCs w:val="22"/>
                <w:highlight w:val="none"/>
              </w:rPr>
              <w:t>扣除额</w:t>
            </w:r>
          </w:p>
        </w:tc>
        <w:tc>
          <w:tcPr>
            <w:tcW w:w="1276" w:type="dxa"/>
            <w:noWrap w:val="0"/>
            <w:vAlign w:val="center"/>
          </w:tcPr>
          <w:p w14:paraId="5A796EE9">
            <w:pPr>
              <w:jc w:val="both"/>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number</w:t>
            </w:r>
          </w:p>
        </w:tc>
        <w:tc>
          <w:tcPr>
            <w:tcW w:w="709" w:type="dxa"/>
            <w:noWrap w:val="0"/>
            <w:vAlign w:val="center"/>
          </w:tcPr>
          <w:p w14:paraId="329D9894">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18,2</w:t>
            </w:r>
          </w:p>
        </w:tc>
        <w:tc>
          <w:tcPr>
            <w:tcW w:w="708" w:type="dxa"/>
            <w:noWrap w:val="0"/>
            <w:vAlign w:val="center"/>
          </w:tcPr>
          <w:p w14:paraId="5FA86B64">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否</w:t>
            </w:r>
          </w:p>
        </w:tc>
        <w:tc>
          <w:tcPr>
            <w:tcW w:w="1560" w:type="dxa"/>
            <w:noWrap w:val="0"/>
            <w:vAlign w:val="center"/>
          </w:tcPr>
          <w:p w14:paraId="2E5A6B3C">
            <w:pPr>
              <w:rPr>
                <w:rFonts w:hint="default" w:ascii="Times New Roman" w:hAnsi="Times New Roman" w:eastAsia="宋体" w:cs="Times New Roman"/>
                <w:sz w:val="22"/>
                <w:szCs w:val="22"/>
                <w:highlight w:val="none"/>
                <w:lang w:val="en-US" w:eastAsia="zh-CN"/>
              </w:rPr>
            </w:pPr>
            <w:r>
              <w:rPr>
                <w:rFonts w:hint="default" w:ascii="Times New Roman" w:hAnsi="Times New Roman" w:cs="Times New Roman"/>
                <w:sz w:val="22"/>
                <w:szCs w:val="22"/>
                <w:highlight w:val="none"/>
                <w:lang w:val="en-US" w:eastAsia="zh-CN"/>
              </w:rPr>
              <w:t>蓝票扣除额的负数</w:t>
            </w:r>
          </w:p>
        </w:tc>
      </w:tr>
      <w:tr w14:paraId="78C132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175C67">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等线" w:cs="Times New Roman"/>
                <w:i w:val="0"/>
                <w:iCs w:val="0"/>
                <w:color w:val="000000"/>
                <w:kern w:val="0"/>
                <w:sz w:val="22"/>
                <w:szCs w:val="22"/>
                <w:u w:val="none"/>
                <w:lang w:val="en-US" w:eastAsia="zh-CN" w:bidi="ar"/>
              </w:rPr>
              <w:t>43</w:t>
            </w:r>
          </w:p>
        </w:tc>
        <w:tc>
          <w:tcPr>
            <w:tcW w:w="1701" w:type="dxa"/>
            <w:noWrap w:val="0"/>
            <w:vAlign w:val="center"/>
          </w:tcPr>
          <w:p w14:paraId="6A56B938">
            <w:pPr>
              <w:rPr>
                <w:rFonts w:hint="default" w:ascii="Times New Roman" w:hAnsi="Times New Roman" w:eastAsia="宋体" w:cs="Times New Roman"/>
                <w:kern w:val="2"/>
                <w:sz w:val="21"/>
                <w:szCs w:val="21"/>
                <w:highlight w:val="none"/>
                <w:lang w:val="en-US" w:eastAsia="zh-CN" w:bidi="ar-SA"/>
              </w:rPr>
            </w:pPr>
            <w:r>
              <w:rPr>
                <w:rFonts w:hint="default" w:ascii="Times New Roman" w:hAnsi="Times New Roman" w:cs="Times New Roman"/>
                <w:szCs w:val="21"/>
                <w:highlight w:val="none"/>
                <w:lang w:val="en-US" w:eastAsia="zh-CN"/>
              </w:rPr>
              <w:t>yhzcbs</w:t>
            </w:r>
          </w:p>
        </w:tc>
        <w:tc>
          <w:tcPr>
            <w:tcW w:w="1843" w:type="dxa"/>
            <w:noWrap w:val="0"/>
            <w:vAlign w:val="center"/>
          </w:tcPr>
          <w:p w14:paraId="755B66DE">
            <w:pPr>
              <w:rPr>
                <w:rFonts w:hint="default" w:ascii="Times New Roman" w:hAnsi="Times New Roman" w:eastAsia="宋体" w:cs="Times New Roman"/>
                <w:kern w:val="0"/>
                <w:sz w:val="21"/>
                <w:szCs w:val="21"/>
                <w:highlight w:val="none"/>
                <w:lang w:val="en-US" w:eastAsia="zh-CN" w:bidi="ar-SA"/>
              </w:rPr>
            </w:pPr>
            <w:r>
              <w:rPr>
                <w:rFonts w:hint="default" w:ascii="Times New Roman" w:hAnsi="Times New Roman" w:cs="Times New Roman"/>
                <w:kern w:val="0"/>
                <w:szCs w:val="21"/>
                <w:highlight w:val="none"/>
                <w:lang w:val="en-US" w:eastAsia="zh-CN"/>
              </w:rPr>
              <w:t>优惠政策标识</w:t>
            </w:r>
          </w:p>
        </w:tc>
        <w:tc>
          <w:tcPr>
            <w:tcW w:w="1276" w:type="dxa"/>
            <w:noWrap w:val="0"/>
            <w:vAlign w:val="top"/>
          </w:tcPr>
          <w:p w14:paraId="15BD7ADA">
            <w:pPr>
              <w:jc w:val="both"/>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varchar</w:t>
            </w:r>
          </w:p>
        </w:tc>
        <w:tc>
          <w:tcPr>
            <w:tcW w:w="709" w:type="dxa"/>
            <w:noWrap w:val="0"/>
            <w:vAlign w:val="center"/>
          </w:tcPr>
          <w:p w14:paraId="0D22B727">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2</w:t>
            </w:r>
          </w:p>
        </w:tc>
        <w:tc>
          <w:tcPr>
            <w:tcW w:w="708" w:type="dxa"/>
            <w:noWrap w:val="0"/>
            <w:vAlign w:val="center"/>
          </w:tcPr>
          <w:p w14:paraId="63840613">
            <w:pPr>
              <w:jc w:val="center"/>
              <w:rPr>
                <w:rFonts w:hint="default" w:ascii="Times New Roman" w:hAnsi="Times New Roman" w:eastAsia="宋体" w:cs="Times New Roman"/>
                <w:kern w:val="0"/>
                <w:szCs w:val="21"/>
                <w:highlight w:val="none"/>
                <w:lang w:val="en-US" w:eastAsia="zh-CN"/>
              </w:rPr>
            </w:pPr>
            <w:r>
              <w:rPr>
                <w:rFonts w:hint="default" w:ascii="Times New Roman" w:hAnsi="Times New Roman" w:eastAsia="宋体" w:cs="Times New Roman"/>
                <w:kern w:val="0"/>
                <w:szCs w:val="21"/>
                <w:highlight w:val="none"/>
                <w:lang w:val="en-US" w:eastAsia="zh-CN"/>
              </w:rPr>
              <w:t>否</w:t>
            </w:r>
          </w:p>
        </w:tc>
        <w:tc>
          <w:tcPr>
            <w:tcW w:w="1560" w:type="dxa"/>
            <w:noWrap w:val="0"/>
            <w:vAlign w:val="center"/>
          </w:tcPr>
          <w:p w14:paraId="16707F56">
            <w:pPr>
              <w:rPr>
                <w:rFonts w:hint="default" w:ascii="Times New Roman" w:hAnsi="Times New Roman" w:cs="Times New Roman"/>
                <w:highlight w:val="none"/>
              </w:rPr>
            </w:pPr>
          </w:p>
        </w:tc>
      </w:tr>
      <w:tr w14:paraId="5F93024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F9F4FDA">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Times New Roman" w:hAnsi="Times New Roman" w:eastAsia="等线" w:cs="Times New Roman"/>
                <w:i w:val="0"/>
                <w:iCs w:val="0"/>
                <w:color w:val="000000"/>
                <w:kern w:val="0"/>
                <w:sz w:val="22"/>
                <w:szCs w:val="22"/>
                <w:u w:val="none"/>
                <w:lang w:val="en-US" w:eastAsia="zh-CN" w:bidi="ar"/>
              </w:rPr>
              <w:t>44</w:t>
            </w:r>
          </w:p>
        </w:tc>
        <w:tc>
          <w:tcPr>
            <w:tcW w:w="1701" w:type="dxa"/>
            <w:noWrap w:val="0"/>
            <w:vAlign w:val="center"/>
          </w:tcPr>
          <w:p w14:paraId="0604B2DF">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cs="Times New Roman"/>
                <w:sz w:val="22"/>
                <w:szCs w:val="22"/>
                <w:highlight w:val="none"/>
                <w:lang w:val="en-US" w:eastAsia="zh-CN"/>
              </w:rPr>
              <w:t>sptm</w:t>
            </w:r>
          </w:p>
        </w:tc>
        <w:tc>
          <w:tcPr>
            <w:tcW w:w="1843" w:type="dxa"/>
            <w:noWrap w:val="0"/>
            <w:vAlign w:val="center"/>
          </w:tcPr>
          <w:p w14:paraId="794F31AF">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cs="Times New Roman"/>
                <w:sz w:val="22"/>
                <w:szCs w:val="22"/>
                <w:highlight w:val="none"/>
                <w:lang w:val="en-US" w:eastAsia="zh-CN"/>
              </w:rPr>
              <w:t>商品条码</w:t>
            </w:r>
          </w:p>
        </w:tc>
        <w:tc>
          <w:tcPr>
            <w:tcW w:w="1276" w:type="dxa"/>
            <w:noWrap w:val="0"/>
            <w:vAlign w:val="center"/>
          </w:tcPr>
          <w:p w14:paraId="02B8A79E">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eastAsia="宋体" w:cs="Times New Roman"/>
                <w:sz w:val="22"/>
                <w:szCs w:val="22"/>
                <w:highlight w:val="none"/>
                <w:lang w:val="en-US" w:eastAsia="zh-CN"/>
              </w:rPr>
              <w:t>v</w:t>
            </w:r>
            <w:r>
              <w:rPr>
                <w:rFonts w:hint="default" w:ascii="Times New Roman" w:hAnsi="Times New Roman" w:eastAsia="宋体" w:cs="Times New Roman"/>
                <w:sz w:val="22"/>
                <w:szCs w:val="22"/>
                <w:highlight w:val="none"/>
                <w:lang w:val="en-US" w:eastAsia="zh-CN"/>
              </w:rPr>
              <w:t>archar</w:t>
            </w:r>
          </w:p>
        </w:tc>
        <w:tc>
          <w:tcPr>
            <w:tcW w:w="709" w:type="dxa"/>
            <w:noWrap w:val="0"/>
            <w:vAlign w:val="center"/>
          </w:tcPr>
          <w:p w14:paraId="7829AC30">
            <w:pPr>
              <w:spacing w:before="0" w:beforeLines="0" w:after="0" w:afterLines="0" w:line="240" w:lineRule="auto"/>
              <w:ind w:firstLine="0" w:firstLineChars="0"/>
              <w:jc w:val="center"/>
              <w:rPr>
                <w:rFonts w:hint="default" w:ascii="Times New Roman" w:hAnsi="Times New Roman" w:cs="Times New Roman"/>
                <w:kern w:val="2"/>
                <w:sz w:val="21"/>
                <w:szCs w:val="20"/>
                <w:lang w:val="en-US" w:eastAsia="zh-CN" w:bidi="ar-SA"/>
              </w:rPr>
            </w:pPr>
            <w:r>
              <w:rPr>
                <w:rFonts w:hint="default" w:ascii="Times New Roman" w:hAnsi="Times New Roman" w:eastAsia="宋体" w:cs="Times New Roman"/>
                <w:sz w:val="22"/>
                <w:szCs w:val="22"/>
                <w:highlight w:val="none"/>
                <w:lang w:val="en-US" w:eastAsia="zh-CN"/>
              </w:rPr>
              <w:t>1</w:t>
            </w:r>
            <w:r>
              <w:rPr>
                <w:rFonts w:hint="eastAsia" w:ascii="Times New Roman" w:hAnsi="Times New Roman" w:eastAsia="宋体" w:cs="Times New Roman"/>
                <w:sz w:val="22"/>
                <w:szCs w:val="22"/>
                <w:highlight w:val="none"/>
                <w:lang w:val="en-US" w:eastAsia="zh-CN"/>
              </w:rPr>
              <w:t>4</w:t>
            </w:r>
          </w:p>
        </w:tc>
        <w:tc>
          <w:tcPr>
            <w:tcW w:w="708" w:type="dxa"/>
            <w:noWrap w:val="0"/>
            <w:vAlign w:val="center"/>
          </w:tcPr>
          <w:p w14:paraId="5E2E2A7C">
            <w:pPr>
              <w:spacing w:before="0" w:beforeLines="0" w:after="0" w:afterLines="0" w:line="240" w:lineRule="auto"/>
              <w:ind w:firstLine="0" w:firstLineChars="0"/>
              <w:jc w:val="center"/>
              <w:rPr>
                <w:rFonts w:hint="default" w:ascii="Times New Roman" w:hAnsi="Times New Roman" w:cs="Times New Roman"/>
                <w:kern w:val="2"/>
                <w:sz w:val="21"/>
                <w:szCs w:val="24"/>
                <w:lang w:val="en-US" w:eastAsia="zh-CN" w:bidi="ar-SA"/>
              </w:rPr>
            </w:pPr>
            <w:r>
              <w:rPr>
                <w:rFonts w:hint="eastAsia" w:ascii="Times New Roman" w:hAnsi="Times New Roman" w:eastAsia="宋体" w:cs="Times New Roman"/>
                <w:sz w:val="22"/>
                <w:szCs w:val="22"/>
                <w:highlight w:val="none"/>
                <w:lang w:val="en-US" w:eastAsia="zh-CN"/>
              </w:rPr>
              <w:t>否</w:t>
            </w:r>
          </w:p>
        </w:tc>
        <w:tc>
          <w:tcPr>
            <w:tcW w:w="1560" w:type="dxa"/>
            <w:noWrap w:val="0"/>
            <w:vAlign w:val="center"/>
          </w:tcPr>
          <w:p w14:paraId="46AC9BF5">
            <w:pPr>
              <w:rPr>
                <w:rFonts w:hint="default" w:ascii="Times New Roman" w:hAnsi="Times New Roman" w:cs="Times New Roman"/>
                <w:highlight w:val="none"/>
              </w:rPr>
            </w:pPr>
          </w:p>
        </w:tc>
      </w:tr>
      <w:bookmarkEnd w:id="415"/>
    </w:tbl>
    <w:p w14:paraId="4D46D792">
      <w:pPr>
        <w:pStyle w:val="5"/>
        <w:rPr>
          <w:rFonts w:hint="default" w:ascii="Times New Roman" w:hAnsi="Times New Roman" w:cs="Times New Roman"/>
        </w:rPr>
      </w:pPr>
      <w:bookmarkStart w:id="418" w:name="_Toc23441"/>
      <w:r>
        <w:rPr>
          <w:rFonts w:hint="default" w:ascii="Times New Roman" w:hAnsi="Times New Roman" w:cs="Times New Roman"/>
        </w:rPr>
        <w:t>9.5返回报文示例</w:t>
      </w:r>
      <w:bookmarkEnd w:id="416"/>
      <w:bookmarkEnd w:id="417"/>
      <w:bookmarkEnd w:id="418"/>
      <w:r>
        <w:rPr>
          <w:rFonts w:hint="default" w:ascii="Times New Roman" w:hAnsi="Times New Roman" w:cs="Times New Roman"/>
        </w:rPr>
        <w:t xml:space="preserve"> </w:t>
      </w:r>
    </w:p>
    <w:p w14:paraId="788C71A8">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A9E0C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7B30AEF">
            <w:pPr>
              <w:pStyle w:val="6"/>
              <w:bidi w:val="0"/>
              <w:rPr>
                <w:rFonts w:hint="default" w:ascii="Times New Roman" w:hAnsi="Times New Roman" w:cs="Times New Roman"/>
              </w:rPr>
            </w:pPr>
            <w:r>
              <w:rPr>
                <w:rFonts w:hint="default" w:ascii="Times New Roman" w:hAnsi="Times New Roman" w:cs="Times New Roman"/>
              </w:rPr>
              <w:t>{</w:t>
            </w:r>
          </w:p>
          <w:p w14:paraId="59EC98F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041705C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23E7B32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0B9A868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6E11A15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57756F0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"uuid": "红字确认单UUID",</w:t>
            </w:r>
          </w:p>
          <w:p w14:paraId="18F550D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"hzfpxxqrdbh": "红字发票信息确认单编号",</w:t>
            </w:r>
          </w:p>
          <w:p w14:paraId="6310389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"lrfsf": "录入方身份",</w:t>
            </w:r>
          </w:p>
          <w:p w14:paraId="4DED5B4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"xsfnsrsbh": "（销售方）统一社会信用代码/纳税人识别号/身份证件号码",</w:t>
            </w:r>
          </w:p>
          <w:p w14:paraId="66D3DB1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"xsfmc": "销售方名称",</w:t>
            </w:r>
          </w:p>
          <w:p w14:paraId="08BC87F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"gmfnsrsbh": "（购买方）统一社会信用代码/纳税人识别号/身份证件号码",</w:t>
            </w:r>
          </w:p>
          <w:p w14:paraId="2CD7D2B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"gmfmc": "购买方名称",</w:t>
            </w:r>
          </w:p>
          <w:p w14:paraId="64EB021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"lzfpdm": "蓝字发票代码",</w:t>
            </w:r>
          </w:p>
          <w:p w14:paraId="162D12B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"lzfphm": "蓝字发票号码",</w:t>
            </w:r>
          </w:p>
          <w:p w14:paraId="0365460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"sfzzfpbz": "是否纸质发票标志",</w:t>
            </w:r>
          </w:p>
          <w:p w14:paraId="77F4734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"lzkprq": "蓝字发票开票日期",</w:t>
            </w:r>
          </w:p>
          <w:p w14:paraId="4302B6B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"lzhjje": "蓝字发票合计金额",</w:t>
            </w:r>
          </w:p>
          <w:p w14:paraId="7D54683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"lzhjse": "蓝字发票合计税额",</w:t>
            </w:r>
          </w:p>
          <w:p w14:paraId="7EDFE6D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"lzfppzDm": "蓝字发票票种代码",</w:t>
            </w:r>
          </w:p>
          <w:p w14:paraId="17E2585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"lzfpTdyslxDm": "蓝字发票特定要素类型代码",</w:t>
            </w:r>
          </w:p>
          <w:p w14:paraId="5BCDB95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"hzcxje": "红字冲销金额",</w:t>
            </w:r>
          </w:p>
          <w:p w14:paraId="567243D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"hzcxse": "红字冲销税额",</w:t>
            </w:r>
          </w:p>
          <w:p w14:paraId="14C663E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"chyyDm": "红字发票冲红原因代码",</w:t>
            </w:r>
          </w:p>
          <w:p w14:paraId="1249EB1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"hzqrxxztDm": "红字确认信息状态代码",</w:t>
            </w:r>
          </w:p>
          <w:p w14:paraId="60E54AF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"qrrq": "确认日期",</w:t>
            </w:r>
          </w:p>
          <w:p w14:paraId="143CB77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"ykjhzfpbz": "已开具红字发票标志",</w:t>
            </w:r>
          </w:p>
          <w:p w14:paraId="0C4C6FA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"hzfphm": "红字发票号码",</w:t>
            </w:r>
          </w:p>
          <w:p w14:paraId="488E25D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"hzkprq": "红字开票日期",</w:t>
            </w:r>
          </w:p>
          <w:p w14:paraId="7804754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"yxbz": "有效标志",</w:t>
            </w:r>
          </w:p>
          <w:p w14:paraId="546184B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"cezslxDm": "差额征税类型代码",</w:t>
            </w:r>
          </w:p>
          <w:p w14:paraId="6A20D64D">
            <w:pPr>
              <w:pStyle w:val="6"/>
              <w:bidi w:val="0"/>
              <w:rPr>
                <w:rFonts w:hint="default" w:ascii="Times New Roman" w:hAnsi="Times New Roman" w:cs="Times New Roman"/>
              </w:rPr>
            </w:pPr>
            <w:bookmarkStart w:id="419" w:name="OLE_LINK5"/>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"lrrq": "录入日期",</w:t>
            </w:r>
          </w:p>
          <w:bookmarkEnd w:id="419"/>
          <w:p w14:paraId="3CE690F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"hzqrxxmxList": [</w:t>
            </w:r>
          </w:p>
          <w:p w14:paraId="31BFEA7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3B11525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"xh": "序号",</w:t>
            </w:r>
          </w:p>
          <w:p w14:paraId="337F818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"lzmxxh": "蓝字发票明细序号",</w:t>
            </w:r>
          </w:p>
          <w:p w14:paraId="78BA944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"sphfwssflhbbm": "商品和服务税收分类合并编码",</w:t>
            </w:r>
          </w:p>
          <w:p w14:paraId="37265B4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"hwhyslwfwmc": "货物或应税劳务、服务名称",</w:t>
            </w:r>
          </w:p>
          <w:p w14:paraId="28C59F9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"spfwjc": "商品服务简称",</w:t>
            </w:r>
          </w:p>
          <w:p w14:paraId="64A0C82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"xmmc": "项目名称",</w:t>
            </w:r>
          </w:p>
          <w:p w14:paraId="183167B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"ggxh": "规格型号",</w:t>
            </w:r>
          </w:p>
          <w:p w14:paraId="293C07F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"dw": "单位",</w:t>
            </w:r>
          </w:p>
          <w:p w14:paraId="18D9DF7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"fpspdj": "单价",</w:t>
            </w:r>
          </w:p>
          <w:p w14:paraId="4BBC036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"fpspsl": "数量",</w:t>
            </w:r>
          </w:p>
          <w:p w14:paraId="61D1D16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"je": "金额",</w:t>
            </w:r>
          </w:p>
          <w:p w14:paraId="00D4B32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"sl1": "税率",</w:t>
            </w:r>
          </w:p>
          <w:p w14:paraId="51E5DABC">
            <w:pPr>
              <w:pStyle w:val="6"/>
              <w:bidi w:val="0"/>
              <w:rPr>
                <w:rFonts w:hint="default" w:ascii="Times New Roman" w:hAnsi="Times New Roman" w:eastAsia="宋体" w:cs="Times New Roman"/>
                <w:lang w:val="en-US" w:eastAsia="zh-CN"/>
              </w:rPr>
            </w:pPr>
            <w:bookmarkStart w:id="420" w:name="OLE_LINK86"/>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bookmarkEnd w:id="420"/>
            <w:r>
              <w:rPr>
                <w:rFonts w:hint="default" w:ascii="Times New Roman" w:hAnsi="Times New Roman" w:cs="Times New Roman"/>
              </w:rPr>
              <w:t>"se": "税额"</w:t>
            </w:r>
            <w:r>
              <w:rPr>
                <w:rFonts w:hint="default" w:ascii="Times New Roman" w:hAnsi="Times New Roman" w:cs="Times New Roman"/>
                <w:lang w:val="en-US" w:eastAsia="zh-CN"/>
              </w:rPr>
              <w:t>,</w:t>
            </w:r>
          </w:p>
          <w:p w14:paraId="1DCB9E8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"kce": "扣除额",</w:t>
            </w:r>
          </w:p>
          <w:p w14:paraId="0D037648">
            <w:pPr>
              <w:pStyle w:val="6"/>
              <w:bidi w:val="0"/>
              <w:ind w:left="199" w:leftChars="95" w:firstLine="309" w:firstLineChars="129"/>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"yhzcbs": "优惠政策标识",</w:t>
            </w:r>
          </w:p>
          <w:p w14:paraId="4AF0357F">
            <w:pPr>
              <w:pStyle w:val="6"/>
              <w:bidi w:val="0"/>
              <w:ind w:left="199" w:leftChars="95" w:firstLine="309" w:firstLineChars="129"/>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eastAsia="宋体" w:cs="Times New Roman"/>
              </w:rPr>
              <w:t>"</w:t>
            </w:r>
            <w:r>
              <w:rPr>
                <w:rFonts w:hint="eastAsia"/>
              </w:rPr>
              <w:t>sptm</w:t>
            </w:r>
            <w:r>
              <w:rPr>
                <w:rFonts w:hint="default" w:ascii="Times New Roman" w:hAnsi="Times New Roman" w:cs="Times New Roman"/>
              </w:rPr>
              <w:t>": "</w:t>
            </w:r>
            <w:r>
              <w:rPr>
                <w:rFonts w:hint="eastAsia"/>
              </w:rPr>
              <w:t>商品条码</w:t>
            </w:r>
            <w:r>
              <w:rPr>
                <w:rFonts w:hint="default" w:ascii="Times New Roman" w:hAnsi="Times New Roman" w:cs="Times New Roman"/>
              </w:rPr>
              <w:t>"</w:t>
            </w:r>
          </w:p>
          <w:p w14:paraId="7F307A0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588BEF6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79EC630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43841D9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49AE6454">
            <w:pPr>
              <w:pStyle w:val="6"/>
              <w:bidi w:val="0"/>
              <w:rPr>
                <w:rFonts w:hint="default" w:ascii="Times New Roman" w:hAnsi="Times New Roman" w:cs="Times New Roman"/>
              </w:rPr>
            </w:pPr>
            <w:r>
              <w:rPr>
                <w:rFonts w:hint="default" w:ascii="Times New Roman" w:hAnsi="Times New Roman" w:cs="Times New Roman"/>
              </w:rPr>
              <w:t>}</w:t>
            </w:r>
          </w:p>
        </w:tc>
      </w:tr>
    </w:tbl>
    <w:p w14:paraId="339E5664">
      <w:pPr>
        <w:pStyle w:val="6"/>
        <w:rPr>
          <w:rFonts w:hint="default" w:ascii="Times New Roman" w:hAnsi="Times New Roman" w:cs="Times New Roman"/>
        </w:rPr>
      </w:pPr>
    </w:p>
    <w:p w14:paraId="412B18D4">
      <w:pPr>
        <w:pStyle w:val="6"/>
        <w:rPr>
          <w:rFonts w:hint="default" w:ascii="Times New Roman" w:hAnsi="Times New Roman" w:cs="Times New Roman"/>
          <w:vertAlign w:val="baseline"/>
        </w:rPr>
      </w:pPr>
      <w:r>
        <w:rPr>
          <w:rFonts w:hint="default" w:ascii="Times New Roman" w:hAnsi="Times New Roman" w:cs="Times New Roman"/>
        </w:rP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CAF67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F8F7BB4">
            <w:pPr>
              <w:pStyle w:val="6"/>
              <w:bidi w:val="0"/>
              <w:rPr>
                <w:rFonts w:hint="default" w:ascii="Times New Roman" w:hAnsi="Times New Roman" w:cs="Times New Roman"/>
              </w:rPr>
            </w:pPr>
            <w:r>
              <w:rPr>
                <w:rFonts w:hint="default" w:ascii="Times New Roman" w:hAnsi="Times New Roman" w:cs="Times New Roman"/>
              </w:rPr>
              <w:t>{</w:t>
            </w:r>
          </w:p>
          <w:p w14:paraId="1FA9010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2A706FE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0B76486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5128E81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43DF47E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3683C6CC">
            <w:pPr>
              <w:pStyle w:val="6"/>
              <w:bidi w:val="0"/>
              <w:rPr>
                <w:rFonts w:hint="default" w:ascii="Times New Roman" w:hAnsi="Times New Roman" w:cs="Times New Roman"/>
              </w:rPr>
            </w:pPr>
            <w:r>
              <w:rPr>
                <w:rFonts w:hint="default" w:ascii="Times New Roman" w:hAnsi="Times New Roman" w:cs="Times New Roman"/>
              </w:rPr>
              <w:t>}</w:t>
            </w:r>
          </w:p>
          <w:p w14:paraId="41877D6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089257AD">
            <w:pPr>
              <w:pStyle w:val="6"/>
              <w:bidi w:val="0"/>
              <w:rPr>
                <w:rFonts w:hint="default" w:ascii="Times New Roman" w:hAnsi="Times New Roman" w:cs="Times New Roman"/>
              </w:rPr>
            </w:pPr>
            <w:r>
              <w:rPr>
                <w:rFonts w:hint="default" w:ascii="Times New Roman" w:hAnsi="Times New Roman" w:cs="Times New Roman"/>
              </w:rPr>
              <w:t>}</w:t>
            </w:r>
          </w:p>
        </w:tc>
      </w:tr>
    </w:tbl>
    <w:p w14:paraId="7FC7EDB1">
      <w:pPr>
        <w:pStyle w:val="6"/>
        <w:rPr>
          <w:rFonts w:hint="default" w:ascii="Times New Roman" w:hAnsi="Times New Roman" w:cs="Times New Roman"/>
        </w:rPr>
      </w:pPr>
    </w:p>
    <w:p w14:paraId="44AC91B9">
      <w:pPr>
        <w:pStyle w:val="4"/>
        <w:widowControl/>
        <w:spacing w:beforeAutospacing="0" w:afterAutospacing="0" w:line="408" w:lineRule="auto"/>
        <w:rPr>
          <w:rFonts w:hint="default" w:ascii="Times New Roman" w:hAnsi="Times New Roman" w:cs="Times New Roman"/>
          <w:sz w:val="28"/>
          <w:szCs w:val="28"/>
        </w:rPr>
      </w:pPr>
      <w:bookmarkStart w:id="421" w:name="_Toc7218"/>
      <w:bookmarkStart w:id="422" w:name="_Toc26481"/>
      <w:bookmarkStart w:id="423" w:name="_Toc7347"/>
      <w:bookmarkStart w:id="424" w:name="_Toc6521"/>
      <w:bookmarkStart w:id="425" w:name="OLE_LINK80"/>
      <w:r>
        <w:rPr>
          <w:rFonts w:hint="default" w:ascii="Times New Roman" w:hAnsi="Times New Roman" w:cs="Times New Roman"/>
          <w:sz w:val="28"/>
          <w:szCs w:val="28"/>
        </w:rPr>
        <w:t>1</w:t>
      </w:r>
      <w:r>
        <w:rPr>
          <w:rFonts w:hint="default" w:ascii="Times New Roman" w:hAnsi="Times New Roman" w:cs="Times New Roman"/>
          <w:sz w:val="28"/>
          <w:szCs w:val="28"/>
          <w:lang w:val="en-US" w:eastAsia="zh-CN"/>
        </w:rPr>
        <w:t>0</w:t>
      </w:r>
      <w:r>
        <w:rPr>
          <w:rFonts w:hint="default" w:ascii="Times New Roman" w:hAnsi="Times New Roman" w:cs="Times New Roman"/>
          <w:sz w:val="28"/>
          <w:szCs w:val="28"/>
        </w:rPr>
        <w:t>.查询数电红字确认单列表信息</w:t>
      </w:r>
      <w:bookmarkEnd w:id="421"/>
      <w:bookmarkEnd w:id="422"/>
    </w:p>
    <w:p w14:paraId="3BA157EE">
      <w:pPr>
        <w:pStyle w:val="5"/>
        <w:rPr>
          <w:rFonts w:hint="default" w:ascii="Times New Roman" w:hAnsi="Times New Roman" w:cs="Times New Roman"/>
        </w:rPr>
      </w:pPr>
      <w:bookmarkStart w:id="426" w:name="_Toc21814"/>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.1接口说明</w:t>
      </w:r>
      <w:bookmarkEnd w:id="426"/>
    </w:p>
    <w:p w14:paraId="043106B7">
      <w:pPr>
        <w:pStyle w:val="6"/>
        <w:spacing w:before="156" w:after="156"/>
        <w:ind w:firstLine="480"/>
        <w:rPr>
          <w:rFonts w:hint="default" w:ascii="Times New Roman" w:hAnsi="Times New Roman" w:cs="Times New Roman"/>
        </w:rPr>
      </w:pPr>
      <w:r>
        <w:rPr>
          <w:rFonts w:hint="default" w:ascii="Times New Roman" w:hAnsi="Times New Roman" w:cs="Times New Roman"/>
        </w:rPr>
        <w:t>向企业提供查询数电红字确认单列表信息的功能，企业可通过购买方纳税人识别号、销售方纳税人识别号、蓝字发票号码、录入日期起、录入日期止等条件查询数电红字确认单列表信息，并将查询的结果保存在本地。使用此信息可以在申请数电红字确认单时校验数电蓝字发票是否可以红冲；在开具数电红字发票时校验是否有数电红字确认单。</w:t>
      </w:r>
    </w:p>
    <w:p w14:paraId="5E94EB10">
      <w:pPr>
        <w:pStyle w:val="31"/>
        <w:ind w:firstLine="480"/>
        <w:rPr>
          <w:rFonts w:hint="default" w:ascii="Times New Roman" w:hAnsi="Times New Roman" w:cs="Times New Roman"/>
        </w:rPr>
      </w:pPr>
      <w:r>
        <w:rPr>
          <w:rFonts w:hint="default" w:ascii="Times New Roman" w:hAnsi="Times New Roman" w:cs="Times New Roman"/>
        </w:rPr>
        <w:t>建议企业定时下载/更新数电红字确认单列表信息,或在接收数电红字确认单、数电红字确认单变更时手工获取数电红字确认单列表信息。</w:t>
      </w:r>
    </w:p>
    <w:p w14:paraId="7460B231">
      <w:pPr>
        <w:pStyle w:val="5"/>
        <w:rPr>
          <w:rFonts w:hint="default" w:ascii="Times New Roman" w:hAnsi="Times New Roman" w:cs="Times New Roman"/>
        </w:rPr>
      </w:pPr>
      <w:bookmarkStart w:id="427" w:name="_Toc1505"/>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.2请求参数</w:t>
      </w:r>
      <w:bookmarkEnd w:id="427"/>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5DF65E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117D1B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459A785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5AB8012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2127130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291CE4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7D94A2E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AF2152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15DE1D7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1D8966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B4BF0B4">
            <w:pPr>
              <w:rPr>
                <w:rFonts w:hint="default" w:ascii="Times New Roman" w:hAnsi="Times New Roman" w:cs="Times New Roman"/>
                <w:sz w:val="22"/>
                <w:szCs w:val="22"/>
              </w:rPr>
            </w:pPr>
            <w:r>
              <w:rPr>
                <w:rFonts w:hint="default" w:ascii="Times New Roman" w:hAnsi="Times New Roman" w:cs="Times New Roman"/>
                <w:sz w:val="22"/>
                <w:szCs w:val="22"/>
              </w:rPr>
              <w:t>yhjslx</w:t>
            </w:r>
          </w:p>
        </w:tc>
        <w:tc>
          <w:tcPr>
            <w:tcW w:w="1843" w:type="dxa"/>
            <w:tcBorders>
              <w:top w:val="single" w:color="auto" w:sz="6" w:space="0"/>
            </w:tcBorders>
            <w:noWrap w:val="0"/>
            <w:vAlign w:val="center"/>
          </w:tcPr>
          <w:p w14:paraId="78FAADBE">
            <w:pPr>
              <w:rPr>
                <w:rFonts w:hint="default" w:ascii="Times New Roman" w:hAnsi="Times New Roman" w:cs="Times New Roman"/>
                <w:sz w:val="22"/>
                <w:szCs w:val="22"/>
              </w:rPr>
            </w:pPr>
            <w:r>
              <w:rPr>
                <w:rFonts w:hint="default" w:ascii="Times New Roman" w:hAnsi="Times New Roman" w:cs="Times New Roman"/>
              </w:rPr>
              <w:t>用户角色类型</w:t>
            </w:r>
          </w:p>
        </w:tc>
        <w:tc>
          <w:tcPr>
            <w:tcW w:w="1276" w:type="dxa"/>
            <w:tcBorders>
              <w:top w:val="single" w:color="auto" w:sz="6" w:space="0"/>
            </w:tcBorders>
            <w:noWrap w:val="0"/>
            <w:vAlign w:val="center"/>
          </w:tcPr>
          <w:p w14:paraId="4C176CC2">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14038B05">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tcBorders>
              <w:top w:val="single" w:color="auto" w:sz="6" w:space="0"/>
            </w:tcBorders>
            <w:noWrap w:val="0"/>
            <w:vAlign w:val="center"/>
          </w:tcPr>
          <w:p w14:paraId="628986E1">
            <w:pPr>
              <w:jc w:val="center"/>
              <w:rPr>
                <w:rFonts w:hint="default" w:ascii="Times New Roman" w:hAnsi="Times New Roman" w:cs="Times New Roman"/>
                <w:sz w:val="22"/>
                <w:szCs w:val="22"/>
              </w:rPr>
            </w:pPr>
            <w:r>
              <w:rPr>
                <w:rFonts w:hint="default" w:ascii="Times New Roman" w:hAnsi="Times New Roman" w:cs="Times New Roman"/>
              </w:rPr>
              <w:t>是</w:t>
            </w:r>
          </w:p>
        </w:tc>
        <w:tc>
          <w:tcPr>
            <w:tcW w:w="1560" w:type="dxa"/>
            <w:tcBorders>
              <w:top w:val="single" w:color="auto" w:sz="6" w:space="0"/>
            </w:tcBorders>
            <w:noWrap w:val="0"/>
            <w:vAlign w:val="center"/>
          </w:tcPr>
          <w:p w14:paraId="540B990E">
            <w:pPr>
              <w:rPr>
                <w:rFonts w:hint="default" w:ascii="Times New Roman" w:hAnsi="Times New Roman" w:cs="Times New Roman"/>
              </w:rPr>
            </w:pPr>
            <w:r>
              <w:rPr>
                <w:rFonts w:hint="default" w:ascii="Times New Roman" w:hAnsi="Times New Roman" w:cs="Times New Roman"/>
              </w:rPr>
              <w:t>0：销方</w:t>
            </w:r>
          </w:p>
          <w:p w14:paraId="3E5E092F">
            <w:pPr>
              <w:rPr>
                <w:rFonts w:hint="default" w:ascii="Times New Roman" w:hAnsi="Times New Roman" w:cs="Times New Roman"/>
                <w:sz w:val="22"/>
                <w:szCs w:val="22"/>
              </w:rPr>
            </w:pPr>
            <w:r>
              <w:rPr>
                <w:rFonts w:hint="default" w:ascii="Times New Roman" w:hAnsi="Times New Roman" w:cs="Times New Roman"/>
              </w:rPr>
              <w:t>1：购方</w:t>
            </w:r>
          </w:p>
        </w:tc>
      </w:tr>
      <w:tr w14:paraId="355B39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3E893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A4D94AC">
            <w:pPr>
              <w:rPr>
                <w:rFonts w:hint="default" w:ascii="Times New Roman" w:hAnsi="Times New Roman" w:cs="Times New Roman"/>
                <w:sz w:val="22"/>
                <w:szCs w:val="22"/>
              </w:rPr>
            </w:pPr>
            <w:r>
              <w:rPr>
                <w:rFonts w:hint="default" w:ascii="Times New Roman" w:hAnsi="Times New Roman" w:cs="Times New Roman"/>
                <w:sz w:val="22"/>
                <w:szCs w:val="22"/>
              </w:rPr>
              <w:t>xsfnsrsbh</w:t>
            </w:r>
          </w:p>
        </w:tc>
        <w:tc>
          <w:tcPr>
            <w:tcW w:w="1843" w:type="dxa"/>
            <w:noWrap w:val="0"/>
            <w:vAlign w:val="center"/>
          </w:tcPr>
          <w:p w14:paraId="0723CABA">
            <w:pPr>
              <w:rPr>
                <w:rFonts w:hint="default" w:ascii="Times New Roman" w:hAnsi="Times New Roman" w:cs="Times New Roman"/>
                <w:sz w:val="22"/>
                <w:szCs w:val="22"/>
              </w:rPr>
            </w:pPr>
            <w:r>
              <w:rPr>
                <w:rFonts w:hint="default" w:ascii="Times New Roman" w:hAnsi="Times New Roman" w:cs="Times New Roman"/>
              </w:rPr>
              <w:t>（销售方）统一社会信用代码/纳税人识别号/身份证件号码</w:t>
            </w:r>
          </w:p>
        </w:tc>
        <w:tc>
          <w:tcPr>
            <w:tcW w:w="1276" w:type="dxa"/>
            <w:noWrap w:val="0"/>
            <w:vAlign w:val="center"/>
          </w:tcPr>
          <w:p w14:paraId="4863E6EE">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1614283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4AA08248">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1CCFCD86">
            <w:pPr>
              <w:rPr>
                <w:rFonts w:hint="default" w:ascii="Times New Roman" w:hAnsi="Times New Roman" w:cs="Times New Roman"/>
                <w:sz w:val="22"/>
                <w:szCs w:val="22"/>
              </w:rPr>
            </w:pPr>
            <w:r>
              <w:rPr>
                <w:rFonts w:hint="default" w:ascii="Times New Roman" w:hAnsi="Times New Roman" w:cs="Times New Roman"/>
              </w:rPr>
              <w:t>条件必录，作为销方，必录</w:t>
            </w:r>
          </w:p>
        </w:tc>
      </w:tr>
      <w:tr w14:paraId="002CDE1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6EEAF0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19AAFFEB">
            <w:pPr>
              <w:rPr>
                <w:rFonts w:hint="default" w:ascii="Times New Roman" w:hAnsi="Times New Roman" w:cs="Times New Roman"/>
                <w:sz w:val="22"/>
                <w:szCs w:val="22"/>
              </w:rPr>
            </w:pPr>
            <w:r>
              <w:rPr>
                <w:rFonts w:hint="default" w:ascii="Times New Roman" w:hAnsi="Times New Roman" w:cs="Times New Roman"/>
                <w:sz w:val="22"/>
                <w:szCs w:val="22"/>
              </w:rPr>
              <w:t>xsfmc</w:t>
            </w:r>
          </w:p>
        </w:tc>
        <w:tc>
          <w:tcPr>
            <w:tcW w:w="1843" w:type="dxa"/>
            <w:noWrap w:val="0"/>
            <w:vAlign w:val="center"/>
          </w:tcPr>
          <w:p w14:paraId="16335257">
            <w:pPr>
              <w:rPr>
                <w:rFonts w:hint="default" w:ascii="Times New Roman" w:hAnsi="Times New Roman" w:cs="Times New Roman"/>
                <w:sz w:val="22"/>
                <w:szCs w:val="22"/>
              </w:rPr>
            </w:pPr>
            <w:r>
              <w:rPr>
                <w:rFonts w:hint="default" w:ascii="Times New Roman" w:hAnsi="Times New Roman" w:cs="Times New Roman"/>
              </w:rPr>
              <w:t>（销售方）名称</w:t>
            </w:r>
          </w:p>
        </w:tc>
        <w:tc>
          <w:tcPr>
            <w:tcW w:w="1276" w:type="dxa"/>
            <w:noWrap w:val="0"/>
            <w:vAlign w:val="center"/>
          </w:tcPr>
          <w:p w14:paraId="2C7F0713">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60690D87">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753F9F85">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508B7D0D">
            <w:pPr>
              <w:rPr>
                <w:rFonts w:hint="default" w:ascii="Times New Roman" w:hAnsi="Times New Roman" w:cs="Times New Roman"/>
                <w:sz w:val="22"/>
                <w:szCs w:val="22"/>
              </w:rPr>
            </w:pPr>
            <w:r>
              <w:rPr>
                <w:rFonts w:hint="default" w:ascii="Times New Roman" w:hAnsi="Times New Roman" w:cs="Times New Roman"/>
              </w:rPr>
              <w:t>条件必录，作为销方，必录</w:t>
            </w:r>
          </w:p>
        </w:tc>
      </w:tr>
      <w:tr w14:paraId="13F41D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F81EC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EF3F38B">
            <w:pPr>
              <w:rPr>
                <w:rFonts w:hint="default" w:ascii="Times New Roman" w:hAnsi="Times New Roman" w:cs="Times New Roman"/>
                <w:sz w:val="22"/>
                <w:szCs w:val="22"/>
              </w:rPr>
            </w:pPr>
            <w:r>
              <w:rPr>
                <w:rFonts w:hint="default" w:ascii="Times New Roman" w:hAnsi="Times New Roman" w:cs="Times New Roman"/>
                <w:sz w:val="22"/>
                <w:szCs w:val="22"/>
              </w:rPr>
              <w:t>gmfnsrsbh</w:t>
            </w:r>
          </w:p>
        </w:tc>
        <w:tc>
          <w:tcPr>
            <w:tcW w:w="1843" w:type="dxa"/>
            <w:noWrap w:val="0"/>
            <w:vAlign w:val="center"/>
          </w:tcPr>
          <w:p w14:paraId="3F622EB1">
            <w:pPr>
              <w:rPr>
                <w:rFonts w:hint="default" w:ascii="Times New Roman" w:hAnsi="Times New Roman" w:cs="Times New Roman"/>
                <w:sz w:val="22"/>
                <w:szCs w:val="22"/>
              </w:rPr>
            </w:pPr>
            <w:r>
              <w:rPr>
                <w:rFonts w:hint="default" w:ascii="Times New Roman" w:hAnsi="Times New Roman" w:cs="Times New Roman"/>
              </w:rPr>
              <w:t>（购买方）统一社会信用代码/纳税人识别号/身份证件号码</w:t>
            </w:r>
          </w:p>
        </w:tc>
        <w:tc>
          <w:tcPr>
            <w:tcW w:w="1276" w:type="dxa"/>
            <w:noWrap w:val="0"/>
            <w:vAlign w:val="center"/>
          </w:tcPr>
          <w:p w14:paraId="41D1634D">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277B6C9F">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4E44B7D0">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3E5F7C0B">
            <w:pPr>
              <w:rPr>
                <w:rFonts w:hint="default" w:ascii="Times New Roman" w:hAnsi="Times New Roman" w:cs="Times New Roman"/>
                <w:sz w:val="22"/>
                <w:szCs w:val="22"/>
              </w:rPr>
            </w:pPr>
            <w:r>
              <w:rPr>
                <w:rFonts w:hint="default" w:ascii="Times New Roman" w:hAnsi="Times New Roman" w:cs="Times New Roman"/>
              </w:rPr>
              <w:t>条件必录，作为购方，必录</w:t>
            </w:r>
          </w:p>
        </w:tc>
      </w:tr>
      <w:tr w14:paraId="695B90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13736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692979A">
            <w:pPr>
              <w:rPr>
                <w:rFonts w:hint="default" w:ascii="Times New Roman" w:hAnsi="Times New Roman" w:cs="Times New Roman"/>
                <w:sz w:val="22"/>
                <w:szCs w:val="22"/>
              </w:rPr>
            </w:pPr>
            <w:r>
              <w:rPr>
                <w:rFonts w:hint="default" w:ascii="Times New Roman" w:hAnsi="Times New Roman" w:cs="Times New Roman"/>
                <w:sz w:val="22"/>
                <w:szCs w:val="22"/>
              </w:rPr>
              <w:t>gmfmc</w:t>
            </w:r>
          </w:p>
        </w:tc>
        <w:tc>
          <w:tcPr>
            <w:tcW w:w="1843" w:type="dxa"/>
            <w:noWrap w:val="0"/>
            <w:vAlign w:val="center"/>
          </w:tcPr>
          <w:p w14:paraId="5A53F7DB">
            <w:pPr>
              <w:rPr>
                <w:rFonts w:hint="default" w:ascii="Times New Roman" w:hAnsi="Times New Roman" w:cs="Times New Roman"/>
                <w:sz w:val="22"/>
                <w:szCs w:val="22"/>
              </w:rPr>
            </w:pPr>
            <w:r>
              <w:rPr>
                <w:rFonts w:hint="default" w:ascii="Times New Roman" w:hAnsi="Times New Roman" w:cs="Times New Roman"/>
              </w:rPr>
              <w:t>（购买方）名称</w:t>
            </w:r>
          </w:p>
        </w:tc>
        <w:tc>
          <w:tcPr>
            <w:tcW w:w="1276" w:type="dxa"/>
            <w:noWrap w:val="0"/>
            <w:vAlign w:val="center"/>
          </w:tcPr>
          <w:p w14:paraId="2EA581D3">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01F047F6">
            <w:pPr>
              <w:jc w:val="cente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05927684">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3760046B">
            <w:pPr>
              <w:rPr>
                <w:rFonts w:hint="default" w:ascii="Times New Roman" w:hAnsi="Times New Roman" w:cs="Times New Roman"/>
                <w:sz w:val="22"/>
                <w:szCs w:val="22"/>
              </w:rPr>
            </w:pPr>
            <w:r>
              <w:rPr>
                <w:rFonts w:hint="default" w:ascii="Times New Roman" w:hAnsi="Times New Roman" w:cs="Times New Roman"/>
              </w:rPr>
              <w:t>条件必录，作为购方，必录</w:t>
            </w:r>
          </w:p>
        </w:tc>
      </w:tr>
      <w:tr w14:paraId="77D360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6CEC2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6AF5925B">
            <w:pPr>
              <w:rPr>
                <w:rFonts w:hint="default" w:ascii="Times New Roman" w:hAnsi="Times New Roman" w:cs="Times New Roman"/>
                <w:sz w:val="22"/>
                <w:szCs w:val="22"/>
              </w:rPr>
            </w:pPr>
            <w:r>
              <w:rPr>
                <w:rFonts w:hint="default" w:ascii="Times New Roman" w:hAnsi="Times New Roman" w:cs="Times New Roman"/>
                <w:sz w:val="22"/>
                <w:szCs w:val="22"/>
              </w:rPr>
              <w:t>lrfsf</w:t>
            </w:r>
          </w:p>
        </w:tc>
        <w:tc>
          <w:tcPr>
            <w:tcW w:w="1843" w:type="dxa"/>
            <w:noWrap w:val="0"/>
            <w:vAlign w:val="center"/>
          </w:tcPr>
          <w:p w14:paraId="2A4CBDEC">
            <w:pPr>
              <w:rPr>
                <w:rFonts w:hint="default" w:ascii="Times New Roman" w:hAnsi="Times New Roman" w:cs="Times New Roman"/>
                <w:sz w:val="22"/>
                <w:szCs w:val="22"/>
              </w:rPr>
            </w:pPr>
            <w:r>
              <w:rPr>
                <w:rFonts w:hint="default" w:ascii="Times New Roman" w:hAnsi="Times New Roman" w:cs="Times New Roman"/>
              </w:rPr>
              <w:t>录入方身份</w:t>
            </w:r>
          </w:p>
        </w:tc>
        <w:tc>
          <w:tcPr>
            <w:tcW w:w="1276" w:type="dxa"/>
            <w:noWrap w:val="0"/>
            <w:vAlign w:val="center"/>
          </w:tcPr>
          <w:p w14:paraId="0FDB2CA1">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56050475">
            <w:pPr>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7DE2E0DD">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4A4BD577">
            <w:pPr>
              <w:rPr>
                <w:rFonts w:hint="default" w:ascii="Times New Roman" w:hAnsi="Times New Roman" w:cs="Times New Roman"/>
              </w:rPr>
            </w:pPr>
            <w:r>
              <w:rPr>
                <w:rFonts w:hint="default" w:ascii="Times New Roman" w:hAnsi="Times New Roman" w:cs="Times New Roman"/>
              </w:rPr>
              <w:t>0：销方</w:t>
            </w:r>
          </w:p>
          <w:p w14:paraId="7A5902BA">
            <w:pPr>
              <w:rPr>
                <w:rFonts w:hint="default" w:ascii="Times New Roman" w:hAnsi="Times New Roman" w:cs="Times New Roman"/>
                <w:sz w:val="22"/>
                <w:szCs w:val="22"/>
              </w:rPr>
            </w:pPr>
            <w:r>
              <w:rPr>
                <w:rFonts w:hint="default" w:ascii="Times New Roman" w:hAnsi="Times New Roman" w:cs="Times New Roman"/>
              </w:rPr>
              <w:t>1：购方</w:t>
            </w:r>
          </w:p>
        </w:tc>
      </w:tr>
      <w:tr w14:paraId="0DB8FB3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6470AF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01691663">
            <w:pPr>
              <w:rPr>
                <w:rFonts w:hint="default" w:ascii="Times New Roman" w:hAnsi="Times New Roman" w:cs="Times New Roman"/>
                <w:sz w:val="22"/>
                <w:szCs w:val="22"/>
              </w:rPr>
            </w:pPr>
            <w:r>
              <w:rPr>
                <w:rFonts w:hint="default" w:ascii="Times New Roman" w:hAnsi="Times New Roman" w:cs="Times New Roman"/>
                <w:sz w:val="22"/>
                <w:szCs w:val="22"/>
              </w:rPr>
              <w:t>lrrqq</w:t>
            </w:r>
          </w:p>
        </w:tc>
        <w:tc>
          <w:tcPr>
            <w:tcW w:w="1843" w:type="dxa"/>
            <w:noWrap w:val="0"/>
            <w:vAlign w:val="center"/>
          </w:tcPr>
          <w:p w14:paraId="79565F52">
            <w:pPr>
              <w:rPr>
                <w:rFonts w:hint="default" w:ascii="Times New Roman" w:hAnsi="Times New Roman" w:cs="Times New Roman"/>
                <w:sz w:val="22"/>
                <w:szCs w:val="22"/>
              </w:rPr>
            </w:pPr>
            <w:r>
              <w:rPr>
                <w:rFonts w:hint="default" w:ascii="Times New Roman" w:hAnsi="Times New Roman" w:cs="Times New Roman"/>
              </w:rPr>
              <w:t>录入日期起</w:t>
            </w:r>
          </w:p>
        </w:tc>
        <w:tc>
          <w:tcPr>
            <w:tcW w:w="1276" w:type="dxa"/>
            <w:noWrap w:val="0"/>
            <w:vAlign w:val="center"/>
          </w:tcPr>
          <w:p w14:paraId="36A8DAF1">
            <w:pPr>
              <w:pStyle w:val="32"/>
              <w:jc w:val="center"/>
              <w:rPr>
                <w:rFonts w:hint="default" w:ascii="Times New Roman" w:hAnsi="Times New Roman" w:cs="Times New Roman"/>
              </w:rPr>
            </w:pPr>
            <w:r>
              <w:rPr>
                <w:rFonts w:hint="default" w:ascii="Times New Roman" w:hAnsi="Times New Roman" w:cs="Times New Roman"/>
                <w:szCs w:val="21"/>
              </w:rPr>
              <w:t>date</w:t>
            </w:r>
          </w:p>
        </w:tc>
        <w:tc>
          <w:tcPr>
            <w:tcW w:w="709" w:type="dxa"/>
            <w:noWrap w:val="0"/>
            <w:vAlign w:val="center"/>
          </w:tcPr>
          <w:p w14:paraId="09132C00">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4275263B">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0CAF2D0B">
            <w:pPr>
              <w:rPr>
                <w:rFonts w:hint="default" w:ascii="Times New Roman" w:hAnsi="Times New Roman" w:cs="Times New Roman"/>
                <w:sz w:val="22"/>
                <w:szCs w:val="22"/>
              </w:rPr>
            </w:pPr>
            <w:r>
              <w:rPr>
                <w:rFonts w:hint="default" w:ascii="Times New Roman" w:hAnsi="Times New Roman" w:cs="Times New Roman"/>
              </w:rPr>
              <w:t>yyyy-MM-dd</w:t>
            </w:r>
          </w:p>
        </w:tc>
      </w:tr>
      <w:tr w14:paraId="7DD7EB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861057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8A830B4">
            <w:pPr>
              <w:rPr>
                <w:rFonts w:hint="default" w:ascii="Times New Roman" w:hAnsi="Times New Roman" w:cs="Times New Roman"/>
                <w:sz w:val="22"/>
                <w:szCs w:val="22"/>
              </w:rPr>
            </w:pPr>
            <w:r>
              <w:rPr>
                <w:rFonts w:hint="default" w:ascii="Times New Roman" w:hAnsi="Times New Roman" w:cs="Times New Roman"/>
                <w:sz w:val="22"/>
                <w:szCs w:val="22"/>
              </w:rPr>
              <w:t>lrrqz</w:t>
            </w:r>
          </w:p>
        </w:tc>
        <w:tc>
          <w:tcPr>
            <w:tcW w:w="1843" w:type="dxa"/>
            <w:noWrap w:val="0"/>
            <w:vAlign w:val="center"/>
          </w:tcPr>
          <w:p w14:paraId="09AF9DFD">
            <w:pPr>
              <w:rPr>
                <w:rFonts w:hint="default" w:ascii="Times New Roman" w:hAnsi="Times New Roman" w:cs="Times New Roman"/>
              </w:rPr>
            </w:pPr>
            <w:r>
              <w:rPr>
                <w:rFonts w:hint="default" w:ascii="Times New Roman" w:hAnsi="Times New Roman" w:cs="Times New Roman"/>
              </w:rPr>
              <w:t>录入日期止</w:t>
            </w:r>
          </w:p>
        </w:tc>
        <w:tc>
          <w:tcPr>
            <w:tcW w:w="1276" w:type="dxa"/>
            <w:noWrap w:val="0"/>
            <w:vAlign w:val="center"/>
          </w:tcPr>
          <w:p w14:paraId="6B11FC06">
            <w:pPr>
              <w:pStyle w:val="32"/>
              <w:jc w:val="center"/>
              <w:rPr>
                <w:rFonts w:hint="default" w:ascii="Times New Roman" w:hAnsi="Times New Roman" w:cs="Times New Roman"/>
              </w:rPr>
            </w:pPr>
            <w:r>
              <w:rPr>
                <w:rFonts w:hint="default" w:ascii="Times New Roman" w:hAnsi="Times New Roman" w:cs="Times New Roman"/>
                <w:szCs w:val="21"/>
              </w:rPr>
              <w:t>date</w:t>
            </w:r>
          </w:p>
        </w:tc>
        <w:tc>
          <w:tcPr>
            <w:tcW w:w="709" w:type="dxa"/>
            <w:noWrap w:val="0"/>
            <w:vAlign w:val="center"/>
          </w:tcPr>
          <w:p w14:paraId="36A84C6E">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78B77F29">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06223690">
            <w:pPr>
              <w:rPr>
                <w:rFonts w:hint="default" w:ascii="Times New Roman" w:hAnsi="Times New Roman" w:cs="Times New Roman"/>
                <w:sz w:val="22"/>
                <w:szCs w:val="22"/>
              </w:rPr>
            </w:pPr>
            <w:r>
              <w:rPr>
                <w:rFonts w:hint="default" w:ascii="Times New Roman" w:hAnsi="Times New Roman" w:cs="Times New Roman"/>
              </w:rPr>
              <w:t>yyyy-MM-dd</w:t>
            </w:r>
          </w:p>
        </w:tc>
      </w:tr>
      <w:tr w14:paraId="657F4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35AD78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65350FE">
            <w:pPr>
              <w:rPr>
                <w:rFonts w:hint="default" w:ascii="Times New Roman" w:hAnsi="Times New Roman" w:cs="Times New Roman"/>
                <w:sz w:val="22"/>
                <w:szCs w:val="22"/>
              </w:rPr>
            </w:pPr>
            <w:r>
              <w:rPr>
                <w:rFonts w:hint="default" w:ascii="Times New Roman" w:hAnsi="Times New Roman" w:cs="Times New Roman"/>
                <w:sz w:val="22"/>
                <w:szCs w:val="22"/>
              </w:rPr>
              <w:t>lzfpdm</w:t>
            </w:r>
          </w:p>
        </w:tc>
        <w:tc>
          <w:tcPr>
            <w:tcW w:w="1843" w:type="dxa"/>
            <w:noWrap w:val="0"/>
            <w:vAlign w:val="center"/>
          </w:tcPr>
          <w:p w14:paraId="296A8A3D">
            <w:pPr>
              <w:rPr>
                <w:rFonts w:hint="default" w:ascii="Times New Roman" w:hAnsi="Times New Roman" w:cs="Times New Roman"/>
              </w:rPr>
            </w:pPr>
            <w:r>
              <w:rPr>
                <w:rFonts w:hint="default" w:ascii="Times New Roman" w:hAnsi="Times New Roman" w:cs="Times New Roman"/>
              </w:rPr>
              <w:t>蓝字发票代码</w:t>
            </w:r>
          </w:p>
        </w:tc>
        <w:tc>
          <w:tcPr>
            <w:tcW w:w="1276" w:type="dxa"/>
            <w:noWrap w:val="0"/>
            <w:vAlign w:val="center"/>
          </w:tcPr>
          <w:p w14:paraId="6F51623C">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7ACD7329">
            <w:pPr>
              <w:jc w:val="center"/>
              <w:rPr>
                <w:rFonts w:hint="default" w:ascii="Times New Roman" w:hAnsi="Times New Roman" w:cs="Times New Roman"/>
                <w:sz w:val="22"/>
                <w:szCs w:val="22"/>
              </w:rPr>
            </w:pPr>
            <w:r>
              <w:rPr>
                <w:rFonts w:hint="default" w:ascii="Times New Roman" w:hAnsi="Times New Roman" w:cs="Times New Roman"/>
              </w:rPr>
              <w:t>12</w:t>
            </w:r>
          </w:p>
        </w:tc>
        <w:tc>
          <w:tcPr>
            <w:tcW w:w="708" w:type="dxa"/>
            <w:noWrap w:val="0"/>
            <w:vAlign w:val="center"/>
          </w:tcPr>
          <w:p w14:paraId="6B6F63A2">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509B0F87">
            <w:pPr>
              <w:rPr>
                <w:rFonts w:hint="default" w:ascii="Times New Roman" w:hAnsi="Times New Roman" w:cs="Times New Roman"/>
                <w:sz w:val="22"/>
                <w:szCs w:val="22"/>
              </w:rPr>
            </w:pPr>
          </w:p>
        </w:tc>
      </w:tr>
      <w:tr w14:paraId="25F34B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E878F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F776024">
            <w:pPr>
              <w:rPr>
                <w:rFonts w:hint="default" w:ascii="Times New Roman" w:hAnsi="Times New Roman" w:cs="Times New Roman"/>
                <w:sz w:val="22"/>
                <w:szCs w:val="22"/>
              </w:rPr>
            </w:pPr>
            <w:r>
              <w:rPr>
                <w:rFonts w:hint="default" w:ascii="Times New Roman" w:hAnsi="Times New Roman" w:cs="Times New Roman"/>
                <w:sz w:val="22"/>
                <w:szCs w:val="22"/>
              </w:rPr>
              <w:t>lzfphm</w:t>
            </w:r>
          </w:p>
        </w:tc>
        <w:tc>
          <w:tcPr>
            <w:tcW w:w="1843" w:type="dxa"/>
            <w:noWrap w:val="0"/>
            <w:vAlign w:val="center"/>
          </w:tcPr>
          <w:p w14:paraId="27BC1986">
            <w:pPr>
              <w:rPr>
                <w:rFonts w:hint="default" w:ascii="Times New Roman" w:hAnsi="Times New Roman" w:cs="Times New Roman"/>
              </w:rPr>
            </w:pPr>
            <w:r>
              <w:rPr>
                <w:rFonts w:hint="default" w:ascii="Times New Roman" w:hAnsi="Times New Roman" w:cs="Times New Roman"/>
              </w:rPr>
              <w:t>蓝字发票号码</w:t>
            </w:r>
          </w:p>
        </w:tc>
        <w:tc>
          <w:tcPr>
            <w:tcW w:w="1276" w:type="dxa"/>
            <w:noWrap w:val="0"/>
            <w:vAlign w:val="center"/>
          </w:tcPr>
          <w:p w14:paraId="0BB7AEDE">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6335A993">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06AF46FA">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5B4E1525">
            <w:pPr>
              <w:rPr>
                <w:rFonts w:hint="default" w:ascii="Times New Roman" w:hAnsi="Times New Roman" w:cs="Times New Roman"/>
                <w:sz w:val="22"/>
                <w:szCs w:val="22"/>
              </w:rPr>
            </w:pPr>
          </w:p>
        </w:tc>
      </w:tr>
      <w:tr w14:paraId="659C24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FE752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605DBC5A">
            <w:pPr>
              <w:rPr>
                <w:rFonts w:hint="default" w:ascii="Times New Roman" w:hAnsi="Times New Roman" w:cs="Times New Roman"/>
                <w:sz w:val="22"/>
                <w:szCs w:val="22"/>
              </w:rPr>
            </w:pPr>
            <w:r>
              <w:rPr>
                <w:rFonts w:hint="default" w:ascii="Times New Roman" w:hAnsi="Times New Roman" w:cs="Times New Roman"/>
                <w:sz w:val="22"/>
                <w:szCs w:val="22"/>
              </w:rPr>
              <w:t>hzfpxxqrdbh</w:t>
            </w:r>
          </w:p>
        </w:tc>
        <w:tc>
          <w:tcPr>
            <w:tcW w:w="1843" w:type="dxa"/>
            <w:noWrap w:val="0"/>
            <w:vAlign w:val="center"/>
          </w:tcPr>
          <w:p w14:paraId="6B863648">
            <w:pPr>
              <w:rPr>
                <w:rFonts w:hint="default" w:ascii="Times New Roman" w:hAnsi="Times New Roman" w:cs="Times New Roman"/>
              </w:rPr>
            </w:pPr>
            <w:r>
              <w:rPr>
                <w:rFonts w:hint="default" w:ascii="Times New Roman" w:hAnsi="Times New Roman" w:cs="Times New Roman"/>
              </w:rPr>
              <w:t>红字确认单编号</w:t>
            </w:r>
          </w:p>
        </w:tc>
        <w:tc>
          <w:tcPr>
            <w:tcW w:w="1276" w:type="dxa"/>
            <w:noWrap w:val="0"/>
            <w:vAlign w:val="center"/>
          </w:tcPr>
          <w:p w14:paraId="2CE70B47">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590E0D47">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67C9E273">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68D14A0B">
            <w:pPr>
              <w:rPr>
                <w:rFonts w:hint="default" w:ascii="Times New Roman" w:hAnsi="Times New Roman" w:cs="Times New Roman"/>
                <w:sz w:val="22"/>
                <w:szCs w:val="22"/>
              </w:rPr>
            </w:pPr>
          </w:p>
        </w:tc>
      </w:tr>
      <w:tr w14:paraId="7F99CF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4F9B1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E95AEE5">
            <w:pPr>
              <w:rPr>
                <w:rFonts w:hint="default" w:ascii="Times New Roman" w:hAnsi="Times New Roman" w:cs="Times New Roman"/>
                <w:sz w:val="22"/>
                <w:szCs w:val="22"/>
              </w:rPr>
            </w:pPr>
            <w:r>
              <w:rPr>
                <w:rFonts w:hint="default" w:ascii="Times New Roman" w:hAnsi="Times New Roman" w:cs="Times New Roman"/>
                <w:sz w:val="22"/>
                <w:szCs w:val="22"/>
              </w:rPr>
              <w:t>hzqrxxztDm</w:t>
            </w:r>
          </w:p>
        </w:tc>
        <w:tc>
          <w:tcPr>
            <w:tcW w:w="1843" w:type="dxa"/>
            <w:noWrap w:val="0"/>
            <w:vAlign w:val="center"/>
          </w:tcPr>
          <w:p w14:paraId="6ECFD4D7">
            <w:pPr>
              <w:rPr>
                <w:rFonts w:hint="default" w:ascii="Times New Roman" w:hAnsi="Times New Roman" w:cs="Times New Roman"/>
              </w:rPr>
            </w:pPr>
            <w:r>
              <w:rPr>
                <w:rFonts w:hint="default" w:ascii="Times New Roman" w:hAnsi="Times New Roman" w:cs="Times New Roman"/>
              </w:rPr>
              <w:t>红字确认信息状态代码</w:t>
            </w:r>
          </w:p>
        </w:tc>
        <w:tc>
          <w:tcPr>
            <w:tcW w:w="1276" w:type="dxa"/>
            <w:noWrap w:val="0"/>
            <w:vAlign w:val="center"/>
          </w:tcPr>
          <w:p w14:paraId="361AA515">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6EE7F91A">
            <w:pPr>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6E284D69">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2D1F44BA">
            <w:pPr>
              <w:rPr>
                <w:rFonts w:hint="default" w:ascii="Times New Roman" w:hAnsi="Times New Roman" w:cs="Times New Roman"/>
              </w:rPr>
            </w:pPr>
            <w:r>
              <w:rPr>
                <w:rFonts w:hint="default" w:ascii="Times New Roman" w:hAnsi="Times New Roman" w:cs="Times New Roman"/>
              </w:rPr>
              <w:t>01：无需确认</w:t>
            </w:r>
          </w:p>
          <w:p w14:paraId="29EBE73E">
            <w:pPr>
              <w:rPr>
                <w:rFonts w:hint="default" w:ascii="Times New Roman" w:hAnsi="Times New Roman" w:cs="Times New Roman"/>
              </w:rPr>
            </w:pPr>
            <w:r>
              <w:rPr>
                <w:rFonts w:hint="default" w:ascii="Times New Roman" w:hAnsi="Times New Roman" w:cs="Times New Roman"/>
              </w:rPr>
              <w:t>02：销方录入待购方确认</w:t>
            </w:r>
          </w:p>
          <w:p w14:paraId="59FF2803">
            <w:pPr>
              <w:rPr>
                <w:rFonts w:hint="default" w:ascii="Times New Roman" w:hAnsi="Times New Roman" w:cs="Times New Roman"/>
              </w:rPr>
            </w:pPr>
            <w:r>
              <w:rPr>
                <w:rFonts w:hint="default" w:ascii="Times New Roman" w:hAnsi="Times New Roman" w:cs="Times New Roman"/>
              </w:rPr>
              <w:t>03：购方录入待销方确认</w:t>
            </w:r>
          </w:p>
          <w:p w14:paraId="38886488">
            <w:pPr>
              <w:rPr>
                <w:rFonts w:hint="default" w:ascii="Times New Roman" w:hAnsi="Times New Roman" w:cs="Times New Roman"/>
              </w:rPr>
            </w:pPr>
            <w:r>
              <w:rPr>
                <w:rFonts w:hint="default" w:ascii="Times New Roman" w:hAnsi="Times New Roman" w:cs="Times New Roman"/>
              </w:rPr>
              <w:t>04：购销双方已确认</w:t>
            </w:r>
          </w:p>
          <w:p w14:paraId="459F8DB7">
            <w:pPr>
              <w:rPr>
                <w:rFonts w:hint="default" w:ascii="Times New Roman" w:hAnsi="Times New Roman" w:cs="Times New Roman"/>
              </w:rPr>
            </w:pPr>
            <w:r>
              <w:rPr>
                <w:rFonts w:hint="default" w:ascii="Times New Roman" w:hAnsi="Times New Roman" w:cs="Times New Roman"/>
              </w:rPr>
              <w:t>05：作废（销方录入购方否认）</w:t>
            </w:r>
          </w:p>
          <w:p w14:paraId="779E22BD">
            <w:pPr>
              <w:rPr>
                <w:rFonts w:hint="default" w:ascii="Times New Roman" w:hAnsi="Times New Roman" w:cs="Times New Roman"/>
              </w:rPr>
            </w:pPr>
            <w:r>
              <w:rPr>
                <w:rFonts w:hint="default" w:ascii="Times New Roman" w:hAnsi="Times New Roman" w:cs="Times New Roman"/>
              </w:rPr>
              <w:t>06：作废（购方录入销方否认）</w:t>
            </w:r>
          </w:p>
          <w:p w14:paraId="5F7F4FDA">
            <w:pPr>
              <w:rPr>
                <w:rFonts w:hint="default" w:ascii="Times New Roman" w:hAnsi="Times New Roman" w:cs="Times New Roman"/>
              </w:rPr>
            </w:pPr>
            <w:r>
              <w:rPr>
                <w:rFonts w:hint="default" w:ascii="Times New Roman" w:hAnsi="Times New Roman" w:cs="Times New Roman"/>
              </w:rPr>
              <w:t>07：作废（超72小时未确认）</w:t>
            </w:r>
          </w:p>
          <w:p w14:paraId="7E420D64">
            <w:pPr>
              <w:rPr>
                <w:rFonts w:hint="eastAsia" w:ascii="Times New Roman" w:hAnsi="Times New Roman" w:eastAsia="宋体" w:cs="Times New Roman"/>
                <w:lang w:eastAsia="zh-CN"/>
              </w:rPr>
            </w:pPr>
            <w:r>
              <w:rPr>
                <w:rFonts w:hint="default" w:ascii="Times New Roman" w:hAnsi="Times New Roman" w:cs="Times New Roman"/>
              </w:rPr>
              <w:t>08：（发起方撤销）</w:t>
            </w:r>
          </w:p>
          <w:p w14:paraId="1A7DF1EB">
            <w:pPr>
              <w:rPr>
                <w:rFonts w:hint="default" w:ascii="Times New Roman" w:hAnsi="Times New Roman" w:cs="Times New Roman"/>
              </w:rPr>
            </w:pPr>
            <w:r>
              <w:rPr>
                <w:rFonts w:hint="default" w:ascii="Times New Roman" w:hAnsi="Times New Roman" w:cs="Times New Roman"/>
              </w:rPr>
              <w:t>09：作废（确认后撤销）</w:t>
            </w:r>
          </w:p>
          <w:p w14:paraId="66E4B5C7">
            <w:pPr>
              <w:rPr>
                <w:rFonts w:hint="default" w:ascii="Times New Roman" w:hAnsi="Times New Roman" w:cs="Times New Roman"/>
                <w:sz w:val="22"/>
                <w:szCs w:val="22"/>
              </w:rPr>
            </w:pPr>
            <w:r>
              <w:rPr>
                <w:rFonts w:hint="default" w:ascii="Times New Roman" w:hAnsi="Times New Roman" w:cs="Times New Roman"/>
              </w:rPr>
              <w:t>10</w:t>
            </w:r>
            <w:r>
              <w:rPr>
                <w:rFonts w:hint="default" w:ascii="Times New Roman" w:hAnsi="Times New Roman" w:cs="Times New Roman"/>
                <w:lang w:eastAsia="zh-CN"/>
              </w:rPr>
              <w:t>：</w:t>
            </w:r>
            <w:r>
              <w:rPr>
                <w:rFonts w:hint="default" w:ascii="Times New Roman" w:hAnsi="Times New Roman" w:cs="Times New Roman"/>
              </w:rPr>
              <w:t>作废（异常凭证）</w:t>
            </w:r>
          </w:p>
        </w:tc>
      </w:tr>
      <w:tr w14:paraId="6D3FBB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A8E28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016042DA">
            <w:pPr>
              <w:pStyle w:val="32"/>
              <w:jc w:val="center"/>
              <w:rPr>
                <w:rFonts w:hint="default" w:ascii="Times New Roman" w:hAnsi="Times New Roman" w:cs="Times New Roman"/>
              </w:rPr>
            </w:pPr>
            <w:r>
              <w:rPr>
                <w:rFonts w:hint="default" w:ascii="Times New Roman" w:hAnsi="Times New Roman" w:cs="Times New Roman"/>
                <w:szCs w:val="21"/>
              </w:rPr>
              <w:t>fppzDm</w:t>
            </w:r>
          </w:p>
        </w:tc>
        <w:tc>
          <w:tcPr>
            <w:tcW w:w="1843" w:type="dxa"/>
            <w:noWrap w:val="0"/>
            <w:vAlign w:val="center"/>
          </w:tcPr>
          <w:p w14:paraId="3CE9D1BB">
            <w:pPr>
              <w:pStyle w:val="32"/>
              <w:jc w:val="center"/>
              <w:rPr>
                <w:rFonts w:hint="default" w:ascii="Times New Roman" w:hAnsi="Times New Roman" w:cs="Times New Roman"/>
              </w:rPr>
            </w:pPr>
            <w:r>
              <w:rPr>
                <w:rFonts w:hint="default" w:ascii="Times New Roman" w:hAnsi="Times New Roman" w:cs="Times New Roman"/>
                <w:szCs w:val="21"/>
              </w:rPr>
              <w:t>发票票种代码</w:t>
            </w:r>
          </w:p>
        </w:tc>
        <w:tc>
          <w:tcPr>
            <w:tcW w:w="1276" w:type="dxa"/>
            <w:noWrap w:val="0"/>
            <w:vAlign w:val="center"/>
          </w:tcPr>
          <w:p w14:paraId="75BEF079">
            <w:pPr>
              <w:pStyle w:val="32"/>
              <w:jc w:val="center"/>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572E4614">
            <w:pPr>
              <w:pStyle w:val="32"/>
              <w:jc w:val="center"/>
              <w:rPr>
                <w:rFonts w:hint="default" w:ascii="Times New Roman" w:hAnsi="Times New Roman" w:cs="Times New Roman"/>
              </w:rPr>
            </w:pPr>
            <w:r>
              <w:rPr>
                <w:rFonts w:hint="default" w:ascii="Times New Roman" w:hAnsi="Times New Roman" w:cs="Times New Roman"/>
              </w:rPr>
              <w:t>2</w:t>
            </w:r>
          </w:p>
        </w:tc>
        <w:tc>
          <w:tcPr>
            <w:tcW w:w="708" w:type="dxa"/>
            <w:noWrap w:val="0"/>
            <w:vAlign w:val="center"/>
          </w:tcPr>
          <w:p w14:paraId="4C65D645">
            <w:pPr>
              <w:pStyle w:val="32"/>
              <w:jc w:val="center"/>
              <w:rPr>
                <w:rFonts w:hint="default" w:ascii="Times New Roman" w:hAnsi="Times New Roman" w:cs="Times New Roman"/>
              </w:rPr>
            </w:pPr>
            <w:r>
              <w:rPr>
                <w:rFonts w:hint="default" w:ascii="Times New Roman" w:hAnsi="Times New Roman" w:cs="Times New Roman"/>
              </w:rPr>
              <w:t>否</w:t>
            </w:r>
          </w:p>
        </w:tc>
        <w:tc>
          <w:tcPr>
            <w:tcW w:w="1560" w:type="dxa"/>
            <w:noWrap w:val="0"/>
            <w:vAlign w:val="center"/>
          </w:tcPr>
          <w:p w14:paraId="53E13D49">
            <w:pPr>
              <w:pStyle w:val="32"/>
              <w:rPr>
                <w:rFonts w:hint="default" w:ascii="Times New Roman" w:hAnsi="Times New Roman" w:cs="Times New Roman"/>
                <w:szCs w:val="21"/>
              </w:rPr>
            </w:pPr>
            <w:r>
              <w:rPr>
                <w:rFonts w:hint="default" w:ascii="Times New Roman" w:hAnsi="Times New Roman" w:cs="Times New Roman"/>
                <w:szCs w:val="21"/>
              </w:rPr>
              <w:t>01:</w:t>
            </w:r>
            <w:r>
              <w:rPr>
                <w:rFonts w:hint="default" w:ascii="Times New Roman" w:hAnsi="Times New Roman" w:cs="Times New Roman"/>
              </w:rPr>
              <w:t xml:space="preserve"> </w:t>
            </w:r>
            <w:r>
              <w:rPr>
                <w:rFonts w:hint="default" w:ascii="Times New Roman" w:hAnsi="Times New Roman" w:cs="Times New Roman"/>
                <w:szCs w:val="21"/>
              </w:rPr>
              <w:t>增值税专用发票</w:t>
            </w:r>
          </w:p>
          <w:p w14:paraId="7638A531">
            <w:pPr>
              <w:pStyle w:val="32"/>
              <w:rPr>
                <w:rFonts w:hint="default" w:ascii="Times New Roman" w:hAnsi="Times New Roman" w:cs="Times New Roman"/>
                <w:szCs w:val="21"/>
              </w:rPr>
            </w:pPr>
            <w:r>
              <w:rPr>
                <w:rFonts w:hint="default" w:ascii="Times New Roman" w:hAnsi="Times New Roman" w:cs="Times New Roman"/>
                <w:szCs w:val="21"/>
              </w:rPr>
              <w:t>02:</w:t>
            </w:r>
            <w:r>
              <w:rPr>
                <w:rFonts w:hint="default" w:ascii="Times New Roman" w:hAnsi="Times New Roman" w:cs="Times New Roman"/>
              </w:rPr>
              <w:t xml:space="preserve"> </w:t>
            </w:r>
            <w:r>
              <w:rPr>
                <w:rFonts w:hint="default" w:ascii="Times New Roman" w:hAnsi="Times New Roman" w:cs="Times New Roman"/>
                <w:szCs w:val="21"/>
              </w:rPr>
              <w:t>普通发票</w:t>
            </w:r>
          </w:p>
          <w:p w14:paraId="5F44FB08">
            <w:pPr>
              <w:pStyle w:val="32"/>
              <w:rPr>
                <w:rFonts w:hint="default" w:ascii="Times New Roman" w:hAnsi="Times New Roman" w:cs="Times New Roman"/>
                <w:szCs w:val="21"/>
              </w:rPr>
            </w:pPr>
            <w:r>
              <w:rPr>
                <w:rFonts w:hint="default" w:ascii="Times New Roman" w:hAnsi="Times New Roman" w:cs="Times New Roman"/>
                <w:szCs w:val="21"/>
              </w:rPr>
              <w:t>03:</w:t>
            </w:r>
            <w:r>
              <w:rPr>
                <w:rFonts w:hint="default" w:ascii="Times New Roman" w:hAnsi="Times New Roman" w:cs="Times New Roman"/>
              </w:rPr>
              <w:t xml:space="preserve"> </w:t>
            </w:r>
            <w:r>
              <w:rPr>
                <w:rFonts w:hint="default" w:ascii="Times New Roman" w:hAnsi="Times New Roman" w:cs="Times New Roman"/>
                <w:szCs w:val="21"/>
              </w:rPr>
              <w:t>机动车统一销售发票</w:t>
            </w:r>
          </w:p>
          <w:p w14:paraId="548E0F79">
            <w:pPr>
              <w:pStyle w:val="32"/>
              <w:rPr>
                <w:rFonts w:hint="default" w:ascii="Times New Roman" w:hAnsi="Times New Roman" w:cs="Times New Roman"/>
                <w:szCs w:val="21"/>
              </w:rPr>
            </w:pPr>
            <w:r>
              <w:rPr>
                <w:rFonts w:hint="default" w:ascii="Times New Roman" w:hAnsi="Times New Roman" w:cs="Times New Roman"/>
                <w:szCs w:val="21"/>
              </w:rPr>
              <w:t>04:</w:t>
            </w:r>
            <w:r>
              <w:rPr>
                <w:rFonts w:hint="default" w:ascii="Times New Roman" w:hAnsi="Times New Roman" w:cs="Times New Roman"/>
              </w:rPr>
              <w:t xml:space="preserve"> </w:t>
            </w:r>
            <w:r>
              <w:rPr>
                <w:rFonts w:hint="default" w:ascii="Times New Roman" w:hAnsi="Times New Roman" w:cs="Times New Roman"/>
                <w:szCs w:val="21"/>
              </w:rPr>
              <w:t>二手车统一销售发票</w:t>
            </w:r>
          </w:p>
          <w:p w14:paraId="41892B48">
            <w:pPr>
              <w:pStyle w:val="32"/>
              <w:rPr>
                <w:rFonts w:hint="default" w:ascii="Times New Roman" w:hAnsi="Times New Roman" w:cs="Times New Roman"/>
                <w:szCs w:val="21"/>
              </w:rPr>
            </w:pPr>
            <w:r>
              <w:rPr>
                <w:rFonts w:hint="default" w:ascii="Times New Roman" w:hAnsi="Times New Roman" w:cs="Times New Roman"/>
                <w:szCs w:val="21"/>
              </w:rPr>
              <w:t>05：铁路客票电子发票</w:t>
            </w:r>
          </w:p>
          <w:p w14:paraId="24F410C3">
            <w:pPr>
              <w:pStyle w:val="32"/>
              <w:rPr>
                <w:rFonts w:hint="default" w:ascii="Times New Roman" w:hAnsi="Times New Roman" w:cs="Times New Roman"/>
              </w:rPr>
            </w:pPr>
            <w:r>
              <w:rPr>
                <w:rFonts w:hint="default" w:ascii="Times New Roman" w:hAnsi="Times New Roman" w:cs="Times New Roman"/>
                <w:szCs w:val="21"/>
              </w:rPr>
              <w:t>06：航空运输电子客票行程单</w:t>
            </w:r>
          </w:p>
        </w:tc>
      </w:tr>
      <w:tr w14:paraId="4326D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2921E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325BEA26">
            <w:pPr>
              <w:rPr>
                <w:rFonts w:hint="default" w:ascii="Times New Roman" w:hAnsi="Times New Roman" w:cs="Times New Roman"/>
                <w:sz w:val="22"/>
                <w:szCs w:val="22"/>
              </w:rPr>
            </w:pPr>
            <w:r>
              <w:rPr>
                <w:rFonts w:hint="default" w:ascii="Times New Roman" w:hAnsi="Times New Roman" w:cs="Times New Roman"/>
                <w:sz w:val="22"/>
                <w:szCs w:val="22"/>
              </w:rPr>
              <w:t>pageNumber</w:t>
            </w:r>
          </w:p>
        </w:tc>
        <w:tc>
          <w:tcPr>
            <w:tcW w:w="1843" w:type="dxa"/>
            <w:noWrap w:val="0"/>
            <w:vAlign w:val="center"/>
          </w:tcPr>
          <w:p w14:paraId="782F2011">
            <w:pPr>
              <w:rPr>
                <w:rFonts w:hint="default" w:ascii="Times New Roman" w:hAnsi="Times New Roman" w:cs="Times New Roman"/>
              </w:rPr>
            </w:pPr>
            <w:r>
              <w:rPr>
                <w:rFonts w:hint="default" w:ascii="Times New Roman" w:hAnsi="Times New Roman" w:cs="Times New Roman"/>
              </w:rPr>
              <w:t>页码</w:t>
            </w:r>
          </w:p>
        </w:tc>
        <w:tc>
          <w:tcPr>
            <w:tcW w:w="1276" w:type="dxa"/>
            <w:noWrap w:val="0"/>
            <w:vAlign w:val="center"/>
          </w:tcPr>
          <w:p w14:paraId="7CFD8840">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6B9B08F0">
            <w:pPr>
              <w:jc w:val="center"/>
              <w:rPr>
                <w:rFonts w:hint="default" w:ascii="Times New Roman" w:hAnsi="Times New Roman" w:cs="Times New Roman"/>
                <w:sz w:val="22"/>
                <w:szCs w:val="22"/>
              </w:rPr>
            </w:pPr>
            <w:r>
              <w:rPr>
                <w:rFonts w:hint="default" w:ascii="Times New Roman" w:hAnsi="Times New Roman" w:cs="Times New Roman"/>
              </w:rPr>
              <w:t>10</w:t>
            </w:r>
          </w:p>
        </w:tc>
        <w:tc>
          <w:tcPr>
            <w:tcW w:w="708" w:type="dxa"/>
            <w:noWrap w:val="0"/>
            <w:vAlign w:val="center"/>
          </w:tcPr>
          <w:p w14:paraId="2260E560">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20D9D8B8">
            <w:pPr>
              <w:rPr>
                <w:rFonts w:hint="default" w:ascii="Times New Roman" w:hAnsi="Times New Roman" w:cs="Times New Roman"/>
                <w:sz w:val="22"/>
                <w:szCs w:val="22"/>
              </w:rPr>
            </w:pPr>
          </w:p>
        </w:tc>
      </w:tr>
      <w:tr w14:paraId="0D71EED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D7CAB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20E39EAD">
            <w:pPr>
              <w:rPr>
                <w:rFonts w:hint="default" w:ascii="Times New Roman" w:hAnsi="Times New Roman" w:cs="Times New Roman"/>
                <w:sz w:val="22"/>
                <w:szCs w:val="22"/>
              </w:rPr>
            </w:pPr>
            <w:r>
              <w:rPr>
                <w:rFonts w:hint="default" w:ascii="Times New Roman" w:hAnsi="Times New Roman" w:cs="Times New Roman"/>
                <w:sz w:val="22"/>
                <w:szCs w:val="22"/>
              </w:rPr>
              <w:t>pageSize</w:t>
            </w:r>
          </w:p>
        </w:tc>
        <w:tc>
          <w:tcPr>
            <w:tcW w:w="1843" w:type="dxa"/>
            <w:noWrap w:val="0"/>
            <w:vAlign w:val="center"/>
          </w:tcPr>
          <w:p w14:paraId="2796CA89">
            <w:pPr>
              <w:rPr>
                <w:rFonts w:hint="default" w:ascii="Times New Roman" w:hAnsi="Times New Roman" w:cs="Times New Roman"/>
              </w:rPr>
            </w:pPr>
            <w:r>
              <w:rPr>
                <w:rFonts w:hint="default" w:ascii="Times New Roman" w:hAnsi="Times New Roman" w:cs="Times New Roman"/>
              </w:rPr>
              <w:t>每页数量</w:t>
            </w:r>
          </w:p>
        </w:tc>
        <w:tc>
          <w:tcPr>
            <w:tcW w:w="1276" w:type="dxa"/>
            <w:noWrap w:val="0"/>
            <w:vAlign w:val="center"/>
          </w:tcPr>
          <w:p w14:paraId="4B88AFF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52E13CE1">
            <w:pPr>
              <w:jc w:val="center"/>
              <w:rPr>
                <w:rFonts w:hint="default" w:ascii="Times New Roman" w:hAnsi="Times New Roman" w:cs="Times New Roman"/>
                <w:sz w:val="22"/>
                <w:szCs w:val="22"/>
              </w:rPr>
            </w:pPr>
            <w:r>
              <w:rPr>
                <w:rFonts w:hint="default" w:ascii="Times New Roman" w:hAnsi="Times New Roman" w:cs="Times New Roman"/>
              </w:rPr>
              <w:t>10</w:t>
            </w:r>
          </w:p>
        </w:tc>
        <w:tc>
          <w:tcPr>
            <w:tcW w:w="708" w:type="dxa"/>
            <w:noWrap w:val="0"/>
            <w:vAlign w:val="center"/>
          </w:tcPr>
          <w:p w14:paraId="6DF80308">
            <w:pPr>
              <w:jc w:val="center"/>
              <w:rPr>
                <w:rFonts w:hint="default" w:ascii="Times New Roman" w:hAnsi="Times New Roman" w:cs="Times New Roman"/>
                <w:sz w:val="22"/>
                <w:szCs w:val="22"/>
              </w:rPr>
            </w:pPr>
            <w:r>
              <w:rPr>
                <w:rFonts w:hint="default" w:ascii="Times New Roman" w:hAnsi="Times New Roman" w:cs="Times New Roman"/>
              </w:rPr>
              <w:t>否</w:t>
            </w:r>
          </w:p>
        </w:tc>
        <w:tc>
          <w:tcPr>
            <w:tcW w:w="1560" w:type="dxa"/>
            <w:noWrap w:val="0"/>
            <w:vAlign w:val="center"/>
          </w:tcPr>
          <w:p w14:paraId="1BD07AC8">
            <w:pPr>
              <w:rPr>
                <w:rFonts w:hint="default" w:ascii="Times New Roman" w:hAnsi="Times New Roman" w:cs="Times New Roman"/>
                <w:sz w:val="22"/>
                <w:szCs w:val="22"/>
              </w:rPr>
            </w:pPr>
          </w:p>
        </w:tc>
      </w:tr>
    </w:tbl>
    <w:p w14:paraId="751C90D9">
      <w:pPr>
        <w:pStyle w:val="5"/>
        <w:rPr>
          <w:rFonts w:hint="default" w:ascii="Times New Roman" w:hAnsi="Times New Roman" w:cs="Times New Roman"/>
        </w:rPr>
      </w:pPr>
      <w:bookmarkStart w:id="428" w:name="_Toc15210"/>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.3请求报文示例</w:t>
      </w:r>
      <w:bookmarkEnd w:id="428"/>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FBF53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226578A">
            <w:pPr>
              <w:pStyle w:val="6"/>
              <w:bidi w:val="0"/>
              <w:rPr>
                <w:rFonts w:hint="default" w:ascii="Times New Roman" w:hAnsi="Times New Roman" w:cs="Times New Roman"/>
              </w:rPr>
            </w:pPr>
            <w:r>
              <w:rPr>
                <w:rFonts w:hint="default" w:ascii="Times New Roman" w:hAnsi="Times New Roman" w:cs="Times New Roman"/>
              </w:rPr>
              <w:t>{</w:t>
            </w:r>
          </w:p>
          <w:p w14:paraId="432462A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"yhjslx": "用户角色类型",</w:t>
            </w:r>
          </w:p>
          <w:p w14:paraId="6D4928E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"xsfnsrsbh": "（销售方）统一社会信用代码/纳税人识别号/身份证件号码",</w:t>
            </w:r>
          </w:p>
          <w:p w14:paraId="4644F51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"xsfmc": "（销售方）名称",</w:t>
            </w:r>
          </w:p>
          <w:p w14:paraId="2732EBB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"gmfnsrsbh": "（购买方）统一社会信用代码/纳税人识别号/身份证件号码",</w:t>
            </w:r>
          </w:p>
          <w:p w14:paraId="45DFAB4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"gmfmc": "（购买方）名称",</w:t>
            </w:r>
          </w:p>
          <w:p w14:paraId="65DA075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"lrfsf": "录入方身份",</w:t>
            </w:r>
          </w:p>
          <w:p w14:paraId="7901755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"lrrqq": "录入日期起",</w:t>
            </w:r>
          </w:p>
          <w:p w14:paraId="1F74AD5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"lrrqz": "录入日期止",</w:t>
            </w:r>
          </w:p>
          <w:p w14:paraId="78DB2BD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"lzfpdm": "蓝字发票代码",</w:t>
            </w:r>
          </w:p>
          <w:p w14:paraId="49AB8DF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"lzfphm": "蓝字发票号码",</w:t>
            </w:r>
          </w:p>
          <w:p w14:paraId="479DA3B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"hzfpxxqrdbh": "红字确认单编号",</w:t>
            </w:r>
          </w:p>
          <w:p w14:paraId="55DB3BF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"hzqrxxztDm": "红字确认信息状态代码",</w:t>
            </w:r>
          </w:p>
          <w:p w14:paraId="196DFFE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"fppzDm": "发票票种代码",</w:t>
            </w:r>
          </w:p>
          <w:p w14:paraId="0F7A9B5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"pageNumber": "页码",</w:t>
            </w:r>
          </w:p>
          <w:p w14:paraId="594F096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"pageSize": "每页数量"</w:t>
            </w:r>
          </w:p>
          <w:p w14:paraId="7EDAD054">
            <w:pPr>
              <w:pStyle w:val="6"/>
              <w:bidi w:val="0"/>
              <w:rPr>
                <w:rFonts w:hint="default" w:ascii="Times New Roman" w:hAnsi="Times New Roman" w:cs="Times New Roman"/>
              </w:rPr>
            </w:pPr>
            <w:r>
              <w:rPr>
                <w:rFonts w:hint="default" w:ascii="Times New Roman" w:hAnsi="Times New Roman" w:cs="Times New Roman"/>
              </w:rPr>
              <w:t>}</w:t>
            </w:r>
          </w:p>
        </w:tc>
      </w:tr>
    </w:tbl>
    <w:p w14:paraId="50ECA4FD">
      <w:pPr>
        <w:pStyle w:val="5"/>
        <w:rPr>
          <w:rFonts w:hint="default" w:ascii="Times New Roman" w:hAnsi="Times New Roman" w:cs="Times New Roman"/>
        </w:rPr>
      </w:pPr>
      <w:bookmarkStart w:id="429" w:name="_Toc29727"/>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.4返回参数</w:t>
      </w:r>
      <w:bookmarkEnd w:id="42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57958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DD6663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01E3853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24061CB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677900D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55D494C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1169BB7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2154FD2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FDDE4F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C139D8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A1693A8">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1CBCE2B1">
            <w:pPr>
              <w:rPr>
                <w:rFonts w:hint="default" w:ascii="Times New Roman" w:hAnsi="Times New Roman" w:cs="Times New Roman"/>
              </w:rPr>
            </w:pPr>
            <w:r>
              <w:rPr>
                <w:rFonts w:hint="default" w:ascii="Times New Roman" w:hAnsi="Times New Roman" w:cs="Times New Roman"/>
                <w:sz w:val="22"/>
                <w:szCs w:val="22"/>
              </w:rPr>
              <w:t>返回码</w:t>
            </w:r>
          </w:p>
        </w:tc>
        <w:tc>
          <w:tcPr>
            <w:tcW w:w="1276" w:type="dxa"/>
            <w:noWrap w:val="0"/>
            <w:vAlign w:val="center"/>
          </w:tcPr>
          <w:p w14:paraId="38FD34B3">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0EDF8464">
            <w:pPr>
              <w:jc w:val="center"/>
              <w:rPr>
                <w:rFonts w:hint="default" w:ascii="Times New Roman" w:hAnsi="Times New Roman" w:cs="Times New Roman"/>
              </w:rPr>
            </w:pPr>
            <w:r>
              <w:rPr>
                <w:rFonts w:hint="default" w:ascii="Times New Roman" w:hAnsi="Times New Roman" w:cs="Times New Roman"/>
                <w:sz w:val="22"/>
                <w:szCs w:val="22"/>
              </w:rPr>
              <w:t>2</w:t>
            </w:r>
          </w:p>
        </w:tc>
        <w:tc>
          <w:tcPr>
            <w:tcW w:w="708" w:type="dxa"/>
            <w:noWrap w:val="0"/>
            <w:vAlign w:val="center"/>
          </w:tcPr>
          <w:p w14:paraId="65ECBCE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E29A517">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7EA6F1E6">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37279C0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8AB4E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3DDB100">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54F93D90">
            <w:pPr>
              <w:rPr>
                <w:rFonts w:hint="default" w:ascii="Times New Roman" w:hAnsi="Times New Roman" w:cs="Times New Roman"/>
              </w:rPr>
            </w:pPr>
            <w:r>
              <w:rPr>
                <w:rFonts w:hint="default" w:ascii="Times New Roman" w:hAnsi="Times New Roman" w:cs="Times New Roman"/>
                <w:sz w:val="22"/>
                <w:szCs w:val="22"/>
              </w:rPr>
              <w:t>返回信息</w:t>
            </w:r>
          </w:p>
        </w:tc>
        <w:tc>
          <w:tcPr>
            <w:tcW w:w="1276" w:type="dxa"/>
            <w:noWrap w:val="0"/>
            <w:vAlign w:val="center"/>
          </w:tcPr>
          <w:p w14:paraId="38E1172B">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33DDF511">
            <w:pPr>
              <w:jc w:val="center"/>
              <w:rPr>
                <w:rFonts w:hint="default" w:ascii="Times New Roman" w:hAnsi="Times New Roman" w:cs="Times New Roman"/>
              </w:rPr>
            </w:pPr>
            <w:r>
              <w:rPr>
                <w:rFonts w:hint="default" w:ascii="Times New Roman" w:hAnsi="Times New Roman" w:cs="Times New Roman"/>
                <w:sz w:val="22"/>
                <w:szCs w:val="22"/>
              </w:rPr>
              <w:t>2000</w:t>
            </w:r>
          </w:p>
        </w:tc>
        <w:tc>
          <w:tcPr>
            <w:tcW w:w="708" w:type="dxa"/>
            <w:noWrap w:val="0"/>
            <w:vAlign w:val="center"/>
          </w:tcPr>
          <w:p w14:paraId="1A88B81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A0A5BFE">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1A437BD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507CCD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5AB9B2F3">
            <w:pPr>
              <w:rPr>
                <w:rFonts w:hint="default" w:ascii="Times New Roman" w:hAnsi="Times New Roman" w:cs="Times New Roman"/>
                <w:strike/>
                <w:sz w:val="22"/>
                <w:szCs w:val="22"/>
              </w:rPr>
            </w:pPr>
            <w:r>
              <w:rPr>
                <w:rFonts w:hint="default" w:ascii="Times New Roman" w:hAnsi="Times New Roman" w:cs="Times New Roman"/>
                <w:sz w:val="22"/>
                <w:szCs w:val="22"/>
              </w:rPr>
              <w:t>total</w:t>
            </w:r>
          </w:p>
        </w:tc>
        <w:tc>
          <w:tcPr>
            <w:tcW w:w="1843" w:type="dxa"/>
            <w:noWrap w:val="0"/>
            <w:vAlign w:val="center"/>
          </w:tcPr>
          <w:p w14:paraId="33A77C25">
            <w:pPr>
              <w:rPr>
                <w:rFonts w:hint="default" w:ascii="Times New Roman" w:hAnsi="Times New Roman" w:cs="Times New Roman"/>
              </w:rPr>
            </w:pPr>
            <w:r>
              <w:rPr>
                <w:rFonts w:hint="default" w:ascii="Times New Roman" w:hAnsi="Times New Roman" w:cs="Times New Roman"/>
              </w:rPr>
              <w:t>总数量</w:t>
            </w:r>
          </w:p>
        </w:tc>
        <w:tc>
          <w:tcPr>
            <w:tcW w:w="1276" w:type="dxa"/>
            <w:noWrap w:val="0"/>
            <w:vAlign w:val="center"/>
          </w:tcPr>
          <w:p w14:paraId="3974EF1E">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67EF88E3">
            <w:pPr>
              <w:pStyle w:val="23"/>
              <w:adjustRightInd w:val="0"/>
              <w:snapToGrid w:val="0"/>
              <w:jc w:val="center"/>
              <w:rPr>
                <w:rFonts w:hint="default" w:ascii="Times New Roman" w:hAnsi="Times New Roman" w:cs="Times New Roman"/>
              </w:rPr>
            </w:pPr>
            <w:r>
              <w:rPr>
                <w:rFonts w:hint="default" w:ascii="Times New Roman" w:hAnsi="Times New Roman" w:cs="Times New Roman"/>
              </w:rPr>
              <w:t>10</w:t>
            </w:r>
          </w:p>
        </w:tc>
        <w:tc>
          <w:tcPr>
            <w:tcW w:w="708" w:type="dxa"/>
            <w:noWrap w:val="0"/>
            <w:vAlign w:val="center"/>
          </w:tcPr>
          <w:p w14:paraId="434E1D5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4AD5146">
            <w:pPr>
              <w:rPr>
                <w:rFonts w:hint="default" w:ascii="Times New Roman" w:hAnsi="Times New Roman" w:cs="Times New Roman"/>
                <w:sz w:val="22"/>
                <w:szCs w:val="22"/>
              </w:rPr>
            </w:pPr>
          </w:p>
        </w:tc>
      </w:tr>
      <w:tr w14:paraId="31075E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6A9E8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36F05261">
            <w:pPr>
              <w:rPr>
                <w:rFonts w:hint="default" w:ascii="Times New Roman" w:hAnsi="Times New Roman" w:cs="Times New Roman"/>
                <w:sz w:val="22"/>
                <w:szCs w:val="22"/>
              </w:rPr>
            </w:pPr>
            <w:r>
              <w:rPr>
                <w:rFonts w:hint="default" w:ascii="Times New Roman" w:hAnsi="Times New Roman" w:cs="Times New Roman"/>
                <w:sz w:val="22"/>
                <w:szCs w:val="22"/>
              </w:rPr>
              <w:t>uuid</w:t>
            </w:r>
          </w:p>
        </w:tc>
        <w:tc>
          <w:tcPr>
            <w:tcW w:w="1843" w:type="dxa"/>
            <w:noWrap w:val="0"/>
            <w:vAlign w:val="center"/>
          </w:tcPr>
          <w:p w14:paraId="4D183056">
            <w:pPr>
              <w:rPr>
                <w:rFonts w:hint="default" w:ascii="Times New Roman" w:hAnsi="Times New Roman" w:cs="Times New Roman"/>
                <w:sz w:val="22"/>
                <w:szCs w:val="22"/>
              </w:rPr>
            </w:pPr>
            <w:r>
              <w:rPr>
                <w:rFonts w:hint="default" w:ascii="Times New Roman" w:hAnsi="Times New Roman" w:cs="Times New Roman"/>
              </w:rPr>
              <w:t>红字确认单UUID</w:t>
            </w:r>
          </w:p>
        </w:tc>
        <w:tc>
          <w:tcPr>
            <w:tcW w:w="1276" w:type="dxa"/>
            <w:noWrap w:val="0"/>
            <w:vAlign w:val="center"/>
          </w:tcPr>
          <w:p w14:paraId="36069110">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3AAA86A">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32</w:t>
            </w:r>
          </w:p>
        </w:tc>
        <w:tc>
          <w:tcPr>
            <w:tcW w:w="708" w:type="dxa"/>
            <w:noWrap w:val="0"/>
            <w:vAlign w:val="center"/>
          </w:tcPr>
          <w:p w14:paraId="771D3D2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1211746">
            <w:pPr>
              <w:rPr>
                <w:rFonts w:hint="default" w:ascii="Times New Roman" w:hAnsi="Times New Roman" w:cs="Times New Roman"/>
                <w:sz w:val="22"/>
                <w:szCs w:val="22"/>
              </w:rPr>
            </w:pPr>
          </w:p>
        </w:tc>
      </w:tr>
      <w:tr w14:paraId="5DA7E1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F0E572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A9D7397">
            <w:pPr>
              <w:rPr>
                <w:rFonts w:hint="default" w:ascii="Times New Roman" w:hAnsi="Times New Roman" w:cs="Times New Roman"/>
                <w:sz w:val="22"/>
                <w:szCs w:val="22"/>
              </w:rPr>
            </w:pPr>
            <w:r>
              <w:rPr>
                <w:rFonts w:hint="default" w:ascii="Times New Roman" w:hAnsi="Times New Roman" w:cs="Times New Roman"/>
                <w:sz w:val="22"/>
                <w:szCs w:val="22"/>
              </w:rPr>
              <w:t>hzfpxxqrdbh</w:t>
            </w:r>
          </w:p>
        </w:tc>
        <w:tc>
          <w:tcPr>
            <w:tcW w:w="1843" w:type="dxa"/>
            <w:noWrap w:val="0"/>
            <w:vAlign w:val="center"/>
          </w:tcPr>
          <w:p w14:paraId="34DAA907">
            <w:pPr>
              <w:rPr>
                <w:rFonts w:hint="default" w:ascii="Times New Roman" w:hAnsi="Times New Roman" w:cs="Times New Roman"/>
              </w:rPr>
            </w:pPr>
            <w:r>
              <w:rPr>
                <w:rFonts w:hint="default" w:ascii="Times New Roman" w:hAnsi="Times New Roman" w:cs="Times New Roman"/>
              </w:rPr>
              <w:t>红字发票信息确认单编号</w:t>
            </w:r>
          </w:p>
        </w:tc>
        <w:tc>
          <w:tcPr>
            <w:tcW w:w="1276" w:type="dxa"/>
            <w:noWrap w:val="0"/>
            <w:vAlign w:val="center"/>
          </w:tcPr>
          <w:p w14:paraId="79B1DAEA">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6C1DFD7E">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723E3FD3">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70A27D83">
            <w:pPr>
              <w:rPr>
                <w:rFonts w:hint="default" w:ascii="Times New Roman" w:hAnsi="Times New Roman" w:cs="Times New Roman"/>
                <w:sz w:val="22"/>
                <w:szCs w:val="22"/>
              </w:rPr>
            </w:pPr>
          </w:p>
        </w:tc>
      </w:tr>
      <w:tr w14:paraId="512A5CD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E1B02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609471B8">
            <w:pPr>
              <w:rPr>
                <w:rFonts w:hint="default" w:ascii="Times New Roman" w:hAnsi="Times New Roman" w:cs="Times New Roman"/>
                <w:sz w:val="22"/>
                <w:szCs w:val="22"/>
              </w:rPr>
            </w:pPr>
            <w:r>
              <w:rPr>
                <w:rFonts w:hint="default" w:ascii="Times New Roman" w:hAnsi="Times New Roman" w:cs="Times New Roman"/>
                <w:sz w:val="22"/>
                <w:szCs w:val="22"/>
              </w:rPr>
              <w:t>lrfsf</w:t>
            </w:r>
          </w:p>
        </w:tc>
        <w:tc>
          <w:tcPr>
            <w:tcW w:w="1843" w:type="dxa"/>
            <w:noWrap w:val="0"/>
            <w:vAlign w:val="center"/>
          </w:tcPr>
          <w:p w14:paraId="7B0A7C6F">
            <w:pPr>
              <w:rPr>
                <w:rFonts w:hint="default" w:ascii="Times New Roman" w:hAnsi="Times New Roman" w:cs="Times New Roman"/>
                <w:sz w:val="22"/>
                <w:szCs w:val="22"/>
              </w:rPr>
            </w:pPr>
            <w:r>
              <w:rPr>
                <w:rFonts w:hint="default" w:ascii="Times New Roman" w:hAnsi="Times New Roman" w:cs="Times New Roman"/>
              </w:rPr>
              <w:t>录入方身份</w:t>
            </w:r>
          </w:p>
        </w:tc>
        <w:tc>
          <w:tcPr>
            <w:tcW w:w="1276" w:type="dxa"/>
            <w:noWrap w:val="0"/>
            <w:vAlign w:val="center"/>
          </w:tcPr>
          <w:p w14:paraId="4841119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227EA2BB">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01176E4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F11892C">
            <w:pPr>
              <w:rPr>
                <w:rFonts w:hint="default" w:ascii="Times New Roman" w:hAnsi="Times New Roman" w:cs="Times New Roman"/>
                <w:sz w:val="22"/>
                <w:szCs w:val="22"/>
              </w:rPr>
            </w:pPr>
            <w:r>
              <w:rPr>
                <w:rFonts w:hint="default" w:ascii="Times New Roman" w:hAnsi="Times New Roman" w:cs="Times New Roman"/>
                <w:kern w:val="0"/>
                <w:szCs w:val="21"/>
              </w:rPr>
              <w:t>0：销方 1：购方</w:t>
            </w:r>
          </w:p>
        </w:tc>
      </w:tr>
      <w:tr w14:paraId="6897DC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47B833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1C6B6948">
            <w:pPr>
              <w:rPr>
                <w:rFonts w:hint="default" w:ascii="Times New Roman" w:hAnsi="Times New Roman" w:cs="Times New Roman"/>
                <w:sz w:val="22"/>
                <w:szCs w:val="22"/>
              </w:rPr>
            </w:pPr>
            <w:r>
              <w:rPr>
                <w:rFonts w:hint="default" w:ascii="Times New Roman" w:hAnsi="Times New Roman" w:cs="Times New Roman"/>
                <w:sz w:val="22"/>
                <w:szCs w:val="22"/>
              </w:rPr>
              <w:t>xsfnsrsbh</w:t>
            </w:r>
          </w:p>
        </w:tc>
        <w:tc>
          <w:tcPr>
            <w:tcW w:w="1843" w:type="dxa"/>
            <w:noWrap w:val="0"/>
            <w:vAlign w:val="center"/>
          </w:tcPr>
          <w:p w14:paraId="1AED48FA">
            <w:pPr>
              <w:rPr>
                <w:rFonts w:hint="default" w:ascii="Times New Roman" w:hAnsi="Times New Roman" w:cs="Times New Roman"/>
                <w:sz w:val="22"/>
                <w:szCs w:val="22"/>
              </w:rPr>
            </w:pPr>
            <w:r>
              <w:rPr>
                <w:rFonts w:hint="default" w:ascii="Times New Roman" w:hAnsi="Times New Roman" w:cs="Times New Roman"/>
              </w:rPr>
              <w:t>（销售方）统一社会信用代码/纳税人识别号/身份证件号码</w:t>
            </w:r>
          </w:p>
        </w:tc>
        <w:tc>
          <w:tcPr>
            <w:tcW w:w="1276" w:type="dxa"/>
            <w:noWrap w:val="0"/>
            <w:vAlign w:val="center"/>
          </w:tcPr>
          <w:p w14:paraId="2C9F48FA">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0D2B505">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3F336884">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31058AA0">
            <w:pPr>
              <w:rPr>
                <w:rFonts w:hint="default" w:ascii="Times New Roman" w:hAnsi="Times New Roman" w:cs="Times New Roman"/>
                <w:sz w:val="22"/>
                <w:szCs w:val="22"/>
              </w:rPr>
            </w:pPr>
          </w:p>
        </w:tc>
      </w:tr>
      <w:tr w14:paraId="1E19F5D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7DAE1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6B234394">
            <w:pPr>
              <w:rPr>
                <w:rFonts w:hint="default" w:ascii="Times New Roman" w:hAnsi="Times New Roman" w:cs="Times New Roman"/>
                <w:sz w:val="22"/>
                <w:szCs w:val="22"/>
              </w:rPr>
            </w:pPr>
            <w:r>
              <w:rPr>
                <w:rFonts w:hint="default" w:ascii="Times New Roman" w:hAnsi="Times New Roman" w:cs="Times New Roman"/>
                <w:sz w:val="22"/>
                <w:szCs w:val="22"/>
              </w:rPr>
              <w:t>xsfmc</w:t>
            </w:r>
          </w:p>
        </w:tc>
        <w:tc>
          <w:tcPr>
            <w:tcW w:w="1843" w:type="dxa"/>
            <w:noWrap w:val="0"/>
            <w:vAlign w:val="center"/>
          </w:tcPr>
          <w:p w14:paraId="20C30893">
            <w:pPr>
              <w:rPr>
                <w:rFonts w:hint="default" w:ascii="Times New Roman" w:hAnsi="Times New Roman" w:cs="Times New Roman"/>
                <w:sz w:val="22"/>
                <w:szCs w:val="22"/>
              </w:rPr>
            </w:pPr>
            <w:r>
              <w:rPr>
                <w:rFonts w:hint="default" w:ascii="Times New Roman" w:hAnsi="Times New Roman" w:cs="Times New Roman"/>
              </w:rPr>
              <w:t>（销售方）名称</w:t>
            </w:r>
          </w:p>
        </w:tc>
        <w:tc>
          <w:tcPr>
            <w:tcW w:w="1276" w:type="dxa"/>
            <w:noWrap w:val="0"/>
            <w:vAlign w:val="center"/>
          </w:tcPr>
          <w:p w14:paraId="0A42E8C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3DBF5B5">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78C0534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DFFECE9">
            <w:pPr>
              <w:rPr>
                <w:rFonts w:hint="default" w:ascii="Times New Roman" w:hAnsi="Times New Roman" w:cs="Times New Roman"/>
                <w:sz w:val="22"/>
                <w:szCs w:val="22"/>
              </w:rPr>
            </w:pPr>
          </w:p>
        </w:tc>
      </w:tr>
      <w:tr w14:paraId="7FE84FF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1B6CC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6046420A">
            <w:pPr>
              <w:rPr>
                <w:rFonts w:hint="default" w:ascii="Times New Roman" w:hAnsi="Times New Roman" w:cs="Times New Roman"/>
                <w:sz w:val="22"/>
                <w:szCs w:val="22"/>
              </w:rPr>
            </w:pPr>
            <w:r>
              <w:rPr>
                <w:rFonts w:hint="default" w:ascii="Times New Roman" w:hAnsi="Times New Roman" w:cs="Times New Roman"/>
                <w:sz w:val="22"/>
                <w:szCs w:val="22"/>
              </w:rPr>
              <w:t>gmfnsrsbh</w:t>
            </w:r>
          </w:p>
        </w:tc>
        <w:tc>
          <w:tcPr>
            <w:tcW w:w="1843" w:type="dxa"/>
            <w:noWrap w:val="0"/>
            <w:vAlign w:val="center"/>
          </w:tcPr>
          <w:p w14:paraId="2849D56B">
            <w:pPr>
              <w:rPr>
                <w:rFonts w:hint="default" w:ascii="Times New Roman" w:hAnsi="Times New Roman" w:cs="Times New Roman"/>
                <w:sz w:val="22"/>
                <w:szCs w:val="22"/>
              </w:rPr>
            </w:pPr>
            <w:r>
              <w:rPr>
                <w:rFonts w:hint="default" w:ascii="Times New Roman" w:hAnsi="Times New Roman" w:cs="Times New Roman"/>
              </w:rPr>
              <w:t>（购买方）统一社会信用代码/纳税人识别号/身份证件号码</w:t>
            </w:r>
          </w:p>
        </w:tc>
        <w:tc>
          <w:tcPr>
            <w:tcW w:w="1276" w:type="dxa"/>
            <w:noWrap w:val="0"/>
            <w:vAlign w:val="center"/>
          </w:tcPr>
          <w:p w14:paraId="3AECA4CE">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D364BD9">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368E1C3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36A00B6">
            <w:pPr>
              <w:rPr>
                <w:rFonts w:hint="default" w:ascii="Times New Roman" w:hAnsi="Times New Roman" w:cs="Times New Roman"/>
                <w:sz w:val="22"/>
                <w:szCs w:val="22"/>
              </w:rPr>
            </w:pPr>
          </w:p>
        </w:tc>
      </w:tr>
      <w:tr w14:paraId="7008823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434A7C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492EE056">
            <w:pPr>
              <w:rPr>
                <w:rFonts w:hint="default" w:ascii="Times New Roman" w:hAnsi="Times New Roman" w:cs="Times New Roman"/>
                <w:sz w:val="22"/>
                <w:szCs w:val="22"/>
              </w:rPr>
            </w:pPr>
            <w:r>
              <w:rPr>
                <w:rFonts w:hint="default" w:ascii="Times New Roman" w:hAnsi="Times New Roman" w:cs="Times New Roman"/>
                <w:sz w:val="22"/>
                <w:szCs w:val="22"/>
              </w:rPr>
              <w:t>gmfmc</w:t>
            </w:r>
          </w:p>
        </w:tc>
        <w:tc>
          <w:tcPr>
            <w:tcW w:w="1843" w:type="dxa"/>
            <w:noWrap w:val="0"/>
            <w:vAlign w:val="center"/>
          </w:tcPr>
          <w:p w14:paraId="1A601350">
            <w:pPr>
              <w:rPr>
                <w:rFonts w:hint="default" w:ascii="Times New Roman" w:hAnsi="Times New Roman" w:cs="Times New Roman"/>
              </w:rPr>
            </w:pPr>
            <w:r>
              <w:rPr>
                <w:rFonts w:hint="default" w:ascii="Times New Roman" w:hAnsi="Times New Roman" w:cs="Times New Roman"/>
              </w:rPr>
              <w:t>（购买方）名称</w:t>
            </w:r>
          </w:p>
        </w:tc>
        <w:tc>
          <w:tcPr>
            <w:tcW w:w="1276" w:type="dxa"/>
            <w:noWrap w:val="0"/>
            <w:vAlign w:val="center"/>
          </w:tcPr>
          <w:p w14:paraId="565118C6">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3B8AFB2">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5EE5FF0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54D9C2B">
            <w:pPr>
              <w:rPr>
                <w:rFonts w:hint="default" w:ascii="Times New Roman" w:hAnsi="Times New Roman" w:cs="Times New Roman"/>
                <w:sz w:val="22"/>
                <w:szCs w:val="22"/>
              </w:rPr>
            </w:pPr>
          </w:p>
        </w:tc>
      </w:tr>
      <w:tr w14:paraId="51608B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3EDF23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550D5971">
            <w:pPr>
              <w:rPr>
                <w:rFonts w:hint="default" w:ascii="Times New Roman" w:hAnsi="Times New Roman" w:cs="Times New Roman"/>
                <w:sz w:val="22"/>
                <w:szCs w:val="22"/>
              </w:rPr>
            </w:pPr>
            <w:r>
              <w:rPr>
                <w:rFonts w:hint="default" w:ascii="Times New Roman" w:hAnsi="Times New Roman" w:cs="Times New Roman"/>
                <w:sz w:val="22"/>
                <w:szCs w:val="22"/>
              </w:rPr>
              <w:t>lzfpdm</w:t>
            </w:r>
          </w:p>
        </w:tc>
        <w:tc>
          <w:tcPr>
            <w:tcW w:w="1843" w:type="dxa"/>
            <w:noWrap w:val="0"/>
            <w:vAlign w:val="center"/>
          </w:tcPr>
          <w:p w14:paraId="21AC5228">
            <w:pPr>
              <w:rPr>
                <w:rFonts w:hint="default" w:ascii="Times New Roman" w:hAnsi="Times New Roman" w:cs="Times New Roman"/>
                <w:sz w:val="22"/>
                <w:szCs w:val="22"/>
              </w:rPr>
            </w:pPr>
            <w:r>
              <w:rPr>
                <w:rFonts w:hint="default" w:ascii="Times New Roman" w:hAnsi="Times New Roman" w:cs="Times New Roman"/>
              </w:rPr>
              <w:t>蓝字发票代码</w:t>
            </w:r>
          </w:p>
        </w:tc>
        <w:tc>
          <w:tcPr>
            <w:tcW w:w="1276" w:type="dxa"/>
            <w:noWrap w:val="0"/>
            <w:vAlign w:val="center"/>
          </w:tcPr>
          <w:p w14:paraId="1833B99C">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FB645A9">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12</w:t>
            </w:r>
          </w:p>
        </w:tc>
        <w:tc>
          <w:tcPr>
            <w:tcW w:w="708" w:type="dxa"/>
            <w:noWrap w:val="0"/>
            <w:vAlign w:val="center"/>
          </w:tcPr>
          <w:p w14:paraId="1FAFB2A6">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010D3939">
            <w:pPr>
              <w:rPr>
                <w:rFonts w:hint="default" w:ascii="Times New Roman" w:hAnsi="Times New Roman" w:cs="Times New Roman"/>
                <w:sz w:val="22"/>
                <w:szCs w:val="22"/>
              </w:rPr>
            </w:pPr>
          </w:p>
        </w:tc>
      </w:tr>
      <w:tr w14:paraId="240BEA7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57A5CA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1072035A">
            <w:pPr>
              <w:rPr>
                <w:rFonts w:hint="default" w:ascii="Times New Roman" w:hAnsi="Times New Roman" w:cs="Times New Roman"/>
                <w:sz w:val="22"/>
                <w:szCs w:val="22"/>
              </w:rPr>
            </w:pPr>
            <w:r>
              <w:rPr>
                <w:rFonts w:hint="default" w:ascii="Times New Roman" w:hAnsi="Times New Roman" w:cs="Times New Roman"/>
                <w:sz w:val="22"/>
                <w:szCs w:val="22"/>
              </w:rPr>
              <w:t>lzfphm</w:t>
            </w:r>
          </w:p>
        </w:tc>
        <w:tc>
          <w:tcPr>
            <w:tcW w:w="1843" w:type="dxa"/>
            <w:noWrap w:val="0"/>
            <w:vAlign w:val="center"/>
          </w:tcPr>
          <w:p w14:paraId="5531E7FE">
            <w:pPr>
              <w:rPr>
                <w:rFonts w:hint="default" w:ascii="Times New Roman" w:hAnsi="Times New Roman" w:cs="Times New Roman"/>
                <w:sz w:val="22"/>
                <w:szCs w:val="22"/>
              </w:rPr>
            </w:pPr>
            <w:r>
              <w:rPr>
                <w:rFonts w:hint="default" w:ascii="Times New Roman" w:hAnsi="Times New Roman" w:cs="Times New Roman"/>
              </w:rPr>
              <w:t>蓝字发票号码</w:t>
            </w:r>
          </w:p>
        </w:tc>
        <w:tc>
          <w:tcPr>
            <w:tcW w:w="1276" w:type="dxa"/>
            <w:noWrap w:val="0"/>
            <w:vAlign w:val="center"/>
          </w:tcPr>
          <w:p w14:paraId="381DB14F">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1602120E">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735E1E18">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44ACE580">
            <w:pPr>
              <w:rPr>
                <w:rFonts w:hint="default" w:ascii="Times New Roman" w:hAnsi="Times New Roman" w:cs="Times New Roman"/>
                <w:sz w:val="22"/>
                <w:szCs w:val="22"/>
              </w:rPr>
            </w:pPr>
          </w:p>
        </w:tc>
      </w:tr>
      <w:tr w14:paraId="53A7903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1CD280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7C102909">
            <w:pPr>
              <w:rPr>
                <w:rFonts w:hint="default" w:ascii="Times New Roman" w:hAnsi="Times New Roman" w:cs="Times New Roman"/>
                <w:sz w:val="22"/>
                <w:szCs w:val="22"/>
              </w:rPr>
            </w:pPr>
            <w:r>
              <w:rPr>
                <w:rFonts w:hint="default" w:ascii="Times New Roman" w:hAnsi="Times New Roman" w:cs="Times New Roman"/>
                <w:sz w:val="22"/>
                <w:szCs w:val="22"/>
              </w:rPr>
              <w:t>sfzzfpbz</w:t>
            </w:r>
          </w:p>
        </w:tc>
        <w:tc>
          <w:tcPr>
            <w:tcW w:w="1843" w:type="dxa"/>
            <w:noWrap w:val="0"/>
            <w:vAlign w:val="center"/>
          </w:tcPr>
          <w:p w14:paraId="460208D3">
            <w:pPr>
              <w:rPr>
                <w:rFonts w:hint="default" w:ascii="Times New Roman" w:hAnsi="Times New Roman" w:cs="Times New Roman"/>
                <w:sz w:val="22"/>
                <w:szCs w:val="22"/>
              </w:rPr>
            </w:pPr>
            <w:r>
              <w:rPr>
                <w:rFonts w:hint="default" w:ascii="Times New Roman" w:hAnsi="Times New Roman" w:cs="Times New Roman"/>
              </w:rPr>
              <w:t>是否纸质发票标志</w:t>
            </w:r>
          </w:p>
        </w:tc>
        <w:tc>
          <w:tcPr>
            <w:tcW w:w="1276" w:type="dxa"/>
            <w:noWrap w:val="0"/>
            <w:vAlign w:val="center"/>
          </w:tcPr>
          <w:p w14:paraId="569707B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51BA661B">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w:t>
            </w:r>
          </w:p>
        </w:tc>
        <w:tc>
          <w:tcPr>
            <w:tcW w:w="708" w:type="dxa"/>
            <w:noWrap w:val="0"/>
            <w:vAlign w:val="center"/>
          </w:tcPr>
          <w:p w14:paraId="780872D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CC42ED9">
            <w:pPr>
              <w:rPr>
                <w:rFonts w:hint="default" w:ascii="Times New Roman" w:hAnsi="Times New Roman" w:cs="Times New Roman"/>
                <w:sz w:val="22"/>
                <w:szCs w:val="22"/>
              </w:rPr>
            </w:pPr>
            <w:r>
              <w:rPr>
                <w:rFonts w:hint="default" w:ascii="Times New Roman" w:hAnsi="Times New Roman" w:cs="Times New Roman"/>
                <w:kern w:val="0"/>
                <w:szCs w:val="21"/>
              </w:rPr>
              <w:t>Y=纸质发票，N=电子发票</w:t>
            </w:r>
          </w:p>
        </w:tc>
      </w:tr>
      <w:tr w14:paraId="542483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FF1E88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6918BE3F">
            <w:pPr>
              <w:rPr>
                <w:rFonts w:hint="default" w:ascii="Times New Roman" w:hAnsi="Times New Roman" w:cs="Times New Roman"/>
                <w:sz w:val="22"/>
                <w:szCs w:val="22"/>
              </w:rPr>
            </w:pPr>
            <w:r>
              <w:rPr>
                <w:rFonts w:hint="default" w:ascii="Times New Roman" w:hAnsi="Times New Roman" w:cs="Times New Roman"/>
                <w:sz w:val="22"/>
                <w:szCs w:val="22"/>
              </w:rPr>
              <w:t>lzkprq</w:t>
            </w:r>
          </w:p>
        </w:tc>
        <w:tc>
          <w:tcPr>
            <w:tcW w:w="1843" w:type="dxa"/>
            <w:noWrap w:val="0"/>
            <w:vAlign w:val="center"/>
          </w:tcPr>
          <w:p w14:paraId="1F431119">
            <w:pPr>
              <w:rPr>
                <w:rFonts w:hint="default" w:ascii="Times New Roman" w:hAnsi="Times New Roman" w:cs="Times New Roman"/>
                <w:sz w:val="22"/>
                <w:szCs w:val="22"/>
              </w:rPr>
            </w:pPr>
            <w:r>
              <w:rPr>
                <w:rFonts w:hint="default" w:ascii="Times New Roman" w:hAnsi="Times New Roman" w:cs="Times New Roman"/>
              </w:rPr>
              <w:t>蓝字发票开票日期</w:t>
            </w:r>
          </w:p>
        </w:tc>
        <w:tc>
          <w:tcPr>
            <w:tcW w:w="1276" w:type="dxa"/>
            <w:noWrap w:val="0"/>
            <w:vAlign w:val="center"/>
          </w:tcPr>
          <w:p w14:paraId="52A8C7F0">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04FB5AFF">
            <w:pPr>
              <w:pStyle w:val="23"/>
              <w:adjustRightInd w:val="0"/>
              <w:snapToGrid w:val="0"/>
              <w:jc w:val="center"/>
              <w:rPr>
                <w:rFonts w:hint="default" w:ascii="Times New Roman" w:hAnsi="Times New Roman" w:cs="Times New Roman"/>
                <w:sz w:val="22"/>
                <w:szCs w:val="22"/>
              </w:rPr>
            </w:pPr>
          </w:p>
        </w:tc>
        <w:tc>
          <w:tcPr>
            <w:tcW w:w="708" w:type="dxa"/>
            <w:noWrap w:val="0"/>
            <w:vAlign w:val="center"/>
          </w:tcPr>
          <w:p w14:paraId="3B5ADABB">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513F546B">
            <w:pPr>
              <w:rPr>
                <w:rFonts w:hint="default" w:ascii="Times New Roman" w:hAnsi="Times New Roman" w:cs="Times New Roman"/>
                <w:sz w:val="22"/>
                <w:szCs w:val="22"/>
              </w:rPr>
            </w:pPr>
            <w:r>
              <w:rPr>
                <w:rFonts w:hint="default" w:ascii="Times New Roman" w:hAnsi="Times New Roman" w:cs="Times New Roman"/>
                <w:szCs w:val="21"/>
              </w:rPr>
              <w:t>yyyy-MM-dd HH:mm:ss</w:t>
            </w:r>
          </w:p>
        </w:tc>
      </w:tr>
      <w:tr w14:paraId="3AA82C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78081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1863C06E">
            <w:pPr>
              <w:rPr>
                <w:rFonts w:hint="default" w:ascii="Times New Roman" w:hAnsi="Times New Roman" w:cs="Times New Roman"/>
                <w:sz w:val="22"/>
                <w:szCs w:val="22"/>
              </w:rPr>
            </w:pPr>
            <w:r>
              <w:rPr>
                <w:rFonts w:hint="default" w:ascii="Times New Roman" w:hAnsi="Times New Roman" w:cs="Times New Roman"/>
                <w:sz w:val="22"/>
                <w:szCs w:val="22"/>
              </w:rPr>
              <w:t>lzhjje</w:t>
            </w:r>
          </w:p>
        </w:tc>
        <w:tc>
          <w:tcPr>
            <w:tcW w:w="1843" w:type="dxa"/>
            <w:noWrap w:val="0"/>
            <w:vAlign w:val="center"/>
          </w:tcPr>
          <w:p w14:paraId="2490DC1E">
            <w:pPr>
              <w:rPr>
                <w:rFonts w:hint="default" w:ascii="Times New Roman" w:hAnsi="Times New Roman" w:cs="Times New Roman"/>
                <w:sz w:val="22"/>
                <w:szCs w:val="22"/>
              </w:rPr>
            </w:pPr>
            <w:r>
              <w:rPr>
                <w:rFonts w:hint="default" w:ascii="Times New Roman" w:hAnsi="Times New Roman" w:cs="Times New Roman"/>
              </w:rPr>
              <w:t>蓝字发票合计金额</w:t>
            </w:r>
          </w:p>
        </w:tc>
        <w:tc>
          <w:tcPr>
            <w:tcW w:w="1276" w:type="dxa"/>
            <w:noWrap w:val="0"/>
            <w:vAlign w:val="center"/>
          </w:tcPr>
          <w:p w14:paraId="233CF93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7E07888F">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4301C95E">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6717835A">
            <w:pPr>
              <w:rPr>
                <w:rFonts w:hint="default" w:ascii="Times New Roman" w:hAnsi="Times New Roman" w:cs="Times New Roman"/>
                <w:sz w:val="22"/>
                <w:szCs w:val="22"/>
              </w:rPr>
            </w:pPr>
          </w:p>
        </w:tc>
      </w:tr>
      <w:tr w14:paraId="7541BD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B0483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5BA28B53">
            <w:pPr>
              <w:rPr>
                <w:rFonts w:hint="default" w:ascii="Times New Roman" w:hAnsi="Times New Roman" w:cs="Times New Roman"/>
                <w:sz w:val="22"/>
                <w:szCs w:val="22"/>
              </w:rPr>
            </w:pPr>
            <w:r>
              <w:rPr>
                <w:rFonts w:hint="default" w:ascii="Times New Roman" w:hAnsi="Times New Roman" w:cs="Times New Roman"/>
                <w:sz w:val="22"/>
                <w:szCs w:val="22"/>
              </w:rPr>
              <w:t>lzhjse</w:t>
            </w:r>
          </w:p>
        </w:tc>
        <w:tc>
          <w:tcPr>
            <w:tcW w:w="1843" w:type="dxa"/>
            <w:noWrap w:val="0"/>
            <w:vAlign w:val="center"/>
          </w:tcPr>
          <w:p w14:paraId="061EE209">
            <w:pPr>
              <w:rPr>
                <w:rFonts w:hint="default" w:ascii="Times New Roman" w:hAnsi="Times New Roman" w:cs="Times New Roman"/>
                <w:sz w:val="22"/>
                <w:szCs w:val="22"/>
              </w:rPr>
            </w:pPr>
            <w:r>
              <w:rPr>
                <w:rFonts w:hint="default" w:ascii="Times New Roman" w:hAnsi="Times New Roman" w:cs="Times New Roman"/>
              </w:rPr>
              <w:t>蓝字发票合计税额</w:t>
            </w:r>
          </w:p>
        </w:tc>
        <w:tc>
          <w:tcPr>
            <w:tcW w:w="1276" w:type="dxa"/>
            <w:noWrap w:val="0"/>
            <w:vAlign w:val="center"/>
          </w:tcPr>
          <w:p w14:paraId="2849E8F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437F64BC">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7A39D84D">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7A8E0981">
            <w:pPr>
              <w:rPr>
                <w:rFonts w:hint="default" w:ascii="Times New Roman" w:hAnsi="Times New Roman" w:cs="Times New Roman"/>
                <w:sz w:val="22"/>
                <w:szCs w:val="22"/>
              </w:rPr>
            </w:pPr>
          </w:p>
        </w:tc>
      </w:tr>
      <w:tr w14:paraId="2D486A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34736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2B52178C">
            <w:pPr>
              <w:rPr>
                <w:rFonts w:hint="default" w:ascii="Times New Roman" w:hAnsi="Times New Roman" w:cs="Times New Roman"/>
                <w:sz w:val="22"/>
                <w:szCs w:val="22"/>
              </w:rPr>
            </w:pPr>
            <w:r>
              <w:rPr>
                <w:rFonts w:hint="default" w:ascii="Times New Roman" w:hAnsi="Times New Roman" w:cs="Times New Roman"/>
                <w:sz w:val="22"/>
                <w:szCs w:val="22"/>
              </w:rPr>
              <w:t>lzfppzDm</w:t>
            </w:r>
          </w:p>
        </w:tc>
        <w:tc>
          <w:tcPr>
            <w:tcW w:w="1843" w:type="dxa"/>
            <w:noWrap w:val="0"/>
            <w:vAlign w:val="center"/>
          </w:tcPr>
          <w:p w14:paraId="6507DB0E">
            <w:pPr>
              <w:rPr>
                <w:rFonts w:hint="default" w:ascii="Times New Roman" w:hAnsi="Times New Roman" w:cs="Times New Roman"/>
                <w:sz w:val="22"/>
                <w:szCs w:val="22"/>
              </w:rPr>
            </w:pPr>
            <w:r>
              <w:rPr>
                <w:rFonts w:hint="default" w:ascii="Times New Roman" w:hAnsi="Times New Roman" w:cs="Times New Roman"/>
              </w:rPr>
              <w:t>蓝字发票票种代码</w:t>
            </w:r>
          </w:p>
        </w:tc>
        <w:tc>
          <w:tcPr>
            <w:tcW w:w="1276" w:type="dxa"/>
            <w:noWrap w:val="0"/>
            <w:vAlign w:val="center"/>
          </w:tcPr>
          <w:p w14:paraId="14A9F2E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FCE2090">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09FBDBB1">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410645CD">
            <w:pPr>
              <w:pStyle w:val="32"/>
              <w:jc w:val="both"/>
              <w:rPr>
                <w:rFonts w:hint="default" w:ascii="Times New Roman" w:hAnsi="Times New Roman" w:cs="Times New Roman"/>
                <w:szCs w:val="21"/>
              </w:rPr>
            </w:pPr>
            <w:r>
              <w:rPr>
                <w:rFonts w:hint="default" w:ascii="Times New Roman" w:hAnsi="Times New Roman" w:cs="Times New Roman"/>
                <w:szCs w:val="21"/>
              </w:rPr>
              <w:t>01:</w:t>
            </w:r>
            <w:r>
              <w:rPr>
                <w:rFonts w:hint="default" w:ascii="Times New Roman" w:hAnsi="Times New Roman" w:cs="Times New Roman"/>
              </w:rPr>
              <w:t xml:space="preserve"> </w:t>
            </w:r>
            <w:r>
              <w:rPr>
                <w:rFonts w:hint="default" w:ascii="Times New Roman" w:hAnsi="Times New Roman" w:cs="Times New Roman"/>
                <w:szCs w:val="21"/>
              </w:rPr>
              <w:t>增值税专用发票</w:t>
            </w:r>
          </w:p>
          <w:p w14:paraId="7C9C1845">
            <w:pPr>
              <w:pStyle w:val="32"/>
              <w:jc w:val="both"/>
              <w:rPr>
                <w:rFonts w:hint="default" w:ascii="Times New Roman" w:hAnsi="Times New Roman" w:cs="Times New Roman"/>
                <w:szCs w:val="21"/>
              </w:rPr>
            </w:pPr>
            <w:r>
              <w:rPr>
                <w:rFonts w:hint="default" w:ascii="Times New Roman" w:hAnsi="Times New Roman" w:cs="Times New Roman"/>
                <w:szCs w:val="21"/>
              </w:rPr>
              <w:t>02:</w:t>
            </w:r>
            <w:r>
              <w:rPr>
                <w:rFonts w:hint="default" w:ascii="Times New Roman" w:hAnsi="Times New Roman" w:cs="Times New Roman"/>
              </w:rPr>
              <w:t xml:space="preserve"> </w:t>
            </w:r>
            <w:r>
              <w:rPr>
                <w:rFonts w:hint="default" w:ascii="Times New Roman" w:hAnsi="Times New Roman" w:cs="Times New Roman"/>
                <w:szCs w:val="21"/>
              </w:rPr>
              <w:t>普通发票</w:t>
            </w:r>
          </w:p>
          <w:p w14:paraId="68637F6C">
            <w:pPr>
              <w:pStyle w:val="32"/>
              <w:jc w:val="both"/>
              <w:rPr>
                <w:rFonts w:hint="default" w:ascii="Times New Roman" w:hAnsi="Times New Roman" w:cs="Times New Roman"/>
                <w:szCs w:val="21"/>
              </w:rPr>
            </w:pPr>
            <w:r>
              <w:rPr>
                <w:rFonts w:hint="default" w:ascii="Times New Roman" w:hAnsi="Times New Roman" w:cs="Times New Roman"/>
                <w:szCs w:val="21"/>
              </w:rPr>
              <w:t>03:</w:t>
            </w:r>
            <w:r>
              <w:rPr>
                <w:rFonts w:hint="default" w:ascii="Times New Roman" w:hAnsi="Times New Roman" w:cs="Times New Roman"/>
              </w:rPr>
              <w:t xml:space="preserve"> </w:t>
            </w:r>
            <w:r>
              <w:rPr>
                <w:rFonts w:hint="default" w:ascii="Times New Roman" w:hAnsi="Times New Roman" w:cs="Times New Roman"/>
                <w:szCs w:val="21"/>
              </w:rPr>
              <w:t>机动车统一销售发票</w:t>
            </w:r>
          </w:p>
          <w:p w14:paraId="474823CB">
            <w:pPr>
              <w:rPr>
                <w:rFonts w:hint="default" w:ascii="Times New Roman" w:hAnsi="Times New Roman" w:cs="Times New Roman"/>
                <w:sz w:val="22"/>
                <w:szCs w:val="22"/>
              </w:rPr>
            </w:pPr>
            <w:r>
              <w:rPr>
                <w:rFonts w:hint="default" w:ascii="Times New Roman" w:hAnsi="Times New Roman" w:cs="Times New Roman"/>
                <w:szCs w:val="21"/>
              </w:rPr>
              <w:t>04:</w:t>
            </w:r>
            <w:r>
              <w:rPr>
                <w:rFonts w:hint="default" w:ascii="Times New Roman" w:hAnsi="Times New Roman" w:cs="Times New Roman"/>
              </w:rPr>
              <w:t xml:space="preserve"> </w:t>
            </w:r>
            <w:r>
              <w:rPr>
                <w:rFonts w:hint="default" w:ascii="Times New Roman" w:hAnsi="Times New Roman" w:cs="Times New Roman"/>
                <w:szCs w:val="21"/>
              </w:rPr>
              <w:t>二手车统一销售发票</w:t>
            </w:r>
          </w:p>
        </w:tc>
      </w:tr>
      <w:tr w14:paraId="29A1615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5268A7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11568D90">
            <w:pPr>
              <w:rPr>
                <w:rFonts w:hint="default" w:ascii="Times New Roman" w:hAnsi="Times New Roman" w:cs="Times New Roman"/>
                <w:sz w:val="22"/>
                <w:szCs w:val="22"/>
              </w:rPr>
            </w:pPr>
            <w:r>
              <w:rPr>
                <w:rFonts w:hint="default" w:ascii="Times New Roman" w:hAnsi="Times New Roman" w:cs="Times New Roman"/>
                <w:sz w:val="22"/>
                <w:szCs w:val="22"/>
              </w:rPr>
              <w:t>lzfpTdyslxDm</w:t>
            </w:r>
          </w:p>
        </w:tc>
        <w:tc>
          <w:tcPr>
            <w:tcW w:w="1843" w:type="dxa"/>
            <w:noWrap w:val="0"/>
            <w:vAlign w:val="center"/>
          </w:tcPr>
          <w:p w14:paraId="0E37172A">
            <w:pPr>
              <w:rPr>
                <w:rFonts w:hint="default" w:ascii="Times New Roman" w:hAnsi="Times New Roman" w:cs="Times New Roman"/>
                <w:sz w:val="22"/>
                <w:szCs w:val="22"/>
              </w:rPr>
            </w:pPr>
            <w:r>
              <w:rPr>
                <w:rFonts w:hint="default" w:ascii="Times New Roman" w:hAnsi="Times New Roman" w:cs="Times New Roman"/>
              </w:rPr>
              <w:t>蓝字发票特定要素类型代码</w:t>
            </w:r>
          </w:p>
        </w:tc>
        <w:tc>
          <w:tcPr>
            <w:tcW w:w="1276" w:type="dxa"/>
            <w:noWrap w:val="0"/>
            <w:vAlign w:val="center"/>
          </w:tcPr>
          <w:p w14:paraId="1F10D111">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6C20282">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45CE5CEA">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3F8A2FB8">
            <w:pPr>
              <w:rPr>
                <w:rFonts w:hint="default" w:ascii="Times New Roman" w:hAnsi="Times New Roman" w:cs="Times New Roman"/>
              </w:rPr>
            </w:pPr>
            <w:r>
              <w:rPr>
                <w:rFonts w:hint="default" w:ascii="Times New Roman" w:hAnsi="Times New Roman" w:cs="Times New Roman"/>
              </w:rPr>
              <w:t>01：成品油发票</w:t>
            </w:r>
          </w:p>
          <w:p w14:paraId="21492ACE">
            <w:pPr>
              <w:rPr>
                <w:rFonts w:hint="default" w:ascii="Times New Roman" w:hAnsi="Times New Roman" w:cs="Times New Roman"/>
              </w:rPr>
            </w:pPr>
            <w:r>
              <w:rPr>
                <w:rFonts w:hint="default" w:ascii="Times New Roman" w:hAnsi="Times New Roman" w:cs="Times New Roman"/>
              </w:rPr>
              <w:t>02：稀土发票</w:t>
            </w:r>
          </w:p>
          <w:p w14:paraId="1FF0FFC2">
            <w:pPr>
              <w:rPr>
                <w:rFonts w:hint="default" w:ascii="Times New Roman" w:hAnsi="Times New Roman" w:cs="Times New Roman"/>
              </w:rPr>
            </w:pPr>
            <w:r>
              <w:rPr>
                <w:rFonts w:hint="default" w:ascii="Times New Roman" w:hAnsi="Times New Roman" w:cs="Times New Roman"/>
              </w:rPr>
              <w:t>03：建筑服务发票</w:t>
            </w:r>
          </w:p>
          <w:p w14:paraId="0CF01B04">
            <w:pPr>
              <w:rPr>
                <w:rFonts w:hint="default" w:ascii="Times New Roman" w:hAnsi="Times New Roman" w:cs="Times New Roman"/>
              </w:rPr>
            </w:pPr>
            <w:r>
              <w:rPr>
                <w:rFonts w:hint="default" w:ascii="Times New Roman" w:hAnsi="Times New Roman" w:cs="Times New Roman"/>
              </w:rPr>
              <w:t>04：货物运输服务发票</w:t>
            </w:r>
          </w:p>
          <w:p w14:paraId="46006171">
            <w:pPr>
              <w:rPr>
                <w:rFonts w:hint="default" w:ascii="Times New Roman" w:hAnsi="Times New Roman" w:cs="Times New Roman"/>
              </w:rPr>
            </w:pPr>
            <w:r>
              <w:rPr>
                <w:rFonts w:hint="default" w:ascii="Times New Roman" w:hAnsi="Times New Roman" w:cs="Times New Roman"/>
              </w:rPr>
              <w:t>05：不动产销售服务发票</w:t>
            </w:r>
          </w:p>
          <w:p w14:paraId="7AFDF2FD">
            <w:pPr>
              <w:rPr>
                <w:rFonts w:hint="default" w:ascii="Times New Roman" w:hAnsi="Times New Roman" w:cs="Times New Roman"/>
              </w:rPr>
            </w:pPr>
            <w:r>
              <w:rPr>
                <w:rFonts w:hint="default" w:ascii="Times New Roman" w:hAnsi="Times New Roman" w:cs="Times New Roman"/>
              </w:rPr>
              <w:t>06：不动产租赁服务发票</w:t>
            </w:r>
          </w:p>
          <w:p w14:paraId="24CC6D70">
            <w:pPr>
              <w:rPr>
                <w:rFonts w:hint="default" w:ascii="Times New Roman" w:hAnsi="Times New Roman" w:cs="Times New Roman"/>
              </w:rPr>
            </w:pPr>
            <w:r>
              <w:rPr>
                <w:rFonts w:hint="default" w:ascii="Times New Roman" w:hAnsi="Times New Roman" w:cs="Times New Roman"/>
              </w:rPr>
              <w:t>07：代收车船税</w:t>
            </w:r>
          </w:p>
          <w:p w14:paraId="198AA3CC">
            <w:pPr>
              <w:rPr>
                <w:rFonts w:hint="default" w:ascii="Times New Roman" w:hAnsi="Times New Roman" w:cs="Times New Roman"/>
              </w:rPr>
            </w:pPr>
            <w:r>
              <w:rPr>
                <w:rFonts w:hint="default" w:ascii="Times New Roman" w:hAnsi="Times New Roman" w:cs="Times New Roman"/>
              </w:rPr>
              <w:t>08：通行费</w:t>
            </w:r>
          </w:p>
          <w:p w14:paraId="3ECB7369">
            <w:pPr>
              <w:rPr>
                <w:rFonts w:hint="default" w:ascii="Times New Roman" w:hAnsi="Times New Roman" w:cs="Times New Roman"/>
              </w:rPr>
            </w:pPr>
            <w:r>
              <w:rPr>
                <w:rFonts w:hint="default" w:ascii="Times New Roman" w:hAnsi="Times New Roman" w:cs="Times New Roman"/>
              </w:rPr>
              <w:t>09：旅客运输服务发票</w:t>
            </w:r>
          </w:p>
          <w:p w14:paraId="428CE1AC">
            <w:pPr>
              <w:rPr>
                <w:rFonts w:hint="default" w:ascii="Times New Roman" w:hAnsi="Times New Roman" w:cs="Times New Roman"/>
              </w:rPr>
            </w:pPr>
            <w:r>
              <w:rPr>
                <w:rFonts w:hint="default" w:ascii="Times New Roman" w:hAnsi="Times New Roman" w:cs="Times New Roman"/>
              </w:rPr>
              <w:t>10：医疗服务（住院）发票</w:t>
            </w:r>
          </w:p>
          <w:p w14:paraId="427B8EFF">
            <w:pPr>
              <w:rPr>
                <w:rFonts w:hint="default" w:ascii="Times New Roman" w:hAnsi="Times New Roman" w:cs="Times New Roman"/>
              </w:rPr>
            </w:pPr>
            <w:r>
              <w:rPr>
                <w:rFonts w:hint="default" w:ascii="Times New Roman" w:hAnsi="Times New Roman" w:cs="Times New Roman"/>
              </w:rPr>
              <w:t>11：医疗服务（门诊）发票</w:t>
            </w:r>
          </w:p>
          <w:p w14:paraId="1ED67340">
            <w:pPr>
              <w:rPr>
                <w:rFonts w:hint="default" w:ascii="Times New Roman" w:hAnsi="Times New Roman" w:cs="Times New Roman"/>
              </w:rPr>
            </w:pPr>
            <w:r>
              <w:rPr>
                <w:rFonts w:hint="default" w:ascii="Times New Roman" w:hAnsi="Times New Roman" w:cs="Times New Roman"/>
              </w:rPr>
              <w:t>12：自产农产品销售发票</w:t>
            </w:r>
          </w:p>
          <w:p w14:paraId="39F86AB5">
            <w:pPr>
              <w:rPr>
                <w:rFonts w:hint="default" w:ascii="Times New Roman" w:hAnsi="Times New Roman" w:cs="Times New Roman"/>
              </w:rPr>
            </w:pPr>
            <w:r>
              <w:rPr>
                <w:rFonts w:hint="default" w:ascii="Times New Roman" w:hAnsi="Times New Roman" w:cs="Times New Roman"/>
              </w:rPr>
              <w:t>13</w:t>
            </w:r>
            <w:r>
              <w:rPr>
                <w:rFonts w:hint="default" w:ascii="Times New Roman" w:hAnsi="Times New Roman" w:cs="Times New Roman"/>
              </w:rPr>
              <w:tab/>
            </w:r>
            <w:r>
              <w:rPr>
                <w:rFonts w:hint="default" w:ascii="Times New Roman" w:hAnsi="Times New Roman" w:cs="Times New Roman"/>
              </w:rPr>
              <w:t>拖拉机和联合收割机发票</w:t>
            </w:r>
          </w:p>
          <w:p w14:paraId="7DEC74D6">
            <w:pPr>
              <w:rPr>
                <w:rFonts w:hint="default" w:ascii="Times New Roman" w:hAnsi="Times New Roman" w:cs="Times New Roman"/>
              </w:rPr>
            </w:pPr>
            <w:r>
              <w:rPr>
                <w:rFonts w:hint="default" w:ascii="Times New Roman" w:hAnsi="Times New Roman" w:cs="Times New Roman"/>
              </w:rPr>
              <w:t>14：机动车</w:t>
            </w:r>
          </w:p>
          <w:p w14:paraId="3942AB98">
            <w:pPr>
              <w:rPr>
                <w:rFonts w:hint="default" w:ascii="Times New Roman" w:hAnsi="Times New Roman" w:cs="Times New Roman"/>
              </w:rPr>
            </w:pPr>
            <w:r>
              <w:rPr>
                <w:rFonts w:hint="default" w:ascii="Times New Roman" w:hAnsi="Times New Roman" w:cs="Times New Roman"/>
              </w:rPr>
              <w:t>15：二手车</w:t>
            </w:r>
          </w:p>
          <w:p w14:paraId="79EE6DEB">
            <w:pPr>
              <w:rPr>
                <w:rFonts w:hint="default" w:ascii="Times New Roman" w:hAnsi="Times New Roman" w:cs="Times New Roman"/>
              </w:rPr>
            </w:pPr>
            <w:r>
              <w:rPr>
                <w:rFonts w:hint="default" w:ascii="Times New Roman" w:hAnsi="Times New Roman" w:cs="Times New Roman"/>
              </w:rPr>
              <w:t>16：农产品收购发票</w:t>
            </w:r>
          </w:p>
          <w:p w14:paraId="01F5A35C">
            <w:pPr>
              <w:rPr>
                <w:rFonts w:hint="default" w:ascii="Times New Roman" w:hAnsi="Times New Roman" w:cs="Times New Roman"/>
              </w:rPr>
            </w:pPr>
            <w:r>
              <w:rPr>
                <w:rFonts w:hint="default" w:ascii="Times New Roman" w:hAnsi="Times New Roman" w:cs="Times New Roman"/>
              </w:rPr>
              <w:t>17：光伏收购发票</w:t>
            </w:r>
          </w:p>
          <w:p w14:paraId="79EFB2F8">
            <w:pPr>
              <w:rPr>
                <w:rFonts w:hint="eastAsia" w:ascii="Times New Roman" w:hAnsi="Times New Roman" w:eastAsia="宋体" w:cs="Times New Roman"/>
                <w:lang w:eastAsia="zh-CN"/>
              </w:rPr>
            </w:pPr>
            <w:r>
              <w:rPr>
                <w:rFonts w:hint="default" w:ascii="Times New Roman" w:hAnsi="Times New Roman" w:cs="Times New Roman"/>
              </w:rPr>
              <w:t>18：卷烟发票</w:t>
            </w:r>
          </w:p>
          <w:p w14:paraId="64A3E80A">
            <w:pPr>
              <w:rPr>
                <w:rFonts w:hint="default" w:ascii="Times New Roman" w:hAnsi="Times New Roman" w:eastAsia="宋体" w:cs="Times New Roman"/>
                <w:lang w:val="en-US" w:eastAsia="zh-CN"/>
              </w:rPr>
            </w:pPr>
            <w:r>
              <w:rPr>
                <w:rFonts w:hint="default" w:ascii="Times New Roman" w:hAnsi="Times New Roman" w:cs="Times New Roman"/>
                <w:lang w:val="en-US"/>
              </w:rPr>
              <w:t>20</w:t>
            </w:r>
            <w:r>
              <w:rPr>
                <w:rFonts w:hint="default" w:ascii="Times New Roman" w:hAnsi="Times New Roman" w:cs="Times New Roman"/>
                <w:lang w:val="en-US" w:eastAsia="zh-CN"/>
              </w:rPr>
              <w:t>：农产品</w:t>
            </w:r>
            <w:r>
              <w:rPr>
                <w:rFonts w:hint="default" w:ascii="Times New Roman" w:hAnsi="Times New Roman" w:cs="Times New Roman"/>
                <w:lang w:val="en-US" w:eastAsia="zh-CN"/>
              </w:rPr>
              <w:br w:type="textWrapping"/>
            </w:r>
            <w:r>
              <w:rPr>
                <w:rFonts w:hint="eastAsia" w:ascii="Times New Roman" w:hAnsi="Times New Roman" w:cs="Times New Roman"/>
                <w:lang w:val="en-US" w:eastAsia="zh-CN"/>
              </w:rPr>
              <w:t>23：白酒</w:t>
            </w:r>
          </w:p>
        </w:tc>
      </w:tr>
      <w:tr w14:paraId="23DD32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B749BA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787FAE27">
            <w:pPr>
              <w:rPr>
                <w:rFonts w:hint="default" w:ascii="Times New Roman" w:hAnsi="Times New Roman" w:cs="Times New Roman"/>
                <w:sz w:val="22"/>
                <w:szCs w:val="22"/>
              </w:rPr>
            </w:pPr>
            <w:r>
              <w:rPr>
                <w:rFonts w:hint="default" w:ascii="Times New Roman" w:hAnsi="Times New Roman" w:cs="Times New Roman"/>
                <w:sz w:val="22"/>
                <w:szCs w:val="22"/>
              </w:rPr>
              <w:t>hzcxje</w:t>
            </w:r>
          </w:p>
        </w:tc>
        <w:tc>
          <w:tcPr>
            <w:tcW w:w="1843" w:type="dxa"/>
            <w:noWrap w:val="0"/>
            <w:vAlign w:val="center"/>
          </w:tcPr>
          <w:p w14:paraId="58DFBB0E">
            <w:pPr>
              <w:rPr>
                <w:rFonts w:hint="default" w:ascii="Times New Roman" w:hAnsi="Times New Roman" w:cs="Times New Roman"/>
              </w:rPr>
            </w:pPr>
            <w:r>
              <w:rPr>
                <w:rFonts w:hint="default" w:ascii="Times New Roman" w:hAnsi="Times New Roman" w:cs="Times New Roman"/>
              </w:rPr>
              <w:t>红字冲销金额</w:t>
            </w:r>
          </w:p>
        </w:tc>
        <w:tc>
          <w:tcPr>
            <w:tcW w:w="1276" w:type="dxa"/>
            <w:noWrap w:val="0"/>
            <w:vAlign w:val="center"/>
          </w:tcPr>
          <w:p w14:paraId="313AFCB6">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7E68A324">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78DAFFC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10D4D71">
            <w:pPr>
              <w:rPr>
                <w:rFonts w:hint="default" w:ascii="Times New Roman" w:hAnsi="Times New Roman" w:cs="Times New Roman"/>
                <w:sz w:val="22"/>
                <w:szCs w:val="22"/>
              </w:rPr>
            </w:pPr>
          </w:p>
        </w:tc>
      </w:tr>
      <w:tr w14:paraId="7B5E17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976C28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3FB19E8F">
            <w:pPr>
              <w:rPr>
                <w:rFonts w:hint="default" w:ascii="Times New Roman" w:hAnsi="Times New Roman" w:cs="Times New Roman"/>
                <w:sz w:val="22"/>
                <w:szCs w:val="22"/>
              </w:rPr>
            </w:pPr>
            <w:r>
              <w:rPr>
                <w:rFonts w:hint="default" w:ascii="Times New Roman" w:hAnsi="Times New Roman" w:cs="Times New Roman"/>
                <w:sz w:val="22"/>
                <w:szCs w:val="22"/>
              </w:rPr>
              <w:t>hzcxse</w:t>
            </w:r>
          </w:p>
        </w:tc>
        <w:tc>
          <w:tcPr>
            <w:tcW w:w="1843" w:type="dxa"/>
            <w:noWrap w:val="0"/>
            <w:vAlign w:val="center"/>
          </w:tcPr>
          <w:p w14:paraId="2ACF4F37">
            <w:pPr>
              <w:rPr>
                <w:rFonts w:hint="default" w:ascii="Times New Roman" w:hAnsi="Times New Roman" w:cs="Times New Roman"/>
              </w:rPr>
            </w:pPr>
            <w:r>
              <w:rPr>
                <w:rFonts w:hint="default" w:ascii="Times New Roman" w:hAnsi="Times New Roman" w:cs="Times New Roman"/>
              </w:rPr>
              <w:t>红字冲销税额</w:t>
            </w:r>
          </w:p>
        </w:tc>
        <w:tc>
          <w:tcPr>
            <w:tcW w:w="1276" w:type="dxa"/>
            <w:noWrap w:val="0"/>
            <w:vAlign w:val="center"/>
          </w:tcPr>
          <w:p w14:paraId="6077CDE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4BCB7529">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21EE0B4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549464D">
            <w:pPr>
              <w:rPr>
                <w:rFonts w:hint="default" w:ascii="Times New Roman" w:hAnsi="Times New Roman" w:cs="Times New Roman"/>
                <w:sz w:val="22"/>
                <w:szCs w:val="22"/>
              </w:rPr>
            </w:pPr>
          </w:p>
        </w:tc>
      </w:tr>
      <w:tr w14:paraId="795653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033F07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6EC1E451">
            <w:pPr>
              <w:rPr>
                <w:rFonts w:hint="default" w:ascii="Times New Roman" w:hAnsi="Times New Roman" w:cs="Times New Roman"/>
                <w:sz w:val="22"/>
                <w:szCs w:val="22"/>
              </w:rPr>
            </w:pPr>
            <w:r>
              <w:rPr>
                <w:rFonts w:hint="default" w:ascii="Times New Roman" w:hAnsi="Times New Roman" w:cs="Times New Roman"/>
                <w:kern w:val="0"/>
                <w:szCs w:val="21"/>
              </w:rPr>
              <w:t>hzqrdmxsl</w:t>
            </w:r>
          </w:p>
        </w:tc>
        <w:tc>
          <w:tcPr>
            <w:tcW w:w="1843" w:type="dxa"/>
            <w:noWrap w:val="0"/>
            <w:vAlign w:val="center"/>
          </w:tcPr>
          <w:p w14:paraId="3287C287">
            <w:pPr>
              <w:rPr>
                <w:rFonts w:hint="default" w:ascii="Times New Roman" w:hAnsi="Times New Roman" w:cs="Times New Roman"/>
              </w:rPr>
            </w:pPr>
            <w:r>
              <w:rPr>
                <w:rFonts w:hint="default" w:ascii="Times New Roman" w:hAnsi="Times New Roman" w:cs="Times New Roman"/>
                <w:szCs w:val="21"/>
              </w:rPr>
              <w:t>红字确认单明细数量</w:t>
            </w:r>
          </w:p>
        </w:tc>
        <w:tc>
          <w:tcPr>
            <w:tcW w:w="1276" w:type="dxa"/>
            <w:noWrap w:val="0"/>
            <w:vAlign w:val="center"/>
          </w:tcPr>
          <w:p w14:paraId="1D8668EF">
            <w:pPr>
              <w:pStyle w:val="23"/>
              <w:adjustRightInd w:val="0"/>
              <w:snapToGrid w:val="0"/>
              <w:rPr>
                <w:rFonts w:hint="default" w:ascii="Times New Roman" w:hAnsi="Times New Roman" w:cs="Times New Roman"/>
                <w:kern w:val="0"/>
                <w:szCs w:val="21"/>
              </w:rPr>
            </w:pPr>
            <w:r>
              <w:rPr>
                <w:rFonts w:hint="default" w:ascii="Times New Roman" w:hAnsi="Times New Roman" w:cs="Times New Roman"/>
                <w:sz w:val="22"/>
                <w:szCs w:val="22"/>
              </w:rPr>
              <w:t>number</w:t>
            </w:r>
          </w:p>
        </w:tc>
        <w:tc>
          <w:tcPr>
            <w:tcW w:w="709" w:type="dxa"/>
            <w:noWrap w:val="0"/>
            <w:vAlign w:val="center"/>
          </w:tcPr>
          <w:p w14:paraId="686F3F9A">
            <w:pPr>
              <w:pStyle w:val="23"/>
              <w:adjustRightInd w:val="0"/>
              <w:snapToGrid w:val="0"/>
              <w:jc w:val="center"/>
              <w:rPr>
                <w:rFonts w:hint="default" w:ascii="Times New Roman" w:hAnsi="Times New Roman" w:cs="Times New Roman"/>
              </w:rPr>
            </w:pPr>
            <w:r>
              <w:rPr>
                <w:rFonts w:hint="default" w:ascii="Times New Roman" w:hAnsi="Times New Roman" w:cs="Times New Roman"/>
              </w:rPr>
              <w:t>10</w:t>
            </w:r>
          </w:p>
        </w:tc>
        <w:tc>
          <w:tcPr>
            <w:tcW w:w="708" w:type="dxa"/>
            <w:noWrap w:val="0"/>
            <w:vAlign w:val="center"/>
          </w:tcPr>
          <w:p w14:paraId="018A52B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7BE81DE">
            <w:pPr>
              <w:pStyle w:val="32"/>
              <w:rPr>
                <w:rFonts w:hint="default" w:ascii="Times New Roman" w:hAnsi="Times New Roman" w:cs="Times New Roman"/>
                <w:szCs w:val="21"/>
              </w:rPr>
            </w:pPr>
          </w:p>
        </w:tc>
      </w:tr>
      <w:tr w14:paraId="322E61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7AAC1A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18D814C0">
            <w:pPr>
              <w:rPr>
                <w:rFonts w:hint="default" w:ascii="Times New Roman" w:hAnsi="Times New Roman" w:cs="Times New Roman"/>
                <w:sz w:val="22"/>
                <w:szCs w:val="22"/>
              </w:rPr>
            </w:pPr>
            <w:r>
              <w:rPr>
                <w:rFonts w:hint="default" w:ascii="Times New Roman" w:hAnsi="Times New Roman" w:cs="Times New Roman"/>
                <w:sz w:val="22"/>
                <w:szCs w:val="22"/>
              </w:rPr>
              <w:t>chyyDm</w:t>
            </w:r>
          </w:p>
        </w:tc>
        <w:tc>
          <w:tcPr>
            <w:tcW w:w="1843" w:type="dxa"/>
            <w:noWrap w:val="0"/>
            <w:vAlign w:val="center"/>
          </w:tcPr>
          <w:p w14:paraId="6E399A12">
            <w:pPr>
              <w:rPr>
                <w:rFonts w:hint="default" w:ascii="Times New Roman" w:hAnsi="Times New Roman" w:cs="Times New Roman"/>
              </w:rPr>
            </w:pPr>
            <w:r>
              <w:rPr>
                <w:rFonts w:hint="default" w:ascii="Times New Roman" w:hAnsi="Times New Roman" w:cs="Times New Roman"/>
              </w:rPr>
              <w:t>红字发票冲红原因代码</w:t>
            </w:r>
          </w:p>
        </w:tc>
        <w:tc>
          <w:tcPr>
            <w:tcW w:w="1276" w:type="dxa"/>
            <w:noWrap w:val="0"/>
            <w:vAlign w:val="center"/>
          </w:tcPr>
          <w:p w14:paraId="1A8297E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A97E697">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1C1B9386">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50CB7F7">
            <w:pPr>
              <w:pStyle w:val="32"/>
              <w:jc w:val="both"/>
              <w:rPr>
                <w:rFonts w:hint="default" w:ascii="Times New Roman" w:hAnsi="Times New Roman" w:cs="Times New Roman"/>
                <w:szCs w:val="21"/>
              </w:rPr>
            </w:pPr>
            <w:r>
              <w:rPr>
                <w:rFonts w:hint="default" w:ascii="Times New Roman" w:hAnsi="Times New Roman" w:cs="Times New Roman"/>
                <w:szCs w:val="21"/>
              </w:rPr>
              <w:t>01：开票有误</w:t>
            </w:r>
          </w:p>
          <w:p w14:paraId="7B53A938">
            <w:pPr>
              <w:pStyle w:val="32"/>
              <w:jc w:val="both"/>
              <w:rPr>
                <w:rFonts w:hint="default" w:ascii="Times New Roman" w:hAnsi="Times New Roman" w:cs="Times New Roman"/>
                <w:szCs w:val="21"/>
              </w:rPr>
            </w:pPr>
            <w:r>
              <w:rPr>
                <w:rFonts w:hint="default" w:ascii="Times New Roman" w:hAnsi="Times New Roman" w:cs="Times New Roman"/>
                <w:szCs w:val="21"/>
              </w:rPr>
              <w:t>02：销货退回</w:t>
            </w:r>
          </w:p>
          <w:p w14:paraId="27FFB2F1">
            <w:pPr>
              <w:pStyle w:val="32"/>
              <w:jc w:val="both"/>
              <w:rPr>
                <w:rFonts w:hint="default" w:ascii="Times New Roman" w:hAnsi="Times New Roman" w:cs="Times New Roman"/>
                <w:szCs w:val="21"/>
              </w:rPr>
            </w:pPr>
            <w:r>
              <w:rPr>
                <w:rFonts w:hint="default" w:ascii="Times New Roman" w:hAnsi="Times New Roman" w:cs="Times New Roman"/>
                <w:szCs w:val="21"/>
              </w:rPr>
              <w:t>03：服务中止</w:t>
            </w:r>
          </w:p>
          <w:p w14:paraId="4381B1E0">
            <w:pPr>
              <w:rPr>
                <w:rFonts w:hint="default" w:ascii="Times New Roman" w:hAnsi="Times New Roman" w:cs="Times New Roman"/>
                <w:sz w:val="22"/>
                <w:szCs w:val="22"/>
              </w:rPr>
            </w:pPr>
            <w:r>
              <w:rPr>
                <w:rFonts w:hint="default" w:ascii="Times New Roman" w:hAnsi="Times New Roman" w:cs="Times New Roman"/>
                <w:kern w:val="0"/>
                <w:szCs w:val="21"/>
              </w:rPr>
              <w:t>04：销售折让</w:t>
            </w:r>
          </w:p>
        </w:tc>
      </w:tr>
      <w:tr w14:paraId="4CAE9E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DDC7AC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36704601">
            <w:pPr>
              <w:rPr>
                <w:rFonts w:hint="default" w:ascii="Times New Roman" w:hAnsi="Times New Roman" w:cs="Times New Roman"/>
                <w:sz w:val="22"/>
                <w:szCs w:val="22"/>
              </w:rPr>
            </w:pPr>
            <w:r>
              <w:rPr>
                <w:rFonts w:hint="default" w:ascii="Times New Roman" w:hAnsi="Times New Roman" w:cs="Times New Roman"/>
                <w:sz w:val="22"/>
                <w:szCs w:val="22"/>
              </w:rPr>
              <w:t>hzqrxxztDm</w:t>
            </w:r>
          </w:p>
        </w:tc>
        <w:tc>
          <w:tcPr>
            <w:tcW w:w="1843" w:type="dxa"/>
            <w:noWrap w:val="0"/>
            <w:vAlign w:val="center"/>
          </w:tcPr>
          <w:p w14:paraId="0ABDD577">
            <w:pPr>
              <w:rPr>
                <w:rFonts w:hint="default" w:ascii="Times New Roman" w:hAnsi="Times New Roman" w:cs="Times New Roman"/>
              </w:rPr>
            </w:pPr>
            <w:r>
              <w:rPr>
                <w:rFonts w:hint="default" w:ascii="Times New Roman" w:hAnsi="Times New Roman" w:cs="Times New Roman"/>
              </w:rPr>
              <w:t>红字确认信息状态代码</w:t>
            </w:r>
          </w:p>
        </w:tc>
        <w:tc>
          <w:tcPr>
            <w:tcW w:w="1276" w:type="dxa"/>
            <w:noWrap w:val="0"/>
            <w:vAlign w:val="center"/>
          </w:tcPr>
          <w:p w14:paraId="3273FBB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6AB216FB">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15CFA6F4">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86D45DE">
            <w:pPr>
              <w:rPr>
                <w:rFonts w:hint="default" w:ascii="Times New Roman" w:hAnsi="Times New Roman" w:cs="Times New Roman"/>
                <w:sz w:val="22"/>
                <w:szCs w:val="22"/>
              </w:rPr>
            </w:pPr>
          </w:p>
        </w:tc>
      </w:tr>
      <w:tr w14:paraId="6A6ED9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47043D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1784E66">
            <w:pPr>
              <w:rPr>
                <w:rFonts w:hint="default" w:ascii="Times New Roman" w:hAnsi="Times New Roman" w:cs="Times New Roman"/>
                <w:sz w:val="22"/>
                <w:szCs w:val="22"/>
              </w:rPr>
            </w:pPr>
            <w:r>
              <w:rPr>
                <w:rFonts w:hint="default" w:ascii="Times New Roman" w:hAnsi="Times New Roman" w:cs="Times New Roman"/>
                <w:sz w:val="22"/>
                <w:szCs w:val="22"/>
              </w:rPr>
              <w:t>qrrq</w:t>
            </w:r>
          </w:p>
        </w:tc>
        <w:tc>
          <w:tcPr>
            <w:tcW w:w="1843" w:type="dxa"/>
            <w:noWrap w:val="0"/>
            <w:vAlign w:val="center"/>
          </w:tcPr>
          <w:p w14:paraId="48420B73">
            <w:pPr>
              <w:rPr>
                <w:rFonts w:hint="default" w:ascii="Times New Roman" w:hAnsi="Times New Roman" w:cs="Times New Roman"/>
              </w:rPr>
            </w:pPr>
            <w:r>
              <w:rPr>
                <w:rFonts w:hint="default" w:ascii="Times New Roman" w:hAnsi="Times New Roman" w:cs="Times New Roman"/>
              </w:rPr>
              <w:t>确认日期</w:t>
            </w:r>
          </w:p>
        </w:tc>
        <w:tc>
          <w:tcPr>
            <w:tcW w:w="1276" w:type="dxa"/>
            <w:noWrap w:val="0"/>
            <w:vAlign w:val="center"/>
          </w:tcPr>
          <w:p w14:paraId="4A3E334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62CC11B2">
            <w:pPr>
              <w:pStyle w:val="23"/>
              <w:adjustRightInd w:val="0"/>
              <w:snapToGrid w:val="0"/>
              <w:jc w:val="center"/>
              <w:rPr>
                <w:rFonts w:hint="default" w:ascii="Times New Roman" w:hAnsi="Times New Roman" w:cs="Times New Roman"/>
                <w:sz w:val="22"/>
                <w:szCs w:val="22"/>
              </w:rPr>
            </w:pPr>
          </w:p>
        </w:tc>
        <w:tc>
          <w:tcPr>
            <w:tcW w:w="708" w:type="dxa"/>
            <w:noWrap w:val="0"/>
            <w:vAlign w:val="center"/>
          </w:tcPr>
          <w:p w14:paraId="780C5E05">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519A6C02">
            <w:pPr>
              <w:rPr>
                <w:rFonts w:hint="default" w:ascii="Times New Roman" w:hAnsi="Times New Roman" w:cs="Times New Roman"/>
                <w:sz w:val="22"/>
                <w:szCs w:val="22"/>
              </w:rPr>
            </w:pPr>
            <w:r>
              <w:rPr>
                <w:rFonts w:hint="default" w:ascii="Times New Roman" w:hAnsi="Times New Roman" w:cs="Times New Roman"/>
                <w:kern w:val="0"/>
                <w:szCs w:val="21"/>
                <w:lang w:bidi="ar"/>
              </w:rPr>
              <w:t>yyyy-MM-dd HH:mm:ss</w:t>
            </w:r>
          </w:p>
        </w:tc>
      </w:tr>
      <w:tr w14:paraId="5FA2142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0CB8E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7EC50C0">
            <w:pPr>
              <w:rPr>
                <w:rFonts w:hint="default" w:ascii="Times New Roman" w:hAnsi="Times New Roman" w:cs="Times New Roman"/>
                <w:sz w:val="22"/>
                <w:szCs w:val="22"/>
              </w:rPr>
            </w:pPr>
            <w:r>
              <w:rPr>
                <w:rFonts w:hint="default" w:ascii="Times New Roman" w:hAnsi="Times New Roman" w:cs="Times New Roman"/>
                <w:sz w:val="22"/>
                <w:szCs w:val="22"/>
              </w:rPr>
              <w:t>ykjhzfpbz</w:t>
            </w:r>
          </w:p>
        </w:tc>
        <w:tc>
          <w:tcPr>
            <w:tcW w:w="1843" w:type="dxa"/>
            <w:noWrap w:val="0"/>
            <w:vAlign w:val="center"/>
          </w:tcPr>
          <w:p w14:paraId="2BA71FE0">
            <w:pPr>
              <w:rPr>
                <w:rFonts w:hint="default" w:ascii="Times New Roman" w:hAnsi="Times New Roman" w:cs="Times New Roman"/>
              </w:rPr>
            </w:pPr>
            <w:r>
              <w:rPr>
                <w:rFonts w:hint="default" w:ascii="Times New Roman" w:hAnsi="Times New Roman" w:cs="Times New Roman"/>
              </w:rPr>
              <w:t>已开具红字发票标志</w:t>
            </w:r>
          </w:p>
        </w:tc>
        <w:tc>
          <w:tcPr>
            <w:tcW w:w="1276" w:type="dxa"/>
            <w:noWrap w:val="0"/>
            <w:vAlign w:val="center"/>
          </w:tcPr>
          <w:p w14:paraId="7E01490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0622239B">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w:t>
            </w:r>
          </w:p>
        </w:tc>
        <w:tc>
          <w:tcPr>
            <w:tcW w:w="708" w:type="dxa"/>
            <w:noWrap w:val="0"/>
            <w:vAlign w:val="center"/>
          </w:tcPr>
          <w:p w14:paraId="0DBD7AE9">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66EB2793">
            <w:pPr>
              <w:widowControl/>
              <w:rPr>
                <w:rFonts w:hint="default" w:ascii="Times New Roman" w:hAnsi="Times New Roman" w:cs="Times New Roman"/>
                <w:kern w:val="0"/>
                <w:szCs w:val="21"/>
                <w:lang w:bidi="ar"/>
              </w:rPr>
            </w:pPr>
            <w:r>
              <w:rPr>
                <w:rFonts w:hint="default" w:ascii="Times New Roman" w:hAnsi="Times New Roman" w:cs="Times New Roman"/>
                <w:kern w:val="0"/>
                <w:szCs w:val="21"/>
                <w:lang w:bidi="ar"/>
              </w:rPr>
              <w:t>Y：已开具</w:t>
            </w:r>
          </w:p>
          <w:p w14:paraId="5D80D02D">
            <w:pPr>
              <w:rPr>
                <w:rFonts w:hint="default" w:ascii="Times New Roman" w:hAnsi="Times New Roman" w:cs="Times New Roman"/>
                <w:sz w:val="22"/>
                <w:szCs w:val="22"/>
              </w:rPr>
            </w:pPr>
            <w:r>
              <w:rPr>
                <w:rFonts w:hint="default" w:ascii="Times New Roman" w:hAnsi="Times New Roman" w:cs="Times New Roman"/>
                <w:szCs w:val="21"/>
                <w:lang w:bidi="ar"/>
              </w:rPr>
              <w:t>N：未开具</w:t>
            </w:r>
          </w:p>
        </w:tc>
      </w:tr>
      <w:tr w14:paraId="049D6E4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D9C559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D07A68C">
            <w:pPr>
              <w:rPr>
                <w:rFonts w:hint="default" w:ascii="Times New Roman" w:hAnsi="Times New Roman" w:cs="Times New Roman"/>
                <w:sz w:val="22"/>
                <w:szCs w:val="22"/>
              </w:rPr>
            </w:pPr>
            <w:r>
              <w:rPr>
                <w:rFonts w:hint="default" w:ascii="Times New Roman" w:hAnsi="Times New Roman" w:cs="Times New Roman"/>
                <w:sz w:val="22"/>
                <w:szCs w:val="22"/>
              </w:rPr>
              <w:t>hzfphm</w:t>
            </w:r>
          </w:p>
        </w:tc>
        <w:tc>
          <w:tcPr>
            <w:tcW w:w="1843" w:type="dxa"/>
            <w:noWrap w:val="0"/>
            <w:vAlign w:val="center"/>
          </w:tcPr>
          <w:p w14:paraId="27D5D440">
            <w:pPr>
              <w:rPr>
                <w:rFonts w:hint="default" w:ascii="Times New Roman" w:hAnsi="Times New Roman" w:cs="Times New Roman"/>
              </w:rPr>
            </w:pPr>
            <w:r>
              <w:rPr>
                <w:rFonts w:hint="default" w:ascii="Times New Roman" w:hAnsi="Times New Roman" w:cs="Times New Roman"/>
              </w:rPr>
              <w:t>红字发票号码</w:t>
            </w:r>
          </w:p>
        </w:tc>
        <w:tc>
          <w:tcPr>
            <w:tcW w:w="1276" w:type="dxa"/>
            <w:noWrap w:val="0"/>
            <w:vAlign w:val="center"/>
          </w:tcPr>
          <w:p w14:paraId="0C33BF3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39D54182">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18A7EC36">
            <w:pPr>
              <w:jc w:val="center"/>
              <w:rPr>
                <w:rFonts w:hint="default" w:ascii="Times New Roman" w:hAnsi="Times New Roman" w:cs="Times New Roman"/>
                <w:sz w:val="22"/>
                <w:szCs w:val="22"/>
              </w:rPr>
            </w:pPr>
            <w:r>
              <w:rPr>
                <w:rFonts w:hint="default" w:ascii="Times New Roman" w:hAnsi="Times New Roman" w:cs="Times New Roman"/>
                <w:kern w:val="0"/>
                <w:szCs w:val="21"/>
              </w:rPr>
              <w:t>否</w:t>
            </w:r>
          </w:p>
        </w:tc>
        <w:tc>
          <w:tcPr>
            <w:tcW w:w="1560" w:type="dxa"/>
            <w:noWrap w:val="0"/>
            <w:vAlign w:val="center"/>
          </w:tcPr>
          <w:p w14:paraId="1D794EA4">
            <w:pPr>
              <w:rPr>
                <w:rFonts w:hint="default" w:ascii="Times New Roman" w:hAnsi="Times New Roman" w:cs="Times New Roman"/>
                <w:sz w:val="22"/>
                <w:szCs w:val="22"/>
              </w:rPr>
            </w:pPr>
          </w:p>
        </w:tc>
      </w:tr>
      <w:tr w14:paraId="766E3D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C33C1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3E9C791E">
            <w:pPr>
              <w:rPr>
                <w:rFonts w:hint="default" w:ascii="Times New Roman" w:hAnsi="Times New Roman" w:cs="Times New Roman"/>
                <w:sz w:val="22"/>
                <w:szCs w:val="22"/>
              </w:rPr>
            </w:pPr>
            <w:r>
              <w:rPr>
                <w:rFonts w:hint="default" w:ascii="Times New Roman" w:hAnsi="Times New Roman" w:cs="Times New Roman"/>
                <w:sz w:val="22"/>
                <w:szCs w:val="22"/>
              </w:rPr>
              <w:t>hzkprq</w:t>
            </w:r>
          </w:p>
        </w:tc>
        <w:tc>
          <w:tcPr>
            <w:tcW w:w="1843" w:type="dxa"/>
            <w:noWrap w:val="0"/>
            <w:vAlign w:val="center"/>
          </w:tcPr>
          <w:p w14:paraId="387FD677">
            <w:pPr>
              <w:rPr>
                <w:rFonts w:hint="default" w:ascii="Times New Roman" w:hAnsi="Times New Roman" w:cs="Times New Roman"/>
              </w:rPr>
            </w:pPr>
            <w:r>
              <w:rPr>
                <w:rFonts w:hint="default" w:ascii="Times New Roman" w:hAnsi="Times New Roman" w:cs="Times New Roman"/>
              </w:rPr>
              <w:t>红字开票日期</w:t>
            </w:r>
          </w:p>
        </w:tc>
        <w:tc>
          <w:tcPr>
            <w:tcW w:w="1276" w:type="dxa"/>
            <w:noWrap w:val="0"/>
            <w:vAlign w:val="center"/>
          </w:tcPr>
          <w:p w14:paraId="0512E99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2748876F">
            <w:pPr>
              <w:pStyle w:val="23"/>
              <w:adjustRightInd w:val="0"/>
              <w:snapToGrid w:val="0"/>
              <w:jc w:val="center"/>
              <w:rPr>
                <w:rFonts w:hint="default" w:ascii="Times New Roman" w:hAnsi="Times New Roman" w:cs="Times New Roman"/>
                <w:sz w:val="22"/>
                <w:szCs w:val="22"/>
              </w:rPr>
            </w:pPr>
          </w:p>
        </w:tc>
        <w:tc>
          <w:tcPr>
            <w:tcW w:w="708" w:type="dxa"/>
            <w:noWrap w:val="0"/>
            <w:vAlign w:val="center"/>
          </w:tcPr>
          <w:p w14:paraId="715ECA7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EF7D84E">
            <w:pPr>
              <w:rPr>
                <w:rFonts w:hint="default" w:ascii="Times New Roman" w:hAnsi="Times New Roman" w:cs="Times New Roman"/>
                <w:sz w:val="22"/>
                <w:szCs w:val="22"/>
              </w:rPr>
            </w:pPr>
            <w:r>
              <w:rPr>
                <w:rFonts w:hint="default" w:ascii="Times New Roman" w:hAnsi="Times New Roman" w:cs="Times New Roman"/>
                <w:kern w:val="0"/>
                <w:szCs w:val="21"/>
                <w:lang w:bidi="ar"/>
              </w:rPr>
              <w:t>yyyy-MM-dd HH:mm:ss</w:t>
            </w:r>
          </w:p>
        </w:tc>
      </w:tr>
      <w:tr w14:paraId="4B4ADE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09C5B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2E32D200">
            <w:pPr>
              <w:rPr>
                <w:rFonts w:hint="default" w:ascii="Times New Roman" w:hAnsi="Times New Roman" w:cs="Times New Roman"/>
                <w:sz w:val="22"/>
                <w:szCs w:val="22"/>
              </w:rPr>
            </w:pPr>
            <w:r>
              <w:rPr>
                <w:rFonts w:hint="default" w:ascii="Times New Roman" w:hAnsi="Times New Roman" w:cs="Times New Roman"/>
                <w:sz w:val="22"/>
                <w:szCs w:val="22"/>
              </w:rPr>
              <w:t>yxbz</w:t>
            </w:r>
          </w:p>
        </w:tc>
        <w:tc>
          <w:tcPr>
            <w:tcW w:w="1843" w:type="dxa"/>
            <w:noWrap w:val="0"/>
            <w:vAlign w:val="center"/>
          </w:tcPr>
          <w:p w14:paraId="7FFF8891">
            <w:pPr>
              <w:rPr>
                <w:rFonts w:hint="default" w:ascii="Times New Roman" w:hAnsi="Times New Roman" w:cs="Times New Roman"/>
              </w:rPr>
            </w:pPr>
            <w:r>
              <w:rPr>
                <w:rFonts w:hint="default" w:ascii="Times New Roman" w:hAnsi="Times New Roman" w:cs="Times New Roman"/>
              </w:rPr>
              <w:t>有效标志</w:t>
            </w:r>
          </w:p>
        </w:tc>
        <w:tc>
          <w:tcPr>
            <w:tcW w:w="1276" w:type="dxa"/>
            <w:noWrap w:val="0"/>
            <w:vAlign w:val="center"/>
          </w:tcPr>
          <w:p w14:paraId="4F21B3A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5ABF9BBF">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w:t>
            </w:r>
          </w:p>
        </w:tc>
        <w:tc>
          <w:tcPr>
            <w:tcW w:w="708" w:type="dxa"/>
            <w:noWrap w:val="0"/>
            <w:vAlign w:val="center"/>
          </w:tcPr>
          <w:p w14:paraId="172567B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DCD4FDF">
            <w:pPr>
              <w:widowControl/>
              <w:rPr>
                <w:rFonts w:hint="default" w:ascii="Times New Roman" w:hAnsi="Times New Roman" w:cs="Times New Roman"/>
                <w:kern w:val="0"/>
                <w:szCs w:val="21"/>
                <w:lang w:bidi="ar"/>
              </w:rPr>
            </w:pPr>
            <w:r>
              <w:rPr>
                <w:rFonts w:hint="default" w:ascii="Times New Roman" w:hAnsi="Times New Roman" w:cs="Times New Roman"/>
                <w:kern w:val="0"/>
                <w:szCs w:val="21"/>
                <w:lang w:bidi="ar"/>
              </w:rPr>
              <w:t>Y：有效</w:t>
            </w:r>
          </w:p>
          <w:p w14:paraId="3C8D2E95">
            <w:pPr>
              <w:rPr>
                <w:rFonts w:hint="default" w:ascii="Times New Roman" w:hAnsi="Times New Roman" w:cs="Times New Roman"/>
                <w:sz w:val="22"/>
                <w:szCs w:val="22"/>
              </w:rPr>
            </w:pPr>
            <w:r>
              <w:rPr>
                <w:rFonts w:hint="default" w:ascii="Times New Roman" w:hAnsi="Times New Roman" w:cs="Times New Roman"/>
                <w:kern w:val="0"/>
                <w:szCs w:val="21"/>
                <w:lang w:bidi="ar"/>
              </w:rPr>
              <w:t>N：无效</w:t>
            </w:r>
          </w:p>
        </w:tc>
      </w:tr>
      <w:tr w14:paraId="5B32F4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B200FD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3EB77FE4">
            <w:pPr>
              <w:rPr>
                <w:rFonts w:hint="default" w:ascii="Times New Roman" w:hAnsi="Times New Roman" w:cs="Times New Roman"/>
                <w:sz w:val="22"/>
                <w:szCs w:val="22"/>
              </w:rPr>
            </w:pPr>
            <w:r>
              <w:rPr>
                <w:rFonts w:hint="default" w:ascii="Times New Roman" w:hAnsi="Times New Roman" w:cs="Times New Roman"/>
                <w:szCs w:val="21"/>
              </w:rPr>
              <w:t>lrrq</w:t>
            </w:r>
          </w:p>
        </w:tc>
        <w:tc>
          <w:tcPr>
            <w:tcW w:w="1843" w:type="dxa"/>
            <w:noWrap w:val="0"/>
            <w:vAlign w:val="center"/>
          </w:tcPr>
          <w:p w14:paraId="69597F22">
            <w:pPr>
              <w:rPr>
                <w:rFonts w:hint="default" w:ascii="Times New Roman" w:hAnsi="Times New Roman" w:cs="Times New Roman"/>
              </w:rPr>
            </w:pPr>
            <w:r>
              <w:rPr>
                <w:rFonts w:hint="default" w:ascii="Times New Roman" w:hAnsi="Times New Roman" w:cs="Times New Roman"/>
                <w:szCs w:val="21"/>
              </w:rPr>
              <w:t>录入日期</w:t>
            </w:r>
          </w:p>
        </w:tc>
        <w:tc>
          <w:tcPr>
            <w:tcW w:w="1276" w:type="dxa"/>
            <w:noWrap w:val="0"/>
            <w:vAlign w:val="center"/>
          </w:tcPr>
          <w:p w14:paraId="6AC430A1">
            <w:pPr>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top"/>
          </w:tcPr>
          <w:p w14:paraId="34274B60">
            <w:pPr>
              <w:rPr>
                <w:rFonts w:hint="default" w:ascii="Times New Roman" w:hAnsi="Times New Roman" w:cs="Times New Roman"/>
              </w:rPr>
            </w:pPr>
          </w:p>
        </w:tc>
        <w:tc>
          <w:tcPr>
            <w:tcW w:w="708" w:type="dxa"/>
            <w:noWrap w:val="0"/>
            <w:vAlign w:val="center"/>
          </w:tcPr>
          <w:p w14:paraId="149AFF2A">
            <w:pPr>
              <w:jc w:val="center"/>
              <w:rPr>
                <w:rFonts w:hint="default" w:ascii="Times New Roman" w:hAnsi="Times New Roman" w:cs="Times New Roman"/>
                <w:sz w:val="22"/>
                <w:szCs w:val="22"/>
              </w:rPr>
            </w:pPr>
            <w:r>
              <w:rPr>
                <w:rFonts w:hint="default" w:ascii="Times New Roman" w:hAnsi="Times New Roman" w:cs="Times New Roman"/>
                <w:szCs w:val="21"/>
              </w:rPr>
              <w:t>是</w:t>
            </w:r>
          </w:p>
        </w:tc>
        <w:tc>
          <w:tcPr>
            <w:tcW w:w="1560" w:type="dxa"/>
            <w:noWrap w:val="0"/>
            <w:vAlign w:val="center"/>
          </w:tcPr>
          <w:p w14:paraId="48C095EE">
            <w:pPr>
              <w:rPr>
                <w:rFonts w:hint="default" w:ascii="Times New Roman" w:hAnsi="Times New Roman" w:cs="Times New Roman"/>
                <w:kern w:val="0"/>
                <w:szCs w:val="21"/>
                <w:lang w:bidi="ar"/>
              </w:rPr>
            </w:pPr>
            <w:r>
              <w:rPr>
                <w:rFonts w:hint="default" w:ascii="Times New Roman" w:hAnsi="Times New Roman" w:cs="Times New Roman"/>
                <w:sz w:val="22"/>
                <w:szCs w:val="22"/>
              </w:rPr>
              <w:t>yyyy-MM-dd HH:mm:ss</w:t>
            </w:r>
          </w:p>
        </w:tc>
      </w:tr>
    </w:tbl>
    <w:p w14:paraId="0D796B89">
      <w:pPr>
        <w:pStyle w:val="5"/>
        <w:rPr>
          <w:rFonts w:hint="default" w:ascii="Times New Roman" w:hAnsi="Times New Roman" w:cs="Times New Roman"/>
        </w:rPr>
      </w:pPr>
      <w:bookmarkStart w:id="430" w:name="_Toc28230"/>
      <w:r>
        <w:rPr>
          <w:rFonts w:hint="default" w:ascii="Times New Roman" w:hAnsi="Times New Roman" w:cs="Times New Roman"/>
        </w:rPr>
        <w:t>1</w:t>
      </w:r>
      <w:r>
        <w:rPr>
          <w:rFonts w:hint="default" w:ascii="Times New Roman" w:hAnsi="Times New Roman" w:cs="Times New Roman"/>
          <w:lang w:val="en-US" w:eastAsia="zh-CN"/>
        </w:rPr>
        <w:t>0</w:t>
      </w:r>
      <w:r>
        <w:rPr>
          <w:rFonts w:hint="default" w:ascii="Times New Roman" w:hAnsi="Times New Roman" w:cs="Times New Roman"/>
        </w:rPr>
        <w:t>.5返回报文示例</w:t>
      </w:r>
      <w:bookmarkEnd w:id="430"/>
      <w:r>
        <w:rPr>
          <w:rFonts w:hint="default" w:ascii="Times New Roman" w:hAnsi="Times New Roman" w:cs="Times New Roman"/>
        </w:rPr>
        <w:t xml:space="preserve"> </w:t>
      </w:r>
    </w:p>
    <w:p w14:paraId="16B6EE8B">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9D2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9084A48">
            <w:pPr>
              <w:pStyle w:val="6"/>
              <w:bidi w:val="0"/>
              <w:rPr>
                <w:rFonts w:hint="default" w:ascii="Times New Roman" w:hAnsi="Times New Roman" w:cs="Times New Roman"/>
              </w:rPr>
            </w:pPr>
            <w:r>
              <w:rPr>
                <w:rFonts w:hint="default" w:ascii="Times New Roman" w:hAnsi="Times New Roman" w:cs="Times New Roman"/>
              </w:rPr>
              <w:t>{</w:t>
            </w:r>
          </w:p>
          <w:p w14:paraId="165E291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2EC6A92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770CF6A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5838B7C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33A9065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0948014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"hzqrxxList": {</w:t>
            </w:r>
          </w:p>
          <w:p w14:paraId="4692871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"pageNumber": 1,</w:t>
            </w:r>
          </w:p>
          <w:p w14:paraId="16C8B8C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"pageSize": 20,</w:t>
            </w:r>
          </w:p>
          <w:p w14:paraId="0638FA8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"total": 1,</w:t>
            </w:r>
          </w:p>
          <w:p w14:paraId="41309E1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"list": [</w:t>
            </w:r>
          </w:p>
          <w:p w14:paraId="59C9E54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30D3C99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"uuid": "红字确认单UUID",</w:t>
            </w:r>
          </w:p>
          <w:p w14:paraId="11B686C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"hzfpxxqrdbh": "红字发票信息确认单编号",</w:t>
            </w:r>
          </w:p>
          <w:p w14:paraId="690BBE9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"lrfsf": "录入方身份",</w:t>
            </w:r>
          </w:p>
          <w:p w14:paraId="3A1DD86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"xsfnsrsbh": "（销售方）统一社会信用代码/纳税人识别号/身份证件号码",</w:t>
            </w:r>
          </w:p>
          <w:p w14:paraId="0B6E1D9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"xsfmc": "（销售方）名称",</w:t>
            </w:r>
          </w:p>
          <w:p w14:paraId="2B21354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"gmfnsrsbh": "（购买方）统一社会信用代码/纳税人识别号/身份证件号码",</w:t>
            </w:r>
          </w:p>
          <w:p w14:paraId="3D618C1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"gmfmc": "（购买方）名称",</w:t>
            </w:r>
          </w:p>
          <w:p w14:paraId="10A8C18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"lzfpdm": "蓝字发票发票代码",</w:t>
            </w:r>
          </w:p>
          <w:p w14:paraId="64D3F42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"lzfphm": "蓝字发票发票号码",</w:t>
            </w:r>
          </w:p>
          <w:p w14:paraId="39D92B3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"sfzzfpbz": "是否纸质发票标志",</w:t>
            </w:r>
          </w:p>
          <w:p w14:paraId="43B05CE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"lzkprq": "蓝字发票开票日期",</w:t>
            </w:r>
          </w:p>
          <w:p w14:paraId="3457B99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"lzhjje": "蓝字发票合计金额",</w:t>
            </w:r>
          </w:p>
          <w:p w14:paraId="0E51645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"lzhjse": "蓝字发票合计税额",</w:t>
            </w:r>
          </w:p>
          <w:p w14:paraId="3969BF4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"lzfppzDm": "蓝字发票发票票种代码",</w:t>
            </w:r>
          </w:p>
          <w:p w14:paraId="458BC8D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"lzfpTdyslxDm": "蓝字发票特定要素类型代码",</w:t>
            </w:r>
          </w:p>
          <w:p w14:paraId="6E109F4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"hzcxje": "红字冲销金额",</w:t>
            </w:r>
          </w:p>
          <w:p w14:paraId="2B2F03F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"hzcxse": "红字冲销税额",</w:t>
            </w:r>
          </w:p>
          <w:p w14:paraId="495A6B9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"hzqrdmxsl": "红字确认单明细数量",</w:t>
            </w:r>
          </w:p>
          <w:p w14:paraId="79A64B2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"chyyDm": "红字发票冲红原因代码",</w:t>
            </w:r>
          </w:p>
          <w:p w14:paraId="40AE8E8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"hzqrxxztDm": "红字确认信息状态代码",</w:t>
            </w:r>
          </w:p>
          <w:p w14:paraId="5AD2EBA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"qrrq": "确认日期",</w:t>
            </w:r>
          </w:p>
          <w:p w14:paraId="5805B90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"ykjhzfpbz": "已开具红字发票标志",</w:t>
            </w:r>
          </w:p>
          <w:p w14:paraId="347E684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"hzfphm": "红字发票号码",</w:t>
            </w:r>
          </w:p>
          <w:p w14:paraId="035A004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"hzkprq": "红字开票日期",</w:t>
            </w:r>
          </w:p>
          <w:p w14:paraId="5A29F97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"yxbz": "有效标志",</w:t>
            </w:r>
          </w:p>
          <w:p w14:paraId="6E04434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"lrrq": "录入日期"</w:t>
            </w:r>
          </w:p>
          <w:p w14:paraId="66AA732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5F5F52B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C223E2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255E52B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2C4DF5D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5BC06672">
            <w:pPr>
              <w:pStyle w:val="6"/>
              <w:bidi w:val="0"/>
              <w:rPr>
                <w:rFonts w:hint="default" w:ascii="Times New Roman" w:hAnsi="Times New Roman" w:cs="Times New Roman"/>
              </w:rPr>
            </w:pPr>
            <w:r>
              <w:rPr>
                <w:rFonts w:hint="default" w:ascii="Times New Roman" w:hAnsi="Times New Roman" w:cs="Times New Roman"/>
              </w:rPr>
              <w:t>}</w:t>
            </w:r>
          </w:p>
        </w:tc>
      </w:tr>
    </w:tbl>
    <w:p w14:paraId="76EBF79B">
      <w:pPr>
        <w:pStyle w:val="6"/>
        <w:rPr>
          <w:rFonts w:hint="default" w:ascii="Times New Roman" w:hAnsi="Times New Roman" w:cs="Times New Roman"/>
        </w:rPr>
      </w:pPr>
    </w:p>
    <w:p w14:paraId="5D86811B">
      <w:pPr>
        <w:pStyle w:val="6"/>
        <w:rPr>
          <w:rFonts w:hint="default" w:ascii="Times New Roman" w:hAnsi="Times New Roman" w:cs="Times New Roman"/>
        </w:rPr>
      </w:pPr>
      <w:r>
        <w:rPr>
          <w:rFonts w:hint="default" w:ascii="Times New Roman" w:hAnsi="Times New Roman" w:cs="Times New Roman"/>
        </w:rPr>
        <w:t>失败时返回：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6C0F2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C542FA8">
            <w:pPr>
              <w:pStyle w:val="6"/>
              <w:bidi w:val="0"/>
              <w:rPr>
                <w:rFonts w:hint="default" w:ascii="Times New Roman" w:hAnsi="Times New Roman" w:cs="Times New Roman"/>
              </w:rPr>
            </w:pPr>
            <w:r>
              <w:rPr>
                <w:rFonts w:hint="default" w:ascii="Times New Roman" w:hAnsi="Times New Roman" w:cs="Times New Roman"/>
              </w:rPr>
              <w:t>{</w:t>
            </w:r>
          </w:p>
          <w:p w14:paraId="7C76036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5DC4355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3A05851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2107933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7004851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56B42140">
            <w:pPr>
              <w:pStyle w:val="6"/>
              <w:bidi w:val="0"/>
              <w:rPr>
                <w:rFonts w:hint="default" w:ascii="Times New Roman" w:hAnsi="Times New Roman" w:cs="Times New Roman"/>
              </w:rPr>
            </w:pPr>
            <w:r>
              <w:rPr>
                <w:rFonts w:hint="default" w:ascii="Times New Roman" w:hAnsi="Times New Roman" w:cs="Times New Roman"/>
              </w:rPr>
              <w:t>}</w:t>
            </w:r>
          </w:p>
          <w:p w14:paraId="3D28767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57A4C910">
            <w:pPr>
              <w:pStyle w:val="6"/>
              <w:bidi w:val="0"/>
              <w:rPr>
                <w:rFonts w:hint="default" w:ascii="Times New Roman" w:hAnsi="Times New Roman" w:cs="Times New Roman"/>
              </w:rPr>
            </w:pPr>
            <w:r>
              <w:rPr>
                <w:rFonts w:hint="default" w:ascii="Times New Roman" w:hAnsi="Times New Roman" w:cs="Times New Roman"/>
              </w:rPr>
              <w:t>}</w:t>
            </w:r>
          </w:p>
        </w:tc>
      </w:tr>
    </w:tbl>
    <w:p w14:paraId="74B15ECB">
      <w:pPr>
        <w:pStyle w:val="6"/>
        <w:rPr>
          <w:rFonts w:hint="default" w:ascii="Times New Roman" w:hAnsi="Times New Roman" w:cs="Times New Roman"/>
        </w:rPr>
      </w:pPr>
    </w:p>
    <w:p w14:paraId="54C47502">
      <w:pPr>
        <w:pStyle w:val="4"/>
        <w:widowControl/>
        <w:spacing w:beforeAutospacing="0" w:afterAutospacing="0" w:line="408" w:lineRule="auto"/>
        <w:rPr>
          <w:rFonts w:hint="default" w:ascii="Times New Roman" w:hAnsi="Times New Roman" w:cs="Times New Roman"/>
          <w:sz w:val="28"/>
          <w:szCs w:val="28"/>
        </w:rPr>
      </w:pPr>
      <w:bookmarkStart w:id="431" w:name="_Toc11861"/>
      <w:bookmarkStart w:id="432" w:name="_Toc17009"/>
      <w:r>
        <w:rPr>
          <w:rFonts w:hint="default" w:ascii="Times New Roman" w:hAnsi="Times New Roman" w:cs="Times New Roman"/>
          <w:sz w:val="28"/>
          <w:szCs w:val="28"/>
        </w:rPr>
        <w:t>1</w:t>
      </w:r>
      <w:r>
        <w:rPr>
          <w:rFonts w:hint="default" w:ascii="Times New Roman" w:hAnsi="Times New Roman" w:cs="Times New Roman"/>
          <w:sz w:val="28"/>
          <w:szCs w:val="28"/>
          <w:lang w:val="en-US" w:eastAsia="zh-CN"/>
        </w:rPr>
        <w:t>1</w:t>
      </w:r>
      <w:r>
        <w:rPr>
          <w:rFonts w:hint="default" w:ascii="Times New Roman" w:hAnsi="Times New Roman" w:cs="Times New Roman"/>
          <w:sz w:val="28"/>
          <w:szCs w:val="28"/>
        </w:rPr>
        <w:t>.</w:t>
      </w:r>
      <w:r>
        <w:rPr>
          <w:rFonts w:hint="eastAsia" w:ascii="Times New Roman" w:hAnsi="Times New Roman" w:cs="Times New Roman"/>
          <w:sz w:val="28"/>
          <w:szCs w:val="28"/>
          <w:lang w:val="en-US" w:eastAsia="zh-CN"/>
        </w:rPr>
        <w:t>商品条码</w:t>
      </w:r>
      <w:r>
        <w:rPr>
          <w:rFonts w:hint="default" w:ascii="Times New Roman" w:hAnsi="Times New Roman" w:cs="Times New Roman"/>
          <w:sz w:val="28"/>
          <w:szCs w:val="28"/>
          <w:lang w:val="en-US" w:eastAsia="zh-CN"/>
        </w:rPr>
        <w:t>发</w:t>
      </w:r>
      <w:r>
        <w:rPr>
          <w:rFonts w:hint="default" w:ascii="Times New Roman" w:hAnsi="Times New Roman" w:cs="Times New Roman"/>
          <w:sz w:val="28"/>
          <w:szCs w:val="28"/>
        </w:rPr>
        <w:t>票上传</w:t>
      </w:r>
      <w:bookmarkEnd w:id="423"/>
      <w:bookmarkEnd w:id="424"/>
      <w:bookmarkEnd w:id="431"/>
      <w:bookmarkEnd w:id="432"/>
    </w:p>
    <w:p w14:paraId="4DC7981C">
      <w:pPr>
        <w:pStyle w:val="5"/>
        <w:rPr>
          <w:rFonts w:hint="default" w:ascii="Times New Roman" w:hAnsi="Times New Roman" w:cs="Times New Roman"/>
        </w:rPr>
      </w:pPr>
      <w:bookmarkStart w:id="433" w:name="_Toc30246"/>
      <w:bookmarkStart w:id="434" w:name="_Toc20914"/>
      <w:bookmarkStart w:id="435" w:name="_Toc12220"/>
      <w:r>
        <w:rPr>
          <w:rFonts w:hint="default" w:ascii="Times New Roman" w:hAnsi="Times New Roman" w:cs="Times New Roman"/>
        </w:rPr>
        <w:t>1</w:t>
      </w:r>
      <w:r>
        <w:rPr>
          <w:rFonts w:hint="default" w:ascii="Times New Roman" w:hAnsi="Times New Roman" w:cs="Times New Roman"/>
          <w:lang w:val="en-US" w:eastAsia="zh-CN"/>
        </w:rPr>
        <w:t>1</w:t>
      </w:r>
      <w:r>
        <w:rPr>
          <w:rFonts w:hint="default" w:ascii="Times New Roman" w:hAnsi="Times New Roman" w:cs="Times New Roman"/>
        </w:rPr>
        <w:t>.1接口说明</w:t>
      </w:r>
      <w:bookmarkEnd w:id="433"/>
      <w:bookmarkEnd w:id="434"/>
      <w:bookmarkEnd w:id="435"/>
    </w:p>
    <w:p w14:paraId="18D624D4">
      <w:pPr>
        <w:pStyle w:val="6"/>
        <w:rPr>
          <w:rFonts w:hint="default" w:ascii="Times New Roman" w:hAnsi="Times New Roman" w:cs="Times New Roman"/>
        </w:rPr>
      </w:pPr>
      <w:r>
        <w:rPr>
          <w:rFonts w:hint="default" w:ascii="Times New Roman" w:hAnsi="Times New Roman" w:cs="Times New Roman"/>
        </w:rPr>
        <w:t>给企业提供上传预开具的</w:t>
      </w:r>
      <w:r>
        <w:rPr>
          <w:rFonts w:hint="eastAsia" w:cs="Times New Roman"/>
          <w:lang w:val="en-US" w:eastAsia="zh-CN"/>
        </w:rPr>
        <w:t>商品条码</w:t>
      </w:r>
      <w:r>
        <w:rPr>
          <w:rFonts w:hint="default" w:ascii="Times New Roman" w:hAnsi="Times New Roman" w:cs="Times New Roman"/>
        </w:rPr>
        <w:t>发票功能，上传成功后给企业返回信息。</w:t>
      </w:r>
    </w:p>
    <w:p w14:paraId="7F0E7972">
      <w:pPr>
        <w:pStyle w:val="6"/>
        <w:rPr>
          <w:rFonts w:hint="default" w:ascii="Times New Roman" w:hAnsi="Times New Roman" w:cs="Times New Roman"/>
        </w:rPr>
      </w:pPr>
      <w:r>
        <w:rPr>
          <w:rFonts w:hint="default" w:ascii="Times New Roman" w:hAnsi="Times New Roman" w:cs="Times New Roman"/>
        </w:rPr>
        <w:t>税务局端接收到企业上传的</w:t>
      </w:r>
      <w:r>
        <w:rPr>
          <w:rFonts w:hint="eastAsia" w:cs="Times New Roman"/>
          <w:lang w:val="en-US" w:eastAsia="zh-CN"/>
        </w:rPr>
        <w:t>商品条码</w:t>
      </w:r>
      <w:r>
        <w:rPr>
          <w:rFonts w:hint="default" w:ascii="Times New Roman" w:hAnsi="Times New Roman" w:cs="Times New Roman"/>
          <w:lang w:eastAsia="zh-CN"/>
        </w:rPr>
        <w:t>发票</w:t>
      </w:r>
      <w:r>
        <w:rPr>
          <w:rFonts w:hint="default" w:ascii="Times New Roman" w:hAnsi="Times New Roman" w:cs="Times New Roman"/>
        </w:rPr>
        <w:t>后，依次校验企业是具备开票条件、发票信息是否合规、是否超过发票额度、</w:t>
      </w:r>
      <w:r>
        <w:rPr>
          <w:rFonts w:hint="eastAsia" w:cs="Times New Roman"/>
          <w:lang w:val="en-US" w:eastAsia="zh-CN"/>
        </w:rPr>
        <w:t>商品条码</w:t>
      </w:r>
      <w:r>
        <w:rPr>
          <w:rFonts w:hint="default" w:ascii="Times New Roman" w:hAnsi="Times New Roman" w:cs="Times New Roman"/>
          <w:lang w:eastAsia="zh-CN"/>
        </w:rPr>
        <w:t>发票</w:t>
      </w:r>
      <w:r>
        <w:rPr>
          <w:rFonts w:hint="default" w:ascii="Times New Roman" w:hAnsi="Times New Roman" w:cs="Times New Roman"/>
        </w:rPr>
        <w:t>号码是否合法、发票是否属于直连单位，当校验不通过时，不接收企业上传的</w:t>
      </w:r>
      <w:r>
        <w:rPr>
          <w:rFonts w:hint="eastAsia" w:cs="Times New Roman"/>
          <w:lang w:val="en-US" w:eastAsia="zh-CN"/>
        </w:rPr>
        <w:t>商品条码</w:t>
      </w:r>
      <w:r>
        <w:rPr>
          <w:rFonts w:hint="default" w:ascii="Times New Roman" w:hAnsi="Times New Roman" w:cs="Times New Roman"/>
          <w:lang w:eastAsia="zh-CN"/>
        </w:rPr>
        <w:t>发票</w:t>
      </w:r>
      <w:r>
        <w:rPr>
          <w:rFonts w:hint="default" w:ascii="Times New Roman" w:hAnsi="Times New Roman" w:cs="Times New Roman"/>
        </w:rPr>
        <w:t>，返回具体错误信息。每次上传最大票量为100张</w:t>
      </w:r>
      <w:r>
        <w:rPr>
          <w:rFonts w:hint="eastAsia" w:cs="Times New Roman"/>
          <w:lang w:val="en-US" w:eastAsia="zh-CN"/>
        </w:rPr>
        <w:t>商品条码</w:t>
      </w:r>
      <w:r>
        <w:rPr>
          <w:rFonts w:hint="default" w:ascii="Times New Roman" w:hAnsi="Times New Roman" w:cs="Times New Roman"/>
          <w:lang w:eastAsia="zh-CN"/>
        </w:rPr>
        <w:t>发票</w:t>
      </w:r>
      <w:r>
        <w:rPr>
          <w:rFonts w:hint="default" w:ascii="Times New Roman" w:hAnsi="Times New Roman" w:cs="Times New Roman"/>
        </w:rPr>
        <w:t>。</w:t>
      </w:r>
    </w:p>
    <w:p w14:paraId="46EEDDD3">
      <w:pPr>
        <w:pStyle w:val="5"/>
        <w:rPr>
          <w:rFonts w:hint="default" w:ascii="Times New Roman" w:hAnsi="Times New Roman" w:cs="Times New Roman"/>
        </w:rPr>
      </w:pPr>
      <w:bookmarkStart w:id="436" w:name="_Toc6998"/>
      <w:bookmarkStart w:id="437" w:name="_Toc21858"/>
      <w:bookmarkStart w:id="438" w:name="_Toc22247"/>
      <w:r>
        <w:rPr>
          <w:rFonts w:hint="default" w:ascii="Times New Roman" w:hAnsi="Times New Roman" w:cs="Times New Roman"/>
        </w:rPr>
        <w:t>1</w:t>
      </w:r>
      <w:r>
        <w:rPr>
          <w:rFonts w:hint="default" w:ascii="Times New Roman" w:hAnsi="Times New Roman" w:cs="Times New Roman"/>
          <w:lang w:val="en-US" w:eastAsia="zh-CN"/>
        </w:rPr>
        <w:t>1</w:t>
      </w:r>
      <w:r>
        <w:rPr>
          <w:rFonts w:hint="default" w:ascii="Times New Roman" w:hAnsi="Times New Roman" w:cs="Times New Roman"/>
        </w:rPr>
        <w:t>.2请求参数</w:t>
      </w:r>
      <w:bookmarkEnd w:id="436"/>
      <w:bookmarkEnd w:id="437"/>
      <w:bookmarkEnd w:id="438"/>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7E17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AF7E689">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bookmarkStart w:id="439" w:name="_Toc19101"/>
            <w:bookmarkStart w:id="440" w:name="_Toc29532"/>
            <w:r>
              <w:rPr>
                <w:rFonts w:hint="default" w:ascii="Times New Roman" w:hAnsi="Times New Roman" w:cs="Times New Roman"/>
                <w:b/>
                <w:sz w:val="22"/>
                <w:szCs w:val="20"/>
              </w:rPr>
              <w:t>序号</w:t>
            </w:r>
          </w:p>
        </w:tc>
        <w:tc>
          <w:tcPr>
            <w:tcW w:w="1701" w:type="dxa"/>
            <w:tcBorders>
              <w:top w:val="single" w:color="auto" w:sz="12" w:space="0"/>
              <w:bottom w:val="single" w:color="auto" w:sz="6" w:space="0"/>
            </w:tcBorders>
            <w:shd w:val="clear" w:color="auto" w:fill="D8D8D8"/>
            <w:noWrap w:val="0"/>
            <w:vAlign w:val="center"/>
          </w:tcPr>
          <w:p w14:paraId="7262A31E">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r>
              <w:rPr>
                <w:rFonts w:hint="default" w:ascii="Times New Roman" w:hAnsi="Times New Roman" w:cs="Times New Roman"/>
                <w:b/>
                <w:sz w:val="22"/>
                <w:szCs w:val="20"/>
              </w:rPr>
              <w:t>数据项标识</w:t>
            </w:r>
          </w:p>
        </w:tc>
        <w:tc>
          <w:tcPr>
            <w:tcW w:w="1843" w:type="dxa"/>
            <w:tcBorders>
              <w:top w:val="single" w:color="auto" w:sz="12" w:space="0"/>
              <w:bottom w:val="single" w:color="auto" w:sz="6" w:space="0"/>
            </w:tcBorders>
            <w:shd w:val="clear" w:color="auto" w:fill="D8D8D8"/>
            <w:noWrap w:val="0"/>
            <w:vAlign w:val="center"/>
          </w:tcPr>
          <w:p w14:paraId="4595F582">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r>
              <w:rPr>
                <w:rFonts w:hint="default" w:ascii="Times New Roman" w:hAnsi="Times New Roman" w:cs="Times New Roman"/>
                <w:b/>
                <w:sz w:val="22"/>
                <w:szCs w:val="20"/>
              </w:rPr>
              <w:t>数据项名称</w:t>
            </w:r>
          </w:p>
        </w:tc>
        <w:tc>
          <w:tcPr>
            <w:tcW w:w="1276" w:type="dxa"/>
            <w:tcBorders>
              <w:top w:val="single" w:color="auto" w:sz="12" w:space="0"/>
              <w:bottom w:val="single" w:color="auto" w:sz="6" w:space="0"/>
            </w:tcBorders>
            <w:shd w:val="clear" w:color="auto" w:fill="D8D8D8"/>
            <w:noWrap w:val="0"/>
            <w:vAlign w:val="center"/>
          </w:tcPr>
          <w:p w14:paraId="016D1147">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r>
              <w:rPr>
                <w:rFonts w:hint="default" w:ascii="Times New Roman" w:hAnsi="Times New Roman" w:cs="Times New Roman"/>
                <w:b/>
                <w:sz w:val="22"/>
                <w:szCs w:val="20"/>
              </w:rPr>
              <w:t>字段类型</w:t>
            </w:r>
          </w:p>
        </w:tc>
        <w:tc>
          <w:tcPr>
            <w:tcW w:w="709" w:type="dxa"/>
            <w:tcBorders>
              <w:top w:val="single" w:color="auto" w:sz="12" w:space="0"/>
              <w:bottom w:val="single" w:color="auto" w:sz="6" w:space="0"/>
            </w:tcBorders>
            <w:shd w:val="clear" w:color="auto" w:fill="D8D8D8"/>
            <w:noWrap w:val="0"/>
            <w:vAlign w:val="center"/>
          </w:tcPr>
          <w:p w14:paraId="03F6689A">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r>
              <w:rPr>
                <w:rFonts w:hint="default" w:ascii="Times New Roman" w:hAnsi="Times New Roman" w:cs="Times New Roman"/>
                <w:b/>
                <w:sz w:val="22"/>
                <w:szCs w:val="20"/>
              </w:rPr>
              <w:t>长度</w:t>
            </w:r>
          </w:p>
        </w:tc>
        <w:tc>
          <w:tcPr>
            <w:tcW w:w="708" w:type="dxa"/>
            <w:tcBorders>
              <w:top w:val="single" w:color="auto" w:sz="12" w:space="0"/>
              <w:bottom w:val="single" w:color="auto" w:sz="6" w:space="0"/>
            </w:tcBorders>
            <w:shd w:val="clear" w:color="auto" w:fill="D8D8D8"/>
            <w:noWrap w:val="0"/>
            <w:vAlign w:val="center"/>
          </w:tcPr>
          <w:p w14:paraId="5F11F0FE">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r>
              <w:rPr>
                <w:rFonts w:hint="default" w:ascii="Times New Roman" w:hAnsi="Times New Roman" w:cs="Times New Roman"/>
                <w:b/>
                <w:sz w:val="22"/>
                <w:szCs w:val="20"/>
              </w:rPr>
              <w:t>必须</w:t>
            </w:r>
          </w:p>
        </w:tc>
        <w:tc>
          <w:tcPr>
            <w:tcW w:w="1560" w:type="dxa"/>
            <w:tcBorders>
              <w:top w:val="single" w:color="auto" w:sz="12" w:space="0"/>
              <w:bottom w:val="single" w:color="auto" w:sz="6" w:space="0"/>
            </w:tcBorders>
            <w:shd w:val="clear" w:color="auto" w:fill="D8D8D8"/>
            <w:noWrap w:val="0"/>
            <w:vAlign w:val="center"/>
          </w:tcPr>
          <w:p w14:paraId="7E568B6E">
            <w:pPr>
              <w:keepNext w:val="0"/>
              <w:keepLines w:val="0"/>
              <w:pageBreakBefore w:val="0"/>
              <w:kinsoku/>
              <w:wordWrap/>
              <w:overflowPunct/>
              <w:topLinePunct w:val="0"/>
              <w:autoSpaceDE/>
              <w:autoSpaceDN/>
              <w:bidi w:val="0"/>
              <w:adjustRightInd/>
              <w:snapToGrid w:val="0"/>
              <w:spacing w:before="0" w:beforeLines="0" w:after="0" w:afterLines="0"/>
              <w:ind w:firstLine="0" w:firstLineChars="0"/>
              <w:jc w:val="center"/>
              <w:rPr>
                <w:rFonts w:hint="default" w:ascii="Times New Roman" w:hAnsi="Times New Roman" w:cs="Times New Roman"/>
                <w:b/>
                <w:sz w:val="22"/>
                <w:szCs w:val="20"/>
              </w:rPr>
            </w:pPr>
            <w:r>
              <w:rPr>
                <w:rFonts w:hint="default" w:ascii="Times New Roman" w:hAnsi="Times New Roman" w:cs="Times New Roman"/>
                <w:b/>
                <w:sz w:val="22"/>
                <w:szCs w:val="20"/>
              </w:rPr>
              <w:t>说明</w:t>
            </w:r>
          </w:p>
        </w:tc>
      </w:tr>
      <w:tr w14:paraId="03487AE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4F39964">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703EC74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fphm</w:t>
            </w:r>
          </w:p>
        </w:tc>
        <w:tc>
          <w:tcPr>
            <w:tcW w:w="1843" w:type="dxa"/>
            <w:tcBorders>
              <w:top w:val="single" w:color="auto" w:sz="6" w:space="0"/>
            </w:tcBorders>
            <w:noWrap w:val="0"/>
            <w:vAlign w:val="center"/>
          </w:tcPr>
          <w:p w14:paraId="2B788B1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发票号码</w:t>
            </w:r>
          </w:p>
        </w:tc>
        <w:tc>
          <w:tcPr>
            <w:tcW w:w="1276" w:type="dxa"/>
            <w:tcBorders>
              <w:top w:val="single" w:color="auto" w:sz="6" w:space="0"/>
            </w:tcBorders>
            <w:noWrap w:val="0"/>
            <w:vAlign w:val="center"/>
          </w:tcPr>
          <w:p w14:paraId="3954CEB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tcBorders>
              <w:top w:val="single" w:color="auto" w:sz="6" w:space="0"/>
            </w:tcBorders>
            <w:noWrap w:val="0"/>
            <w:vAlign w:val="center"/>
          </w:tcPr>
          <w:p w14:paraId="1251DC0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tcBorders>
              <w:top w:val="single" w:color="auto" w:sz="6" w:space="0"/>
            </w:tcBorders>
            <w:noWrap w:val="0"/>
            <w:vAlign w:val="center"/>
          </w:tcPr>
          <w:p w14:paraId="63575AA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tcBorders>
              <w:top w:val="single" w:color="auto" w:sz="6" w:space="0"/>
            </w:tcBorders>
            <w:noWrap w:val="0"/>
            <w:vAlign w:val="center"/>
          </w:tcPr>
          <w:p w14:paraId="71A3004E">
            <w:pPr>
              <w:spacing w:before="0" w:beforeLines="0" w:after="0" w:afterLines="0" w:line="240" w:lineRule="auto"/>
              <w:ind w:firstLine="0" w:firstLineChars="0"/>
              <w:rPr>
                <w:rFonts w:hint="default" w:ascii="Times New Roman" w:hAnsi="Times New Roman" w:eastAsia="宋体" w:cs="Times New Roman"/>
                <w:sz w:val="22"/>
                <w:szCs w:val="22"/>
              </w:rPr>
            </w:pPr>
          </w:p>
        </w:tc>
      </w:tr>
      <w:tr w14:paraId="6BB1685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F3C1825">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w:t>
            </w:r>
          </w:p>
        </w:tc>
        <w:tc>
          <w:tcPr>
            <w:tcW w:w="1701" w:type="dxa"/>
            <w:noWrap w:val="0"/>
            <w:vAlign w:val="center"/>
          </w:tcPr>
          <w:p w14:paraId="2AB3A89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lzfpbz</w:t>
            </w:r>
          </w:p>
        </w:tc>
        <w:tc>
          <w:tcPr>
            <w:tcW w:w="1843" w:type="dxa"/>
            <w:noWrap w:val="0"/>
            <w:vAlign w:val="center"/>
          </w:tcPr>
          <w:p w14:paraId="25C5301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蓝字发票标志</w:t>
            </w:r>
          </w:p>
        </w:tc>
        <w:tc>
          <w:tcPr>
            <w:tcW w:w="1276" w:type="dxa"/>
            <w:noWrap w:val="0"/>
            <w:vAlign w:val="center"/>
          </w:tcPr>
          <w:p w14:paraId="773693A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14BEE3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w:t>
            </w:r>
          </w:p>
        </w:tc>
        <w:tc>
          <w:tcPr>
            <w:tcW w:w="708" w:type="dxa"/>
            <w:noWrap w:val="0"/>
            <w:vAlign w:val="center"/>
          </w:tcPr>
          <w:p w14:paraId="3DA20A8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7639264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0：蓝字发票</w:t>
            </w:r>
          </w:p>
          <w:p w14:paraId="51E3E88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1：红字发票</w:t>
            </w:r>
          </w:p>
        </w:tc>
      </w:tr>
      <w:tr w14:paraId="7C3CB6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3A6B88">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w:t>
            </w:r>
          </w:p>
        </w:tc>
        <w:tc>
          <w:tcPr>
            <w:tcW w:w="1701" w:type="dxa"/>
            <w:noWrap w:val="0"/>
            <w:vAlign w:val="center"/>
          </w:tcPr>
          <w:p w14:paraId="184D454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ptbh</w:t>
            </w:r>
          </w:p>
        </w:tc>
        <w:tc>
          <w:tcPr>
            <w:tcW w:w="1843" w:type="dxa"/>
            <w:noWrap w:val="0"/>
            <w:vAlign w:val="center"/>
          </w:tcPr>
          <w:p w14:paraId="4EA216A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平台编号</w:t>
            </w:r>
          </w:p>
        </w:tc>
        <w:tc>
          <w:tcPr>
            <w:tcW w:w="1276" w:type="dxa"/>
            <w:noWrap w:val="0"/>
            <w:vAlign w:val="center"/>
          </w:tcPr>
          <w:p w14:paraId="3A45EEF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BF5311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073EEAC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7193DB2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直连单位ID</w:t>
            </w:r>
          </w:p>
        </w:tc>
      </w:tr>
      <w:tr w14:paraId="3B93CB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A6BE0E8">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w:t>
            </w:r>
          </w:p>
        </w:tc>
        <w:tc>
          <w:tcPr>
            <w:tcW w:w="1701" w:type="dxa"/>
            <w:noWrap w:val="0"/>
            <w:vAlign w:val="center"/>
          </w:tcPr>
          <w:p w14:paraId="1D88924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fppz</w:t>
            </w:r>
          </w:p>
        </w:tc>
        <w:tc>
          <w:tcPr>
            <w:tcW w:w="1843" w:type="dxa"/>
            <w:noWrap w:val="0"/>
            <w:vAlign w:val="center"/>
          </w:tcPr>
          <w:p w14:paraId="3786AE3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发票票种</w:t>
            </w:r>
          </w:p>
        </w:tc>
        <w:tc>
          <w:tcPr>
            <w:tcW w:w="1276" w:type="dxa"/>
            <w:noWrap w:val="0"/>
            <w:vAlign w:val="center"/>
          </w:tcPr>
          <w:p w14:paraId="0B7A652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EDD98F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708" w:type="dxa"/>
            <w:noWrap w:val="0"/>
            <w:vAlign w:val="center"/>
          </w:tcPr>
          <w:p w14:paraId="1807072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7DF198B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01：数电专</w:t>
            </w:r>
          </w:p>
          <w:p w14:paraId="6D5894E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02：数电普</w:t>
            </w:r>
          </w:p>
        </w:tc>
      </w:tr>
      <w:tr w14:paraId="53B9DB3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CDBB85">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w:t>
            </w:r>
          </w:p>
        </w:tc>
        <w:tc>
          <w:tcPr>
            <w:tcW w:w="1701" w:type="dxa"/>
            <w:noWrap w:val="0"/>
            <w:vAlign w:val="center"/>
          </w:tcPr>
          <w:p w14:paraId="44C9791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gmfzrrbz</w:t>
            </w:r>
          </w:p>
        </w:tc>
        <w:tc>
          <w:tcPr>
            <w:tcW w:w="1843" w:type="dxa"/>
            <w:noWrap w:val="0"/>
            <w:vAlign w:val="center"/>
          </w:tcPr>
          <w:p w14:paraId="25EBD07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购买方自然人标志</w:t>
            </w:r>
          </w:p>
        </w:tc>
        <w:tc>
          <w:tcPr>
            <w:tcW w:w="1276" w:type="dxa"/>
            <w:noWrap w:val="0"/>
            <w:vAlign w:val="center"/>
          </w:tcPr>
          <w:p w14:paraId="20E057E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0AEA354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w:t>
            </w:r>
          </w:p>
        </w:tc>
        <w:tc>
          <w:tcPr>
            <w:tcW w:w="708" w:type="dxa"/>
            <w:noWrap w:val="0"/>
            <w:vAlign w:val="center"/>
          </w:tcPr>
          <w:p w14:paraId="7355F55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148A4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Y：购买方是自然人</w:t>
            </w:r>
          </w:p>
          <w:p w14:paraId="06F04BC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N：购买方非自然人</w:t>
            </w:r>
          </w:p>
        </w:tc>
      </w:tr>
      <w:tr w14:paraId="61C484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0D7F6E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w:t>
            </w:r>
          </w:p>
        </w:tc>
        <w:tc>
          <w:tcPr>
            <w:tcW w:w="1701" w:type="dxa"/>
            <w:noWrap w:val="0"/>
            <w:vAlign w:val="center"/>
          </w:tcPr>
          <w:p w14:paraId="4233F35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tdys</w:t>
            </w:r>
          </w:p>
        </w:tc>
        <w:tc>
          <w:tcPr>
            <w:tcW w:w="1843" w:type="dxa"/>
            <w:noWrap w:val="0"/>
            <w:vAlign w:val="center"/>
          </w:tcPr>
          <w:p w14:paraId="0B6C4ED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特定要素</w:t>
            </w:r>
          </w:p>
        </w:tc>
        <w:tc>
          <w:tcPr>
            <w:tcW w:w="1276" w:type="dxa"/>
            <w:noWrap w:val="0"/>
            <w:vAlign w:val="center"/>
          </w:tcPr>
          <w:p w14:paraId="7A0A605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D2F02C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708" w:type="dxa"/>
            <w:noWrap w:val="0"/>
            <w:vAlign w:val="center"/>
          </w:tcPr>
          <w:p w14:paraId="497D8A3B">
            <w:pPr>
              <w:spacing w:before="0" w:beforeLines="0" w:after="0" w:afterLines="0" w:line="240" w:lineRule="auto"/>
              <w:ind w:firstLine="0" w:firstLineChars="0"/>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否</w:t>
            </w:r>
          </w:p>
        </w:tc>
        <w:tc>
          <w:tcPr>
            <w:tcW w:w="1560" w:type="dxa"/>
            <w:noWrap w:val="0"/>
            <w:vAlign w:val="center"/>
          </w:tcPr>
          <w:p w14:paraId="4C240A84">
            <w:pPr>
              <w:spacing w:before="0" w:beforeLines="0" w:after="0" w:afterLines="0" w:line="240" w:lineRule="auto"/>
              <w:ind w:firstLine="0" w:firstLineChars="0"/>
              <w:rPr>
                <w:rFonts w:hint="default" w:ascii="Times New Roman" w:hAnsi="Times New Roman" w:eastAsia="宋体" w:cs="Times New Roman"/>
                <w:sz w:val="22"/>
                <w:szCs w:val="22"/>
                <w:lang w:val="en-US" w:eastAsia="zh-CN"/>
              </w:rPr>
            </w:pPr>
            <w:r>
              <w:rPr>
                <w:rFonts w:hint="eastAsia" w:ascii="Times New Roman" w:hAnsi="Times New Roman" w:eastAsia="宋体" w:cs="Times New Roman"/>
                <w:sz w:val="22"/>
                <w:szCs w:val="22"/>
                <w:lang w:val="en-US" w:eastAsia="zh-CN"/>
              </w:rPr>
              <w:t>空：非特定要素</w:t>
            </w:r>
            <w:r>
              <w:rPr>
                <w:rFonts w:hint="eastAsia" w:ascii="Times New Roman" w:hAnsi="Times New Roman" w:eastAsia="宋体" w:cs="Times New Roman"/>
                <w:sz w:val="22"/>
                <w:szCs w:val="22"/>
                <w:lang w:val="en-US" w:eastAsia="zh-CN"/>
              </w:rPr>
              <w:br w:type="textWrapping"/>
            </w:r>
            <w:r>
              <w:rPr>
                <w:rFonts w:hint="eastAsia" w:ascii="Times New Roman" w:hAnsi="Times New Roman" w:eastAsia="宋体" w:cs="Times New Roman"/>
                <w:sz w:val="22"/>
                <w:szCs w:val="22"/>
                <w:lang w:val="en-US" w:eastAsia="zh-CN"/>
              </w:rPr>
              <w:t>23：白酒</w:t>
            </w:r>
            <w:r>
              <w:rPr>
                <w:rFonts w:hint="eastAsia" w:ascii="Times New Roman" w:hAnsi="Times New Roman" w:eastAsia="宋体" w:cs="Times New Roman"/>
                <w:sz w:val="22"/>
                <w:szCs w:val="22"/>
                <w:lang w:val="en-US" w:eastAsia="zh-CN"/>
              </w:rPr>
              <w:br w:type="textWrapping"/>
            </w:r>
            <w:r>
              <w:rPr>
                <w:rFonts w:hint="eastAsia" w:ascii="Times New Roman" w:hAnsi="Times New Roman" w:eastAsia="宋体" w:cs="Times New Roman"/>
                <w:sz w:val="22"/>
                <w:szCs w:val="22"/>
                <w:lang w:val="en-US" w:eastAsia="zh-CN"/>
              </w:rPr>
              <w:t>蓝票必须传23</w:t>
            </w:r>
          </w:p>
        </w:tc>
      </w:tr>
      <w:tr w14:paraId="096580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605757F">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7</w:t>
            </w:r>
          </w:p>
        </w:tc>
        <w:tc>
          <w:tcPr>
            <w:tcW w:w="1701" w:type="dxa"/>
            <w:noWrap w:val="0"/>
            <w:vAlign w:val="center"/>
          </w:tcPr>
          <w:p w14:paraId="5ACC8D1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qyDm</w:t>
            </w:r>
          </w:p>
        </w:tc>
        <w:tc>
          <w:tcPr>
            <w:tcW w:w="1843" w:type="dxa"/>
            <w:noWrap w:val="0"/>
            <w:vAlign w:val="center"/>
          </w:tcPr>
          <w:p w14:paraId="1283AF4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区域代码</w:t>
            </w:r>
          </w:p>
        </w:tc>
        <w:tc>
          <w:tcPr>
            <w:tcW w:w="1276" w:type="dxa"/>
            <w:noWrap w:val="0"/>
            <w:vAlign w:val="center"/>
          </w:tcPr>
          <w:p w14:paraId="2FA150B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735F17D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2F4F421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2490E648">
            <w:pPr>
              <w:spacing w:before="0" w:beforeLines="0" w:after="0" w:afterLines="0" w:line="240" w:lineRule="auto"/>
              <w:ind w:firstLine="0" w:firstLineChars="0"/>
              <w:rPr>
                <w:rFonts w:hint="default" w:ascii="Times New Roman" w:hAnsi="Times New Roman" w:eastAsia="宋体" w:cs="Times New Roman"/>
                <w:sz w:val="22"/>
                <w:szCs w:val="22"/>
              </w:rPr>
            </w:pPr>
          </w:p>
        </w:tc>
      </w:tr>
      <w:tr w14:paraId="2D1919F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DC5B4C">
            <w:pPr>
              <w:keepNext w:val="0"/>
              <w:keepLines w:val="0"/>
              <w:widowControl/>
              <w:suppressLineNumbers w:val="0"/>
              <w:jc w:val="center"/>
              <w:textAlignment w:val="center"/>
              <w:rPr>
                <w:rFonts w:hint="default" w:ascii="Times New Roman" w:hAnsi="Times New Roman" w:eastAsia="宋体" w:cs="Times New Roman"/>
                <w:sz w:val="22"/>
                <w:szCs w:val="22"/>
                <w:highlight w:val="none"/>
              </w:rPr>
            </w:pPr>
            <w:r>
              <w:rPr>
                <w:rFonts w:hint="eastAsia" w:ascii="宋体" w:hAnsi="宋体" w:eastAsia="宋体" w:cs="宋体"/>
                <w:i w:val="0"/>
                <w:iCs w:val="0"/>
                <w:color w:val="000000"/>
                <w:kern w:val="0"/>
                <w:sz w:val="22"/>
                <w:szCs w:val="22"/>
                <w:u w:val="none"/>
                <w:lang w:val="en-US" w:eastAsia="zh-CN" w:bidi="ar"/>
              </w:rPr>
              <w:t>8</w:t>
            </w:r>
          </w:p>
        </w:tc>
        <w:tc>
          <w:tcPr>
            <w:tcW w:w="1701" w:type="dxa"/>
            <w:noWrap w:val="0"/>
            <w:vAlign w:val="center"/>
          </w:tcPr>
          <w:p w14:paraId="0DB5FBE5">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ckywsyzcDm</w:t>
            </w:r>
          </w:p>
        </w:tc>
        <w:tc>
          <w:tcPr>
            <w:tcW w:w="1843" w:type="dxa"/>
            <w:noWrap w:val="0"/>
            <w:vAlign w:val="center"/>
          </w:tcPr>
          <w:p w14:paraId="790FE9B4">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出口业务适用政策代码</w:t>
            </w:r>
          </w:p>
        </w:tc>
        <w:tc>
          <w:tcPr>
            <w:tcW w:w="1276" w:type="dxa"/>
            <w:noWrap w:val="0"/>
            <w:vAlign w:val="center"/>
          </w:tcPr>
          <w:p w14:paraId="44F753D9">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varchar</w:t>
            </w:r>
          </w:p>
        </w:tc>
        <w:tc>
          <w:tcPr>
            <w:tcW w:w="709" w:type="dxa"/>
            <w:noWrap w:val="0"/>
            <w:vAlign w:val="center"/>
          </w:tcPr>
          <w:p w14:paraId="0B8093DF">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2</w:t>
            </w:r>
          </w:p>
        </w:tc>
        <w:tc>
          <w:tcPr>
            <w:tcW w:w="708" w:type="dxa"/>
            <w:noWrap w:val="0"/>
            <w:vAlign w:val="center"/>
          </w:tcPr>
          <w:p w14:paraId="51744E08">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否</w:t>
            </w:r>
          </w:p>
        </w:tc>
        <w:tc>
          <w:tcPr>
            <w:tcW w:w="1560" w:type="dxa"/>
            <w:noWrap w:val="0"/>
            <w:vAlign w:val="center"/>
          </w:tcPr>
          <w:p w14:paraId="366E8605">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空：非出口业务</w:t>
            </w:r>
          </w:p>
          <w:p w14:paraId="77873316">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01：退税政策</w:t>
            </w:r>
          </w:p>
          <w:p w14:paraId="136D0688">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02：免税政策</w:t>
            </w:r>
          </w:p>
          <w:p w14:paraId="40BA7DC9">
            <w:pPr>
              <w:spacing w:before="0" w:beforeLines="0" w:after="0" w:afterLines="0" w:line="240" w:lineRule="auto"/>
              <w:ind w:firstLine="0" w:firstLineChars="0"/>
              <w:rPr>
                <w:rFonts w:hint="default" w:ascii="Times New Roman" w:hAnsi="Times New Roman" w:eastAsia="宋体" w:cs="Times New Roman"/>
                <w:sz w:val="22"/>
                <w:szCs w:val="22"/>
                <w:highlight w:val="none"/>
              </w:rPr>
            </w:pPr>
            <w:r>
              <w:rPr>
                <w:rFonts w:hint="default" w:ascii="Times New Roman" w:hAnsi="Times New Roman" w:eastAsia="宋体" w:cs="Times New Roman"/>
                <w:sz w:val="22"/>
                <w:szCs w:val="22"/>
                <w:highlight w:val="none"/>
              </w:rPr>
              <w:t>03：征税政策</w:t>
            </w:r>
          </w:p>
        </w:tc>
      </w:tr>
      <w:tr w14:paraId="37C82F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20ECFB42">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9</w:t>
            </w:r>
          </w:p>
        </w:tc>
        <w:tc>
          <w:tcPr>
            <w:tcW w:w="1701" w:type="dxa"/>
            <w:noWrap w:val="0"/>
            <w:vAlign w:val="center"/>
          </w:tcPr>
          <w:p w14:paraId="56D22CA3">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sz w:val="21"/>
                <w:szCs w:val="21"/>
                <w:highlight w:val="none"/>
                <w:lang w:val="en-US" w:eastAsia="zh-CN"/>
              </w:rPr>
              <w:t>jazslxDm</w:t>
            </w:r>
          </w:p>
        </w:tc>
        <w:tc>
          <w:tcPr>
            <w:tcW w:w="1843" w:type="dxa"/>
            <w:noWrap w:val="0"/>
            <w:vAlign w:val="center"/>
          </w:tcPr>
          <w:p w14:paraId="3396C0FA">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sz w:val="21"/>
                <w:szCs w:val="21"/>
                <w:highlight w:val="none"/>
                <w:lang w:val="en-US" w:eastAsia="zh-CN"/>
              </w:rPr>
              <w:t>减按征税类型代码</w:t>
            </w:r>
          </w:p>
        </w:tc>
        <w:tc>
          <w:tcPr>
            <w:tcW w:w="1276" w:type="dxa"/>
            <w:noWrap w:val="0"/>
            <w:vAlign w:val="center"/>
          </w:tcPr>
          <w:p w14:paraId="0F896FE4">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sz w:val="21"/>
                <w:szCs w:val="21"/>
                <w:highlight w:val="none"/>
                <w:lang w:val="en-US" w:eastAsia="zh-CN"/>
              </w:rPr>
              <w:t>varchar</w:t>
            </w:r>
          </w:p>
        </w:tc>
        <w:tc>
          <w:tcPr>
            <w:tcW w:w="709" w:type="dxa"/>
            <w:noWrap w:val="0"/>
            <w:vAlign w:val="center"/>
          </w:tcPr>
          <w:p w14:paraId="72BCC8BE">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sz w:val="21"/>
                <w:szCs w:val="21"/>
                <w:highlight w:val="none"/>
                <w:lang w:val="en-US" w:eastAsia="zh-CN"/>
              </w:rPr>
              <w:t>2</w:t>
            </w:r>
          </w:p>
        </w:tc>
        <w:tc>
          <w:tcPr>
            <w:tcW w:w="708" w:type="dxa"/>
            <w:noWrap w:val="0"/>
            <w:vAlign w:val="center"/>
          </w:tcPr>
          <w:p w14:paraId="3130C5C1">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eastAsia="宋体" w:cs="Times New Roman"/>
                <w:color w:val="000000"/>
                <w:kern w:val="2"/>
                <w:sz w:val="21"/>
                <w:szCs w:val="21"/>
                <w:highlight w:val="none"/>
                <w:lang w:val="en-US" w:eastAsia="zh-CN" w:bidi="ar-SA"/>
              </w:rPr>
            </w:pPr>
            <w:r>
              <w:rPr>
                <w:rFonts w:hint="default" w:ascii="Times New Roman" w:hAnsi="Times New Roman" w:cs="Times New Roman"/>
                <w:sz w:val="21"/>
                <w:szCs w:val="21"/>
                <w:highlight w:val="none"/>
                <w:lang w:val="en-US" w:eastAsia="zh-CN"/>
              </w:rPr>
              <w:t>否</w:t>
            </w:r>
          </w:p>
        </w:tc>
        <w:tc>
          <w:tcPr>
            <w:tcW w:w="1560" w:type="dxa"/>
            <w:noWrap w:val="0"/>
            <w:vAlign w:val="center"/>
          </w:tcPr>
          <w:p w14:paraId="32CB58EF">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放弃3%减按1%开票优惠政策原因代码，可选54、55。</w:t>
            </w:r>
          </w:p>
          <w:p w14:paraId="6C9D3B26">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空：使用1%开票</w:t>
            </w:r>
          </w:p>
          <w:p w14:paraId="64164B78">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cs="Times New Roman"/>
                <w:sz w:val="21"/>
                <w:szCs w:val="21"/>
                <w:highlight w:val="none"/>
                <w:lang w:val="en-US" w:eastAsia="zh-CN"/>
              </w:rPr>
            </w:pPr>
            <w:r>
              <w:rPr>
                <w:rFonts w:hint="default" w:ascii="Times New Roman" w:hAnsi="Times New Roman" w:cs="Times New Roman"/>
                <w:sz w:val="21"/>
                <w:szCs w:val="21"/>
                <w:highlight w:val="none"/>
                <w:lang w:val="en-US" w:eastAsia="zh-CN"/>
              </w:rPr>
              <w:t>54：前期已开具3%征收率的发票，发生销售折让、中止或者退回等情形需要开具3%征收率的红字发票，或者开票有误需要重新开具3%征收率的发票；</w:t>
            </w:r>
          </w:p>
          <w:p w14:paraId="24289095">
            <w:pPr>
              <w:keepNext w:val="0"/>
              <w:keepLines w:val="0"/>
              <w:widowControl/>
              <w:suppressLineNumbers w:val="0"/>
              <w:spacing w:before="0" w:beforeLines="0" w:after="0" w:afterLines="0" w:line="240" w:lineRule="auto"/>
              <w:ind w:firstLine="0" w:firstLineChars="0"/>
              <w:jc w:val="left"/>
              <w:textAlignment w:val="center"/>
              <w:rPr>
                <w:rFonts w:hint="default" w:ascii="Times New Roman" w:hAnsi="Times New Roman" w:eastAsia="宋体" w:cs="Times New Roman"/>
                <w:color w:val="000000"/>
                <w:kern w:val="2"/>
                <w:sz w:val="24"/>
                <w:szCs w:val="22"/>
                <w:lang w:val="en-US" w:eastAsia="zh-CN" w:bidi="ar-SA"/>
              </w:rPr>
            </w:pPr>
            <w:r>
              <w:rPr>
                <w:rFonts w:hint="default" w:ascii="Times New Roman" w:hAnsi="Times New Roman" w:cs="Times New Roman"/>
                <w:sz w:val="21"/>
                <w:szCs w:val="21"/>
                <w:highlight w:val="none"/>
                <w:lang w:val="en-US" w:eastAsia="zh-CN"/>
              </w:rPr>
              <w:t>55：因为实际经营业务需要，放弃享受减按1%征收率征收增值税政策；</w:t>
            </w:r>
          </w:p>
        </w:tc>
      </w:tr>
      <w:tr w14:paraId="785393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87D2FD9">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10</w:t>
            </w:r>
          </w:p>
        </w:tc>
        <w:tc>
          <w:tcPr>
            <w:tcW w:w="1701" w:type="dxa"/>
            <w:noWrap w:val="0"/>
            <w:vAlign w:val="center"/>
          </w:tcPr>
          <w:p w14:paraId="7AD5908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xsfnsrsbh</w:t>
            </w:r>
          </w:p>
        </w:tc>
        <w:tc>
          <w:tcPr>
            <w:tcW w:w="1843" w:type="dxa"/>
            <w:noWrap w:val="0"/>
            <w:vAlign w:val="center"/>
          </w:tcPr>
          <w:p w14:paraId="362DE0B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（销售方）统一社会信用代码/纳税人识别号/身份证件号码</w:t>
            </w:r>
          </w:p>
        </w:tc>
        <w:tc>
          <w:tcPr>
            <w:tcW w:w="1276" w:type="dxa"/>
            <w:noWrap w:val="0"/>
            <w:vAlign w:val="center"/>
          </w:tcPr>
          <w:p w14:paraId="6A60132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ADAAD3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636DAE3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3577A939">
            <w:pPr>
              <w:spacing w:before="0" w:beforeLines="0" w:after="0" w:afterLines="0" w:line="240" w:lineRule="auto"/>
              <w:ind w:firstLine="0" w:firstLineChars="0"/>
              <w:rPr>
                <w:rFonts w:hint="default" w:ascii="Times New Roman" w:hAnsi="Times New Roman" w:eastAsia="宋体" w:cs="Times New Roman"/>
                <w:sz w:val="22"/>
                <w:szCs w:val="22"/>
              </w:rPr>
            </w:pPr>
          </w:p>
        </w:tc>
      </w:tr>
      <w:tr w14:paraId="111E1A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2E38D8D">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11</w:t>
            </w:r>
          </w:p>
        </w:tc>
        <w:tc>
          <w:tcPr>
            <w:tcW w:w="1701" w:type="dxa"/>
            <w:noWrap w:val="0"/>
            <w:vAlign w:val="center"/>
          </w:tcPr>
          <w:p w14:paraId="6E4C5B6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xsfmc</w:t>
            </w:r>
          </w:p>
        </w:tc>
        <w:tc>
          <w:tcPr>
            <w:tcW w:w="1843" w:type="dxa"/>
            <w:noWrap w:val="0"/>
            <w:vAlign w:val="center"/>
          </w:tcPr>
          <w:p w14:paraId="46031AC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(销售方)名称</w:t>
            </w:r>
          </w:p>
        </w:tc>
        <w:tc>
          <w:tcPr>
            <w:tcW w:w="1276" w:type="dxa"/>
            <w:noWrap w:val="0"/>
            <w:vAlign w:val="center"/>
          </w:tcPr>
          <w:p w14:paraId="02F8AFA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6F28FE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24CFEA8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7C39430A">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6CB93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B9F530F">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12</w:t>
            </w:r>
          </w:p>
        </w:tc>
        <w:tc>
          <w:tcPr>
            <w:tcW w:w="1701" w:type="dxa"/>
            <w:noWrap w:val="0"/>
            <w:vAlign w:val="center"/>
          </w:tcPr>
          <w:p w14:paraId="7D47E33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xsfdz</w:t>
            </w:r>
          </w:p>
        </w:tc>
        <w:tc>
          <w:tcPr>
            <w:tcW w:w="1843" w:type="dxa"/>
            <w:noWrap w:val="0"/>
            <w:vAlign w:val="center"/>
          </w:tcPr>
          <w:p w14:paraId="0AD8E76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销售方地址</w:t>
            </w:r>
          </w:p>
        </w:tc>
        <w:tc>
          <w:tcPr>
            <w:tcW w:w="1276" w:type="dxa"/>
            <w:noWrap w:val="0"/>
            <w:vAlign w:val="center"/>
          </w:tcPr>
          <w:p w14:paraId="7230BD5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B1A5F5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0B86A5D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154A309B">
            <w:pPr>
              <w:spacing w:before="0" w:beforeLines="0" w:after="0" w:afterLines="0" w:line="240" w:lineRule="auto"/>
              <w:ind w:firstLine="0" w:firstLineChars="0"/>
              <w:rPr>
                <w:rFonts w:hint="default" w:ascii="Times New Roman" w:hAnsi="Times New Roman" w:eastAsia="宋体" w:cs="Times New Roman"/>
                <w:sz w:val="22"/>
                <w:szCs w:val="22"/>
              </w:rPr>
            </w:pPr>
          </w:p>
        </w:tc>
      </w:tr>
      <w:tr w14:paraId="1640A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5DEF22F">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13</w:t>
            </w:r>
          </w:p>
        </w:tc>
        <w:tc>
          <w:tcPr>
            <w:tcW w:w="1701" w:type="dxa"/>
            <w:noWrap w:val="0"/>
            <w:vAlign w:val="center"/>
          </w:tcPr>
          <w:p w14:paraId="09B021E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xsfdh</w:t>
            </w:r>
          </w:p>
        </w:tc>
        <w:tc>
          <w:tcPr>
            <w:tcW w:w="1843" w:type="dxa"/>
            <w:noWrap w:val="0"/>
            <w:vAlign w:val="center"/>
          </w:tcPr>
          <w:p w14:paraId="26F203F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销售方电话</w:t>
            </w:r>
          </w:p>
        </w:tc>
        <w:tc>
          <w:tcPr>
            <w:tcW w:w="1276" w:type="dxa"/>
            <w:noWrap w:val="0"/>
            <w:vAlign w:val="center"/>
          </w:tcPr>
          <w:p w14:paraId="48C8AA6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84E289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60</w:t>
            </w:r>
          </w:p>
        </w:tc>
        <w:tc>
          <w:tcPr>
            <w:tcW w:w="708" w:type="dxa"/>
            <w:noWrap w:val="0"/>
            <w:vAlign w:val="center"/>
          </w:tcPr>
          <w:p w14:paraId="1D9ABF0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DEBFD28">
            <w:pPr>
              <w:spacing w:before="0" w:beforeLines="0" w:after="0" w:afterLines="0" w:line="240" w:lineRule="auto"/>
              <w:ind w:firstLine="0" w:firstLineChars="0"/>
              <w:rPr>
                <w:rFonts w:hint="default" w:ascii="Times New Roman" w:hAnsi="Times New Roman" w:eastAsia="宋体" w:cs="Times New Roman"/>
                <w:sz w:val="22"/>
                <w:szCs w:val="22"/>
              </w:rPr>
            </w:pPr>
          </w:p>
        </w:tc>
      </w:tr>
      <w:tr w14:paraId="4D7E01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7961E820">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14</w:t>
            </w:r>
          </w:p>
        </w:tc>
        <w:tc>
          <w:tcPr>
            <w:tcW w:w="1701" w:type="dxa"/>
            <w:noWrap w:val="0"/>
            <w:vAlign w:val="center"/>
          </w:tcPr>
          <w:p w14:paraId="1E4FBB0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xsfkhh</w:t>
            </w:r>
          </w:p>
        </w:tc>
        <w:tc>
          <w:tcPr>
            <w:tcW w:w="1843" w:type="dxa"/>
            <w:noWrap w:val="0"/>
            <w:vAlign w:val="center"/>
          </w:tcPr>
          <w:p w14:paraId="42B43DD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销售方开户行</w:t>
            </w:r>
          </w:p>
        </w:tc>
        <w:tc>
          <w:tcPr>
            <w:tcW w:w="1276" w:type="dxa"/>
            <w:noWrap w:val="0"/>
            <w:vAlign w:val="center"/>
          </w:tcPr>
          <w:p w14:paraId="611D945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7B6E52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120</w:t>
            </w:r>
          </w:p>
        </w:tc>
        <w:tc>
          <w:tcPr>
            <w:tcW w:w="708" w:type="dxa"/>
            <w:noWrap w:val="0"/>
            <w:vAlign w:val="center"/>
          </w:tcPr>
          <w:p w14:paraId="34A9267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0DF855A8">
            <w:pPr>
              <w:spacing w:before="0" w:beforeLines="0" w:after="0" w:afterLines="0" w:line="240" w:lineRule="auto"/>
              <w:ind w:firstLine="0" w:firstLineChars="0"/>
              <w:rPr>
                <w:rFonts w:hint="default" w:ascii="Times New Roman" w:hAnsi="Times New Roman" w:eastAsia="宋体" w:cs="Times New Roman"/>
                <w:sz w:val="22"/>
                <w:szCs w:val="22"/>
              </w:rPr>
            </w:pPr>
          </w:p>
        </w:tc>
      </w:tr>
      <w:tr w14:paraId="43E92FF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40F617">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15</w:t>
            </w:r>
          </w:p>
        </w:tc>
        <w:tc>
          <w:tcPr>
            <w:tcW w:w="1701" w:type="dxa"/>
            <w:noWrap w:val="0"/>
            <w:vAlign w:val="center"/>
          </w:tcPr>
          <w:p w14:paraId="7F326D4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xsfzh</w:t>
            </w:r>
          </w:p>
        </w:tc>
        <w:tc>
          <w:tcPr>
            <w:tcW w:w="1843" w:type="dxa"/>
            <w:noWrap w:val="0"/>
            <w:vAlign w:val="center"/>
          </w:tcPr>
          <w:p w14:paraId="2D66CF1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销售方账号</w:t>
            </w:r>
          </w:p>
        </w:tc>
        <w:tc>
          <w:tcPr>
            <w:tcW w:w="1276" w:type="dxa"/>
            <w:noWrap w:val="0"/>
            <w:vAlign w:val="center"/>
          </w:tcPr>
          <w:p w14:paraId="63597CF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51F95E5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50</w:t>
            </w:r>
          </w:p>
        </w:tc>
        <w:tc>
          <w:tcPr>
            <w:tcW w:w="708" w:type="dxa"/>
            <w:noWrap w:val="0"/>
            <w:vAlign w:val="center"/>
          </w:tcPr>
          <w:p w14:paraId="3510EE7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06E385B">
            <w:pPr>
              <w:spacing w:before="0" w:beforeLines="0" w:after="0" w:afterLines="0" w:line="240" w:lineRule="auto"/>
              <w:ind w:firstLine="0" w:firstLineChars="0"/>
              <w:rPr>
                <w:rFonts w:hint="default" w:ascii="Times New Roman" w:hAnsi="Times New Roman" w:eastAsia="宋体" w:cs="Times New Roman"/>
                <w:sz w:val="22"/>
                <w:szCs w:val="22"/>
              </w:rPr>
            </w:pPr>
          </w:p>
        </w:tc>
      </w:tr>
      <w:tr w14:paraId="26E6C9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EC08D3C">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16</w:t>
            </w:r>
          </w:p>
        </w:tc>
        <w:tc>
          <w:tcPr>
            <w:tcW w:w="1701" w:type="dxa"/>
            <w:noWrap w:val="0"/>
            <w:vAlign w:val="center"/>
          </w:tcPr>
          <w:p w14:paraId="17FF21C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gmfnsrsbh</w:t>
            </w:r>
          </w:p>
        </w:tc>
        <w:tc>
          <w:tcPr>
            <w:tcW w:w="1843" w:type="dxa"/>
            <w:noWrap w:val="0"/>
            <w:vAlign w:val="center"/>
          </w:tcPr>
          <w:p w14:paraId="5968687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（购买方）统一社会信用代码/纳税人识别号/身份证件号码</w:t>
            </w:r>
          </w:p>
        </w:tc>
        <w:tc>
          <w:tcPr>
            <w:tcW w:w="1276" w:type="dxa"/>
            <w:noWrap w:val="0"/>
            <w:vAlign w:val="center"/>
          </w:tcPr>
          <w:p w14:paraId="1CF4F53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0943E3A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56FB8C8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228D05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开具数电专票时，必填</w:t>
            </w:r>
          </w:p>
        </w:tc>
      </w:tr>
      <w:tr w14:paraId="1487697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2EB25D">
            <w:pPr>
              <w:keepNext w:val="0"/>
              <w:keepLines w:val="0"/>
              <w:widowControl/>
              <w:suppressLineNumbers w:val="0"/>
              <w:jc w:val="center"/>
              <w:textAlignment w:val="center"/>
              <w:rPr>
                <w:rFonts w:hint="eastAsia" w:ascii="Times New Roman" w:hAnsi="Times New Roman" w:eastAsia="Times New Roman"/>
                <w:color w:val="000000"/>
                <w:sz w:val="22"/>
                <w:szCs w:val="24"/>
              </w:rPr>
            </w:pPr>
            <w:r>
              <w:rPr>
                <w:rFonts w:hint="eastAsia" w:ascii="宋体" w:hAnsi="宋体" w:eastAsia="宋体" w:cs="宋体"/>
                <w:i w:val="0"/>
                <w:iCs w:val="0"/>
                <w:color w:val="000000"/>
                <w:kern w:val="0"/>
                <w:sz w:val="22"/>
                <w:szCs w:val="22"/>
                <w:u w:val="none"/>
                <w:lang w:val="en-US" w:eastAsia="zh-CN" w:bidi="ar"/>
              </w:rPr>
              <w:t>17</w:t>
            </w:r>
          </w:p>
        </w:tc>
        <w:tc>
          <w:tcPr>
            <w:tcW w:w="1701" w:type="dxa"/>
            <w:noWrap w:val="0"/>
            <w:vAlign w:val="center"/>
          </w:tcPr>
          <w:p w14:paraId="73BC114F">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zrrzjlxDm</w:t>
            </w:r>
          </w:p>
        </w:tc>
        <w:tc>
          <w:tcPr>
            <w:tcW w:w="1843" w:type="dxa"/>
            <w:noWrap w:val="0"/>
            <w:vAlign w:val="center"/>
          </w:tcPr>
          <w:p w14:paraId="42346F4B">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自然人证件类型</w:t>
            </w:r>
          </w:p>
        </w:tc>
        <w:tc>
          <w:tcPr>
            <w:tcW w:w="1276" w:type="dxa"/>
            <w:noWrap w:val="0"/>
            <w:vAlign w:val="center"/>
          </w:tcPr>
          <w:p w14:paraId="23031266">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665475D3">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08AD41F0">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58A76779">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eastAsia="zh-CN"/>
              </w:rPr>
              <w:t>201:居</w:t>
            </w:r>
            <w:r>
              <w:rPr>
                <w:rFonts w:hint="default" w:ascii="Times New Roman" w:hAnsi="Times New Roman" w:eastAsia="宋体" w:cs="Times New Roman"/>
                <w:sz w:val="22"/>
                <w:szCs w:val="22"/>
              </w:rPr>
              <w:t>民身份证</w:t>
            </w:r>
            <w:r>
              <w:rPr>
                <w:rFonts w:hint="default" w:ascii="Times New Roman" w:hAnsi="Times New Roman" w:eastAsia="宋体" w:cs="Times New Roman"/>
                <w:sz w:val="22"/>
                <w:szCs w:val="22"/>
                <w:lang w:eastAsia="zh-CN"/>
              </w:rPr>
              <w:t>；</w:t>
            </w:r>
            <w:r>
              <w:rPr>
                <w:rFonts w:hint="default" w:ascii="Times New Roman" w:hAnsi="Times New Roman" w:eastAsia="宋体" w:cs="Times New Roman"/>
                <w:sz w:val="22"/>
                <w:szCs w:val="22"/>
                <w:lang w:eastAsia="zh-CN"/>
              </w:rPr>
              <w:br w:type="textWrapping"/>
            </w:r>
            <w:r>
              <w:rPr>
                <w:rFonts w:hint="default" w:ascii="Times New Roman" w:hAnsi="Times New Roman" w:eastAsia="宋体" w:cs="Times New Roman"/>
                <w:sz w:val="22"/>
                <w:szCs w:val="22"/>
              </w:rPr>
              <w:t>208：外国护照</w:t>
            </w:r>
            <w:r>
              <w:rPr>
                <w:rFonts w:hint="default" w:ascii="Times New Roman" w:hAnsi="Times New Roman" w:eastAsia="宋体" w:cs="Times New Roman"/>
                <w:sz w:val="22"/>
                <w:szCs w:val="22"/>
                <w:lang w:eastAsia="zh-CN"/>
              </w:rPr>
              <w:t>；</w:t>
            </w:r>
          </w:p>
          <w:p w14:paraId="0AD9D2DE">
            <w:pPr>
              <w:pStyle w:val="30"/>
              <w:spacing w:afterLines="0" w:line="240" w:lineRule="auto"/>
              <w:ind w:firstLine="0" w:firstLineChars="0"/>
              <w:rPr>
                <w:rFonts w:hint="default" w:ascii="Times New Roman" w:hAnsi="Times New Roman" w:eastAsia="宋体" w:cs="Times New Roman"/>
                <w:sz w:val="22"/>
                <w:szCs w:val="22"/>
                <w:lang w:val="en-US" w:eastAsia="zh-CN" w:bidi="ar-SA"/>
              </w:rPr>
            </w:pPr>
            <w:r>
              <w:rPr>
                <w:rFonts w:hint="default" w:ascii="Times New Roman" w:hAnsi="Times New Roman" w:eastAsia="宋体" w:cs="Times New Roman"/>
                <w:sz w:val="22"/>
                <w:szCs w:val="22"/>
                <w:lang w:val="en-US" w:eastAsia="zh-CN"/>
              </w:rPr>
              <w:t>210：</w:t>
            </w:r>
            <w:r>
              <w:rPr>
                <w:rFonts w:hint="default" w:ascii="Times New Roman" w:hAnsi="Times New Roman" w:eastAsia="宋体" w:cs="Times New Roman"/>
                <w:sz w:val="22"/>
                <w:szCs w:val="22"/>
              </w:rPr>
              <w:t>港澳居民来往内地通行证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213：</w:t>
            </w:r>
            <w:r>
              <w:rPr>
                <w:rFonts w:hint="default" w:ascii="Times New Roman" w:hAnsi="Times New Roman" w:eastAsia="宋体" w:cs="Times New Roman"/>
                <w:sz w:val="22"/>
                <w:szCs w:val="22"/>
              </w:rPr>
              <w:t>台湾居民来往大陆通行证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lang w:val="en-US" w:eastAsia="zh-CN"/>
              </w:rPr>
              <w:br w:type="textWrapping"/>
            </w:r>
            <w:r>
              <w:rPr>
                <w:rFonts w:hint="default" w:ascii="Times New Roman" w:hAnsi="Times New Roman" w:eastAsia="宋体" w:cs="Times New Roman"/>
                <w:sz w:val="22"/>
                <w:szCs w:val="22"/>
                <w:lang w:val="en-US" w:eastAsia="zh-CN"/>
              </w:rPr>
              <w:t>227：</w:t>
            </w:r>
            <w:r>
              <w:rPr>
                <w:rFonts w:hint="default" w:ascii="Times New Roman" w:hAnsi="Times New Roman" w:eastAsia="宋体" w:cs="Times New Roman"/>
                <w:sz w:val="22"/>
                <w:szCs w:val="22"/>
              </w:rPr>
              <w:t>中国护照</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233：</w:t>
            </w:r>
            <w:r>
              <w:rPr>
                <w:rFonts w:hint="default" w:ascii="Times New Roman" w:hAnsi="Times New Roman" w:eastAsia="宋体" w:cs="Times New Roman"/>
                <w:sz w:val="22"/>
                <w:szCs w:val="22"/>
              </w:rPr>
              <w:t>外国人永久居留身份证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237：</w:t>
            </w:r>
            <w:r>
              <w:rPr>
                <w:rFonts w:hint="default" w:ascii="Times New Roman" w:hAnsi="Times New Roman" w:eastAsia="宋体" w:cs="Times New Roman"/>
                <w:sz w:val="22"/>
                <w:szCs w:val="22"/>
              </w:rPr>
              <w:t>中华人民共和国港澳居民居住证</w:t>
            </w:r>
            <w:r>
              <w:rPr>
                <w:rFonts w:hint="default" w:ascii="Times New Roman" w:hAnsi="Times New Roman" w:eastAsia="宋体" w:cs="Times New Roman"/>
                <w:sz w:val="22"/>
                <w:szCs w:val="22"/>
                <w:lang w:val="en-US" w:eastAsia="zh-CN"/>
              </w:rPr>
              <w:t>;</w:t>
            </w:r>
            <w:r>
              <w:rPr>
                <w:rFonts w:hint="default" w:ascii="Times New Roman" w:hAnsi="Times New Roman" w:eastAsia="宋体" w:cs="Times New Roman"/>
                <w:sz w:val="22"/>
                <w:szCs w:val="22"/>
              </w:rPr>
              <w:br w:type="textWrapping"/>
            </w:r>
            <w:r>
              <w:rPr>
                <w:rFonts w:hint="default" w:ascii="Times New Roman" w:hAnsi="Times New Roman" w:eastAsia="宋体" w:cs="Times New Roman"/>
                <w:sz w:val="22"/>
                <w:szCs w:val="22"/>
                <w:lang w:val="en-US" w:eastAsia="zh-CN"/>
              </w:rPr>
              <w:t>238：</w:t>
            </w:r>
            <w:r>
              <w:rPr>
                <w:rFonts w:hint="default" w:ascii="Times New Roman" w:hAnsi="Times New Roman" w:eastAsia="宋体" w:cs="Times New Roman"/>
                <w:sz w:val="22"/>
                <w:szCs w:val="22"/>
              </w:rPr>
              <w:t>中华人民共和国台湾居民居住证</w:t>
            </w:r>
            <w:r>
              <w:rPr>
                <w:rFonts w:hint="default" w:ascii="Times New Roman" w:hAnsi="Times New Roman" w:eastAsia="宋体" w:cs="Times New Roman"/>
                <w:sz w:val="22"/>
                <w:szCs w:val="22"/>
                <w:lang w:eastAsia="zh-CN"/>
              </w:rPr>
              <w:t>；</w:t>
            </w:r>
          </w:p>
        </w:tc>
      </w:tr>
      <w:tr w14:paraId="39E1D20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20B0CAF">
            <w:pPr>
              <w:keepNext w:val="0"/>
              <w:keepLines w:val="0"/>
              <w:widowControl/>
              <w:suppressLineNumbers w:val="0"/>
              <w:jc w:val="center"/>
              <w:textAlignment w:val="center"/>
              <w:rPr>
                <w:rFonts w:hint="eastAsia" w:ascii="Times New Roman" w:hAnsi="Times New Roman" w:eastAsia="Times New Roman"/>
                <w:color w:val="000000"/>
                <w:sz w:val="22"/>
                <w:szCs w:val="24"/>
              </w:rPr>
            </w:pPr>
            <w:r>
              <w:rPr>
                <w:rFonts w:hint="eastAsia" w:ascii="宋体" w:hAnsi="宋体" w:eastAsia="宋体" w:cs="宋体"/>
                <w:i w:val="0"/>
                <w:iCs w:val="0"/>
                <w:color w:val="000000"/>
                <w:kern w:val="0"/>
                <w:sz w:val="22"/>
                <w:szCs w:val="22"/>
                <w:u w:val="none"/>
                <w:lang w:val="en-US" w:eastAsia="zh-CN" w:bidi="ar"/>
              </w:rPr>
              <w:t>18</w:t>
            </w:r>
          </w:p>
        </w:tc>
        <w:tc>
          <w:tcPr>
            <w:tcW w:w="1701" w:type="dxa"/>
            <w:noWrap w:val="0"/>
            <w:vAlign w:val="center"/>
          </w:tcPr>
          <w:p w14:paraId="49D209CF">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zrrzjhm</w:t>
            </w:r>
          </w:p>
        </w:tc>
        <w:tc>
          <w:tcPr>
            <w:tcW w:w="1843" w:type="dxa"/>
            <w:noWrap w:val="0"/>
            <w:vAlign w:val="center"/>
          </w:tcPr>
          <w:p w14:paraId="3B1A8853">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自然人证件号码</w:t>
            </w:r>
          </w:p>
        </w:tc>
        <w:tc>
          <w:tcPr>
            <w:tcW w:w="1276" w:type="dxa"/>
            <w:noWrap w:val="0"/>
            <w:vAlign w:val="center"/>
          </w:tcPr>
          <w:p w14:paraId="2D7EBC71">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685D38B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30</w:t>
            </w:r>
          </w:p>
        </w:tc>
        <w:tc>
          <w:tcPr>
            <w:tcW w:w="708" w:type="dxa"/>
            <w:noWrap w:val="0"/>
            <w:vAlign w:val="center"/>
          </w:tcPr>
          <w:p w14:paraId="298372D5">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23B558C6">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lang w:val="en-US" w:eastAsia="zh-CN" w:bidi="ar-SA"/>
              </w:rPr>
            </w:pPr>
          </w:p>
        </w:tc>
      </w:tr>
      <w:tr w14:paraId="4C9C5B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6C0FE0B">
            <w:pPr>
              <w:keepNext w:val="0"/>
              <w:keepLines w:val="0"/>
              <w:widowControl/>
              <w:suppressLineNumbers w:val="0"/>
              <w:jc w:val="center"/>
              <w:textAlignment w:val="center"/>
              <w:rPr>
                <w:rFonts w:hint="eastAsia" w:ascii="Times New Roman" w:hAnsi="Times New Roman" w:eastAsia="Times New Roman"/>
                <w:color w:val="000000"/>
                <w:sz w:val="22"/>
                <w:szCs w:val="24"/>
              </w:rPr>
            </w:pPr>
            <w:r>
              <w:rPr>
                <w:rFonts w:hint="eastAsia" w:ascii="宋体" w:hAnsi="宋体" w:eastAsia="宋体" w:cs="宋体"/>
                <w:i w:val="0"/>
                <w:iCs w:val="0"/>
                <w:color w:val="000000"/>
                <w:kern w:val="0"/>
                <w:sz w:val="22"/>
                <w:szCs w:val="22"/>
                <w:u w:val="none"/>
                <w:lang w:val="en-US" w:eastAsia="zh-CN" w:bidi="ar"/>
              </w:rPr>
              <w:t>19</w:t>
            </w:r>
          </w:p>
        </w:tc>
        <w:tc>
          <w:tcPr>
            <w:tcW w:w="1701" w:type="dxa"/>
            <w:noWrap w:val="0"/>
            <w:vAlign w:val="center"/>
          </w:tcPr>
          <w:p w14:paraId="687692E4">
            <w:pPr>
              <w:widowControl/>
              <w:jc w:val="both"/>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kern w:val="0"/>
                <w:sz w:val="22"/>
                <w:lang w:val="en-US" w:eastAsia="zh-CN"/>
              </w:rPr>
              <w:t>zrrgjDm</w:t>
            </w:r>
          </w:p>
        </w:tc>
        <w:tc>
          <w:tcPr>
            <w:tcW w:w="1843" w:type="dxa"/>
            <w:noWrap w:val="0"/>
            <w:vAlign w:val="center"/>
          </w:tcPr>
          <w:p w14:paraId="4F0BCCA1">
            <w:pPr>
              <w:widowControl/>
              <w:jc w:val="both"/>
              <w:rPr>
                <w:rFonts w:hint="default" w:ascii="Times New Roman" w:hAnsi="Times New Roman" w:eastAsia="宋体" w:cs="Times New Roman"/>
                <w:kern w:val="2"/>
                <w:sz w:val="22"/>
                <w:szCs w:val="22"/>
                <w:lang w:val="en-US" w:eastAsia="zh-CN" w:bidi="ar-SA"/>
              </w:rPr>
            </w:pPr>
            <w:r>
              <w:rPr>
                <w:rFonts w:hint="eastAsia" w:ascii="Times New Roman" w:hAnsi="Times New Roman" w:eastAsia="宋体" w:cs="Times New Roman"/>
                <w:color w:val="auto"/>
                <w:kern w:val="0"/>
                <w:sz w:val="22"/>
                <w:lang w:val="en-US" w:eastAsia="zh-CN"/>
              </w:rPr>
              <w:t>（购买方）</w:t>
            </w:r>
            <w:r>
              <w:rPr>
                <w:rFonts w:hint="default" w:ascii="Times New Roman" w:hAnsi="Times New Roman" w:eastAsia="宋体" w:cs="Times New Roman"/>
                <w:color w:val="auto"/>
                <w:kern w:val="0"/>
                <w:sz w:val="22"/>
                <w:lang w:val="en-US" w:eastAsia="zh-CN"/>
              </w:rPr>
              <w:t>自然人国籍</w:t>
            </w:r>
            <w:r>
              <w:rPr>
                <w:rFonts w:hint="eastAsia" w:ascii="Times New Roman" w:hAnsi="Times New Roman" w:eastAsia="宋体" w:cs="Times New Roman"/>
                <w:color w:val="auto"/>
                <w:kern w:val="0"/>
                <w:sz w:val="22"/>
                <w:lang w:val="en-US" w:eastAsia="zh-CN"/>
              </w:rPr>
              <w:t>代码</w:t>
            </w:r>
          </w:p>
        </w:tc>
        <w:tc>
          <w:tcPr>
            <w:tcW w:w="1276" w:type="dxa"/>
            <w:noWrap w:val="0"/>
            <w:vAlign w:val="center"/>
          </w:tcPr>
          <w:p w14:paraId="520701A2">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color w:val="auto"/>
                <w:sz w:val="22"/>
                <w:szCs w:val="22"/>
              </w:rPr>
              <w:t>varchar</w:t>
            </w:r>
          </w:p>
        </w:tc>
        <w:tc>
          <w:tcPr>
            <w:tcW w:w="709" w:type="dxa"/>
            <w:noWrap w:val="0"/>
            <w:vAlign w:val="center"/>
          </w:tcPr>
          <w:p w14:paraId="63A49FBA">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3</w:t>
            </w:r>
          </w:p>
        </w:tc>
        <w:tc>
          <w:tcPr>
            <w:tcW w:w="708" w:type="dxa"/>
            <w:noWrap w:val="0"/>
            <w:vAlign w:val="center"/>
          </w:tcPr>
          <w:p w14:paraId="4479DF67">
            <w:pPr>
              <w:rPr>
                <w:rFonts w:hint="default" w:ascii="Times New Roman" w:hAnsi="Times New Roman" w:eastAsia="宋体" w:cs="Times New Roman"/>
                <w:kern w:val="2"/>
                <w:sz w:val="22"/>
                <w:szCs w:val="22"/>
                <w:lang w:val="en-US" w:eastAsia="zh-CN" w:bidi="ar-SA"/>
              </w:rPr>
            </w:pPr>
            <w:r>
              <w:rPr>
                <w:rFonts w:hint="default" w:ascii="Times New Roman" w:hAnsi="Times New Roman" w:eastAsia="宋体" w:cs="Times New Roman"/>
                <w:sz w:val="22"/>
                <w:szCs w:val="22"/>
                <w:lang w:val="en-US" w:eastAsia="zh-CN"/>
              </w:rPr>
              <w:t>否</w:t>
            </w:r>
          </w:p>
        </w:tc>
        <w:tc>
          <w:tcPr>
            <w:tcW w:w="1560" w:type="dxa"/>
            <w:noWrap w:val="0"/>
            <w:vAlign w:val="center"/>
          </w:tcPr>
          <w:p w14:paraId="1BEF0716">
            <w:pPr>
              <w:keepNext w:val="0"/>
              <w:keepLines w:val="0"/>
              <w:pageBreakBefore w:val="0"/>
              <w:widowControl w:val="0"/>
              <w:kinsoku/>
              <w:wordWrap w:val="0"/>
              <w:overflowPunct/>
              <w:topLinePunct w:val="0"/>
              <w:autoSpaceDE/>
              <w:autoSpaceDN/>
              <w:bidi w:val="0"/>
              <w:adjustRightInd/>
              <w:snapToGrid/>
              <w:textAlignment w:val="auto"/>
              <w:rPr>
                <w:rFonts w:hint="default" w:ascii="Times New Roman" w:hAnsi="Times New Roman" w:eastAsia="宋体" w:cs="Times New Roman"/>
                <w:kern w:val="2"/>
                <w:sz w:val="22"/>
                <w:szCs w:val="22"/>
                <w:highlight w:val="yellow"/>
                <w:lang w:val="en-US" w:eastAsia="zh-CN" w:bidi="ar-SA"/>
              </w:rPr>
            </w:pPr>
          </w:p>
        </w:tc>
      </w:tr>
      <w:tr w14:paraId="2BD4A60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24D3D9">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20</w:t>
            </w:r>
          </w:p>
        </w:tc>
        <w:tc>
          <w:tcPr>
            <w:tcW w:w="1701" w:type="dxa"/>
            <w:noWrap w:val="0"/>
            <w:vAlign w:val="center"/>
          </w:tcPr>
          <w:p w14:paraId="10A88CB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gmfmc</w:t>
            </w:r>
          </w:p>
        </w:tc>
        <w:tc>
          <w:tcPr>
            <w:tcW w:w="1843" w:type="dxa"/>
            <w:noWrap w:val="0"/>
            <w:vAlign w:val="center"/>
          </w:tcPr>
          <w:p w14:paraId="371A740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(购买方)名称</w:t>
            </w:r>
          </w:p>
        </w:tc>
        <w:tc>
          <w:tcPr>
            <w:tcW w:w="1276" w:type="dxa"/>
            <w:noWrap w:val="0"/>
            <w:vAlign w:val="center"/>
          </w:tcPr>
          <w:p w14:paraId="4472457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5AE9477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2BFEA7D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00F5BA57">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0DDC8A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21CC1F">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21</w:t>
            </w:r>
          </w:p>
        </w:tc>
        <w:tc>
          <w:tcPr>
            <w:tcW w:w="1701" w:type="dxa"/>
            <w:noWrap w:val="0"/>
            <w:vAlign w:val="center"/>
          </w:tcPr>
          <w:p w14:paraId="2717471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gmfdz</w:t>
            </w:r>
          </w:p>
        </w:tc>
        <w:tc>
          <w:tcPr>
            <w:tcW w:w="1843" w:type="dxa"/>
            <w:noWrap w:val="0"/>
            <w:vAlign w:val="center"/>
          </w:tcPr>
          <w:p w14:paraId="223BA98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购买方地址</w:t>
            </w:r>
          </w:p>
        </w:tc>
        <w:tc>
          <w:tcPr>
            <w:tcW w:w="1276" w:type="dxa"/>
            <w:noWrap w:val="0"/>
            <w:vAlign w:val="center"/>
          </w:tcPr>
          <w:p w14:paraId="6B56D2B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441A6C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545F7E6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D0A7530">
            <w:pPr>
              <w:spacing w:before="0" w:beforeLines="0" w:after="0" w:afterLines="0" w:line="240" w:lineRule="auto"/>
              <w:ind w:firstLine="0" w:firstLineChars="0"/>
              <w:rPr>
                <w:rFonts w:hint="default" w:ascii="Times New Roman" w:hAnsi="Times New Roman" w:eastAsia="宋体" w:cs="Times New Roman"/>
                <w:sz w:val="22"/>
                <w:szCs w:val="22"/>
              </w:rPr>
            </w:pPr>
          </w:p>
        </w:tc>
      </w:tr>
      <w:tr w14:paraId="5233967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EA2946">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22</w:t>
            </w:r>
          </w:p>
        </w:tc>
        <w:tc>
          <w:tcPr>
            <w:tcW w:w="1701" w:type="dxa"/>
            <w:noWrap w:val="0"/>
            <w:vAlign w:val="center"/>
          </w:tcPr>
          <w:p w14:paraId="572D5B8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gmfdh</w:t>
            </w:r>
          </w:p>
        </w:tc>
        <w:tc>
          <w:tcPr>
            <w:tcW w:w="1843" w:type="dxa"/>
            <w:noWrap w:val="0"/>
            <w:vAlign w:val="center"/>
          </w:tcPr>
          <w:p w14:paraId="672A36D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购买方电话</w:t>
            </w:r>
          </w:p>
        </w:tc>
        <w:tc>
          <w:tcPr>
            <w:tcW w:w="1276" w:type="dxa"/>
            <w:noWrap w:val="0"/>
            <w:vAlign w:val="center"/>
          </w:tcPr>
          <w:p w14:paraId="657A75A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1842BFB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60</w:t>
            </w:r>
          </w:p>
        </w:tc>
        <w:tc>
          <w:tcPr>
            <w:tcW w:w="708" w:type="dxa"/>
            <w:noWrap w:val="0"/>
            <w:vAlign w:val="center"/>
          </w:tcPr>
          <w:p w14:paraId="1CB743E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B716C1F">
            <w:pPr>
              <w:spacing w:before="0" w:beforeLines="0" w:after="0" w:afterLines="0" w:line="240" w:lineRule="auto"/>
              <w:ind w:firstLine="0" w:firstLineChars="0"/>
              <w:rPr>
                <w:rFonts w:hint="default" w:ascii="Times New Roman" w:hAnsi="Times New Roman" w:eastAsia="宋体" w:cs="Times New Roman"/>
                <w:sz w:val="22"/>
                <w:szCs w:val="22"/>
              </w:rPr>
            </w:pPr>
          </w:p>
        </w:tc>
      </w:tr>
      <w:tr w14:paraId="474AC5F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D8ABBB5">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23</w:t>
            </w:r>
          </w:p>
        </w:tc>
        <w:tc>
          <w:tcPr>
            <w:tcW w:w="1701" w:type="dxa"/>
            <w:noWrap w:val="0"/>
            <w:vAlign w:val="center"/>
          </w:tcPr>
          <w:p w14:paraId="7CEF863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gmfkhh</w:t>
            </w:r>
          </w:p>
        </w:tc>
        <w:tc>
          <w:tcPr>
            <w:tcW w:w="1843" w:type="dxa"/>
            <w:noWrap w:val="0"/>
            <w:vAlign w:val="center"/>
          </w:tcPr>
          <w:p w14:paraId="7A2F069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购买方开户行</w:t>
            </w:r>
          </w:p>
        </w:tc>
        <w:tc>
          <w:tcPr>
            <w:tcW w:w="1276" w:type="dxa"/>
            <w:noWrap w:val="0"/>
            <w:vAlign w:val="center"/>
          </w:tcPr>
          <w:p w14:paraId="1FDFAF0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C12F92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120</w:t>
            </w:r>
          </w:p>
        </w:tc>
        <w:tc>
          <w:tcPr>
            <w:tcW w:w="708" w:type="dxa"/>
            <w:noWrap w:val="0"/>
            <w:vAlign w:val="center"/>
          </w:tcPr>
          <w:p w14:paraId="22ACB9B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07C66676">
            <w:pPr>
              <w:spacing w:before="0" w:beforeLines="0" w:after="0" w:afterLines="0" w:line="240" w:lineRule="auto"/>
              <w:ind w:firstLine="0" w:firstLineChars="0"/>
              <w:rPr>
                <w:rFonts w:hint="default" w:ascii="Times New Roman" w:hAnsi="Times New Roman" w:eastAsia="宋体" w:cs="Times New Roman"/>
                <w:sz w:val="22"/>
                <w:szCs w:val="22"/>
              </w:rPr>
            </w:pPr>
          </w:p>
        </w:tc>
      </w:tr>
      <w:tr w14:paraId="7DA5D5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109EA32">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24</w:t>
            </w:r>
          </w:p>
        </w:tc>
        <w:tc>
          <w:tcPr>
            <w:tcW w:w="1701" w:type="dxa"/>
            <w:noWrap w:val="0"/>
            <w:vAlign w:val="center"/>
          </w:tcPr>
          <w:p w14:paraId="0A9DA41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gmfzh</w:t>
            </w:r>
          </w:p>
        </w:tc>
        <w:tc>
          <w:tcPr>
            <w:tcW w:w="1843" w:type="dxa"/>
            <w:noWrap w:val="0"/>
            <w:vAlign w:val="center"/>
          </w:tcPr>
          <w:p w14:paraId="2DD37A5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购买方账号</w:t>
            </w:r>
          </w:p>
        </w:tc>
        <w:tc>
          <w:tcPr>
            <w:tcW w:w="1276" w:type="dxa"/>
            <w:noWrap w:val="0"/>
            <w:vAlign w:val="center"/>
          </w:tcPr>
          <w:p w14:paraId="3A6961E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D141BF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50</w:t>
            </w:r>
          </w:p>
        </w:tc>
        <w:tc>
          <w:tcPr>
            <w:tcW w:w="708" w:type="dxa"/>
            <w:noWrap w:val="0"/>
            <w:vAlign w:val="center"/>
          </w:tcPr>
          <w:p w14:paraId="21E4628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29F6552">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AF3F13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276B5A">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25</w:t>
            </w:r>
          </w:p>
        </w:tc>
        <w:tc>
          <w:tcPr>
            <w:tcW w:w="1701" w:type="dxa"/>
            <w:noWrap w:val="0"/>
            <w:vAlign w:val="center"/>
          </w:tcPr>
          <w:p w14:paraId="1491D50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gmfjbr</w:t>
            </w:r>
          </w:p>
        </w:tc>
        <w:tc>
          <w:tcPr>
            <w:tcW w:w="1843" w:type="dxa"/>
            <w:noWrap w:val="0"/>
            <w:vAlign w:val="center"/>
          </w:tcPr>
          <w:p w14:paraId="27EE724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购买方经办人姓名</w:t>
            </w:r>
          </w:p>
        </w:tc>
        <w:tc>
          <w:tcPr>
            <w:tcW w:w="1276" w:type="dxa"/>
            <w:noWrap w:val="0"/>
            <w:vAlign w:val="center"/>
          </w:tcPr>
          <w:p w14:paraId="219E78F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4768EF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150</w:t>
            </w:r>
          </w:p>
        </w:tc>
        <w:tc>
          <w:tcPr>
            <w:tcW w:w="708" w:type="dxa"/>
            <w:noWrap w:val="0"/>
            <w:vAlign w:val="center"/>
          </w:tcPr>
          <w:p w14:paraId="31ACBDF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7FCB526">
            <w:pPr>
              <w:spacing w:before="0" w:beforeLines="0" w:after="0" w:afterLines="0" w:line="240" w:lineRule="auto"/>
              <w:ind w:firstLine="0" w:firstLineChars="0"/>
              <w:rPr>
                <w:rFonts w:hint="default" w:ascii="Times New Roman" w:hAnsi="Times New Roman" w:eastAsia="宋体" w:cs="Times New Roman"/>
                <w:sz w:val="22"/>
                <w:szCs w:val="22"/>
              </w:rPr>
            </w:pPr>
          </w:p>
        </w:tc>
      </w:tr>
      <w:tr w14:paraId="39A0D4D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874578">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26</w:t>
            </w:r>
          </w:p>
        </w:tc>
        <w:tc>
          <w:tcPr>
            <w:tcW w:w="1701" w:type="dxa"/>
            <w:noWrap w:val="0"/>
            <w:vAlign w:val="center"/>
          </w:tcPr>
          <w:p w14:paraId="666A2D0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jbrsfzjhm</w:t>
            </w:r>
          </w:p>
        </w:tc>
        <w:tc>
          <w:tcPr>
            <w:tcW w:w="1843" w:type="dxa"/>
            <w:noWrap w:val="0"/>
            <w:vAlign w:val="center"/>
          </w:tcPr>
          <w:p w14:paraId="10F8A16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购买方经办人证件号码</w:t>
            </w:r>
          </w:p>
        </w:tc>
        <w:tc>
          <w:tcPr>
            <w:tcW w:w="1276" w:type="dxa"/>
            <w:noWrap w:val="0"/>
            <w:vAlign w:val="center"/>
          </w:tcPr>
          <w:p w14:paraId="37FDD42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525093E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w:t>
            </w:r>
          </w:p>
        </w:tc>
        <w:tc>
          <w:tcPr>
            <w:tcW w:w="708" w:type="dxa"/>
            <w:noWrap w:val="0"/>
            <w:vAlign w:val="center"/>
          </w:tcPr>
          <w:p w14:paraId="13D8BEC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835E324">
            <w:pPr>
              <w:spacing w:before="0" w:beforeLines="0" w:after="0" w:afterLines="0" w:line="240" w:lineRule="auto"/>
              <w:ind w:firstLine="0" w:firstLineChars="0"/>
              <w:rPr>
                <w:rFonts w:hint="default" w:ascii="Times New Roman" w:hAnsi="Times New Roman" w:eastAsia="宋体" w:cs="Times New Roman"/>
                <w:sz w:val="22"/>
                <w:szCs w:val="22"/>
              </w:rPr>
            </w:pPr>
          </w:p>
        </w:tc>
      </w:tr>
      <w:tr w14:paraId="5CE7931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trPr>
        <w:tc>
          <w:tcPr>
            <w:tcW w:w="675" w:type="dxa"/>
            <w:noWrap w:val="0"/>
            <w:vAlign w:val="center"/>
          </w:tcPr>
          <w:p w14:paraId="173CFA88">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27</w:t>
            </w:r>
          </w:p>
        </w:tc>
        <w:tc>
          <w:tcPr>
            <w:tcW w:w="1701" w:type="dxa"/>
            <w:noWrap w:val="0"/>
            <w:vAlign w:val="center"/>
          </w:tcPr>
          <w:p w14:paraId="015BFA1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gmfjbrlxdh</w:t>
            </w:r>
          </w:p>
        </w:tc>
        <w:tc>
          <w:tcPr>
            <w:tcW w:w="1843" w:type="dxa"/>
            <w:noWrap w:val="0"/>
            <w:vAlign w:val="center"/>
          </w:tcPr>
          <w:p w14:paraId="5A22F92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购买方经办人联系电话</w:t>
            </w:r>
          </w:p>
        </w:tc>
        <w:tc>
          <w:tcPr>
            <w:tcW w:w="1276" w:type="dxa"/>
            <w:noWrap w:val="0"/>
            <w:vAlign w:val="center"/>
          </w:tcPr>
          <w:p w14:paraId="65F30AC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1CC4AC0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60</w:t>
            </w:r>
          </w:p>
        </w:tc>
        <w:tc>
          <w:tcPr>
            <w:tcW w:w="708" w:type="dxa"/>
            <w:noWrap w:val="0"/>
            <w:vAlign w:val="center"/>
          </w:tcPr>
          <w:p w14:paraId="539E991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584D5A3">
            <w:pPr>
              <w:spacing w:before="0" w:beforeLines="0" w:after="0" w:afterLines="0" w:line="240" w:lineRule="auto"/>
              <w:ind w:firstLine="0" w:firstLineChars="0"/>
              <w:rPr>
                <w:rFonts w:hint="default" w:ascii="Times New Roman" w:hAnsi="Times New Roman" w:eastAsia="宋体" w:cs="Times New Roman"/>
                <w:sz w:val="22"/>
                <w:szCs w:val="22"/>
              </w:rPr>
            </w:pPr>
          </w:p>
        </w:tc>
      </w:tr>
      <w:tr w14:paraId="37EEC3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38C7C7C">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28</w:t>
            </w:r>
          </w:p>
        </w:tc>
        <w:tc>
          <w:tcPr>
            <w:tcW w:w="1701" w:type="dxa"/>
            <w:noWrap w:val="0"/>
            <w:vAlign w:val="center"/>
          </w:tcPr>
          <w:p w14:paraId="33A85FE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hjje</w:t>
            </w:r>
          </w:p>
        </w:tc>
        <w:tc>
          <w:tcPr>
            <w:tcW w:w="1843" w:type="dxa"/>
            <w:noWrap w:val="0"/>
            <w:vAlign w:val="center"/>
          </w:tcPr>
          <w:p w14:paraId="5AA048A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合计金额</w:t>
            </w:r>
          </w:p>
        </w:tc>
        <w:tc>
          <w:tcPr>
            <w:tcW w:w="1276" w:type="dxa"/>
            <w:noWrap w:val="0"/>
            <w:vAlign w:val="center"/>
          </w:tcPr>
          <w:p w14:paraId="7C5F49B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0B27A81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1B5C37B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52AEB266">
            <w:pPr>
              <w:spacing w:before="0" w:beforeLines="0" w:after="0" w:afterLines="0" w:line="240" w:lineRule="auto"/>
              <w:ind w:firstLine="0" w:firstLineChars="0"/>
              <w:rPr>
                <w:rFonts w:hint="default" w:ascii="Times New Roman" w:hAnsi="Times New Roman" w:eastAsia="宋体" w:cs="Times New Roman"/>
                <w:sz w:val="22"/>
                <w:szCs w:val="22"/>
              </w:rPr>
            </w:pPr>
          </w:p>
        </w:tc>
      </w:tr>
      <w:tr w14:paraId="15B1034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735EDA1">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29</w:t>
            </w:r>
          </w:p>
        </w:tc>
        <w:tc>
          <w:tcPr>
            <w:tcW w:w="1701" w:type="dxa"/>
            <w:noWrap w:val="0"/>
            <w:vAlign w:val="center"/>
          </w:tcPr>
          <w:p w14:paraId="7EA5EDC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hjse</w:t>
            </w:r>
          </w:p>
        </w:tc>
        <w:tc>
          <w:tcPr>
            <w:tcW w:w="1843" w:type="dxa"/>
            <w:noWrap w:val="0"/>
            <w:vAlign w:val="center"/>
          </w:tcPr>
          <w:p w14:paraId="7C7720A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合计税额</w:t>
            </w:r>
          </w:p>
        </w:tc>
        <w:tc>
          <w:tcPr>
            <w:tcW w:w="1276" w:type="dxa"/>
            <w:noWrap w:val="0"/>
            <w:vAlign w:val="center"/>
          </w:tcPr>
          <w:p w14:paraId="28950AE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4714956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2542060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420AC040">
            <w:pPr>
              <w:spacing w:before="0" w:beforeLines="0" w:after="0" w:afterLines="0" w:line="240" w:lineRule="auto"/>
              <w:ind w:firstLine="0" w:firstLineChars="0"/>
              <w:rPr>
                <w:rFonts w:hint="default" w:ascii="Times New Roman" w:hAnsi="Times New Roman" w:eastAsia="宋体" w:cs="Times New Roman"/>
                <w:sz w:val="22"/>
                <w:szCs w:val="22"/>
              </w:rPr>
            </w:pPr>
          </w:p>
        </w:tc>
      </w:tr>
      <w:tr w14:paraId="619353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CCF736">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30</w:t>
            </w:r>
          </w:p>
        </w:tc>
        <w:tc>
          <w:tcPr>
            <w:tcW w:w="1701" w:type="dxa"/>
            <w:noWrap w:val="0"/>
            <w:vAlign w:val="center"/>
          </w:tcPr>
          <w:p w14:paraId="7EFE4CB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jshj</w:t>
            </w:r>
          </w:p>
        </w:tc>
        <w:tc>
          <w:tcPr>
            <w:tcW w:w="1843" w:type="dxa"/>
            <w:noWrap w:val="0"/>
            <w:vAlign w:val="center"/>
          </w:tcPr>
          <w:p w14:paraId="3654FBA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价税合计</w:t>
            </w:r>
          </w:p>
        </w:tc>
        <w:tc>
          <w:tcPr>
            <w:tcW w:w="1276" w:type="dxa"/>
            <w:noWrap w:val="0"/>
            <w:vAlign w:val="center"/>
          </w:tcPr>
          <w:p w14:paraId="78921E7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698EF8D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6E35982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633762A1">
            <w:pPr>
              <w:spacing w:before="0" w:beforeLines="0" w:after="0" w:afterLines="0" w:line="240" w:lineRule="auto"/>
              <w:ind w:firstLine="0" w:firstLineChars="0"/>
              <w:rPr>
                <w:rFonts w:hint="default" w:ascii="Times New Roman" w:hAnsi="Times New Roman" w:eastAsia="宋体" w:cs="Times New Roman"/>
                <w:sz w:val="22"/>
                <w:szCs w:val="22"/>
              </w:rPr>
            </w:pPr>
          </w:p>
        </w:tc>
      </w:tr>
      <w:tr w14:paraId="504ED78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083CD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31</w:t>
            </w:r>
          </w:p>
        </w:tc>
        <w:tc>
          <w:tcPr>
            <w:tcW w:w="1701" w:type="dxa"/>
            <w:noWrap w:val="0"/>
            <w:vAlign w:val="center"/>
          </w:tcPr>
          <w:p w14:paraId="0415946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skyhmc</w:t>
            </w:r>
          </w:p>
        </w:tc>
        <w:tc>
          <w:tcPr>
            <w:tcW w:w="1843" w:type="dxa"/>
            <w:noWrap w:val="0"/>
            <w:vAlign w:val="center"/>
          </w:tcPr>
          <w:p w14:paraId="064B4B9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收款银行名称</w:t>
            </w:r>
          </w:p>
        </w:tc>
        <w:tc>
          <w:tcPr>
            <w:tcW w:w="1276" w:type="dxa"/>
            <w:noWrap w:val="0"/>
            <w:vAlign w:val="center"/>
          </w:tcPr>
          <w:p w14:paraId="250267F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1737A3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120</w:t>
            </w:r>
          </w:p>
        </w:tc>
        <w:tc>
          <w:tcPr>
            <w:tcW w:w="708" w:type="dxa"/>
            <w:noWrap w:val="0"/>
            <w:vAlign w:val="center"/>
          </w:tcPr>
          <w:p w14:paraId="12F0F9D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1D8EED11">
            <w:pPr>
              <w:spacing w:before="0" w:beforeLines="0" w:after="0" w:afterLines="0" w:line="240" w:lineRule="auto"/>
              <w:ind w:firstLine="0" w:firstLineChars="0"/>
              <w:rPr>
                <w:rFonts w:hint="default" w:ascii="Times New Roman" w:hAnsi="Times New Roman" w:eastAsia="宋体" w:cs="Times New Roman"/>
                <w:sz w:val="22"/>
                <w:szCs w:val="22"/>
              </w:rPr>
            </w:pPr>
          </w:p>
        </w:tc>
      </w:tr>
      <w:tr w14:paraId="6C2F94A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3F6103">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32</w:t>
            </w:r>
          </w:p>
        </w:tc>
        <w:tc>
          <w:tcPr>
            <w:tcW w:w="1701" w:type="dxa"/>
            <w:noWrap w:val="0"/>
            <w:vAlign w:val="center"/>
          </w:tcPr>
          <w:p w14:paraId="2A7521D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skyhzh</w:t>
            </w:r>
          </w:p>
        </w:tc>
        <w:tc>
          <w:tcPr>
            <w:tcW w:w="1843" w:type="dxa"/>
            <w:noWrap w:val="0"/>
            <w:vAlign w:val="center"/>
          </w:tcPr>
          <w:p w14:paraId="57F6D6C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收款银行账号</w:t>
            </w:r>
          </w:p>
        </w:tc>
        <w:tc>
          <w:tcPr>
            <w:tcW w:w="1276" w:type="dxa"/>
            <w:noWrap w:val="0"/>
            <w:vAlign w:val="center"/>
          </w:tcPr>
          <w:p w14:paraId="56A146F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5B075E8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100</w:t>
            </w:r>
          </w:p>
        </w:tc>
        <w:tc>
          <w:tcPr>
            <w:tcW w:w="708" w:type="dxa"/>
            <w:noWrap w:val="0"/>
            <w:vAlign w:val="center"/>
          </w:tcPr>
          <w:p w14:paraId="1328B53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065055D7">
            <w:pPr>
              <w:spacing w:before="0" w:beforeLines="0" w:after="0" w:afterLines="0" w:line="240" w:lineRule="auto"/>
              <w:ind w:firstLine="0" w:firstLineChars="0"/>
              <w:rPr>
                <w:rFonts w:hint="default" w:ascii="Times New Roman" w:hAnsi="Times New Roman" w:eastAsia="宋体" w:cs="Times New Roman"/>
                <w:sz w:val="22"/>
                <w:szCs w:val="22"/>
              </w:rPr>
            </w:pPr>
          </w:p>
        </w:tc>
      </w:tr>
      <w:tr w14:paraId="1F5F45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876908">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33</w:t>
            </w:r>
          </w:p>
        </w:tc>
        <w:tc>
          <w:tcPr>
            <w:tcW w:w="1701" w:type="dxa"/>
            <w:noWrap w:val="0"/>
            <w:vAlign w:val="center"/>
          </w:tcPr>
          <w:p w14:paraId="30A62F7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jsfs</w:t>
            </w:r>
          </w:p>
        </w:tc>
        <w:tc>
          <w:tcPr>
            <w:tcW w:w="1843" w:type="dxa"/>
            <w:noWrap w:val="0"/>
            <w:vAlign w:val="center"/>
          </w:tcPr>
          <w:p w14:paraId="290BB65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结算方式</w:t>
            </w:r>
          </w:p>
        </w:tc>
        <w:tc>
          <w:tcPr>
            <w:tcW w:w="1276" w:type="dxa"/>
            <w:noWrap w:val="0"/>
            <w:vAlign w:val="center"/>
          </w:tcPr>
          <w:p w14:paraId="141ABE1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5F8835B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708" w:type="dxa"/>
            <w:noWrap w:val="0"/>
            <w:vAlign w:val="center"/>
          </w:tcPr>
          <w:p w14:paraId="594DDC5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F561A2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01：现金</w:t>
            </w:r>
          </w:p>
          <w:p w14:paraId="5219B29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02：银行转账</w:t>
            </w:r>
          </w:p>
          <w:p w14:paraId="1A546BA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03：票据</w:t>
            </w:r>
          </w:p>
          <w:p w14:paraId="708886D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04：第三方支付</w:t>
            </w:r>
          </w:p>
          <w:p w14:paraId="28ABDB6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05：预付卡</w:t>
            </w:r>
          </w:p>
          <w:p w14:paraId="0E49828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99：其他</w:t>
            </w:r>
          </w:p>
        </w:tc>
      </w:tr>
      <w:tr w14:paraId="3EB282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371AD27">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34</w:t>
            </w:r>
          </w:p>
        </w:tc>
        <w:tc>
          <w:tcPr>
            <w:tcW w:w="1701" w:type="dxa"/>
            <w:noWrap w:val="0"/>
            <w:vAlign w:val="center"/>
          </w:tcPr>
          <w:p w14:paraId="49C5EE5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ysxwfsd</w:t>
            </w:r>
          </w:p>
        </w:tc>
        <w:tc>
          <w:tcPr>
            <w:tcW w:w="1843" w:type="dxa"/>
            <w:noWrap w:val="0"/>
            <w:vAlign w:val="center"/>
          </w:tcPr>
          <w:p w14:paraId="3BA9C8D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应税行为发生地</w:t>
            </w:r>
          </w:p>
        </w:tc>
        <w:tc>
          <w:tcPr>
            <w:tcW w:w="1276" w:type="dxa"/>
            <w:noWrap w:val="0"/>
            <w:vAlign w:val="center"/>
          </w:tcPr>
          <w:p w14:paraId="4E3C6D2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DB36B5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11</w:t>
            </w:r>
          </w:p>
        </w:tc>
        <w:tc>
          <w:tcPr>
            <w:tcW w:w="708" w:type="dxa"/>
            <w:noWrap w:val="0"/>
            <w:vAlign w:val="center"/>
          </w:tcPr>
          <w:p w14:paraId="3F71B6A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61842E6">
            <w:pPr>
              <w:spacing w:before="0" w:beforeLines="0" w:after="0" w:afterLines="0" w:line="240" w:lineRule="auto"/>
              <w:ind w:firstLine="0" w:firstLineChars="0"/>
              <w:rPr>
                <w:rFonts w:hint="default" w:ascii="Times New Roman" w:hAnsi="Times New Roman" w:eastAsia="宋体" w:cs="Times New Roman"/>
                <w:sz w:val="22"/>
                <w:szCs w:val="22"/>
              </w:rPr>
            </w:pPr>
          </w:p>
        </w:tc>
      </w:tr>
      <w:tr w14:paraId="22A47D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7981DD5">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35</w:t>
            </w:r>
          </w:p>
        </w:tc>
        <w:tc>
          <w:tcPr>
            <w:tcW w:w="1701" w:type="dxa"/>
            <w:noWrap w:val="0"/>
            <w:vAlign w:val="center"/>
          </w:tcPr>
          <w:p w14:paraId="5321648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kpr</w:t>
            </w:r>
          </w:p>
        </w:tc>
        <w:tc>
          <w:tcPr>
            <w:tcW w:w="1843" w:type="dxa"/>
            <w:noWrap w:val="0"/>
            <w:vAlign w:val="center"/>
          </w:tcPr>
          <w:p w14:paraId="0162C9A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开票人</w:t>
            </w:r>
          </w:p>
        </w:tc>
        <w:tc>
          <w:tcPr>
            <w:tcW w:w="1276" w:type="dxa"/>
            <w:noWrap w:val="0"/>
            <w:vAlign w:val="center"/>
          </w:tcPr>
          <w:p w14:paraId="52B8DF3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01D69E0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1531EF0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730E0F38">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494628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42D960">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36</w:t>
            </w:r>
          </w:p>
        </w:tc>
        <w:tc>
          <w:tcPr>
            <w:tcW w:w="1701" w:type="dxa"/>
            <w:noWrap w:val="0"/>
            <w:vAlign w:val="center"/>
          </w:tcPr>
          <w:p w14:paraId="7AB529D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kprzjhm</w:t>
            </w:r>
          </w:p>
        </w:tc>
        <w:tc>
          <w:tcPr>
            <w:tcW w:w="1843" w:type="dxa"/>
            <w:noWrap w:val="0"/>
            <w:vAlign w:val="center"/>
          </w:tcPr>
          <w:p w14:paraId="5D9769D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开票人证件号码</w:t>
            </w:r>
          </w:p>
        </w:tc>
        <w:tc>
          <w:tcPr>
            <w:tcW w:w="1276" w:type="dxa"/>
            <w:noWrap w:val="0"/>
            <w:vAlign w:val="center"/>
          </w:tcPr>
          <w:p w14:paraId="0454642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08158C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w:t>
            </w:r>
          </w:p>
        </w:tc>
        <w:tc>
          <w:tcPr>
            <w:tcW w:w="708" w:type="dxa"/>
            <w:noWrap w:val="0"/>
            <w:vAlign w:val="center"/>
          </w:tcPr>
          <w:p w14:paraId="2AF53EA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04CA0AB5">
            <w:pPr>
              <w:spacing w:before="0" w:beforeLines="0" w:after="0" w:afterLines="0" w:line="240" w:lineRule="auto"/>
              <w:ind w:firstLine="0" w:firstLineChars="0"/>
              <w:rPr>
                <w:rFonts w:hint="default" w:ascii="Times New Roman" w:hAnsi="Times New Roman" w:eastAsia="宋体" w:cs="Times New Roman"/>
                <w:sz w:val="22"/>
                <w:szCs w:val="22"/>
              </w:rPr>
            </w:pPr>
          </w:p>
        </w:tc>
      </w:tr>
      <w:tr w14:paraId="4D40575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PrEx>
        <w:trPr>
          <w:trHeight w:val="397" w:hRule="atLeast"/>
        </w:trPr>
        <w:tc>
          <w:tcPr>
            <w:tcW w:w="675" w:type="dxa"/>
            <w:noWrap w:val="0"/>
            <w:vAlign w:val="center"/>
          </w:tcPr>
          <w:p w14:paraId="27D77D6C">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37</w:t>
            </w:r>
          </w:p>
        </w:tc>
        <w:tc>
          <w:tcPr>
            <w:tcW w:w="1701" w:type="dxa"/>
            <w:noWrap w:val="0"/>
            <w:vAlign w:val="center"/>
          </w:tcPr>
          <w:p w14:paraId="0FA0EA7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kprzjlx</w:t>
            </w:r>
          </w:p>
        </w:tc>
        <w:tc>
          <w:tcPr>
            <w:tcW w:w="1843" w:type="dxa"/>
            <w:noWrap w:val="0"/>
            <w:vAlign w:val="center"/>
          </w:tcPr>
          <w:p w14:paraId="14C83AA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开票人证件类型</w:t>
            </w:r>
          </w:p>
        </w:tc>
        <w:tc>
          <w:tcPr>
            <w:tcW w:w="1276" w:type="dxa"/>
            <w:noWrap w:val="0"/>
            <w:vAlign w:val="center"/>
          </w:tcPr>
          <w:p w14:paraId="6856325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965908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4</w:t>
            </w:r>
          </w:p>
        </w:tc>
        <w:tc>
          <w:tcPr>
            <w:tcW w:w="708" w:type="dxa"/>
            <w:noWrap w:val="0"/>
            <w:vAlign w:val="center"/>
          </w:tcPr>
          <w:p w14:paraId="665AC92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7B0C7B2">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9B30BA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EAFCBA5">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38</w:t>
            </w:r>
          </w:p>
        </w:tc>
        <w:tc>
          <w:tcPr>
            <w:tcW w:w="1701" w:type="dxa"/>
            <w:noWrap w:val="0"/>
            <w:vAlign w:val="center"/>
          </w:tcPr>
          <w:p w14:paraId="5D12F14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dylzfphm</w:t>
            </w:r>
          </w:p>
        </w:tc>
        <w:tc>
          <w:tcPr>
            <w:tcW w:w="1843" w:type="dxa"/>
            <w:noWrap w:val="0"/>
            <w:vAlign w:val="center"/>
          </w:tcPr>
          <w:p w14:paraId="7045B73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对应蓝字发票号码</w:t>
            </w:r>
          </w:p>
        </w:tc>
        <w:tc>
          <w:tcPr>
            <w:tcW w:w="1276" w:type="dxa"/>
            <w:noWrap w:val="0"/>
            <w:vAlign w:val="center"/>
          </w:tcPr>
          <w:p w14:paraId="368C4E9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0A18F63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437F7D9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E98359D">
            <w:pPr>
              <w:spacing w:before="0" w:beforeLines="0" w:after="0" w:afterLines="0" w:line="240" w:lineRule="auto"/>
              <w:ind w:firstLine="0" w:firstLineChars="0"/>
              <w:rPr>
                <w:rFonts w:hint="default" w:ascii="Times New Roman" w:hAnsi="Times New Roman" w:eastAsia="宋体" w:cs="Times New Roman"/>
                <w:sz w:val="22"/>
                <w:szCs w:val="22"/>
                <w:lang w:eastAsia="zh-CN"/>
              </w:rPr>
            </w:pPr>
            <w:r>
              <w:rPr>
                <w:rFonts w:hint="default" w:ascii="Times New Roman" w:hAnsi="Times New Roman" w:eastAsia="宋体" w:cs="Times New Roman"/>
                <w:sz w:val="22"/>
                <w:szCs w:val="22"/>
              </w:rPr>
              <w:t>红票开具时必传</w:t>
            </w:r>
            <w:r>
              <w:rPr>
                <w:rFonts w:hint="default" w:ascii="Times New Roman" w:hAnsi="Times New Roman" w:eastAsia="宋体" w:cs="Times New Roman"/>
                <w:sz w:val="22"/>
                <w:szCs w:val="22"/>
                <w:lang w:eastAsia="zh-CN"/>
              </w:rPr>
              <w:t>。</w:t>
            </w:r>
          </w:p>
        </w:tc>
      </w:tr>
      <w:tr w14:paraId="4AB910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82EA27">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39</w:t>
            </w:r>
          </w:p>
        </w:tc>
        <w:tc>
          <w:tcPr>
            <w:tcW w:w="1701" w:type="dxa"/>
            <w:noWrap w:val="0"/>
            <w:vAlign w:val="center"/>
          </w:tcPr>
          <w:p w14:paraId="41E32A5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hzqrxxdbh</w:t>
            </w:r>
          </w:p>
        </w:tc>
        <w:tc>
          <w:tcPr>
            <w:tcW w:w="1843" w:type="dxa"/>
            <w:noWrap w:val="0"/>
            <w:vAlign w:val="center"/>
          </w:tcPr>
          <w:p w14:paraId="15B5039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红字确认信息单编号</w:t>
            </w:r>
          </w:p>
        </w:tc>
        <w:tc>
          <w:tcPr>
            <w:tcW w:w="1276" w:type="dxa"/>
            <w:noWrap w:val="0"/>
            <w:vAlign w:val="center"/>
          </w:tcPr>
          <w:p w14:paraId="5EDE939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1429AF2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2AB397D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7A2715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红票开具时必传</w:t>
            </w:r>
          </w:p>
        </w:tc>
      </w:tr>
      <w:tr w14:paraId="6EC118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200121">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40</w:t>
            </w:r>
          </w:p>
        </w:tc>
        <w:tc>
          <w:tcPr>
            <w:tcW w:w="1701" w:type="dxa"/>
            <w:noWrap w:val="0"/>
            <w:vAlign w:val="top"/>
          </w:tcPr>
          <w:p w14:paraId="152A3BB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hzqrduuid</w:t>
            </w:r>
          </w:p>
        </w:tc>
        <w:tc>
          <w:tcPr>
            <w:tcW w:w="1843" w:type="dxa"/>
            <w:noWrap w:val="0"/>
            <w:vAlign w:val="top"/>
          </w:tcPr>
          <w:p w14:paraId="7262FF2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红字确认单uuid</w:t>
            </w:r>
          </w:p>
        </w:tc>
        <w:tc>
          <w:tcPr>
            <w:tcW w:w="1276" w:type="dxa"/>
            <w:noWrap w:val="0"/>
            <w:vAlign w:val="center"/>
          </w:tcPr>
          <w:p w14:paraId="1D2331D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E811E3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32</w:t>
            </w:r>
          </w:p>
        </w:tc>
        <w:tc>
          <w:tcPr>
            <w:tcW w:w="708" w:type="dxa"/>
            <w:noWrap w:val="0"/>
            <w:vAlign w:val="center"/>
          </w:tcPr>
          <w:p w14:paraId="14E2D4E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DD440F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红票开具时必传</w:t>
            </w:r>
          </w:p>
        </w:tc>
      </w:tr>
      <w:tr w14:paraId="064F442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93DB98D">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41</w:t>
            </w:r>
          </w:p>
        </w:tc>
        <w:tc>
          <w:tcPr>
            <w:tcW w:w="1701" w:type="dxa"/>
            <w:noWrap w:val="0"/>
            <w:vAlign w:val="center"/>
          </w:tcPr>
          <w:p w14:paraId="554A54A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bz</w:t>
            </w:r>
          </w:p>
        </w:tc>
        <w:tc>
          <w:tcPr>
            <w:tcW w:w="1843" w:type="dxa"/>
            <w:noWrap w:val="0"/>
            <w:vAlign w:val="center"/>
          </w:tcPr>
          <w:p w14:paraId="6B04DFE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备注</w:t>
            </w:r>
          </w:p>
        </w:tc>
        <w:tc>
          <w:tcPr>
            <w:tcW w:w="1276" w:type="dxa"/>
            <w:noWrap w:val="0"/>
            <w:vAlign w:val="center"/>
          </w:tcPr>
          <w:p w14:paraId="4976B36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983E9F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450</w:t>
            </w:r>
          </w:p>
        </w:tc>
        <w:tc>
          <w:tcPr>
            <w:tcW w:w="708" w:type="dxa"/>
            <w:noWrap w:val="0"/>
            <w:vAlign w:val="center"/>
          </w:tcPr>
          <w:p w14:paraId="5692889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12808CEC">
            <w:pPr>
              <w:spacing w:before="0" w:beforeLines="0" w:after="0" w:afterLines="0" w:line="240" w:lineRule="auto"/>
              <w:ind w:firstLine="0" w:firstLineChars="0"/>
              <w:rPr>
                <w:rFonts w:hint="default" w:ascii="Times New Roman" w:hAnsi="Times New Roman" w:eastAsia="宋体" w:cs="Times New Roman"/>
                <w:sz w:val="22"/>
                <w:szCs w:val="22"/>
              </w:rPr>
            </w:pPr>
            <w:r>
              <w:rPr>
                <w:rFonts w:hint="eastAsia"/>
                <w:sz w:val="22"/>
                <w:szCs w:val="22"/>
                <w:lang w:val="en-US" w:eastAsia="zh-CN"/>
              </w:rPr>
              <w:t>蓝票最长450位，红票最长382位。</w:t>
            </w:r>
          </w:p>
        </w:tc>
      </w:tr>
      <w:tr w14:paraId="4E495EA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6145CA2">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42</w:t>
            </w:r>
          </w:p>
        </w:tc>
        <w:tc>
          <w:tcPr>
            <w:tcW w:w="1701" w:type="dxa"/>
            <w:noWrap w:val="0"/>
            <w:vAlign w:val="center"/>
          </w:tcPr>
          <w:p w14:paraId="6131D7A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ip</w:t>
            </w:r>
          </w:p>
        </w:tc>
        <w:tc>
          <w:tcPr>
            <w:tcW w:w="1843" w:type="dxa"/>
            <w:noWrap w:val="0"/>
            <w:vAlign w:val="center"/>
          </w:tcPr>
          <w:p w14:paraId="5DB8905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服务器地址</w:t>
            </w:r>
          </w:p>
        </w:tc>
        <w:tc>
          <w:tcPr>
            <w:tcW w:w="1276" w:type="dxa"/>
            <w:noWrap w:val="0"/>
            <w:vAlign w:val="center"/>
          </w:tcPr>
          <w:p w14:paraId="7A4214E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76244F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4ABF0F8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0E4AD84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需自行采集开票申请设备</w:t>
            </w:r>
          </w:p>
        </w:tc>
      </w:tr>
      <w:tr w14:paraId="78FCE16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112771">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43</w:t>
            </w:r>
          </w:p>
        </w:tc>
        <w:tc>
          <w:tcPr>
            <w:tcW w:w="1701" w:type="dxa"/>
            <w:noWrap w:val="0"/>
            <w:vAlign w:val="center"/>
          </w:tcPr>
          <w:p w14:paraId="393A0CA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macdz</w:t>
            </w:r>
          </w:p>
        </w:tc>
        <w:tc>
          <w:tcPr>
            <w:tcW w:w="1843" w:type="dxa"/>
            <w:noWrap w:val="0"/>
            <w:vAlign w:val="center"/>
          </w:tcPr>
          <w:p w14:paraId="33F5415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mac地址</w:t>
            </w:r>
          </w:p>
        </w:tc>
        <w:tc>
          <w:tcPr>
            <w:tcW w:w="1276" w:type="dxa"/>
            <w:noWrap w:val="0"/>
            <w:vAlign w:val="center"/>
          </w:tcPr>
          <w:p w14:paraId="55059EF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char</w:t>
            </w:r>
          </w:p>
        </w:tc>
        <w:tc>
          <w:tcPr>
            <w:tcW w:w="709" w:type="dxa"/>
            <w:noWrap w:val="0"/>
            <w:vAlign w:val="center"/>
          </w:tcPr>
          <w:p w14:paraId="0DCAE41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00C73D6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3841875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需自行采集开票申请设备</w:t>
            </w:r>
          </w:p>
        </w:tc>
      </w:tr>
      <w:tr w14:paraId="042393A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C77136">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44</w:t>
            </w:r>
          </w:p>
        </w:tc>
        <w:tc>
          <w:tcPr>
            <w:tcW w:w="1701" w:type="dxa"/>
            <w:noWrap w:val="0"/>
            <w:vAlign w:val="center"/>
          </w:tcPr>
          <w:p w14:paraId="6F8E5F4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cpuid</w:t>
            </w:r>
          </w:p>
        </w:tc>
        <w:tc>
          <w:tcPr>
            <w:tcW w:w="1843" w:type="dxa"/>
            <w:noWrap w:val="0"/>
            <w:vAlign w:val="center"/>
          </w:tcPr>
          <w:p w14:paraId="77344D7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CPU序列号</w:t>
            </w:r>
          </w:p>
        </w:tc>
        <w:tc>
          <w:tcPr>
            <w:tcW w:w="1276" w:type="dxa"/>
            <w:noWrap w:val="0"/>
            <w:vAlign w:val="center"/>
          </w:tcPr>
          <w:p w14:paraId="0A2613A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char</w:t>
            </w:r>
          </w:p>
        </w:tc>
        <w:tc>
          <w:tcPr>
            <w:tcW w:w="709" w:type="dxa"/>
            <w:noWrap w:val="0"/>
            <w:vAlign w:val="center"/>
          </w:tcPr>
          <w:p w14:paraId="04C55D1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6225C6E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027363E8">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06D25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1E504F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45</w:t>
            </w:r>
          </w:p>
        </w:tc>
        <w:tc>
          <w:tcPr>
            <w:tcW w:w="1701" w:type="dxa"/>
            <w:noWrap w:val="0"/>
            <w:vAlign w:val="center"/>
          </w:tcPr>
          <w:p w14:paraId="1EB454D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zbxlh</w:t>
            </w:r>
          </w:p>
        </w:tc>
        <w:tc>
          <w:tcPr>
            <w:tcW w:w="1843" w:type="dxa"/>
            <w:noWrap w:val="0"/>
            <w:vAlign w:val="center"/>
          </w:tcPr>
          <w:p w14:paraId="7462E81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主板序列号</w:t>
            </w:r>
          </w:p>
        </w:tc>
        <w:tc>
          <w:tcPr>
            <w:tcW w:w="1276" w:type="dxa"/>
            <w:noWrap w:val="0"/>
            <w:vAlign w:val="center"/>
          </w:tcPr>
          <w:p w14:paraId="4E97597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116B12F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6DFC6A7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2C10B14A">
            <w:pPr>
              <w:spacing w:before="0" w:beforeLines="0" w:after="0" w:afterLines="0" w:line="240" w:lineRule="auto"/>
              <w:ind w:firstLine="0" w:firstLineChars="0"/>
              <w:rPr>
                <w:rFonts w:hint="default" w:ascii="Times New Roman" w:hAnsi="Times New Roman" w:eastAsia="宋体" w:cs="Times New Roman"/>
                <w:sz w:val="22"/>
                <w:szCs w:val="22"/>
              </w:rPr>
            </w:pPr>
          </w:p>
        </w:tc>
      </w:tr>
      <w:tr w14:paraId="3A202DF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BB84B1">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46</w:t>
            </w:r>
          </w:p>
        </w:tc>
        <w:tc>
          <w:tcPr>
            <w:tcW w:w="1701" w:type="dxa"/>
            <w:noWrap w:val="0"/>
            <w:vAlign w:val="center"/>
          </w:tcPr>
          <w:p w14:paraId="13C806D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kprq</w:t>
            </w:r>
          </w:p>
        </w:tc>
        <w:tc>
          <w:tcPr>
            <w:tcW w:w="1843" w:type="dxa"/>
            <w:noWrap w:val="0"/>
            <w:vAlign w:val="center"/>
          </w:tcPr>
          <w:p w14:paraId="38D0C62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开票日期</w:t>
            </w:r>
          </w:p>
        </w:tc>
        <w:tc>
          <w:tcPr>
            <w:tcW w:w="1276" w:type="dxa"/>
            <w:noWrap w:val="0"/>
            <w:vAlign w:val="center"/>
          </w:tcPr>
          <w:p w14:paraId="5A5DC06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datetime</w:t>
            </w:r>
          </w:p>
        </w:tc>
        <w:tc>
          <w:tcPr>
            <w:tcW w:w="709" w:type="dxa"/>
            <w:noWrap w:val="0"/>
            <w:vAlign w:val="center"/>
          </w:tcPr>
          <w:p w14:paraId="3D0B7B6F">
            <w:pPr>
              <w:spacing w:before="0" w:beforeLines="0" w:after="0" w:afterLines="0" w:line="240" w:lineRule="auto"/>
              <w:ind w:firstLine="0" w:firstLineChars="0"/>
              <w:rPr>
                <w:rFonts w:hint="default" w:ascii="Times New Roman" w:hAnsi="Times New Roman" w:eastAsia="宋体" w:cs="Times New Roman"/>
                <w:sz w:val="22"/>
                <w:szCs w:val="22"/>
              </w:rPr>
            </w:pPr>
          </w:p>
        </w:tc>
        <w:tc>
          <w:tcPr>
            <w:tcW w:w="708" w:type="dxa"/>
            <w:noWrap w:val="0"/>
            <w:vAlign w:val="center"/>
          </w:tcPr>
          <w:p w14:paraId="42F707D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397FF82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格式：</w:t>
            </w:r>
          </w:p>
          <w:p w14:paraId="2C5913D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yyyy-MM-dd HH:mm:ss</w:t>
            </w:r>
          </w:p>
        </w:tc>
      </w:tr>
      <w:tr w14:paraId="2CB30C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21E6492">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47</w:t>
            </w:r>
          </w:p>
        </w:tc>
        <w:tc>
          <w:tcPr>
            <w:tcW w:w="1701" w:type="dxa"/>
            <w:noWrap w:val="0"/>
            <w:vAlign w:val="center"/>
          </w:tcPr>
          <w:p w14:paraId="66AE505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sfzsxsfyhzhbq</w:t>
            </w:r>
          </w:p>
        </w:tc>
        <w:tc>
          <w:tcPr>
            <w:tcW w:w="1843" w:type="dxa"/>
            <w:noWrap w:val="0"/>
            <w:vAlign w:val="center"/>
          </w:tcPr>
          <w:p w14:paraId="64DD78B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是否展示销售方银行账号标签</w:t>
            </w:r>
          </w:p>
        </w:tc>
        <w:tc>
          <w:tcPr>
            <w:tcW w:w="1276" w:type="dxa"/>
            <w:noWrap w:val="0"/>
            <w:vAlign w:val="center"/>
          </w:tcPr>
          <w:p w14:paraId="55510C8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varchar</w:t>
            </w:r>
          </w:p>
        </w:tc>
        <w:tc>
          <w:tcPr>
            <w:tcW w:w="709" w:type="dxa"/>
            <w:noWrap w:val="0"/>
            <w:vAlign w:val="center"/>
          </w:tcPr>
          <w:p w14:paraId="6AE7003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1</w:t>
            </w:r>
          </w:p>
        </w:tc>
        <w:tc>
          <w:tcPr>
            <w:tcW w:w="708" w:type="dxa"/>
            <w:noWrap w:val="0"/>
            <w:vAlign w:val="center"/>
          </w:tcPr>
          <w:p w14:paraId="2F0898C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035449D8">
            <w:pPr>
              <w:spacing w:before="0" w:beforeLines="0" w:after="0" w:afterLines="0" w:line="240" w:lineRule="auto"/>
              <w:ind w:firstLine="0" w:firstLineChars="0"/>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rPr>
              <w:t>Y:</w:t>
            </w:r>
            <w:r>
              <w:rPr>
                <w:rFonts w:hint="default" w:ascii="Times New Roman" w:hAnsi="Times New Roman" w:eastAsia="宋体" w:cs="Times New Roman"/>
                <w:sz w:val="22"/>
                <w:szCs w:val="22"/>
                <w:lang w:val="en-US" w:eastAsia="zh-CN"/>
              </w:rPr>
              <w:t>展示</w:t>
            </w:r>
          </w:p>
          <w:p w14:paraId="7041738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N:不展示</w:t>
            </w:r>
          </w:p>
        </w:tc>
      </w:tr>
      <w:tr w14:paraId="07D647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5B171D">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48</w:t>
            </w:r>
          </w:p>
        </w:tc>
        <w:tc>
          <w:tcPr>
            <w:tcW w:w="1701" w:type="dxa"/>
            <w:noWrap w:val="0"/>
            <w:vAlign w:val="center"/>
          </w:tcPr>
          <w:p w14:paraId="24B151E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sfzsgmfyhzhbq</w:t>
            </w:r>
          </w:p>
        </w:tc>
        <w:tc>
          <w:tcPr>
            <w:tcW w:w="1843" w:type="dxa"/>
            <w:noWrap w:val="0"/>
            <w:vAlign w:val="center"/>
          </w:tcPr>
          <w:p w14:paraId="2E3925A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是否展示购买方银行账号标签</w:t>
            </w:r>
          </w:p>
        </w:tc>
        <w:tc>
          <w:tcPr>
            <w:tcW w:w="1276" w:type="dxa"/>
            <w:noWrap w:val="0"/>
            <w:vAlign w:val="center"/>
          </w:tcPr>
          <w:p w14:paraId="1EBEF0D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varchar</w:t>
            </w:r>
          </w:p>
        </w:tc>
        <w:tc>
          <w:tcPr>
            <w:tcW w:w="709" w:type="dxa"/>
            <w:noWrap w:val="0"/>
            <w:vAlign w:val="center"/>
          </w:tcPr>
          <w:p w14:paraId="29C0EE6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1</w:t>
            </w:r>
          </w:p>
        </w:tc>
        <w:tc>
          <w:tcPr>
            <w:tcW w:w="708" w:type="dxa"/>
            <w:noWrap w:val="0"/>
            <w:vAlign w:val="center"/>
          </w:tcPr>
          <w:p w14:paraId="14ED925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683958DD">
            <w:pPr>
              <w:spacing w:before="0" w:beforeLines="0" w:after="0" w:afterLines="0" w:line="240" w:lineRule="auto"/>
              <w:ind w:firstLine="0" w:firstLineChars="0"/>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lang w:val="en-US"/>
              </w:rPr>
              <w:t>Y:</w:t>
            </w:r>
            <w:r>
              <w:rPr>
                <w:rFonts w:hint="default" w:ascii="Times New Roman" w:hAnsi="Times New Roman" w:eastAsia="宋体" w:cs="Times New Roman"/>
                <w:sz w:val="22"/>
                <w:szCs w:val="22"/>
                <w:lang w:val="en-US" w:eastAsia="zh-CN"/>
              </w:rPr>
              <w:t>展示</w:t>
            </w:r>
          </w:p>
          <w:p w14:paraId="7FB3204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N:不展示</w:t>
            </w:r>
          </w:p>
        </w:tc>
      </w:tr>
      <w:tr w14:paraId="43AB4BE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9AA0E5A">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49</w:t>
            </w:r>
          </w:p>
        </w:tc>
        <w:tc>
          <w:tcPr>
            <w:tcW w:w="1701" w:type="dxa"/>
            <w:noWrap w:val="0"/>
            <w:vAlign w:val="center"/>
          </w:tcPr>
          <w:p w14:paraId="66E6160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skrxm</w:t>
            </w:r>
          </w:p>
        </w:tc>
        <w:tc>
          <w:tcPr>
            <w:tcW w:w="1843" w:type="dxa"/>
            <w:noWrap w:val="0"/>
            <w:vAlign w:val="center"/>
          </w:tcPr>
          <w:p w14:paraId="66595DC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收款人姓名</w:t>
            </w:r>
          </w:p>
        </w:tc>
        <w:tc>
          <w:tcPr>
            <w:tcW w:w="1276" w:type="dxa"/>
            <w:noWrap w:val="0"/>
            <w:vAlign w:val="center"/>
          </w:tcPr>
          <w:p w14:paraId="61243C7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varchar</w:t>
            </w:r>
          </w:p>
        </w:tc>
        <w:tc>
          <w:tcPr>
            <w:tcW w:w="709" w:type="dxa"/>
            <w:noWrap w:val="0"/>
            <w:vAlign w:val="center"/>
          </w:tcPr>
          <w:p w14:paraId="748C999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150</w:t>
            </w:r>
          </w:p>
        </w:tc>
        <w:tc>
          <w:tcPr>
            <w:tcW w:w="708" w:type="dxa"/>
            <w:noWrap w:val="0"/>
            <w:vAlign w:val="center"/>
          </w:tcPr>
          <w:p w14:paraId="18BDA42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47980B53">
            <w:pPr>
              <w:spacing w:before="0" w:beforeLines="0" w:after="0" w:afterLines="0" w:line="240" w:lineRule="auto"/>
              <w:ind w:firstLine="0" w:firstLineChars="0"/>
              <w:rPr>
                <w:rFonts w:hint="default" w:ascii="Times New Roman" w:hAnsi="Times New Roman" w:eastAsia="宋体" w:cs="Times New Roman"/>
                <w:sz w:val="22"/>
                <w:szCs w:val="22"/>
              </w:rPr>
            </w:pPr>
          </w:p>
        </w:tc>
      </w:tr>
      <w:tr w14:paraId="022D86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E2EF0A">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50</w:t>
            </w:r>
          </w:p>
        </w:tc>
        <w:tc>
          <w:tcPr>
            <w:tcW w:w="1701" w:type="dxa"/>
            <w:noWrap w:val="0"/>
            <w:vAlign w:val="center"/>
          </w:tcPr>
          <w:p w14:paraId="2E6C8F9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fhrxm</w:t>
            </w:r>
          </w:p>
        </w:tc>
        <w:tc>
          <w:tcPr>
            <w:tcW w:w="1843" w:type="dxa"/>
            <w:noWrap w:val="0"/>
            <w:vAlign w:val="center"/>
          </w:tcPr>
          <w:p w14:paraId="0C7CB22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复核人姓名</w:t>
            </w:r>
          </w:p>
        </w:tc>
        <w:tc>
          <w:tcPr>
            <w:tcW w:w="1276" w:type="dxa"/>
            <w:noWrap w:val="0"/>
            <w:vAlign w:val="center"/>
          </w:tcPr>
          <w:p w14:paraId="4D65D70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varchar</w:t>
            </w:r>
          </w:p>
        </w:tc>
        <w:tc>
          <w:tcPr>
            <w:tcW w:w="709" w:type="dxa"/>
            <w:noWrap w:val="0"/>
            <w:vAlign w:val="center"/>
          </w:tcPr>
          <w:p w14:paraId="303E506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75</w:t>
            </w:r>
          </w:p>
        </w:tc>
        <w:tc>
          <w:tcPr>
            <w:tcW w:w="708" w:type="dxa"/>
            <w:noWrap w:val="0"/>
            <w:vAlign w:val="center"/>
          </w:tcPr>
          <w:p w14:paraId="056092B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lang w:val="en-US" w:eastAsia="zh-CN"/>
              </w:rPr>
              <w:t>否</w:t>
            </w:r>
          </w:p>
        </w:tc>
        <w:tc>
          <w:tcPr>
            <w:tcW w:w="1560" w:type="dxa"/>
            <w:noWrap w:val="0"/>
            <w:vAlign w:val="center"/>
          </w:tcPr>
          <w:p w14:paraId="171670B8">
            <w:pPr>
              <w:spacing w:before="0" w:beforeLines="0" w:after="0" w:afterLines="0" w:line="240" w:lineRule="auto"/>
              <w:ind w:firstLine="0" w:firstLineChars="0"/>
              <w:rPr>
                <w:rFonts w:hint="default" w:ascii="Times New Roman" w:hAnsi="Times New Roman" w:eastAsia="宋体" w:cs="Times New Roman"/>
                <w:sz w:val="22"/>
                <w:szCs w:val="22"/>
              </w:rPr>
            </w:pPr>
          </w:p>
        </w:tc>
      </w:tr>
      <w:tr w14:paraId="6733D15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B63B84F">
            <w:pPr>
              <w:keepNext w:val="0"/>
              <w:keepLines w:val="0"/>
              <w:widowControl/>
              <w:suppressLineNumbers w:val="0"/>
              <w:jc w:val="center"/>
              <w:textAlignment w:val="center"/>
              <w:rPr>
                <w:rFonts w:hint="default" w:ascii="Times New Roman" w:hAnsi="Times New Roman" w:eastAsia="等线" w:cs="Times New Roman"/>
                <w:i w:val="0"/>
                <w:iCs w:val="0"/>
                <w:color w:val="000000"/>
                <w:kern w:val="0"/>
                <w:sz w:val="22"/>
                <w:szCs w:val="22"/>
                <w:u w:val="none"/>
                <w:lang w:val="en-US" w:eastAsia="zh-CN" w:bidi="ar"/>
              </w:rPr>
            </w:pPr>
            <w:r>
              <w:rPr>
                <w:rFonts w:hint="eastAsia" w:ascii="宋体" w:hAnsi="宋体" w:eastAsia="宋体" w:cs="宋体"/>
                <w:i w:val="0"/>
                <w:iCs w:val="0"/>
                <w:color w:val="000000"/>
                <w:kern w:val="0"/>
                <w:sz w:val="22"/>
                <w:szCs w:val="22"/>
                <w:u w:val="none"/>
                <w:lang w:val="en-US" w:eastAsia="zh-CN" w:bidi="ar"/>
              </w:rPr>
              <w:t>51</w:t>
            </w:r>
          </w:p>
        </w:tc>
        <w:tc>
          <w:tcPr>
            <w:tcW w:w="1701" w:type="dxa"/>
            <w:noWrap w:val="0"/>
            <w:vAlign w:val="center"/>
          </w:tcPr>
          <w:p w14:paraId="62578905">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ascii="Times New Roman" w:hAnsi="Times New Roman" w:cs="Times New Roman"/>
                <w:sz w:val="22"/>
                <w:szCs w:val="22"/>
                <w:lang w:val="en-US" w:eastAsia="zh-CN"/>
              </w:rPr>
              <w:t>fpkjfsDm</w:t>
            </w:r>
          </w:p>
        </w:tc>
        <w:tc>
          <w:tcPr>
            <w:tcW w:w="1843" w:type="dxa"/>
            <w:noWrap w:val="0"/>
            <w:vAlign w:val="center"/>
          </w:tcPr>
          <w:p w14:paraId="0C816A2E">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发票开具方式代码</w:t>
            </w:r>
          </w:p>
        </w:tc>
        <w:tc>
          <w:tcPr>
            <w:tcW w:w="1276" w:type="dxa"/>
            <w:noWrap w:val="0"/>
            <w:vAlign w:val="center"/>
          </w:tcPr>
          <w:p w14:paraId="6C5E617E">
            <w:pPr>
              <w:keepNext w:val="0"/>
              <w:keepLines w:val="0"/>
              <w:suppressLineNumbers w:val="0"/>
              <w:spacing w:before="0" w:beforeAutospacing="0" w:after="0" w:afterAutospacing="0"/>
              <w:ind w:left="0" w:leftChars="0" w:right="0" w:rightChars="0"/>
              <w:rPr>
                <w:rFonts w:hint="default" w:ascii="Times New Roman" w:hAnsi="Times New Roman" w:eastAsia="宋体" w:cs="Times New Roman"/>
                <w:kern w:val="2"/>
                <w:sz w:val="22"/>
                <w:szCs w:val="22"/>
                <w:lang w:val="en-US" w:eastAsia="zh-CN" w:bidi="ar-SA"/>
              </w:rPr>
            </w:pPr>
            <w:r>
              <w:rPr>
                <w:rFonts w:hint="eastAsia"/>
                <w:sz w:val="22"/>
                <w:szCs w:val="22"/>
                <w:lang w:val="en-US" w:eastAsia="zh-CN"/>
              </w:rPr>
              <w:t>varchar</w:t>
            </w:r>
          </w:p>
        </w:tc>
        <w:tc>
          <w:tcPr>
            <w:tcW w:w="709" w:type="dxa"/>
            <w:noWrap w:val="0"/>
            <w:vAlign w:val="center"/>
          </w:tcPr>
          <w:p w14:paraId="5AC3E3CE">
            <w:pPr>
              <w:pStyle w:val="23"/>
              <w:keepNext w:val="0"/>
              <w:keepLines w:val="0"/>
              <w:suppressLineNumbers w:val="0"/>
              <w:adjustRightInd w:val="0"/>
              <w:snapToGrid w:val="0"/>
              <w:spacing w:before="0" w:beforeAutospacing="0" w:after="0" w:afterAutospacing="0"/>
              <w:ind w:left="0" w:leftChars="0" w:right="0" w:rightChars="0"/>
              <w:jc w:val="center"/>
              <w:rPr>
                <w:rFonts w:hint="default" w:ascii="Times New Roman" w:hAnsi="Times New Roman" w:eastAsia="宋体" w:cs="Times New Roman"/>
                <w:kern w:val="2"/>
                <w:sz w:val="22"/>
                <w:szCs w:val="22"/>
                <w:lang w:val="en-US" w:eastAsia="zh-CN" w:bidi="ar-SA"/>
              </w:rPr>
            </w:pPr>
            <w:r>
              <w:rPr>
                <w:rFonts w:hint="eastAsia" w:ascii="Times New Roman" w:hAnsi="Times New Roman"/>
                <w:sz w:val="22"/>
                <w:szCs w:val="22"/>
                <w:lang w:val="en-US" w:eastAsia="zh-CN"/>
              </w:rPr>
              <w:t>1</w:t>
            </w:r>
          </w:p>
        </w:tc>
        <w:tc>
          <w:tcPr>
            <w:tcW w:w="708" w:type="dxa"/>
            <w:noWrap w:val="0"/>
            <w:vAlign w:val="center"/>
          </w:tcPr>
          <w:p w14:paraId="6C298A48">
            <w:pPr>
              <w:keepNext w:val="0"/>
              <w:keepLines w:val="0"/>
              <w:suppressLineNumbers w:val="0"/>
              <w:spacing w:before="0" w:beforeAutospacing="0" w:after="0" w:afterAutospacing="0"/>
              <w:ind w:left="0" w:leftChars="0" w:right="0" w:rightChars="0"/>
              <w:jc w:val="center"/>
              <w:rPr>
                <w:rFonts w:hint="default" w:ascii="Times New Roman" w:hAnsi="Times New Roman" w:eastAsia="宋体" w:cs="Times New Roman"/>
                <w:kern w:val="2"/>
                <w:sz w:val="21"/>
                <w:szCs w:val="24"/>
                <w:lang w:val="en-US" w:eastAsia="zh-CN" w:bidi="ar-SA"/>
              </w:rPr>
            </w:pPr>
            <w:r>
              <w:rPr>
                <w:rFonts w:hint="eastAsia"/>
                <w:lang w:val="en-US" w:eastAsia="zh-CN"/>
              </w:rPr>
              <w:t>是</w:t>
            </w:r>
          </w:p>
        </w:tc>
        <w:tc>
          <w:tcPr>
            <w:tcW w:w="1560" w:type="dxa"/>
            <w:noWrap w:val="0"/>
            <w:vAlign w:val="center"/>
          </w:tcPr>
          <w:p w14:paraId="19D7B10A">
            <w:pPr>
              <w:pStyle w:val="30"/>
              <w:keepNext w:val="0"/>
              <w:keepLines w:val="0"/>
              <w:widowControl/>
              <w:suppressLineNumbers w:val="0"/>
              <w:spacing w:before="0" w:beforeAutospacing="0" w:after="0" w:afterLines="0" w:afterAutospacing="0" w:line="240" w:lineRule="auto"/>
              <w:ind w:left="0" w:leftChars="0" w:right="0" w:rightChars="0" w:firstLine="0" w:firstLineChars="0"/>
              <w:rPr>
                <w:rFonts w:hint="default" w:ascii="Times New Roman" w:hAnsi="Times New Roman" w:eastAsia="宋体" w:cs="Times New Roman"/>
                <w:sz w:val="21"/>
                <w:szCs w:val="22"/>
                <w:lang w:val="en-US" w:eastAsia="zh-CN" w:bidi="ar-SA"/>
              </w:rPr>
            </w:pPr>
            <w:r>
              <w:rPr>
                <w:rFonts w:hint="eastAsia"/>
                <w:lang w:val="en-US" w:eastAsia="zh-CN"/>
              </w:rPr>
              <w:t>4：第三方平台开票（乐企联用、他用开票）</w:t>
            </w:r>
            <w:r>
              <w:rPr>
                <w:rFonts w:hint="eastAsia"/>
                <w:lang w:val="en-US" w:eastAsia="zh-CN"/>
              </w:rPr>
              <w:br w:type="textWrapping"/>
            </w:r>
            <w:r>
              <w:rPr>
                <w:rFonts w:hint="eastAsia"/>
                <w:lang w:val="en-US" w:eastAsia="zh-CN"/>
              </w:rPr>
              <w:t>5：自建平台开票（乐企自用开票）</w:t>
            </w:r>
          </w:p>
        </w:tc>
      </w:tr>
      <w:tr w14:paraId="564C1F0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6B448B8">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52</w:t>
            </w:r>
          </w:p>
        </w:tc>
        <w:tc>
          <w:tcPr>
            <w:tcW w:w="1701" w:type="dxa"/>
            <w:noWrap w:val="0"/>
            <w:vAlign w:val="top"/>
          </w:tcPr>
          <w:p w14:paraId="297E77C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mxxh</w:t>
            </w:r>
          </w:p>
        </w:tc>
        <w:tc>
          <w:tcPr>
            <w:tcW w:w="1843" w:type="dxa"/>
            <w:noWrap w:val="0"/>
            <w:vAlign w:val="center"/>
          </w:tcPr>
          <w:p w14:paraId="1E44ECE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明细序号</w:t>
            </w:r>
          </w:p>
        </w:tc>
        <w:tc>
          <w:tcPr>
            <w:tcW w:w="1276" w:type="dxa"/>
            <w:noWrap w:val="0"/>
            <w:vAlign w:val="center"/>
          </w:tcPr>
          <w:p w14:paraId="6EA337F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14F0F73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8</w:t>
            </w:r>
          </w:p>
        </w:tc>
        <w:tc>
          <w:tcPr>
            <w:tcW w:w="708" w:type="dxa"/>
            <w:noWrap w:val="0"/>
            <w:vAlign w:val="center"/>
          </w:tcPr>
          <w:p w14:paraId="626A950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5DED79CA">
            <w:pPr>
              <w:spacing w:before="0" w:beforeLines="0" w:after="0" w:afterLines="0" w:line="240" w:lineRule="auto"/>
              <w:ind w:firstLine="0" w:firstLineChars="0"/>
              <w:rPr>
                <w:rFonts w:hint="default" w:ascii="Times New Roman" w:hAnsi="Times New Roman" w:eastAsia="宋体" w:cs="Times New Roman"/>
                <w:sz w:val="22"/>
                <w:szCs w:val="22"/>
              </w:rPr>
            </w:pPr>
          </w:p>
        </w:tc>
      </w:tr>
      <w:tr w14:paraId="2F8DA3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882A63">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53</w:t>
            </w:r>
          </w:p>
        </w:tc>
        <w:tc>
          <w:tcPr>
            <w:tcW w:w="1701" w:type="dxa"/>
            <w:noWrap w:val="0"/>
            <w:vAlign w:val="center"/>
          </w:tcPr>
          <w:p w14:paraId="01EF45E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dylzfpmxxh</w:t>
            </w:r>
          </w:p>
        </w:tc>
        <w:tc>
          <w:tcPr>
            <w:tcW w:w="1843" w:type="dxa"/>
            <w:noWrap w:val="0"/>
            <w:vAlign w:val="center"/>
          </w:tcPr>
          <w:p w14:paraId="1B127AF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对应蓝字发票明细序号</w:t>
            </w:r>
          </w:p>
        </w:tc>
        <w:tc>
          <w:tcPr>
            <w:tcW w:w="1276" w:type="dxa"/>
            <w:noWrap w:val="0"/>
            <w:vAlign w:val="center"/>
          </w:tcPr>
          <w:p w14:paraId="150FC32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409B887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8</w:t>
            </w:r>
          </w:p>
        </w:tc>
        <w:tc>
          <w:tcPr>
            <w:tcW w:w="708" w:type="dxa"/>
            <w:noWrap w:val="0"/>
            <w:vAlign w:val="center"/>
          </w:tcPr>
          <w:p w14:paraId="7FFC1EE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763DB52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红票必传</w:t>
            </w:r>
          </w:p>
        </w:tc>
      </w:tr>
      <w:tr w14:paraId="046A19B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4D55434">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54</w:t>
            </w:r>
          </w:p>
        </w:tc>
        <w:tc>
          <w:tcPr>
            <w:tcW w:w="1701" w:type="dxa"/>
            <w:noWrap w:val="0"/>
            <w:vAlign w:val="center"/>
          </w:tcPr>
          <w:p w14:paraId="0B053B3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xmmc</w:t>
            </w:r>
          </w:p>
        </w:tc>
        <w:tc>
          <w:tcPr>
            <w:tcW w:w="1843" w:type="dxa"/>
            <w:noWrap w:val="0"/>
            <w:vAlign w:val="center"/>
          </w:tcPr>
          <w:p w14:paraId="408EC23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项目名称</w:t>
            </w:r>
          </w:p>
        </w:tc>
        <w:tc>
          <w:tcPr>
            <w:tcW w:w="1276" w:type="dxa"/>
            <w:noWrap w:val="0"/>
            <w:vAlign w:val="center"/>
          </w:tcPr>
          <w:p w14:paraId="0198C78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7B2460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600</w:t>
            </w:r>
          </w:p>
        </w:tc>
        <w:tc>
          <w:tcPr>
            <w:tcW w:w="708" w:type="dxa"/>
            <w:noWrap w:val="0"/>
            <w:vAlign w:val="center"/>
          </w:tcPr>
          <w:p w14:paraId="3235D72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18C1631B">
            <w:pPr>
              <w:spacing w:before="0" w:beforeLines="0" w:after="0" w:afterLines="0" w:line="240" w:lineRule="auto"/>
              <w:ind w:firstLine="0" w:firstLineChars="0"/>
              <w:rPr>
                <w:rFonts w:hint="default" w:ascii="Times New Roman" w:hAnsi="Times New Roman" w:eastAsia="宋体" w:cs="Times New Roman"/>
                <w:sz w:val="22"/>
                <w:szCs w:val="22"/>
              </w:rPr>
            </w:pPr>
          </w:p>
        </w:tc>
      </w:tr>
      <w:tr w14:paraId="59DC8B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AFFED6">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55</w:t>
            </w:r>
          </w:p>
        </w:tc>
        <w:tc>
          <w:tcPr>
            <w:tcW w:w="1701" w:type="dxa"/>
            <w:noWrap w:val="0"/>
            <w:vAlign w:val="center"/>
          </w:tcPr>
          <w:p w14:paraId="2BA010C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hwhyslwfwmc</w:t>
            </w:r>
          </w:p>
        </w:tc>
        <w:tc>
          <w:tcPr>
            <w:tcW w:w="1843" w:type="dxa"/>
            <w:noWrap w:val="0"/>
            <w:vAlign w:val="center"/>
          </w:tcPr>
          <w:p w14:paraId="6806516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货物或应税劳务、服务名称</w:t>
            </w:r>
          </w:p>
        </w:tc>
        <w:tc>
          <w:tcPr>
            <w:tcW w:w="1276" w:type="dxa"/>
            <w:noWrap w:val="0"/>
            <w:vAlign w:val="center"/>
          </w:tcPr>
          <w:p w14:paraId="452C891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5AAABCC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7325AB7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51F1B9C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拼装规则：“*商品服务简称（spfwjc）*”+“项目名称（xmmc）”</w:t>
            </w:r>
          </w:p>
        </w:tc>
      </w:tr>
      <w:tr w14:paraId="01C6C8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5CF3731">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56</w:t>
            </w:r>
          </w:p>
        </w:tc>
        <w:tc>
          <w:tcPr>
            <w:tcW w:w="1701" w:type="dxa"/>
            <w:noWrap w:val="0"/>
            <w:vAlign w:val="center"/>
          </w:tcPr>
          <w:p w14:paraId="0DE7094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spfwjc</w:t>
            </w:r>
          </w:p>
        </w:tc>
        <w:tc>
          <w:tcPr>
            <w:tcW w:w="1843" w:type="dxa"/>
            <w:noWrap w:val="0"/>
            <w:vAlign w:val="center"/>
          </w:tcPr>
          <w:p w14:paraId="2F40307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商品服务简称</w:t>
            </w:r>
          </w:p>
        </w:tc>
        <w:tc>
          <w:tcPr>
            <w:tcW w:w="1276" w:type="dxa"/>
            <w:noWrap w:val="0"/>
            <w:vAlign w:val="center"/>
          </w:tcPr>
          <w:p w14:paraId="6ECB95C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58300C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120</w:t>
            </w:r>
          </w:p>
        </w:tc>
        <w:tc>
          <w:tcPr>
            <w:tcW w:w="708" w:type="dxa"/>
            <w:noWrap w:val="0"/>
            <w:vAlign w:val="center"/>
          </w:tcPr>
          <w:p w14:paraId="4D0BC2B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3C1F92E7">
            <w:pPr>
              <w:spacing w:before="0" w:beforeLines="0" w:after="0" w:afterLines="0" w:line="240" w:lineRule="auto"/>
              <w:ind w:firstLine="0" w:firstLineChars="0"/>
              <w:rPr>
                <w:rFonts w:hint="default" w:ascii="Times New Roman" w:hAnsi="Times New Roman" w:eastAsia="宋体" w:cs="Times New Roman"/>
                <w:sz w:val="22"/>
                <w:szCs w:val="22"/>
              </w:rPr>
            </w:pPr>
          </w:p>
        </w:tc>
      </w:tr>
      <w:tr w14:paraId="7B9CC3D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CBDC76">
            <w:pPr>
              <w:keepNext w:val="0"/>
              <w:keepLines w:val="0"/>
              <w:widowControl/>
              <w:suppressLineNumbers w:val="0"/>
              <w:jc w:val="center"/>
              <w:textAlignment w:val="center"/>
              <w:rPr>
                <w:rFonts w:hint="default" w:ascii="Times New Roman" w:hAnsi="Times New Roman" w:eastAsia="宋体" w:cs="Times New Roman"/>
                <w:sz w:val="22"/>
                <w:szCs w:val="22"/>
                <w:highlight w:val="none"/>
                <w:lang w:val="en-US" w:eastAsia="zh-CN"/>
              </w:rPr>
            </w:pPr>
            <w:r>
              <w:rPr>
                <w:rFonts w:hint="eastAsia" w:ascii="宋体" w:hAnsi="宋体" w:eastAsia="宋体" w:cs="宋体"/>
                <w:i w:val="0"/>
                <w:iCs w:val="0"/>
                <w:color w:val="000000"/>
                <w:kern w:val="0"/>
                <w:sz w:val="22"/>
                <w:szCs w:val="22"/>
                <w:u w:val="none"/>
                <w:lang w:val="en-US" w:eastAsia="zh-CN" w:bidi="ar"/>
              </w:rPr>
              <w:t>57</w:t>
            </w:r>
          </w:p>
        </w:tc>
        <w:tc>
          <w:tcPr>
            <w:tcW w:w="1701" w:type="dxa"/>
            <w:noWrap w:val="0"/>
            <w:vAlign w:val="center"/>
          </w:tcPr>
          <w:p w14:paraId="46E9A94D">
            <w:pPr>
              <w:spacing w:before="0" w:beforeLines="0" w:after="0" w:afterLines="0" w:line="240" w:lineRule="auto"/>
              <w:ind w:firstLine="0" w:firstLineChars="0"/>
              <w:rPr>
                <w:rFonts w:hint="default" w:ascii="Times New Roman" w:hAnsi="Times New Roman" w:eastAsia="宋体" w:cs="Times New Roman"/>
                <w:sz w:val="22"/>
                <w:szCs w:val="22"/>
                <w:highlight w:val="none"/>
                <w:lang w:val="en-US" w:eastAsia="zh-CN"/>
              </w:rPr>
            </w:pPr>
            <w:r>
              <w:rPr>
                <w:rFonts w:hint="eastAsia" w:ascii="Times New Roman" w:hAnsi="Times New Roman" w:cs="Times New Roman"/>
                <w:sz w:val="22"/>
                <w:szCs w:val="22"/>
                <w:highlight w:val="none"/>
                <w:lang w:val="en-US" w:eastAsia="zh-CN"/>
              </w:rPr>
              <w:t>sptm</w:t>
            </w:r>
          </w:p>
        </w:tc>
        <w:tc>
          <w:tcPr>
            <w:tcW w:w="1843" w:type="dxa"/>
            <w:noWrap w:val="0"/>
            <w:vAlign w:val="center"/>
          </w:tcPr>
          <w:p w14:paraId="12FAC6A6">
            <w:pPr>
              <w:spacing w:before="0" w:beforeLines="0" w:after="0" w:afterLines="0" w:line="240" w:lineRule="auto"/>
              <w:ind w:firstLine="0" w:firstLineChars="0"/>
              <w:rPr>
                <w:rFonts w:hint="default" w:ascii="Times New Roman" w:hAnsi="Times New Roman" w:eastAsia="宋体" w:cs="Times New Roman"/>
                <w:sz w:val="22"/>
                <w:szCs w:val="22"/>
                <w:highlight w:val="none"/>
                <w:lang w:val="en-US" w:eastAsia="zh-CN"/>
              </w:rPr>
            </w:pPr>
            <w:r>
              <w:rPr>
                <w:rFonts w:hint="eastAsia" w:ascii="Times New Roman" w:hAnsi="Times New Roman" w:cs="Times New Roman"/>
                <w:sz w:val="22"/>
                <w:szCs w:val="22"/>
                <w:highlight w:val="none"/>
                <w:lang w:val="en-US" w:eastAsia="zh-CN"/>
              </w:rPr>
              <w:t>商品条码</w:t>
            </w:r>
          </w:p>
        </w:tc>
        <w:tc>
          <w:tcPr>
            <w:tcW w:w="1276" w:type="dxa"/>
            <w:noWrap w:val="0"/>
            <w:vAlign w:val="center"/>
          </w:tcPr>
          <w:p w14:paraId="2BEAF31D">
            <w:pPr>
              <w:spacing w:before="0" w:beforeLines="0" w:after="0" w:afterLines="0" w:line="240" w:lineRule="auto"/>
              <w:ind w:firstLine="0" w:firstLineChars="0"/>
              <w:rPr>
                <w:rFonts w:hint="default" w:ascii="Times New Roman" w:hAnsi="Times New Roman" w:eastAsia="宋体" w:cs="Times New Roman"/>
                <w:sz w:val="22"/>
                <w:szCs w:val="22"/>
                <w:highlight w:val="none"/>
                <w:lang w:val="en-US" w:eastAsia="zh-CN"/>
              </w:rPr>
            </w:pPr>
            <w:r>
              <w:rPr>
                <w:rFonts w:hint="eastAsia" w:ascii="Times New Roman" w:hAnsi="Times New Roman" w:eastAsia="宋体" w:cs="Times New Roman"/>
                <w:sz w:val="22"/>
                <w:szCs w:val="22"/>
                <w:highlight w:val="none"/>
                <w:lang w:val="en-US" w:eastAsia="zh-CN"/>
              </w:rPr>
              <w:t>v</w:t>
            </w:r>
            <w:r>
              <w:rPr>
                <w:rFonts w:hint="default" w:ascii="Times New Roman" w:hAnsi="Times New Roman" w:eastAsia="宋体" w:cs="Times New Roman"/>
                <w:sz w:val="22"/>
                <w:szCs w:val="22"/>
                <w:highlight w:val="none"/>
                <w:lang w:val="en-US" w:eastAsia="zh-CN"/>
              </w:rPr>
              <w:t>archar</w:t>
            </w:r>
          </w:p>
        </w:tc>
        <w:tc>
          <w:tcPr>
            <w:tcW w:w="709" w:type="dxa"/>
            <w:noWrap w:val="0"/>
            <w:vAlign w:val="center"/>
          </w:tcPr>
          <w:p w14:paraId="442F1CC3">
            <w:pPr>
              <w:spacing w:before="0" w:beforeLines="0" w:after="0" w:afterLines="0" w:line="240" w:lineRule="auto"/>
              <w:ind w:firstLine="0" w:firstLineChars="0"/>
              <w:rPr>
                <w:rFonts w:hint="default" w:ascii="Times New Roman" w:hAnsi="Times New Roman" w:eastAsia="宋体" w:cs="Times New Roman"/>
                <w:sz w:val="22"/>
                <w:szCs w:val="22"/>
                <w:highlight w:val="none"/>
                <w:lang w:val="en-US" w:eastAsia="zh-CN"/>
              </w:rPr>
            </w:pPr>
            <w:r>
              <w:rPr>
                <w:rFonts w:hint="eastAsia" w:ascii="Times New Roman" w:hAnsi="Times New Roman" w:eastAsia="宋体" w:cs="Times New Roman"/>
                <w:sz w:val="22"/>
                <w:szCs w:val="22"/>
                <w:highlight w:val="none"/>
                <w:lang w:val="en-US" w:eastAsia="zh-CN"/>
              </w:rPr>
              <w:t>14</w:t>
            </w:r>
          </w:p>
        </w:tc>
        <w:tc>
          <w:tcPr>
            <w:tcW w:w="708" w:type="dxa"/>
            <w:noWrap w:val="0"/>
            <w:vAlign w:val="center"/>
          </w:tcPr>
          <w:p w14:paraId="57A32F3E">
            <w:pPr>
              <w:spacing w:before="0" w:beforeLines="0" w:after="0" w:afterLines="0" w:line="240" w:lineRule="auto"/>
              <w:ind w:firstLine="0" w:firstLineChars="0"/>
              <w:rPr>
                <w:rFonts w:hint="eastAsia" w:ascii="Times New Roman" w:hAnsi="Times New Roman" w:eastAsia="宋体" w:cs="Times New Roman"/>
                <w:sz w:val="22"/>
                <w:szCs w:val="22"/>
                <w:highlight w:val="none"/>
                <w:lang w:val="en-US" w:eastAsia="zh-CN"/>
              </w:rPr>
            </w:pPr>
            <w:r>
              <w:rPr>
                <w:rFonts w:hint="eastAsia" w:ascii="Times New Roman" w:hAnsi="Times New Roman" w:eastAsia="宋体" w:cs="Times New Roman"/>
                <w:sz w:val="22"/>
                <w:szCs w:val="22"/>
                <w:highlight w:val="none"/>
                <w:lang w:val="en-US" w:eastAsia="zh-CN"/>
              </w:rPr>
              <w:t>否</w:t>
            </w:r>
          </w:p>
        </w:tc>
        <w:tc>
          <w:tcPr>
            <w:tcW w:w="1560" w:type="dxa"/>
            <w:noWrap w:val="0"/>
            <w:vAlign w:val="center"/>
          </w:tcPr>
          <w:p w14:paraId="77C0AD14">
            <w:pPr>
              <w:spacing w:before="0" w:beforeLines="0" w:after="0" w:afterLines="0" w:line="240" w:lineRule="auto"/>
              <w:ind w:firstLine="0" w:firstLineChars="0"/>
              <w:rPr>
                <w:rFonts w:hint="default" w:ascii="Times New Roman" w:hAnsi="Times New Roman" w:eastAsia="宋体" w:cs="Times New Roman"/>
                <w:sz w:val="22"/>
                <w:szCs w:val="22"/>
                <w:highlight w:val="none"/>
                <w:lang w:val="en-US" w:eastAsia="zh-CN"/>
              </w:rPr>
            </w:pPr>
          </w:p>
        </w:tc>
      </w:tr>
      <w:tr w14:paraId="77A17E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55CEAE2">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58</w:t>
            </w:r>
          </w:p>
        </w:tc>
        <w:tc>
          <w:tcPr>
            <w:tcW w:w="1701" w:type="dxa"/>
            <w:noWrap w:val="0"/>
            <w:vAlign w:val="center"/>
          </w:tcPr>
          <w:p w14:paraId="29EF3F8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ggxh</w:t>
            </w:r>
          </w:p>
        </w:tc>
        <w:tc>
          <w:tcPr>
            <w:tcW w:w="1843" w:type="dxa"/>
            <w:noWrap w:val="0"/>
            <w:vAlign w:val="center"/>
          </w:tcPr>
          <w:p w14:paraId="31D717C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规格型号</w:t>
            </w:r>
          </w:p>
        </w:tc>
        <w:tc>
          <w:tcPr>
            <w:tcW w:w="1276" w:type="dxa"/>
            <w:noWrap w:val="0"/>
            <w:vAlign w:val="center"/>
          </w:tcPr>
          <w:p w14:paraId="289B827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0225755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150</w:t>
            </w:r>
          </w:p>
        </w:tc>
        <w:tc>
          <w:tcPr>
            <w:tcW w:w="708" w:type="dxa"/>
            <w:noWrap w:val="0"/>
            <w:vAlign w:val="center"/>
          </w:tcPr>
          <w:p w14:paraId="54D698D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7C7ACA52">
            <w:pPr>
              <w:spacing w:before="0" w:beforeLines="0" w:after="0" w:afterLines="0" w:line="240" w:lineRule="auto"/>
              <w:ind w:firstLine="0" w:firstLineChars="0"/>
              <w:rPr>
                <w:rFonts w:hint="default" w:ascii="Times New Roman" w:hAnsi="Times New Roman" w:eastAsia="宋体" w:cs="Times New Roman"/>
                <w:sz w:val="22"/>
                <w:szCs w:val="22"/>
              </w:rPr>
            </w:pPr>
          </w:p>
        </w:tc>
      </w:tr>
      <w:tr w14:paraId="711D5F5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950AF16">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59</w:t>
            </w:r>
          </w:p>
        </w:tc>
        <w:tc>
          <w:tcPr>
            <w:tcW w:w="1701" w:type="dxa"/>
            <w:noWrap w:val="0"/>
            <w:vAlign w:val="center"/>
          </w:tcPr>
          <w:p w14:paraId="6634CBE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dw</w:t>
            </w:r>
          </w:p>
        </w:tc>
        <w:tc>
          <w:tcPr>
            <w:tcW w:w="1843" w:type="dxa"/>
            <w:noWrap w:val="0"/>
            <w:vAlign w:val="center"/>
          </w:tcPr>
          <w:p w14:paraId="5282AE6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单位</w:t>
            </w:r>
          </w:p>
        </w:tc>
        <w:tc>
          <w:tcPr>
            <w:tcW w:w="1276" w:type="dxa"/>
            <w:noWrap w:val="0"/>
            <w:vAlign w:val="center"/>
          </w:tcPr>
          <w:p w14:paraId="1707CC5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E8C433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300</w:t>
            </w:r>
          </w:p>
        </w:tc>
        <w:tc>
          <w:tcPr>
            <w:tcW w:w="708" w:type="dxa"/>
            <w:noWrap w:val="0"/>
            <w:vAlign w:val="center"/>
          </w:tcPr>
          <w:p w14:paraId="673AB34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3E293F7">
            <w:pPr>
              <w:spacing w:before="0" w:beforeLines="0" w:after="0" w:afterLines="0" w:line="240" w:lineRule="auto"/>
              <w:ind w:firstLine="0" w:firstLineChars="0"/>
              <w:rPr>
                <w:rFonts w:hint="default" w:ascii="Times New Roman" w:hAnsi="Times New Roman" w:eastAsia="宋体" w:cs="Times New Roman"/>
                <w:sz w:val="22"/>
                <w:szCs w:val="22"/>
              </w:rPr>
            </w:pPr>
          </w:p>
        </w:tc>
      </w:tr>
      <w:tr w14:paraId="166D47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1FCF45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60</w:t>
            </w:r>
          </w:p>
        </w:tc>
        <w:tc>
          <w:tcPr>
            <w:tcW w:w="1701" w:type="dxa"/>
            <w:noWrap w:val="0"/>
            <w:vAlign w:val="center"/>
          </w:tcPr>
          <w:p w14:paraId="791C31E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sl</w:t>
            </w:r>
          </w:p>
        </w:tc>
        <w:tc>
          <w:tcPr>
            <w:tcW w:w="1843" w:type="dxa"/>
            <w:noWrap w:val="0"/>
            <w:vAlign w:val="center"/>
          </w:tcPr>
          <w:p w14:paraId="3249D22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数量</w:t>
            </w:r>
          </w:p>
        </w:tc>
        <w:tc>
          <w:tcPr>
            <w:tcW w:w="1276" w:type="dxa"/>
            <w:noWrap w:val="0"/>
            <w:vAlign w:val="center"/>
          </w:tcPr>
          <w:p w14:paraId="4795640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93894B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25</w:t>
            </w:r>
          </w:p>
        </w:tc>
        <w:tc>
          <w:tcPr>
            <w:tcW w:w="708" w:type="dxa"/>
            <w:noWrap w:val="0"/>
            <w:vAlign w:val="center"/>
          </w:tcPr>
          <w:p w14:paraId="2A869A5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72019C5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如“单价”栏次非空，则本栏次必须非空</w:t>
            </w:r>
          </w:p>
        </w:tc>
      </w:tr>
      <w:tr w14:paraId="3C29A9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47AE4F4">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61</w:t>
            </w:r>
          </w:p>
        </w:tc>
        <w:tc>
          <w:tcPr>
            <w:tcW w:w="1701" w:type="dxa"/>
            <w:noWrap w:val="0"/>
            <w:vAlign w:val="center"/>
          </w:tcPr>
          <w:p w14:paraId="4D1317E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dj</w:t>
            </w:r>
          </w:p>
        </w:tc>
        <w:tc>
          <w:tcPr>
            <w:tcW w:w="1843" w:type="dxa"/>
            <w:noWrap w:val="0"/>
            <w:vAlign w:val="center"/>
          </w:tcPr>
          <w:p w14:paraId="4D61DD2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单价</w:t>
            </w:r>
          </w:p>
        </w:tc>
        <w:tc>
          <w:tcPr>
            <w:tcW w:w="1276" w:type="dxa"/>
            <w:noWrap w:val="0"/>
            <w:vAlign w:val="center"/>
          </w:tcPr>
          <w:p w14:paraId="230FB79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28C33CE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25</w:t>
            </w:r>
          </w:p>
        </w:tc>
        <w:tc>
          <w:tcPr>
            <w:tcW w:w="708" w:type="dxa"/>
            <w:noWrap w:val="0"/>
            <w:vAlign w:val="center"/>
          </w:tcPr>
          <w:p w14:paraId="19A5F8E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6862C0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如“数量”栏次非空，则本栏次必须非空</w:t>
            </w:r>
          </w:p>
        </w:tc>
      </w:tr>
      <w:tr w14:paraId="1B2D372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D16F5CB">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62</w:t>
            </w:r>
          </w:p>
        </w:tc>
        <w:tc>
          <w:tcPr>
            <w:tcW w:w="1701" w:type="dxa"/>
            <w:noWrap w:val="0"/>
            <w:vAlign w:val="center"/>
          </w:tcPr>
          <w:p w14:paraId="0F8F147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je</w:t>
            </w:r>
          </w:p>
        </w:tc>
        <w:tc>
          <w:tcPr>
            <w:tcW w:w="1843" w:type="dxa"/>
            <w:noWrap w:val="0"/>
            <w:vAlign w:val="center"/>
          </w:tcPr>
          <w:p w14:paraId="5AAD4F3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金额</w:t>
            </w:r>
          </w:p>
        </w:tc>
        <w:tc>
          <w:tcPr>
            <w:tcW w:w="1276" w:type="dxa"/>
            <w:noWrap w:val="0"/>
            <w:vAlign w:val="center"/>
          </w:tcPr>
          <w:p w14:paraId="1BE9397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3C17665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7F6F190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21D07033">
            <w:pPr>
              <w:spacing w:before="0" w:beforeLines="0" w:after="0" w:afterLines="0" w:line="240" w:lineRule="auto"/>
              <w:ind w:firstLine="0" w:firstLineChars="0"/>
              <w:rPr>
                <w:rFonts w:hint="default" w:ascii="Times New Roman" w:hAnsi="Times New Roman" w:eastAsia="宋体" w:cs="Times New Roman"/>
                <w:sz w:val="22"/>
                <w:szCs w:val="22"/>
              </w:rPr>
            </w:pPr>
          </w:p>
        </w:tc>
      </w:tr>
      <w:tr w14:paraId="28C0AFB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064915">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63</w:t>
            </w:r>
          </w:p>
        </w:tc>
        <w:tc>
          <w:tcPr>
            <w:tcW w:w="1701" w:type="dxa"/>
            <w:noWrap w:val="0"/>
            <w:vAlign w:val="center"/>
          </w:tcPr>
          <w:p w14:paraId="6DA451F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slv</w:t>
            </w:r>
          </w:p>
        </w:tc>
        <w:tc>
          <w:tcPr>
            <w:tcW w:w="1843" w:type="dxa"/>
            <w:noWrap w:val="0"/>
            <w:vAlign w:val="center"/>
          </w:tcPr>
          <w:p w14:paraId="58E1C29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增值税税率/征收率</w:t>
            </w:r>
          </w:p>
        </w:tc>
        <w:tc>
          <w:tcPr>
            <w:tcW w:w="1276" w:type="dxa"/>
            <w:noWrap w:val="0"/>
            <w:vAlign w:val="center"/>
          </w:tcPr>
          <w:p w14:paraId="76180C0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7750E4C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16,6</w:t>
            </w:r>
          </w:p>
        </w:tc>
        <w:tc>
          <w:tcPr>
            <w:tcW w:w="708" w:type="dxa"/>
            <w:noWrap w:val="0"/>
            <w:vAlign w:val="center"/>
          </w:tcPr>
          <w:p w14:paraId="3203506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2CF3940D">
            <w:pPr>
              <w:spacing w:before="0" w:beforeLines="0" w:after="0" w:afterLines="0" w:line="240" w:lineRule="auto"/>
              <w:ind w:firstLine="0" w:firstLineChars="0"/>
              <w:rPr>
                <w:rFonts w:hint="default" w:ascii="Times New Roman" w:hAnsi="Times New Roman" w:eastAsia="宋体" w:cs="Times New Roman"/>
                <w:sz w:val="22"/>
                <w:szCs w:val="22"/>
              </w:rPr>
            </w:pPr>
          </w:p>
        </w:tc>
      </w:tr>
      <w:tr w14:paraId="5CD235E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63A3A70">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64</w:t>
            </w:r>
          </w:p>
        </w:tc>
        <w:tc>
          <w:tcPr>
            <w:tcW w:w="1701" w:type="dxa"/>
            <w:noWrap w:val="0"/>
            <w:vAlign w:val="center"/>
          </w:tcPr>
          <w:p w14:paraId="385915C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se</w:t>
            </w:r>
          </w:p>
        </w:tc>
        <w:tc>
          <w:tcPr>
            <w:tcW w:w="1843" w:type="dxa"/>
            <w:noWrap w:val="0"/>
            <w:vAlign w:val="center"/>
          </w:tcPr>
          <w:p w14:paraId="05DAC4B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税额</w:t>
            </w:r>
          </w:p>
        </w:tc>
        <w:tc>
          <w:tcPr>
            <w:tcW w:w="1276" w:type="dxa"/>
            <w:noWrap w:val="0"/>
            <w:vAlign w:val="center"/>
          </w:tcPr>
          <w:p w14:paraId="0EC41EF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14263BA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560FB6C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33B91A2B">
            <w:pPr>
              <w:spacing w:before="0" w:beforeLines="0" w:after="0" w:afterLines="0" w:line="240" w:lineRule="auto"/>
              <w:ind w:firstLine="0" w:firstLineChars="0"/>
              <w:rPr>
                <w:rFonts w:hint="default" w:ascii="Times New Roman" w:hAnsi="Times New Roman" w:eastAsia="宋体" w:cs="Times New Roman"/>
                <w:sz w:val="22"/>
                <w:szCs w:val="22"/>
              </w:rPr>
            </w:pPr>
          </w:p>
        </w:tc>
      </w:tr>
      <w:tr w14:paraId="6A0CDB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ACA133A">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65</w:t>
            </w:r>
          </w:p>
        </w:tc>
        <w:tc>
          <w:tcPr>
            <w:tcW w:w="1701" w:type="dxa"/>
            <w:noWrap w:val="0"/>
            <w:vAlign w:val="center"/>
          </w:tcPr>
          <w:p w14:paraId="7EF54ED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hsje</w:t>
            </w:r>
          </w:p>
        </w:tc>
        <w:tc>
          <w:tcPr>
            <w:tcW w:w="1843" w:type="dxa"/>
            <w:noWrap w:val="0"/>
            <w:vAlign w:val="center"/>
          </w:tcPr>
          <w:p w14:paraId="3937E86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含税金额</w:t>
            </w:r>
          </w:p>
        </w:tc>
        <w:tc>
          <w:tcPr>
            <w:tcW w:w="1276" w:type="dxa"/>
            <w:noWrap w:val="0"/>
            <w:vAlign w:val="center"/>
          </w:tcPr>
          <w:p w14:paraId="7993C85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05618D0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12B8E5F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173E8CD9">
            <w:pPr>
              <w:spacing w:before="0" w:beforeLines="0" w:after="0" w:afterLines="0" w:line="240" w:lineRule="auto"/>
              <w:ind w:firstLine="0" w:firstLineChars="0"/>
              <w:rPr>
                <w:rFonts w:hint="default" w:ascii="Times New Roman" w:hAnsi="Times New Roman" w:eastAsia="宋体" w:cs="Times New Roman"/>
                <w:sz w:val="22"/>
                <w:szCs w:val="22"/>
              </w:rPr>
            </w:pPr>
          </w:p>
        </w:tc>
      </w:tr>
      <w:tr w14:paraId="7E89216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3CCAA8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66</w:t>
            </w:r>
          </w:p>
        </w:tc>
        <w:tc>
          <w:tcPr>
            <w:tcW w:w="1701" w:type="dxa"/>
            <w:noWrap w:val="0"/>
            <w:vAlign w:val="center"/>
          </w:tcPr>
          <w:p w14:paraId="0AF2801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kce</w:t>
            </w:r>
          </w:p>
        </w:tc>
        <w:tc>
          <w:tcPr>
            <w:tcW w:w="1843" w:type="dxa"/>
            <w:noWrap w:val="0"/>
            <w:vAlign w:val="center"/>
          </w:tcPr>
          <w:p w14:paraId="5A75365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扣除额</w:t>
            </w:r>
          </w:p>
        </w:tc>
        <w:tc>
          <w:tcPr>
            <w:tcW w:w="1276" w:type="dxa"/>
            <w:noWrap w:val="0"/>
            <w:vAlign w:val="center"/>
          </w:tcPr>
          <w:p w14:paraId="086CB36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5998892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3EBE211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85E3EA0">
            <w:pPr>
              <w:spacing w:before="0" w:beforeLines="0" w:after="0" w:afterLines="0" w:line="240" w:lineRule="auto"/>
              <w:ind w:firstLine="0" w:firstLineChars="0"/>
              <w:rPr>
                <w:rFonts w:hint="default" w:ascii="Times New Roman" w:hAnsi="Times New Roman" w:eastAsia="宋体" w:cs="Times New Roman"/>
                <w:sz w:val="22"/>
                <w:szCs w:val="22"/>
              </w:rPr>
            </w:pPr>
          </w:p>
        </w:tc>
      </w:tr>
      <w:tr w14:paraId="3E7F916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65B4C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67</w:t>
            </w:r>
          </w:p>
        </w:tc>
        <w:tc>
          <w:tcPr>
            <w:tcW w:w="1701" w:type="dxa"/>
            <w:noWrap w:val="0"/>
            <w:vAlign w:val="center"/>
          </w:tcPr>
          <w:p w14:paraId="08C8634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sphfwssflhbbm</w:t>
            </w:r>
          </w:p>
        </w:tc>
        <w:tc>
          <w:tcPr>
            <w:tcW w:w="1843" w:type="dxa"/>
            <w:noWrap w:val="0"/>
            <w:vAlign w:val="center"/>
          </w:tcPr>
          <w:p w14:paraId="2BB288B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商品和服务税收分类合并编码</w:t>
            </w:r>
          </w:p>
        </w:tc>
        <w:tc>
          <w:tcPr>
            <w:tcW w:w="1276" w:type="dxa"/>
            <w:noWrap w:val="0"/>
            <w:vAlign w:val="center"/>
          </w:tcPr>
          <w:p w14:paraId="1D24611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4655298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19</w:t>
            </w:r>
          </w:p>
        </w:tc>
        <w:tc>
          <w:tcPr>
            <w:tcW w:w="708" w:type="dxa"/>
            <w:noWrap w:val="0"/>
            <w:vAlign w:val="center"/>
          </w:tcPr>
          <w:p w14:paraId="2C47739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71B3432C">
            <w:pPr>
              <w:spacing w:before="0" w:beforeLines="0" w:after="0" w:afterLines="0" w:line="240" w:lineRule="auto"/>
              <w:ind w:firstLine="0" w:firstLineChars="0"/>
              <w:rPr>
                <w:rFonts w:hint="default" w:ascii="Times New Roman" w:hAnsi="Times New Roman" w:eastAsia="宋体" w:cs="Times New Roman"/>
                <w:sz w:val="22"/>
                <w:szCs w:val="22"/>
              </w:rPr>
            </w:pPr>
          </w:p>
        </w:tc>
      </w:tr>
      <w:tr w14:paraId="2DBBC21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502C109">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68</w:t>
            </w:r>
          </w:p>
        </w:tc>
        <w:tc>
          <w:tcPr>
            <w:tcW w:w="1701" w:type="dxa"/>
            <w:noWrap w:val="0"/>
            <w:vAlign w:val="center"/>
          </w:tcPr>
          <w:p w14:paraId="520379E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fphxz</w:t>
            </w:r>
          </w:p>
        </w:tc>
        <w:tc>
          <w:tcPr>
            <w:tcW w:w="1843" w:type="dxa"/>
            <w:noWrap w:val="0"/>
            <w:vAlign w:val="center"/>
          </w:tcPr>
          <w:p w14:paraId="41F2622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发票行性质</w:t>
            </w:r>
          </w:p>
        </w:tc>
        <w:tc>
          <w:tcPr>
            <w:tcW w:w="1276" w:type="dxa"/>
            <w:noWrap w:val="0"/>
            <w:vAlign w:val="center"/>
          </w:tcPr>
          <w:p w14:paraId="4F126888">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0FEB5A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708" w:type="dxa"/>
            <w:noWrap w:val="0"/>
            <w:vAlign w:val="center"/>
          </w:tcPr>
          <w:p w14:paraId="46B0F2C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是</w:t>
            </w:r>
          </w:p>
        </w:tc>
        <w:tc>
          <w:tcPr>
            <w:tcW w:w="1560" w:type="dxa"/>
            <w:noWrap w:val="0"/>
            <w:vAlign w:val="center"/>
          </w:tcPr>
          <w:p w14:paraId="3DF58CC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00：正常行</w:t>
            </w:r>
          </w:p>
          <w:p w14:paraId="1D88A07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01：折扣行</w:t>
            </w:r>
          </w:p>
          <w:p w14:paraId="67FC2C3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02：被折扣行</w:t>
            </w:r>
          </w:p>
        </w:tc>
      </w:tr>
      <w:tr w14:paraId="498A85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3E5A6EE">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69</w:t>
            </w:r>
          </w:p>
        </w:tc>
        <w:tc>
          <w:tcPr>
            <w:tcW w:w="1701" w:type="dxa"/>
            <w:noWrap w:val="0"/>
            <w:vAlign w:val="center"/>
          </w:tcPr>
          <w:p w14:paraId="17FF4B5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yhzcbs</w:t>
            </w:r>
          </w:p>
        </w:tc>
        <w:tc>
          <w:tcPr>
            <w:tcW w:w="1843" w:type="dxa"/>
            <w:noWrap w:val="0"/>
            <w:vAlign w:val="center"/>
          </w:tcPr>
          <w:p w14:paraId="0F242CB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优惠政策标识</w:t>
            </w:r>
          </w:p>
        </w:tc>
        <w:tc>
          <w:tcPr>
            <w:tcW w:w="1276" w:type="dxa"/>
            <w:noWrap w:val="0"/>
            <w:vAlign w:val="center"/>
          </w:tcPr>
          <w:p w14:paraId="65F1AFD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6F796FB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w:t>
            </w:r>
          </w:p>
        </w:tc>
        <w:tc>
          <w:tcPr>
            <w:tcW w:w="708" w:type="dxa"/>
            <w:noWrap w:val="0"/>
            <w:vAlign w:val="center"/>
          </w:tcPr>
          <w:p w14:paraId="25896CFE">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706961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01：简易征收</w:t>
            </w:r>
          </w:p>
          <w:p w14:paraId="15467EE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02：稀土产品</w:t>
            </w:r>
          </w:p>
          <w:p w14:paraId="45D360F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03：免税</w:t>
            </w:r>
          </w:p>
          <w:p w14:paraId="327FB2A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04：不征税</w:t>
            </w:r>
          </w:p>
          <w:p w14:paraId="0A75316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05：先征后退</w:t>
            </w:r>
          </w:p>
          <w:p w14:paraId="7E01CA3B">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06：100%先征后退</w:t>
            </w:r>
          </w:p>
          <w:p w14:paraId="5764A9A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07：50%先征后退</w:t>
            </w:r>
          </w:p>
          <w:p w14:paraId="6E7A098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08：按3%简易征收</w:t>
            </w:r>
          </w:p>
          <w:p w14:paraId="41A977D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09：按5%简易征收</w:t>
            </w:r>
          </w:p>
          <w:p w14:paraId="70C1C51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10：按5%简易征收减按1.5%计征</w:t>
            </w:r>
          </w:p>
          <w:p w14:paraId="7785BBC2">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11：即征即退30%</w:t>
            </w:r>
          </w:p>
          <w:p w14:paraId="5EE45F8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12：即征即退50%</w:t>
            </w:r>
          </w:p>
          <w:p w14:paraId="2BB0874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13：即征即退70%</w:t>
            </w:r>
          </w:p>
          <w:p w14:paraId="4772D0A0">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14：即征即退100%</w:t>
            </w:r>
          </w:p>
          <w:p w14:paraId="4C67190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15：超税负3%即征即退</w:t>
            </w:r>
          </w:p>
          <w:p w14:paraId="752C023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16：超税负8%即征即退</w:t>
            </w:r>
          </w:p>
          <w:p w14:paraId="7BB9BDA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17：超税负12%即征即退</w:t>
            </w:r>
          </w:p>
          <w:p w14:paraId="27A39831">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18：超税负6%即征即退</w:t>
            </w:r>
          </w:p>
        </w:tc>
      </w:tr>
      <w:tr w14:paraId="2476A4E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E22838A">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70</w:t>
            </w:r>
          </w:p>
        </w:tc>
        <w:tc>
          <w:tcPr>
            <w:tcW w:w="1701" w:type="dxa"/>
            <w:noWrap w:val="0"/>
            <w:vAlign w:val="center"/>
          </w:tcPr>
          <w:p w14:paraId="2A398BE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fjysmc</w:t>
            </w:r>
          </w:p>
        </w:tc>
        <w:tc>
          <w:tcPr>
            <w:tcW w:w="1843" w:type="dxa"/>
            <w:noWrap w:val="0"/>
            <w:vAlign w:val="center"/>
          </w:tcPr>
          <w:p w14:paraId="329A7BA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附加要素名称</w:t>
            </w:r>
          </w:p>
        </w:tc>
        <w:tc>
          <w:tcPr>
            <w:tcW w:w="1276" w:type="dxa"/>
            <w:noWrap w:val="0"/>
            <w:vAlign w:val="center"/>
          </w:tcPr>
          <w:p w14:paraId="4682FA64">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String</w:t>
            </w:r>
          </w:p>
        </w:tc>
        <w:tc>
          <w:tcPr>
            <w:tcW w:w="709" w:type="dxa"/>
            <w:noWrap w:val="0"/>
            <w:vAlign w:val="center"/>
          </w:tcPr>
          <w:p w14:paraId="15BA2EC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200</w:t>
            </w:r>
          </w:p>
        </w:tc>
        <w:tc>
          <w:tcPr>
            <w:tcW w:w="708" w:type="dxa"/>
            <w:noWrap w:val="0"/>
            <w:vAlign w:val="center"/>
          </w:tcPr>
          <w:p w14:paraId="5E31BA1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72FE8DC">
            <w:pPr>
              <w:spacing w:before="0" w:beforeLines="0" w:after="0" w:afterLines="0" w:line="240" w:lineRule="auto"/>
              <w:ind w:firstLine="0" w:firstLineChars="0"/>
              <w:rPr>
                <w:rFonts w:hint="default" w:ascii="Times New Roman" w:hAnsi="Times New Roman" w:eastAsia="宋体" w:cs="Times New Roman"/>
                <w:sz w:val="22"/>
                <w:szCs w:val="22"/>
              </w:rPr>
            </w:pPr>
          </w:p>
        </w:tc>
      </w:tr>
      <w:tr w14:paraId="723762B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3DCF7B0">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71</w:t>
            </w:r>
          </w:p>
        </w:tc>
        <w:tc>
          <w:tcPr>
            <w:tcW w:w="1701" w:type="dxa"/>
            <w:noWrap w:val="0"/>
            <w:vAlign w:val="center"/>
          </w:tcPr>
          <w:p w14:paraId="7AFD3653">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fjyslx</w:t>
            </w:r>
          </w:p>
        </w:tc>
        <w:tc>
          <w:tcPr>
            <w:tcW w:w="1843" w:type="dxa"/>
            <w:noWrap w:val="0"/>
            <w:vAlign w:val="center"/>
          </w:tcPr>
          <w:p w14:paraId="63A12B3F">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附加要素类型</w:t>
            </w:r>
          </w:p>
        </w:tc>
        <w:tc>
          <w:tcPr>
            <w:tcW w:w="1276" w:type="dxa"/>
            <w:noWrap w:val="0"/>
            <w:vAlign w:val="center"/>
          </w:tcPr>
          <w:p w14:paraId="03E33327">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String</w:t>
            </w:r>
          </w:p>
        </w:tc>
        <w:tc>
          <w:tcPr>
            <w:tcW w:w="709" w:type="dxa"/>
            <w:noWrap w:val="0"/>
            <w:vAlign w:val="center"/>
          </w:tcPr>
          <w:p w14:paraId="51E66BA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200</w:t>
            </w:r>
          </w:p>
        </w:tc>
        <w:tc>
          <w:tcPr>
            <w:tcW w:w="708" w:type="dxa"/>
            <w:noWrap w:val="0"/>
            <w:vAlign w:val="center"/>
          </w:tcPr>
          <w:p w14:paraId="57FB8BEA">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E5226F1">
            <w:pPr>
              <w:spacing w:before="0" w:beforeLines="0" w:after="0" w:afterLines="0" w:line="240" w:lineRule="auto"/>
              <w:ind w:firstLine="0" w:firstLineChars="0"/>
              <w:rPr>
                <w:rFonts w:hint="default" w:ascii="Times New Roman" w:hAnsi="Times New Roman" w:eastAsia="宋体" w:cs="Times New Roman"/>
                <w:sz w:val="22"/>
                <w:szCs w:val="22"/>
              </w:rPr>
            </w:pPr>
          </w:p>
        </w:tc>
      </w:tr>
      <w:tr w14:paraId="5FCF778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8FE3DE2">
            <w:pPr>
              <w:keepNext w:val="0"/>
              <w:keepLines w:val="0"/>
              <w:widowControl/>
              <w:suppressLineNumbers w:val="0"/>
              <w:jc w:val="center"/>
              <w:textAlignment w:val="center"/>
              <w:rPr>
                <w:rFonts w:hint="default" w:ascii="Times New Roman" w:hAnsi="Times New Roman" w:eastAsia="宋体" w:cs="Times New Roman"/>
                <w:sz w:val="22"/>
                <w:szCs w:val="22"/>
              </w:rPr>
            </w:pPr>
            <w:r>
              <w:rPr>
                <w:rFonts w:hint="eastAsia" w:ascii="宋体" w:hAnsi="宋体" w:eastAsia="宋体" w:cs="宋体"/>
                <w:i w:val="0"/>
                <w:iCs w:val="0"/>
                <w:color w:val="000000"/>
                <w:kern w:val="0"/>
                <w:sz w:val="22"/>
                <w:szCs w:val="22"/>
                <w:u w:val="none"/>
                <w:lang w:val="en-US" w:eastAsia="zh-CN" w:bidi="ar"/>
              </w:rPr>
              <w:t>72</w:t>
            </w:r>
          </w:p>
        </w:tc>
        <w:tc>
          <w:tcPr>
            <w:tcW w:w="1701" w:type="dxa"/>
            <w:noWrap w:val="0"/>
            <w:vAlign w:val="center"/>
          </w:tcPr>
          <w:p w14:paraId="3ADC1645">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fjysz</w:t>
            </w:r>
          </w:p>
        </w:tc>
        <w:tc>
          <w:tcPr>
            <w:tcW w:w="1843" w:type="dxa"/>
            <w:noWrap w:val="0"/>
            <w:vAlign w:val="center"/>
          </w:tcPr>
          <w:p w14:paraId="579D9506">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附加要素值</w:t>
            </w:r>
          </w:p>
        </w:tc>
        <w:tc>
          <w:tcPr>
            <w:tcW w:w="1276" w:type="dxa"/>
            <w:noWrap w:val="0"/>
            <w:vAlign w:val="center"/>
          </w:tcPr>
          <w:p w14:paraId="7E98AFFD">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String</w:t>
            </w:r>
          </w:p>
        </w:tc>
        <w:tc>
          <w:tcPr>
            <w:tcW w:w="709" w:type="dxa"/>
            <w:noWrap w:val="0"/>
            <w:vAlign w:val="center"/>
          </w:tcPr>
          <w:p w14:paraId="3E9884BC">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200</w:t>
            </w:r>
          </w:p>
        </w:tc>
        <w:tc>
          <w:tcPr>
            <w:tcW w:w="708" w:type="dxa"/>
            <w:noWrap w:val="0"/>
            <w:vAlign w:val="center"/>
          </w:tcPr>
          <w:p w14:paraId="1392B499">
            <w:pPr>
              <w:spacing w:before="0" w:beforeLines="0" w:after="0" w:afterLines="0" w:line="240" w:lineRule="auto"/>
              <w:ind w:firstLine="0" w:firstLineChars="0"/>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EDF601D">
            <w:pPr>
              <w:spacing w:before="0" w:beforeLines="0" w:after="0" w:afterLines="0" w:line="240" w:lineRule="auto"/>
              <w:ind w:firstLine="0" w:firstLineChars="0"/>
              <w:rPr>
                <w:rFonts w:hint="default" w:ascii="Times New Roman" w:hAnsi="Times New Roman" w:eastAsia="宋体" w:cs="Times New Roman"/>
                <w:sz w:val="22"/>
                <w:szCs w:val="22"/>
              </w:rPr>
            </w:pPr>
          </w:p>
        </w:tc>
      </w:tr>
    </w:tbl>
    <w:p w14:paraId="1DBA4B08">
      <w:pPr>
        <w:pStyle w:val="5"/>
        <w:rPr>
          <w:rFonts w:hint="default" w:ascii="Times New Roman" w:hAnsi="Times New Roman" w:cs="Times New Roman"/>
        </w:rPr>
      </w:pPr>
      <w:bookmarkStart w:id="441" w:name="_Toc23310"/>
      <w:r>
        <w:rPr>
          <w:rFonts w:hint="default" w:ascii="Times New Roman" w:hAnsi="Times New Roman" w:cs="Times New Roman"/>
        </w:rPr>
        <w:t>1</w:t>
      </w:r>
      <w:r>
        <w:rPr>
          <w:rFonts w:hint="default" w:ascii="Times New Roman" w:hAnsi="Times New Roman" w:cs="Times New Roman"/>
          <w:lang w:val="en-US" w:eastAsia="zh-CN"/>
        </w:rPr>
        <w:t>1</w:t>
      </w:r>
      <w:r>
        <w:rPr>
          <w:rFonts w:hint="default" w:ascii="Times New Roman" w:hAnsi="Times New Roman" w:cs="Times New Roman"/>
        </w:rPr>
        <w:t>.3请求报文示例</w:t>
      </w:r>
      <w:bookmarkEnd w:id="439"/>
      <w:bookmarkEnd w:id="440"/>
      <w:bookmarkEnd w:id="441"/>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A936B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7FECFBE">
            <w:pPr>
              <w:pStyle w:val="6"/>
              <w:bidi w:val="0"/>
              <w:rPr>
                <w:rFonts w:hint="default" w:ascii="Times New Roman" w:hAnsi="Times New Roman" w:eastAsia="宋体" w:cs="Times New Roman"/>
              </w:rPr>
            </w:pPr>
            <w:r>
              <w:rPr>
                <w:rFonts w:hint="default" w:ascii="Times New Roman" w:hAnsi="Times New Roman" w:eastAsia="宋体" w:cs="Times New Roman"/>
              </w:rPr>
              <w:t>[</w:t>
            </w:r>
          </w:p>
          <w:p w14:paraId="4AEEE1FA">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w:t>
            </w:r>
          </w:p>
          <w:p w14:paraId="1703A385">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"fphm": "发票号码",</w:t>
            </w:r>
          </w:p>
          <w:p w14:paraId="3A07359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"lzfpbz": "蓝字发票标志",</w:t>
            </w:r>
          </w:p>
          <w:p w14:paraId="1B683C56">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"ptbh": "平台编号",</w:t>
            </w:r>
          </w:p>
          <w:p w14:paraId="4D823D1C">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"fppz": "发票票种",</w:t>
            </w:r>
          </w:p>
          <w:p w14:paraId="52081A6B">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"gmfzrrbz": "购买方自然人标志",</w:t>
            </w:r>
          </w:p>
          <w:p w14:paraId="6FEE8E0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"tdys": "特定要素",</w:t>
            </w:r>
          </w:p>
          <w:p w14:paraId="281626F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"qyDm": "区域代码",</w:t>
            </w:r>
          </w:p>
          <w:p w14:paraId="5AD4A40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"ckywsyzcDm": "出口业务适用政策代码",</w:t>
            </w:r>
          </w:p>
          <w:p w14:paraId="765CC678">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r>
              <w:rPr>
                <w:rFonts w:hint="default" w:ascii="Times New Roman" w:hAnsi="Times New Roman" w:eastAsia="宋体" w:cs="Times New Roman"/>
                <w:sz w:val="24"/>
                <w:szCs w:val="20"/>
                <w:highlight w:val="none"/>
                <w:lang w:val="en-US" w:eastAsia="zh-CN"/>
              </w:rPr>
              <w:t>jazslxDm</w:t>
            </w:r>
            <w:r>
              <w:rPr>
                <w:rFonts w:hint="default" w:ascii="Times New Roman" w:hAnsi="Times New Roman" w:eastAsia="宋体" w:cs="Times New Roman"/>
              </w:rPr>
              <w:t>": "</w:t>
            </w:r>
            <w:r>
              <w:rPr>
                <w:rFonts w:hint="default" w:ascii="Times New Roman" w:hAnsi="Times New Roman" w:eastAsia="宋体" w:cs="Times New Roman"/>
                <w:lang w:val="en-US" w:eastAsia="zh-CN"/>
              </w:rPr>
              <w:t>减按征税类型代码</w:t>
            </w:r>
            <w:r>
              <w:rPr>
                <w:rFonts w:hint="default" w:ascii="Times New Roman" w:hAnsi="Times New Roman" w:eastAsia="宋体" w:cs="Times New Roman"/>
              </w:rPr>
              <w:t>",</w:t>
            </w:r>
          </w:p>
          <w:p w14:paraId="74A2BBC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"xsfnsrsbh": "（销售方）统一社会信用代码/纳税人识别号/身份证件号码",</w:t>
            </w:r>
          </w:p>
          <w:p w14:paraId="0FAFDB9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"xsfmc": "（销售方）名称",</w:t>
            </w:r>
          </w:p>
          <w:p w14:paraId="23C7A12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"xsfdz": "销售方地址",</w:t>
            </w:r>
          </w:p>
          <w:p w14:paraId="0325E32C">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"xsfdh": "销售方电话",</w:t>
            </w:r>
          </w:p>
          <w:p w14:paraId="0C3F93AF">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"xsfkhh": "销售方开户行",</w:t>
            </w:r>
          </w:p>
          <w:p w14:paraId="664F8A56">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"xsfzh": "销售方账号",</w:t>
            </w:r>
          </w:p>
          <w:p w14:paraId="73AB43EE">
            <w:pPr>
              <w:pStyle w:val="6"/>
              <w:bidi w:val="0"/>
              <w:ind w:firstLine="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"gmfnsrsbh": "（购买方）统一社会信用代码/纳税人识别号/身份证件号码",</w:t>
            </w:r>
          </w:p>
          <w:p w14:paraId="12F00D6D">
            <w:pPr>
              <w:pStyle w:val="6"/>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"zrrzjlxDm": "（购买方）自然人证件类型",</w:t>
            </w:r>
          </w:p>
          <w:p w14:paraId="2DDDF6F1">
            <w:pPr>
              <w:pStyle w:val="6"/>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"zrrzjhm": "（购买方）自然人证件号码",</w:t>
            </w:r>
          </w:p>
          <w:p w14:paraId="21C70772">
            <w:pPr>
              <w:pStyle w:val="6"/>
              <w:bidi w:val="0"/>
              <w:ind w:firstLine="480" w:firstLineChars="20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"zrrgjDm": "（购买方）自然人国籍代码",</w:t>
            </w:r>
          </w:p>
          <w:p w14:paraId="46806E89">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"gmfmc": "（购买方）名称",</w:t>
            </w:r>
          </w:p>
          <w:p w14:paraId="4DE50879">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"gmfdz": "购买方地址",</w:t>
            </w:r>
          </w:p>
          <w:p w14:paraId="6E021CB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"gmfdh": "购买方电话",</w:t>
            </w:r>
          </w:p>
          <w:p w14:paraId="2092B31C">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"gmfkhh": "购买方开户行名称",</w:t>
            </w:r>
          </w:p>
          <w:p w14:paraId="072AAD9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"gmfzh": "购买方开户行银行账号",</w:t>
            </w:r>
          </w:p>
          <w:p w14:paraId="435CDF5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"gmfjbr": "经办人",</w:t>
            </w:r>
          </w:p>
          <w:p w14:paraId="72E324C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"jbrsfzjhm": "经办人身份证件号码",</w:t>
            </w:r>
          </w:p>
          <w:p w14:paraId="3E33E8D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"gmfjbrlxdh": "经办人联系电话",</w:t>
            </w:r>
          </w:p>
          <w:p w14:paraId="4E5ABE2B">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"hjje": "合计金额",</w:t>
            </w:r>
          </w:p>
          <w:p w14:paraId="5024B964">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"hjse": "合计税额",</w:t>
            </w:r>
          </w:p>
          <w:p w14:paraId="20230FA5">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"jshj": "价税合计",</w:t>
            </w:r>
          </w:p>
          <w:p w14:paraId="60F807A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"skyhmc": "收款银行名称",</w:t>
            </w:r>
          </w:p>
          <w:p w14:paraId="0A4F967C">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"skyhzh": "收款银行账号",</w:t>
            </w:r>
          </w:p>
          <w:p w14:paraId="652C0829">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"jsfs": "结算方式",</w:t>
            </w:r>
          </w:p>
          <w:p w14:paraId="73A44946">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"ysxwfsd": "应税行为发生地",</w:t>
            </w:r>
          </w:p>
          <w:p w14:paraId="6DDC096A">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"kpr": "开票人",</w:t>
            </w:r>
          </w:p>
          <w:p w14:paraId="3D472A81">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"kprzjhm": "开票人证件号码",</w:t>
            </w:r>
          </w:p>
          <w:p w14:paraId="30FD6CD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"kprzjlx": "开票人证件类型",</w:t>
            </w:r>
          </w:p>
          <w:p w14:paraId="2AC3311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"dylzfphm": "对应蓝字发票号码",</w:t>
            </w:r>
          </w:p>
          <w:p w14:paraId="35E7DE0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"hzqrxxdbh": "红字确认信息单编号",</w:t>
            </w:r>
          </w:p>
          <w:p w14:paraId="5132EC0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"hzqrduuid": "红字确认单uuid",</w:t>
            </w:r>
          </w:p>
          <w:p w14:paraId="3545869B">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"bz": "备注",</w:t>
            </w:r>
          </w:p>
          <w:p w14:paraId="1611654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"ip": "服务器地址",</w:t>
            </w:r>
          </w:p>
          <w:p w14:paraId="11A4E205">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"macdz": "mac地址",</w:t>
            </w:r>
          </w:p>
          <w:p w14:paraId="2BA21841">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"cpuid": "CPU序列号",</w:t>
            </w:r>
          </w:p>
          <w:p w14:paraId="14E08068">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"zbxlh": "主板序列号",</w:t>
            </w:r>
          </w:p>
          <w:p w14:paraId="29DCD28F">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"kprq": "开票日期",</w:t>
            </w:r>
          </w:p>
          <w:p w14:paraId="498877B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"sfzsxsfyhzhbq": "是否展示销售方银行账号标签",</w:t>
            </w:r>
          </w:p>
          <w:p w14:paraId="1E2FFF6F">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"sfzsgmfyhzhbq": "是否展示购买方银行账号标签",</w:t>
            </w:r>
          </w:p>
          <w:p w14:paraId="66C83385">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"skrxm": "收款人姓名",</w:t>
            </w:r>
          </w:p>
          <w:p w14:paraId="16E4675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"fhrxm": "复核人姓名",</w:t>
            </w:r>
          </w:p>
          <w:p w14:paraId="509FF5C1">
            <w:pPr>
              <w:pStyle w:val="6"/>
              <w:bidi w:val="0"/>
              <w:rPr>
                <w:rFonts w:hint="default" w:ascii="Times New Roman" w:hAnsi="Times New Roman" w:eastAsia="宋体" w:cs="Times New Roman"/>
              </w:rPr>
            </w:pPr>
            <w:r>
              <w:rPr>
                <w:rFonts w:hint="default" w:ascii="Times New Roman" w:hAnsi="Times New Roman" w:eastAsia="宋体" w:cs="Times New Roman"/>
                <w:highlight w:val="none"/>
              </w:rPr>
              <w:tab/>
            </w:r>
            <w:r>
              <w:rPr>
                <w:rFonts w:hint="default" w:ascii="Times New Roman" w:hAnsi="Times New Roman" w:eastAsia="宋体" w:cs="Times New Roman"/>
                <w:highlight w:val="none"/>
              </w:rPr>
              <w:tab/>
            </w:r>
            <w:r>
              <w:rPr>
                <w:rFonts w:hint="default" w:ascii="Times New Roman" w:hAnsi="Times New Roman" w:eastAsia="宋体" w:cs="Times New Roman"/>
                <w:sz w:val="24"/>
                <w:szCs w:val="20"/>
                <w:highlight w:val="none"/>
              </w:rPr>
              <w:t>"fpkjfsDm": "发票开具方式代码"</w:t>
            </w:r>
            <w:r>
              <w:rPr>
                <w:rFonts w:hint="default" w:ascii="Times New Roman" w:hAnsi="Times New Roman" w:eastAsia="宋体" w:cs="Times New Roman"/>
                <w:sz w:val="24"/>
                <w:szCs w:val="20"/>
                <w:highlight w:val="none"/>
                <w:lang w:val="en-US" w:eastAsia="zh-CN"/>
              </w:rPr>
              <w:t>,</w:t>
            </w:r>
          </w:p>
          <w:p w14:paraId="3F6D1C4A">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"fpmxList": [</w:t>
            </w:r>
          </w:p>
          <w:p w14:paraId="42C189BD">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p>
          <w:p w14:paraId="353E272D">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"mxxh": "明细序号",</w:t>
            </w:r>
          </w:p>
          <w:p w14:paraId="640612CD">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"dylzfpmxxh": "对应蓝字发票明细序号",</w:t>
            </w:r>
          </w:p>
          <w:p w14:paraId="03102FB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"hwhyslwfwmc": "货物或应税劳务、服务名称",</w:t>
            </w:r>
          </w:p>
          <w:p w14:paraId="362FA165">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"spfwjc": "商品服务简称",</w:t>
            </w:r>
          </w:p>
          <w:p w14:paraId="4467476F">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r>
              <w:rPr>
                <w:rFonts w:hint="default" w:ascii="Times New Roman" w:hAnsi="Times New Roman" w:eastAsia="宋体" w:cs="Times New Roman"/>
                <w:lang w:eastAsia="zh-CN"/>
              </w:rPr>
              <w:t>sptm</w:t>
            </w:r>
            <w:r>
              <w:rPr>
                <w:rFonts w:hint="default" w:ascii="Times New Roman" w:hAnsi="Times New Roman" w:eastAsia="宋体" w:cs="Times New Roman"/>
              </w:rPr>
              <w:t>": "</w:t>
            </w:r>
            <w:r>
              <w:rPr>
                <w:rFonts w:hint="default" w:ascii="Times New Roman" w:hAnsi="Times New Roman" w:eastAsia="宋体" w:cs="Times New Roman"/>
                <w:lang w:eastAsia="zh-CN"/>
              </w:rPr>
              <w:t>商品条码</w:t>
            </w:r>
            <w:r>
              <w:rPr>
                <w:rFonts w:hint="default" w:ascii="Times New Roman" w:hAnsi="Times New Roman" w:eastAsia="宋体" w:cs="Times New Roman"/>
              </w:rPr>
              <w:t>",</w:t>
            </w:r>
          </w:p>
          <w:p w14:paraId="558A5FEB">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"xmmc": "项目名称",</w:t>
            </w:r>
          </w:p>
          <w:p w14:paraId="3EE37CCC">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"ggxh": "规格型号",</w:t>
            </w:r>
          </w:p>
          <w:p w14:paraId="3D8D8C9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"dw": "单位",</w:t>
            </w:r>
          </w:p>
          <w:p w14:paraId="41124FF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"sl": "数量",</w:t>
            </w:r>
          </w:p>
          <w:p w14:paraId="54712FA0">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"dj": "单价",</w:t>
            </w:r>
          </w:p>
          <w:p w14:paraId="6C801D1D">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"je": "金额",</w:t>
            </w:r>
          </w:p>
          <w:p w14:paraId="3A1CF1F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"slv": "增值税税率/征收率",</w:t>
            </w:r>
          </w:p>
          <w:p w14:paraId="0138C60E">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"se": "税额",</w:t>
            </w:r>
          </w:p>
          <w:p w14:paraId="7630F66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"hsje": "含税金额",</w:t>
            </w:r>
          </w:p>
          <w:p w14:paraId="22E54C0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"sphfwssflhbbm": "商品和服务税收分类合并编码",</w:t>
            </w:r>
          </w:p>
          <w:p w14:paraId="18BED3A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"fphxz": "发票行性质",</w:t>
            </w:r>
          </w:p>
          <w:p w14:paraId="46E81722">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"yhzcbs": "优惠政策标识"</w:t>
            </w:r>
          </w:p>
          <w:p w14:paraId="1AE08BD9">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p>
          <w:p w14:paraId="668E1E6F">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p>
          <w:p w14:paraId="30FD0C0B">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"fjysList": [</w:t>
            </w:r>
          </w:p>
          <w:p w14:paraId="602C009B">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p>
          <w:p w14:paraId="573E3BA3">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"fjysmc": "附加要素名称",</w:t>
            </w:r>
          </w:p>
          <w:p w14:paraId="03FB8677">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"fjyslx": "附加要素类型",</w:t>
            </w:r>
          </w:p>
          <w:p w14:paraId="70B251CA">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"fjysz": "附加要素值"</w:t>
            </w:r>
          </w:p>
          <w:p w14:paraId="0B9DF60F">
            <w:pPr>
              <w:pStyle w:val="6"/>
              <w:bidi w:val="0"/>
              <w:rPr>
                <w:rFonts w:hint="default" w:ascii="Times New Roman" w:hAnsi="Times New Roman" w:eastAsia="宋体" w:cs="Times New Roman"/>
              </w:rPr>
            </w:pPr>
            <w:bookmarkStart w:id="442" w:name="OLE_LINK61"/>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ab/>
            </w:r>
            <w:bookmarkEnd w:id="442"/>
            <w:r>
              <w:rPr>
                <w:rFonts w:hint="default" w:ascii="Times New Roman" w:hAnsi="Times New Roman" w:eastAsia="宋体" w:cs="Times New Roman"/>
              </w:rPr>
              <w:t>}</w:t>
            </w:r>
          </w:p>
          <w:p w14:paraId="3757448E">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ab/>
            </w:r>
            <w:r>
              <w:rPr>
                <w:rFonts w:hint="default" w:ascii="Times New Roman" w:hAnsi="Times New Roman" w:eastAsia="宋体" w:cs="Times New Roman"/>
              </w:rPr>
              <w:t>]</w:t>
            </w:r>
          </w:p>
          <w:p w14:paraId="21651971">
            <w:pPr>
              <w:pStyle w:val="6"/>
              <w:bidi w:val="0"/>
              <w:rPr>
                <w:rFonts w:hint="default" w:ascii="Times New Roman" w:hAnsi="Times New Roman" w:eastAsia="宋体" w:cs="Times New Roman"/>
              </w:rPr>
            </w:pPr>
            <w:r>
              <w:rPr>
                <w:rFonts w:hint="default" w:ascii="Times New Roman" w:hAnsi="Times New Roman" w:eastAsia="宋体" w:cs="Times New Roman"/>
              </w:rPr>
              <w:tab/>
            </w:r>
            <w:r>
              <w:rPr>
                <w:rFonts w:hint="default" w:ascii="Times New Roman" w:hAnsi="Times New Roman" w:eastAsia="宋体" w:cs="Times New Roman"/>
              </w:rPr>
              <w:t>}</w:t>
            </w:r>
          </w:p>
          <w:p w14:paraId="48F5BB1B">
            <w:pPr>
              <w:pStyle w:val="6"/>
              <w:bidi w:val="0"/>
              <w:rPr>
                <w:rFonts w:hint="default" w:ascii="Times New Roman" w:hAnsi="Times New Roman" w:eastAsia="宋体" w:cs="Times New Roman"/>
              </w:rPr>
            </w:pPr>
            <w:r>
              <w:rPr>
                <w:rFonts w:hint="default" w:ascii="Times New Roman" w:hAnsi="Times New Roman" w:eastAsia="宋体" w:cs="Times New Roman"/>
              </w:rPr>
              <w:t>]</w:t>
            </w:r>
          </w:p>
        </w:tc>
      </w:tr>
    </w:tbl>
    <w:p w14:paraId="6DBC02A3">
      <w:pPr>
        <w:pStyle w:val="5"/>
        <w:rPr>
          <w:rFonts w:hint="default" w:ascii="Times New Roman" w:hAnsi="Times New Roman" w:cs="Times New Roman"/>
        </w:rPr>
      </w:pPr>
      <w:bookmarkStart w:id="443" w:name="_Toc16381"/>
      <w:bookmarkStart w:id="444" w:name="_Toc32429"/>
      <w:bookmarkStart w:id="445" w:name="_Toc26785"/>
      <w:r>
        <w:rPr>
          <w:rFonts w:hint="default" w:ascii="Times New Roman" w:hAnsi="Times New Roman" w:cs="Times New Roman"/>
        </w:rPr>
        <w:t>1</w:t>
      </w:r>
      <w:r>
        <w:rPr>
          <w:rFonts w:hint="default" w:ascii="Times New Roman" w:hAnsi="Times New Roman" w:cs="Times New Roman"/>
          <w:lang w:val="en-US" w:eastAsia="zh-CN"/>
        </w:rPr>
        <w:t>1</w:t>
      </w:r>
      <w:r>
        <w:rPr>
          <w:rFonts w:hint="default" w:ascii="Times New Roman" w:hAnsi="Times New Roman" w:cs="Times New Roman"/>
        </w:rPr>
        <w:t>.4返回参数</w:t>
      </w:r>
      <w:bookmarkEnd w:id="443"/>
      <w:bookmarkEnd w:id="444"/>
      <w:bookmarkEnd w:id="44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8F0B8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C7C9D9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19F6A89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1EC1AA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621F8D3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8EFE76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81BE1A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11371C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64D160A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D83ED2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511F16F7">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79090704">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11D6D684">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rPr>
              <w:t>varchar</w:t>
            </w:r>
          </w:p>
        </w:tc>
        <w:tc>
          <w:tcPr>
            <w:tcW w:w="709" w:type="dxa"/>
            <w:noWrap w:val="0"/>
            <w:vAlign w:val="center"/>
          </w:tcPr>
          <w:p w14:paraId="2B380755">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46B7BC5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A8B106F">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0864C14E">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464176B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21F42C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5A5F31A">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18125036">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1B43E880">
            <w:pPr>
              <w:pStyle w:val="23"/>
              <w:adjustRightInd w:val="0"/>
              <w:snapToGrid w:val="0"/>
              <w:rPr>
                <w:rFonts w:hint="default" w:ascii="Times New Roman" w:hAnsi="Times New Roman" w:cs="Times New Roman"/>
                <w:bCs/>
                <w:kern w:val="0"/>
                <w:szCs w:val="21"/>
              </w:rPr>
            </w:pPr>
            <w:r>
              <w:rPr>
                <w:rFonts w:hint="default" w:ascii="Times New Roman" w:hAnsi="Times New Roman" w:cs="Times New Roman"/>
              </w:rPr>
              <w:t>varchar</w:t>
            </w:r>
          </w:p>
        </w:tc>
        <w:tc>
          <w:tcPr>
            <w:tcW w:w="709" w:type="dxa"/>
            <w:noWrap w:val="0"/>
            <w:vAlign w:val="center"/>
          </w:tcPr>
          <w:p w14:paraId="4FEDE460">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60E443A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2EDB29B">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5F287A3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DEDD9D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A636EBD">
            <w:pPr>
              <w:rPr>
                <w:rFonts w:hint="default" w:ascii="Times New Roman" w:hAnsi="Times New Roman" w:cs="Times New Roman"/>
                <w:sz w:val="22"/>
                <w:szCs w:val="22"/>
              </w:rPr>
            </w:pPr>
            <w:r>
              <w:rPr>
                <w:rFonts w:hint="default" w:ascii="Times New Roman" w:hAnsi="Times New Roman" w:cs="Times New Roman"/>
                <w:sz w:val="22"/>
                <w:szCs w:val="22"/>
              </w:rPr>
              <w:t>sllsh</w:t>
            </w:r>
          </w:p>
        </w:tc>
        <w:tc>
          <w:tcPr>
            <w:tcW w:w="1843" w:type="dxa"/>
            <w:noWrap w:val="0"/>
            <w:vAlign w:val="center"/>
          </w:tcPr>
          <w:p w14:paraId="3A30574B">
            <w:pPr>
              <w:rPr>
                <w:rFonts w:hint="default" w:ascii="Times New Roman" w:hAnsi="Times New Roman" w:cs="Times New Roman"/>
                <w:sz w:val="22"/>
                <w:szCs w:val="22"/>
              </w:rPr>
            </w:pPr>
            <w:r>
              <w:rPr>
                <w:rFonts w:hint="default" w:ascii="Times New Roman" w:hAnsi="Times New Roman" w:cs="Times New Roman"/>
                <w:sz w:val="22"/>
                <w:szCs w:val="22"/>
              </w:rPr>
              <w:t>受理流水号</w:t>
            </w:r>
          </w:p>
        </w:tc>
        <w:tc>
          <w:tcPr>
            <w:tcW w:w="1276" w:type="dxa"/>
            <w:noWrap w:val="0"/>
            <w:vAlign w:val="center"/>
          </w:tcPr>
          <w:p w14:paraId="2F42293D">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String</w:t>
            </w:r>
          </w:p>
        </w:tc>
        <w:tc>
          <w:tcPr>
            <w:tcW w:w="709" w:type="dxa"/>
            <w:noWrap w:val="0"/>
            <w:vAlign w:val="center"/>
          </w:tcPr>
          <w:p w14:paraId="6B1C6EEA">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40</w:t>
            </w:r>
          </w:p>
        </w:tc>
        <w:tc>
          <w:tcPr>
            <w:tcW w:w="708" w:type="dxa"/>
            <w:noWrap w:val="0"/>
            <w:vAlign w:val="center"/>
          </w:tcPr>
          <w:p w14:paraId="7C3E181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FDD3FFD">
            <w:pPr>
              <w:rPr>
                <w:rFonts w:hint="default" w:ascii="Times New Roman" w:hAnsi="Times New Roman" w:cs="Times New Roman"/>
                <w:sz w:val="22"/>
                <w:szCs w:val="22"/>
              </w:rPr>
            </w:pPr>
          </w:p>
        </w:tc>
      </w:tr>
    </w:tbl>
    <w:p w14:paraId="08443EC9">
      <w:pPr>
        <w:pStyle w:val="5"/>
        <w:rPr>
          <w:rFonts w:hint="default" w:ascii="Times New Roman" w:hAnsi="Times New Roman" w:cs="Times New Roman"/>
        </w:rPr>
      </w:pPr>
      <w:bookmarkStart w:id="446" w:name="_Toc7382"/>
      <w:bookmarkStart w:id="447" w:name="_Toc6576"/>
      <w:bookmarkStart w:id="448" w:name="_Toc10581"/>
      <w:r>
        <w:rPr>
          <w:rFonts w:hint="default" w:ascii="Times New Roman" w:hAnsi="Times New Roman" w:cs="Times New Roman"/>
        </w:rPr>
        <w:t>1</w:t>
      </w:r>
      <w:r>
        <w:rPr>
          <w:rFonts w:hint="default" w:ascii="Times New Roman" w:hAnsi="Times New Roman" w:cs="Times New Roman"/>
          <w:lang w:val="en-US" w:eastAsia="zh-CN"/>
        </w:rPr>
        <w:t>1</w:t>
      </w:r>
      <w:r>
        <w:rPr>
          <w:rFonts w:hint="default" w:ascii="Times New Roman" w:hAnsi="Times New Roman" w:cs="Times New Roman"/>
        </w:rPr>
        <w:t>.5返回报文示例</w:t>
      </w:r>
      <w:bookmarkEnd w:id="446"/>
      <w:bookmarkEnd w:id="447"/>
      <w:bookmarkEnd w:id="448"/>
      <w:r>
        <w:rPr>
          <w:rFonts w:hint="default" w:ascii="Times New Roman" w:hAnsi="Times New Roman" w:cs="Times New Roman"/>
        </w:rPr>
        <w:t xml:space="preserve"> </w:t>
      </w:r>
    </w:p>
    <w:p w14:paraId="6431B846">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4414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1009450">
            <w:pPr>
              <w:pStyle w:val="6"/>
              <w:bidi w:val="0"/>
              <w:rPr>
                <w:rFonts w:hint="default" w:ascii="Times New Roman" w:hAnsi="Times New Roman" w:cs="Times New Roman"/>
              </w:rPr>
            </w:pPr>
            <w:r>
              <w:rPr>
                <w:rFonts w:hint="default" w:ascii="Times New Roman" w:hAnsi="Times New Roman" w:cs="Times New Roman"/>
              </w:rPr>
              <w:t>{</w:t>
            </w:r>
          </w:p>
          <w:p w14:paraId="2E66A7F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321B038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5A75264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480F9B7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406F8C5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7B0A525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"sllsh": "受理流水号"</w:t>
            </w:r>
          </w:p>
          <w:p w14:paraId="2CA8248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3E5FC8B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5671A96">
            <w:pPr>
              <w:pStyle w:val="6"/>
              <w:bidi w:val="0"/>
              <w:rPr>
                <w:rFonts w:hint="default" w:ascii="Times New Roman" w:hAnsi="Times New Roman" w:cs="Times New Roman"/>
              </w:rPr>
            </w:pPr>
            <w:r>
              <w:rPr>
                <w:rFonts w:hint="default" w:ascii="Times New Roman" w:hAnsi="Times New Roman" w:cs="Times New Roman"/>
              </w:rPr>
              <w:t>}</w:t>
            </w:r>
          </w:p>
        </w:tc>
      </w:tr>
    </w:tbl>
    <w:p w14:paraId="3AC291AB">
      <w:pPr>
        <w:pStyle w:val="6"/>
        <w:rPr>
          <w:rFonts w:hint="default" w:ascii="Times New Roman" w:hAnsi="Times New Roman" w:cs="Times New Roman"/>
        </w:rPr>
      </w:pPr>
    </w:p>
    <w:p w14:paraId="24F6E44F">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DA5B8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02CE8F">
            <w:pPr>
              <w:pStyle w:val="6"/>
              <w:bidi w:val="0"/>
              <w:rPr>
                <w:rFonts w:hint="default" w:ascii="Times New Roman" w:hAnsi="Times New Roman" w:cs="Times New Roman"/>
              </w:rPr>
            </w:pPr>
            <w:bookmarkStart w:id="449" w:name="OLE_LINK35"/>
            <w:r>
              <w:rPr>
                <w:rFonts w:hint="default" w:ascii="Times New Roman" w:hAnsi="Times New Roman" w:cs="Times New Roman"/>
              </w:rPr>
              <w:t>{</w:t>
            </w:r>
          </w:p>
          <w:p w14:paraId="214F256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266CF97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64BE6E1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5CA8417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3130DC4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2ECF1960">
            <w:pPr>
              <w:pStyle w:val="6"/>
              <w:bidi w:val="0"/>
              <w:rPr>
                <w:rFonts w:hint="default" w:ascii="Times New Roman" w:hAnsi="Times New Roman" w:cs="Times New Roman"/>
              </w:rPr>
            </w:pPr>
            <w:r>
              <w:rPr>
                <w:rFonts w:hint="default" w:ascii="Times New Roman" w:hAnsi="Times New Roman" w:cs="Times New Roman"/>
              </w:rPr>
              <w:t>}</w:t>
            </w:r>
          </w:p>
          <w:p w14:paraId="02AB294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6A005CFC">
            <w:pPr>
              <w:pStyle w:val="6"/>
              <w:bidi w:val="0"/>
              <w:rPr>
                <w:rFonts w:hint="default" w:ascii="Times New Roman" w:hAnsi="Times New Roman" w:cs="Times New Roman"/>
              </w:rPr>
            </w:pPr>
            <w:r>
              <w:rPr>
                <w:rFonts w:hint="default" w:ascii="Times New Roman" w:hAnsi="Times New Roman" w:cs="Times New Roman"/>
              </w:rPr>
              <w:t>}</w:t>
            </w:r>
          </w:p>
        </w:tc>
      </w:tr>
      <w:bookmarkEnd w:id="425"/>
      <w:bookmarkEnd w:id="449"/>
    </w:tbl>
    <w:p w14:paraId="10556961">
      <w:pPr>
        <w:pStyle w:val="31"/>
        <w:ind w:firstLine="480"/>
        <w:rPr>
          <w:rFonts w:hint="default" w:ascii="Times New Roman" w:hAnsi="Times New Roman" w:cs="Times New Roman"/>
        </w:rPr>
      </w:pPr>
    </w:p>
    <w:p w14:paraId="111995C3">
      <w:pPr>
        <w:pStyle w:val="4"/>
        <w:widowControl/>
        <w:spacing w:beforeAutospacing="0" w:afterAutospacing="0" w:line="408" w:lineRule="auto"/>
        <w:rPr>
          <w:rFonts w:hint="default" w:ascii="Times New Roman" w:hAnsi="Times New Roman" w:cs="Times New Roman"/>
          <w:sz w:val="28"/>
          <w:szCs w:val="28"/>
        </w:rPr>
      </w:pPr>
      <w:bookmarkStart w:id="450" w:name="_Toc32608"/>
      <w:bookmarkStart w:id="451" w:name="_Toc16206"/>
      <w:bookmarkStart w:id="452" w:name="_Toc16684"/>
      <w:bookmarkStart w:id="453" w:name="_Toc20862"/>
      <w:bookmarkStart w:id="454" w:name="OLE_LINK15"/>
      <w:r>
        <w:rPr>
          <w:rFonts w:hint="default" w:ascii="Times New Roman" w:hAnsi="Times New Roman" w:cs="Times New Roman"/>
          <w:sz w:val="28"/>
          <w:szCs w:val="28"/>
        </w:rPr>
        <w:t>12.查询</w:t>
      </w:r>
      <w:r>
        <w:rPr>
          <w:rFonts w:hint="default" w:ascii="Times New Roman" w:hAnsi="Times New Roman" w:cs="Times New Roman"/>
          <w:sz w:val="28"/>
          <w:szCs w:val="28"/>
          <w:lang w:val="en-US" w:eastAsia="zh-CN"/>
        </w:rPr>
        <w:t>发票</w:t>
      </w:r>
      <w:r>
        <w:rPr>
          <w:rFonts w:hint="default" w:ascii="Times New Roman" w:hAnsi="Times New Roman" w:cs="Times New Roman"/>
          <w:sz w:val="28"/>
          <w:szCs w:val="28"/>
        </w:rPr>
        <w:t>上传结果</w:t>
      </w:r>
      <w:bookmarkEnd w:id="450"/>
      <w:bookmarkEnd w:id="451"/>
      <w:bookmarkEnd w:id="452"/>
      <w:bookmarkEnd w:id="453"/>
    </w:p>
    <w:p w14:paraId="47AD3194">
      <w:pPr>
        <w:pStyle w:val="5"/>
        <w:rPr>
          <w:rFonts w:hint="default" w:ascii="Times New Roman" w:hAnsi="Times New Roman" w:cs="Times New Roman"/>
        </w:rPr>
      </w:pPr>
      <w:bookmarkStart w:id="455" w:name="_Toc22645"/>
      <w:bookmarkStart w:id="456" w:name="_Toc27537"/>
      <w:bookmarkStart w:id="457" w:name="_Toc23750"/>
      <w:r>
        <w:rPr>
          <w:rFonts w:hint="default" w:ascii="Times New Roman" w:hAnsi="Times New Roman" w:cs="Times New Roman"/>
        </w:rPr>
        <w:t>12.1接口说明</w:t>
      </w:r>
      <w:bookmarkEnd w:id="455"/>
      <w:bookmarkEnd w:id="456"/>
      <w:bookmarkEnd w:id="457"/>
    </w:p>
    <w:p w14:paraId="2847610C">
      <w:pPr>
        <w:pStyle w:val="6"/>
        <w:rPr>
          <w:rFonts w:hint="default" w:ascii="Times New Roman" w:hAnsi="Times New Roman" w:cs="Times New Roman"/>
        </w:rPr>
      </w:pPr>
      <w:r>
        <w:rPr>
          <w:rFonts w:hint="default" w:ascii="Times New Roman" w:hAnsi="Times New Roman" w:cs="Times New Roman"/>
        </w:rPr>
        <w:t>给企业提供查询</w:t>
      </w:r>
      <w:r>
        <w:rPr>
          <w:rFonts w:hint="eastAsia" w:cs="Times New Roman"/>
          <w:lang w:val="en-US" w:eastAsia="zh-CN"/>
        </w:rPr>
        <w:t>商品条码发票</w:t>
      </w:r>
      <w:r>
        <w:rPr>
          <w:rFonts w:hint="default" w:ascii="Times New Roman" w:hAnsi="Times New Roman" w:cs="Times New Roman"/>
        </w:rPr>
        <w:t>开具状态的功能，预发票上传后由税务局端对发票再次进行校验，如果校验通过则表明发票开具成功。此时企业根据上传返回的信息查询发票开具的状态。</w:t>
      </w:r>
    </w:p>
    <w:p w14:paraId="2C87E160">
      <w:pPr>
        <w:pStyle w:val="6"/>
        <w:rPr>
          <w:rFonts w:hint="default" w:ascii="Times New Roman" w:hAnsi="Times New Roman" w:eastAsia="宋体" w:cs="Times New Roman"/>
          <w:lang w:val="en-US" w:eastAsia="zh-CN"/>
        </w:rPr>
      </w:pPr>
      <w:r>
        <w:rPr>
          <w:rFonts w:hint="default" w:ascii="Times New Roman" w:hAnsi="Times New Roman" w:cs="Times New Roman"/>
          <w:lang w:val="en-US" w:eastAsia="zh-CN"/>
        </w:rPr>
        <w:t>发票上传结果只能在发票上传后12小时内查询，如果超过12小时只能重新上传发票再获取上传结果。</w:t>
      </w:r>
    </w:p>
    <w:p w14:paraId="4781FEBC">
      <w:pPr>
        <w:pStyle w:val="5"/>
        <w:rPr>
          <w:rFonts w:hint="default" w:ascii="Times New Roman" w:hAnsi="Times New Roman" w:cs="Times New Roman"/>
        </w:rPr>
      </w:pPr>
      <w:bookmarkStart w:id="458" w:name="_Toc7394"/>
      <w:bookmarkStart w:id="459" w:name="_Toc31273"/>
      <w:bookmarkStart w:id="460" w:name="_Toc4238"/>
      <w:r>
        <w:rPr>
          <w:rFonts w:hint="default" w:ascii="Times New Roman" w:hAnsi="Times New Roman" w:cs="Times New Roman"/>
        </w:rPr>
        <w:t>12.2请求参数</w:t>
      </w:r>
      <w:bookmarkEnd w:id="458"/>
      <w:bookmarkEnd w:id="459"/>
      <w:bookmarkEnd w:id="46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FF6B62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71A63C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675826B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F1315D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69ABC2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C95CC9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424F0C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596F5AB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59EAFF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C71D9DB">
            <w:pPr>
              <w:numPr>
                <w:ilvl w:val="0"/>
                <w:numId w:val="0"/>
              </w:numPr>
              <w:ind w:leftChars="0"/>
              <w:jc w:val="center"/>
              <w:rPr>
                <w:rFonts w:hint="default" w:ascii="Times New Roman" w:hAnsi="Times New Roman" w:cs="Times New Roman"/>
                <w:szCs w:val="21"/>
                <w:lang w:val="en-US"/>
              </w:rPr>
            </w:pPr>
            <w:r>
              <w:rPr>
                <w:rFonts w:hint="default" w:ascii="Times New Roman" w:hAnsi="Times New Roman" w:cs="Times New Roman"/>
                <w:sz w:val="22"/>
                <w:szCs w:val="22"/>
                <w:lang w:val="en-US"/>
              </w:rPr>
              <w:t>1</w:t>
            </w:r>
          </w:p>
        </w:tc>
        <w:tc>
          <w:tcPr>
            <w:tcW w:w="1701" w:type="dxa"/>
            <w:tcBorders>
              <w:top w:val="single" w:color="auto" w:sz="6" w:space="0"/>
            </w:tcBorders>
            <w:noWrap w:val="0"/>
            <w:vAlign w:val="center"/>
          </w:tcPr>
          <w:p w14:paraId="4206FC00">
            <w:pPr>
              <w:rPr>
                <w:rFonts w:hint="default" w:ascii="Times New Roman" w:hAnsi="Times New Roman" w:cs="Times New Roman"/>
                <w:sz w:val="22"/>
                <w:szCs w:val="22"/>
              </w:rPr>
            </w:pPr>
            <w:r>
              <w:rPr>
                <w:rFonts w:hint="default" w:ascii="Times New Roman" w:hAnsi="Times New Roman" w:cs="Times New Roman"/>
              </w:rPr>
              <w:t>sllsh</w:t>
            </w:r>
          </w:p>
        </w:tc>
        <w:tc>
          <w:tcPr>
            <w:tcW w:w="1843" w:type="dxa"/>
            <w:tcBorders>
              <w:top w:val="single" w:color="auto" w:sz="6" w:space="0"/>
            </w:tcBorders>
            <w:noWrap w:val="0"/>
            <w:vAlign w:val="center"/>
          </w:tcPr>
          <w:p w14:paraId="66937CF3">
            <w:pPr>
              <w:rPr>
                <w:rFonts w:hint="default" w:ascii="Times New Roman" w:hAnsi="Times New Roman" w:cs="Times New Roman"/>
                <w:sz w:val="22"/>
                <w:szCs w:val="22"/>
              </w:rPr>
            </w:pPr>
            <w:r>
              <w:rPr>
                <w:rFonts w:hint="default" w:ascii="Times New Roman" w:hAnsi="Times New Roman" w:cs="Times New Roman"/>
              </w:rPr>
              <w:t>受理流水号</w:t>
            </w:r>
          </w:p>
        </w:tc>
        <w:tc>
          <w:tcPr>
            <w:tcW w:w="1276" w:type="dxa"/>
            <w:tcBorders>
              <w:top w:val="single" w:color="auto" w:sz="6" w:space="0"/>
            </w:tcBorders>
            <w:noWrap w:val="0"/>
            <w:vAlign w:val="center"/>
          </w:tcPr>
          <w:p w14:paraId="3EA5C3BC">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String</w:t>
            </w:r>
          </w:p>
        </w:tc>
        <w:tc>
          <w:tcPr>
            <w:tcW w:w="709" w:type="dxa"/>
            <w:tcBorders>
              <w:top w:val="single" w:color="auto" w:sz="6" w:space="0"/>
            </w:tcBorders>
            <w:noWrap w:val="0"/>
            <w:vAlign w:val="center"/>
          </w:tcPr>
          <w:p w14:paraId="511A8636">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40</w:t>
            </w:r>
          </w:p>
        </w:tc>
        <w:tc>
          <w:tcPr>
            <w:tcW w:w="708" w:type="dxa"/>
            <w:tcBorders>
              <w:top w:val="single" w:color="auto" w:sz="6" w:space="0"/>
            </w:tcBorders>
            <w:noWrap w:val="0"/>
            <w:vAlign w:val="center"/>
          </w:tcPr>
          <w:p w14:paraId="6E4A3DE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70B2A7FD">
            <w:pPr>
              <w:rPr>
                <w:rFonts w:hint="default" w:ascii="Times New Roman" w:hAnsi="Times New Roman" w:cs="Times New Roman"/>
                <w:sz w:val="22"/>
                <w:szCs w:val="22"/>
              </w:rPr>
            </w:pPr>
          </w:p>
        </w:tc>
      </w:tr>
    </w:tbl>
    <w:p w14:paraId="481D2B19">
      <w:pPr>
        <w:pStyle w:val="5"/>
        <w:rPr>
          <w:rFonts w:hint="default" w:ascii="Times New Roman" w:hAnsi="Times New Roman" w:cs="Times New Roman"/>
        </w:rPr>
      </w:pPr>
      <w:bookmarkStart w:id="461" w:name="_Toc3560"/>
      <w:bookmarkStart w:id="462" w:name="_Toc27698"/>
      <w:bookmarkStart w:id="463" w:name="_Toc8957"/>
      <w:r>
        <w:rPr>
          <w:rFonts w:hint="default" w:ascii="Times New Roman" w:hAnsi="Times New Roman" w:cs="Times New Roman"/>
        </w:rPr>
        <w:t>12.3请求报文示例</w:t>
      </w:r>
      <w:bookmarkEnd w:id="461"/>
      <w:bookmarkEnd w:id="462"/>
      <w:bookmarkEnd w:id="46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3A7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4927DEF">
            <w:pPr>
              <w:pStyle w:val="6"/>
              <w:bidi w:val="0"/>
              <w:rPr>
                <w:rFonts w:hint="default" w:ascii="Times New Roman" w:hAnsi="Times New Roman" w:cs="Times New Roman"/>
              </w:rPr>
            </w:pPr>
            <w:r>
              <w:rPr>
                <w:rFonts w:hint="default" w:ascii="Times New Roman" w:hAnsi="Times New Roman" w:cs="Times New Roman"/>
              </w:rPr>
              <w:t>{</w:t>
            </w:r>
          </w:p>
          <w:p w14:paraId="553D570D">
            <w:pPr>
              <w:pStyle w:val="6"/>
              <w:bidi w:val="0"/>
              <w:rPr>
                <w:rFonts w:hint="default" w:ascii="Times New Roman" w:hAnsi="Times New Roman" w:cs="Times New Roman"/>
              </w:rPr>
            </w:pPr>
            <w:r>
              <w:rPr>
                <w:rFonts w:hint="default" w:ascii="Times New Roman" w:hAnsi="Times New Roman" w:cs="Times New Roman"/>
              </w:rPr>
              <w:t xml:space="preserve"> "sllsh": "受理流水号"</w:t>
            </w:r>
          </w:p>
          <w:p w14:paraId="737A1660">
            <w:pPr>
              <w:pStyle w:val="6"/>
              <w:bidi w:val="0"/>
              <w:rPr>
                <w:rFonts w:hint="default" w:ascii="Times New Roman" w:hAnsi="Times New Roman" w:cs="Times New Roman"/>
              </w:rPr>
            </w:pPr>
            <w:r>
              <w:rPr>
                <w:rFonts w:hint="default" w:ascii="Times New Roman" w:hAnsi="Times New Roman" w:cs="Times New Roman"/>
              </w:rPr>
              <w:t>}</w:t>
            </w:r>
          </w:p>
        </w:tc>
      </w:tr>
    </w:tbl>
    <w:p w14:paraId="376F1DF3">
      <w:pPr>
        <w:pStyle w:val="5"/>
        <w:rPr>
          <w:rFonts w:hint="default" w:ascii="Times New Roman" w:hAnsi="Times New Roman" w:cs="Times New Roman"/>
        </w:rPr>
      </w:pPr>
      <w:bookmarkStart w:id="464" w:name="_Toc971"/>
      <w:bookmarkStart w:id="465" w:name="_Toc28894"/>
      <w:bookmarkStart w:id="466" w:name="_Toc5589"/>
      <w:r>
        <w:rPr>
          <w:rFonts w:hint="default" w:ascii="Times New Roman" w:hAnsi="Times New Roman" w:cs="Times New Roman"/>
        </w:rPr>
        <w:t>12.4返回参数</w:t>
      </w:r>
      <w:bookmarkEnd w:id="464"/>
      <w:bookmarkEnd w:id="465"/>
      <w:bookmarkEnd w:id="46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EEC839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9C0003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38B5AA8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0AA2A9C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0067FB4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0137FC2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58D2970">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3D648E4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71D04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DF41D4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4732A0A1">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639F298F">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42261329">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037F1ED5">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7B099BAA">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AEEE956">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71EE703A">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2071C3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ECEBFE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85B2F3E">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543BE526">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733FCF7E">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29B90E3C">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3A4E8357">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420D007">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7703CE3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3B38A8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73B705B0">
            <w:pPr>
              <w:rPr>
                <w:rFonts w:hint="default" w:ascii="Times New Roman" w:hAnsi="Times New Roman" w:cs="Times New Roman"/>
                <w:sz w:val="22"/>
                <w:szCs w:val="22"/>
              </w:rPr>
            </w:pPr>
            <w:r>
              <w:rPr>
                <w:rFonts w:hint="default" w:ascii="Times New Roman" w:hAnsi="Times New Roman" w:cs="Times New Roman"/>
                <w:sz w:val="22"/>
                <w:szCs w:val="22"/>
              </w:rPr>
              <w:t>fphm</w:t>
            </w:r>
          </w:p>
        </w:tc>
        <w:tc>
          <w:tcPr>
            <w:tcW w:w="1843" w:type="dxa"/>
            <w:noWrap w:val="0"/>
            <w:vAlign w:val="center"/>
          </w:tcPr>
          <w:p w14:paraId="0D140B14">
            <w:pPr>
              <w:rPr>
                <w:rFonts w:hint="default" w:ascii="Times New Roman" w:hAnsi="Times New Roman" w:cs="Times New Roman"/>
                <w:sz w:val="22"/>
                <w:szCs w:val="22"/>
              </w:rPr>
            </w:pPr>
            <w:r>
              <w:rPr>
                <w:rFonts w:hint="default" w:ascii="Times New Roman" w:hAnsi="Times New Roman" w:cs="Times New Roman"/>
                <w:sz w:val="22"/>
                <w:szCs w:val="22"/>
              </w:rPr>
              <w:t>发票号码</w:t>
            </w:r>
          </w:p>
        </w:tc>
        <w:tc>
          <w:tcPr>
            <w:tcW w:w="1276" w:type="dxa"/>
            <w:noWrap w:val="0"/>
            <w:vAlign w:val="center"/>
          </w:tcPr>
          <w:p w14:paraId="71632694">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3A9257F5">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6619406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948D40D">
            <w:pPr>
              <w:rPr>
                <w:rFonts w:hint="default" w:ascii="Times New Roman" w:hAnsi="Times New Roman" w:cs="Times New Roman"/>
                <w:sz w:val="22"/>
                <w:szCs w:val="22"/>
              </w:rPr>
            </w:pPr>
          </w:p>
        </w:tc>
      </w:tr>
      <w:tr w14:paraId="5FD1A18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365CD8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58A3270A">
            <w:pPr>
              <w:rPr>
                <w:rFonts w:hint="default" w:ascii="Times New Roman" w:hAnsi="Times New Roman" w:cs="Times New Roman"/>
                <w:sz w:val="22"/>
                <w:szCs w:val="22"/>
              </w:rPr>
            </w:pPr>
            <w:r>
              <w:rPr>
                <w:rFonts w:hint="default" w:ascii="Times New Roman" w:hAnsi="Times New Roman" w:cs="Times New Roman"/>
                <w:sz w:val="22"/>
                <w:szCs w:val="22"/>
              </w:rPr>
              <w:t>status</w:t>
            </w:r>
          </w:p>
        </w:tc>
        <w:tc>
          <w:tcPr>
            <w:tcW w:w="1843" w:type="dxa"/>
            <w:noWrap w:val="0"/>
            <w:vAlign w:val="center"/>
          </w:tcPr>
          <w:p w14:paraId="51347BBD">
            <w:pPr>
              <w:rPr>
                <w:rFonts w:hint="default" w:ascii="Times New Roman" w:hAnsi="Times New Roman" w:cs="Times New Roman"/>
                <w:sz w:val="22"/>
                <w:szCs w:val="22"/>
              </w:rPr>
            </w:pPr>
            <w:r>
              <w:rPr>
                <w:rFonts w:hint="default" w:ascii="Times New Roman" w:hAnsi="Times New Roman" w:cs="Times New Roman"/>
              </w:rPr>
              <w:t>上传状态</w:t>
            </w:r>
          </w:p>
        </w:tc>
        <w:tc>
          <w:tcPr>
            <w:tcW w:w="1276" w:type="dxa"/>
            <w:noWrap w:val="0"/>
            <w:vAlign w:val="center"/>
          </w:tcPr>
          <w:p w14:paraId="678A9774">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5B0AD6E2">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140332D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52723DD">
            <w:pPr>
              <w:rPr>
                <w:rFonts w:hint="default" w:ascii="Times New Roman" w:hAnsi="Times New Roman" w:cs="Times New Roman"/>
                <w:sz w:val="22"/>
                <w:szCs w:val="22"/>
              </w:rPr>
            </w:pPr>
            <w:r>
              <w:rPr>
                <w:rFonts w:hint="default" w:ascii="Times New Roman" w:hAnsi="Times New Roman" w:cs="Times New Roman"/>
                <w:sz w:val="22"/>
                <w:szCs w:val="22"/>
              </w:rPr>
              <w:t>00：上传成功</w:t>
            </w:r>
          </w:p>
          <w:p w14:paraId="70DB7FBC">
            <w:pPr>
              <w:pStyle w:val="30"/>
              <w:spacing w:after="156"/>
              <w:ind w:firstLine="0" w:firstLineChars="0"/>
              <w:rPr>
                <w:rFonts w:hint="default" w:ascii="Times New Roman" w:hAnsi="Times New Roman" w:cs="Times New Roman"/>
                <w:sz w:val="22"/>
              </w:rPr>
            </w:pPr>
            <w:r>
              <w:rPr>
                <w:rFonts w:hint="default" w:ascii="Times New Roman" w:hAnsi="Times New Roman" w:cs="Times New Roman"/>
                <w:sz w:val="22"/>
              </w:rPr>
              <w:t>01：发票上传处理中</w:t>
            </w:r>
          </w:p>
          <w:p w14:paraId="5E0E0FE2">
            <w:pPr>
              <w:pStyle w:val="30"/>
              <w:spacing w:after="156"/>
              <w:ind w:firstLine="0" w:firstLineChars="0"/>
              <w:rPr>
                <w:rFonts w:hint="default" w:ascii="Times New Roman" w:hAnsi="Times New Roman" w:cs="Times New Roman"/>
                <w:sz w:val="22"/>
              </w:rPr>
            </w:pPr>
            <w:r>
              <w:rPr>
                <w:rFonts w:hint="default" w:ascii="Times New Roman" w:hAnsi="Times New Roman" w:cs="Times New Roman"/>
                <w:sz w:val="22"/>
              </w:rPr>
              <w:t>02：上传失败</w:t>
            </w:r>
          </w:p>
          <w:p w14:paraId="7AFF48E3">
            <w:pPr>
              <w:rPr>
                <w:rFonts w:hint="default" w:ascii="Times New Roman" w:hAnsi="Times New Roman" w:cs="Times New Roman"/>
                <w:sz w:val="22"/>
                <w:szCs w:val="22"/>
              </w:rPr>
            </w:pPr>
            <w:r>
              <w:rPr>
                <w:rFonts w:hint="default" w:ascii="Times New Roman" w:hAnsi="Times New Roman" w:cs="Times New Roman"/>
                <w:sz w:val="22"/>
                <w:szCs w:val="22"/>
              </w:rPr>
              <w:t>03：重复上传</w:t>
            </w:r>
          </w:p>
        </w:tc>
      </w:tr>
      <w:tr w14:paraId="2F9A94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29" w:hRule="atLeast"/>
        </w:trPr>
        <w:tc>
          <w:tcPr>
            <w:tcW w:w="675" w:type="dxa"/>
            <w:noWrap w:val="0"/>
            <w:vAlign w:val="center"/>
          </w:tcPr>
          <w:p w14:paraId="2AE4178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2F54041">
            <w:pPr>
              <w:rPr>
                <w:rFonts w:hint="default" w:ascii="Times New Roman" w:hAnsi="Times New Roman" w:cs="Times New Roman"/>
                <w:sz w:val="22"/>
                <w:szCs w:val="22"/>
              </w:rPr>
            </w:pPr>
            <w:r>
              <w:rPr>
                <w:rFonts w:hint="default" w:ascii="Times New Roman" w:hAnsi="Times New Roman" w:cs="Times New Roman"/>
                <w:sz w:val="22"/>
                <w:szCs w:val="22"/>
              </w:rPr>
              <w:t>message</w:t>
            </w:r>
          </w:p>
        </w:tc>
        <w:tc>
          <w:tcPr>
            <w:tcW w:w="1843" w:type="dxa"/>
            <w:noWrap w:val="0"/>
            <w:vAlign w:val="center"/>
          </w:tcPr>
          <w:p w14:paraId="378F6E6F">
            <w:pPr>
              <w:rPr>
                <w:rFonts w:hint="default" w:ascii="Times New Roman" w:hAnsi="Times New Roman" w:cs="Times New Roman"/>
              </w:rPr>
            </w:pPr>
            <w:r>
              <w:rPr>
                <w:rFonts w:hint="default" w:ascii="Times New Roman" w:hAnsi="Times New Roman" w:cs="Times New Roman"/>
              </w:rPr>
              <w:t>详细信息</w:t>
            </w:r>
          </w:p>
        </w:tc>
        <w:tc>
          <w:tcPr>
            <w:tcW w:w="1276" w:type="dxa"/>
            <w:noWrap w:val="0"/>
            <w:vAlign w:val="center"/>
          </w:tcPr>
          <w:p w14:paraId="47B1504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07BA47FB">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30</w:t>
            </w:r>
          </w:p>
        </w:tc>
        <w:tc>
          <w:tcPr>
            <w:tcW w:w="708" w:type="dxa"/>
            <w:noWrap w:val="0"/>
            <w:vAlign w:val="center"/>
          </w:tcPr>
          <w:p w14:paraId="5C437D9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CC9096D">
            <w:pPr>
              <w:rPr>
                <w:rFonts w:hint="default" w:ascii="Times New Roman" w:hAnsi="Times New Roman" w:cs="Times New Roman"/>
                <w:sz w:val="22"/>
                <w:szCs w:val="22"/>
              </w:rPr>
            </w:pPr>
            <w:r>
              <w:rPr>
                <w:rFonts w:hint="default" w:ascii="Times New Roman" w:hAnsi="Times New Roman" w:cs="Times New Roman"/>
                <w:sz w:val="22"/>
                <w:szCs w:val="22"/>
              </w:rPr>
              <w:t>详细信息</w:t>
            </w:r>
          </w:p>
        </w:tc>
      </w:tr>
      <w:tr w14:paraId="2397693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9781E2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5A984EA2">
            <w:pPr>
              <w:rPr>
                <w:rFonts w:hint="default" w:ascii="Times New Roman" w:hAnsi="Times New Roman" w:cs="Times New Roman"/>
                <w:sz w:val="22"/>
                <w:szCs w:val="22"/>
              </w:rPr>
            </w:pPr>
            <w:r>
              <w:rPr>
                <w:rFonts w:hint="default" w:ascii="Times New Roman" w:hAnsi="Times New Roman" w:cs="Times New Roman"/>
                <w:sz w:val="22"/>
                <w:szCs w:val="22"/>
              </w:rPr>
              <w:t>Code</w:t>
            </w:r>
          </w:p>
        </w:tc>
        <w:tc>
          <w:tcPr>
            <w:tcW w:w="1843" w:type="dxa"/>
            <w:noWrap w:val="0"/>
            <w:vAlign w:val="center"/>
          </w:tcPr>
          <w:p w14:paraId="7DC2F9BD">
            <w:pPr>
              <w:rPr>
                <w:rFonts w:hint="default" w:ascii="Times New Roman" w:hAnsi="Times New Roman" w:cs="Times New Roman"/>
              </w:rPr>
            </w:pPr>
            <w:r>
              <w:rPr>
                <w:rFonts w:hint="default" w:ascii="Times New Roman" w:hAnsi="Times New Roman" w:cs="Times New Roman"/>
              </w:rPr>
              <w:t>错误码</w:t>
            </w:r>
          </w:p>
        </w:tc>
        <w:tc>
          <w:tcPr>
            <w:tcW w:w="1276" w:type="dxa"/>
            <w:noWrap w:val="0"/>
            <w:vAlign w:val="center"/>
          </w:tcPr>
          <w:p w14:paraId="17B49BF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7CFEEFD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54913E10">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E382FAE">
            <w:pPr>
              <w:rPr>
                <w:rFonts w:hint="default" w:ascii="Times New Roman" w:hAnsi="Times New Roman" w:cs="Times New Roman"/>
                <w:sz w:val="22"/>
                <w:szCs w:val="22"/>
              </w:rPr>
            </w:pPr>
            <w:r>
              <w:rPr>
                <w:rFonts w:hint="default" w:ascii="Times New Roman" w:hAnsi="Times New Roman" w:cs="Times New Roman"/>
                <w:sz w:val="22"/>
                <w:szCs w:val="22"/>
              </w:rPr>
              <w:t>未查询到上传结果会返回固定的Code值</w:t>
            </w:r>
          </w:p>
        </w:tc>
      </w:tr>
    </w:tbl>
    <w:p w14:paraId="429F51B6">
      <w:pPr>
        <w:pStyle w:val="5"/>
        <w:rPr>
          <w:rFonts w:hint="default" w:ascii="Times New Roman" w:hAnsi="Times New Roman" w:cs="Times New Roman"/>
        </w:rPr>
      </w:pPr>
      <w:bookmarkStart w:id="467" w:name="_Toc7061"/>
      <w:bookmarkStart w:id="468" w:name="_Toc20246"/>
      <w:bookmarkStart w:id="469" w:name="_Toc27475"/>
      <w:r>
        <w:rPr>
          <w:rFonts w:hint="default" w:ascii="Times New Roman" w:hAnsi="Times New Roman" w:cs="Times New Roman"/>
        </w:rPr>
        <w:t>12.5返回报文示例</w:t>
      </w:r>
      <w:bookmarkEnd w:id="467"/>
      <w:bookmarkEnd w:id="468"/>
      <w:bookmarkEnd w:id="469"/>
      <w:r>
        <w:rPr>
          <w:rFonts w:hint="default" w:ascii="Times New Roman" w:hAnsi="Times New Roman" w:cs="Times New Roman"/>
        </w:rPr>
        <w:t xml:space="preserve"> </w:t>
      </w:r>
    </w:p>
    <w:p w14:paraId="7F5F3916">
      <w:pPr>
        <w:pStyle w:val="6"/>
        <w:rPr>
          <w:rFonts w:hint="default" w:ascii="Times New Roman" w:hAnsi="Times New Roman" w:cs="Times New Roman"/>
        </w:rPr>
      </w:pPr>
      <w:r>
        <w:rPr>
          <w:rFonts w:hint="default" w:ascii="Times New Roman" w:hAnsi="Times New Roman" w:cs="Times New Roman"/>
        </w:rPr>
        <w:t>成功返回：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CBBCE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909456C">
            <w:pPr>
              <w:pStyle w:val="6"/>
              <w:bidi w:val="0"/>
              <w:rPr>
                <w:rFonts w:hint="default" w:ascii="Times New Roman" w:hAnsi="Times New Roman" w:cs="Times New Roman"/>
              </w:rPr>
            </w:pPr>
            <w:r>
              <w:rPr>
                <w:rFonts w:hint="default" w:ascii="Times New Roman" w:hAnsi="Times New Roman" w:cs="Times New Roman"/>
              </w:rPr>
              <w:t>{</w:t>
            </w:r>
          </w:p>
          <w:p w14:paraId="03FDF66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3708B03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28FAB07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0DDD26E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7257EFA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11E87BB0">
            <w:pPr>
              <w:pStyle w:val="6"/>
              <w:bidi w:val="0"/>
              <w:rPr>
                <w:rFonts w:hint="default" w:ascii="Times New Roman" w:hAnsi="Times New Roman" w:cs="Times New Roman"/>
              </w:rPr>
            </w:pPr>
            <w:bookmarkStart w:id="470" w:name="OLE_LINK34"/>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"resultList": [</w:t>
            </w:r>
          </w:p>
          <w:p w14:paraId="15CB6F0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04915BD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"fphm": "发票号码1",</w:t>
            </w:r>
          </w:p>
          <w:p w14:paraId="0626846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"status": "上传状态",</w:t>
            </w:r>
          </w:p>
          <w:p w14:paraId="022CDE5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"详细信息"</w:t>
            </w:r>
          </w:p>
          <w:p w14:paraId="11E1F7B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482FC06B">
            <w:pPr>
              <w:pStyle w:val="6"/>
              <w:bidi w:val="0"/>
              <w:rPr>
                <w:rFonts w:hint="default" w:ascii="Times New Roman" w:hAnsi="Times New Roman" w:cs="Times New Roman"/>
              </w:rPr>
            </w:pPr>
            <w:r>
              <w:rPr>
                <w:rFonts w:hint="default" w:ascii="Times New Roman" w:hAnsi="Times New Roman" w:cs="Times New Roman"/>
              </w:rPr>
              <w:t xml:space="preserve"> {</w:t>
            </w:r>
          </w:p>
          <w:p w14:paraId="45D2848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"fphm": "发票号码2",</w:t>
            </w:r>
          </w:p>
          <w:p w14:paraId="049091C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"status": "上传状态",</w:t>
            </w:r>
          </w:p>
          <w:p w14:paraId="7592AC6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"详细信息"</w:t>
            </w:r>
          </w:p>
          <w:p w14:paraId="50ECE1F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526ECE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bookmarkEnd w:id="470"/>
          <w:p w14:paraId="5AE159E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3FF495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2CA333E4">
            <w:pPr>
              <w:pStyle w:val="6"/>
              <w:bidi w:val="0"/>
              <w:rPr>
                <w:rFonts w:hint="default" w:ascii="Times New Roman" w:hAnsi="Times New Roman" w:cs="Times New Roman"/>
              </w:rPr>
            </w:pPr>
            <w:r>
              <w:rPr>
                <w:rFonts w:hint="default" w:ascii="Times New Roman" w:hAnsi="Times New Roman" w:cs="Times New Roman"/>
              </w:rPr>
              <w:t>}</w:t>
            </w:r>
          </w:p>
        </w:tc>
      </w:tr>
    </w:tbl>
    <w:p w14:paraId="320A71F1">
      <w:pPr>
        <w:pStyle w:val="6"/>
        <w:ind w:left="0" w:leftChars="0" w:firstLine="0" w:firstLineChars="0"/>
        <w:rPr>
          <w:rFonts w:hint="default" w:ascii="Times New Roman" w:hAnsi="Times New Roman" w:cs="Times New Roman"/>
        </w:rPr>
      </w:pPr>
    </w:p>
    <w:p w14:paraId="1A3F36EC">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0B803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A15A5CF">
            <w:pPr>
              <w:pStyle w:val="6"/>
              <w:bidi w:val="0"/>
              <w:rPr>
                <w:rFonts w:hint="default" w:ascii="Times New Roman" w:hAnsi="Times New Roman" w:cs="Times New Roman"/>
              </w:rPr>
            </w:pPr>
            <w:r>
              <w:rPr>
                <w:rFonts w:hint="default" w:ascii="Times New Roman" w:hAnsi="Times New Roman" w:cs="Times New Roman"/>
              </w:rPr>
              <w:t>{</w:t>
            </w:r>
          </w:p>
          <w:p w14:paraId="5A1C97E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17024D8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1F69D6B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322DCAEF">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ab/>
            </w:r>
            <w:r>
              <w:rPr>
                <w:rFonts w:hint="default" w:ascii="Times New Roman" w:hAnsi="Times New Roman" w:cs="Times New Roman"/>
                <w:highlight w:val="none"/>
              </w:rPr>
              <w:tab/>
            </w:r>
            <w:r>
              <w:rPr>
                <w:rFonts w:hint="default" w:ascii="Times New Roman" w:hAnsi="Times New Roman" w:cs="Times New Roman"/>
                <w:highlight w:val="none"/>
              </w:rPr>
              <w:t>"Code": "01",</w:t>
            </w:r>
          </w:p>
          <w:p w14:paraId="1C0EA4D7">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ab/>
            </w:r>
            <w:r>
              <w:rPr>
                <w:rFonts w:hint="default" w:ascii="Times New Roman" w:hAnsi="Times New Roman" w:cs="Times New Roman"/>
                <w:highlight w:val="none"/>
              </w:rPr>
              <w:tab/>
            </w:r>
            <w:r>
              <w:rPr>
                <w:rFonts w:hint="default" w:ascii="Times New Roman" w:hAnsi="Times New Roman" w:cs="Times New Roman"/>
                <w:highlight w:val="none"/>
              </w:rPr>
              <w:t>"Message": "错误说明"</w:t>
            </w:r>
          </w:p>
          <w:p w14:paraId="497E2F45">
            <w:pPr>
              <w:pStyle w:val="6"/>
              <w:bidi w:val="0"/>
              <w:rPr>
                <w:rFonts w:hint="default" w:ascii="Times New Roman" w:hAnsi="Times New Roman" w:cs="Times New Roman"/>
              </w:rPr>
            </w:pPr>
            <w:r>
              <w:rPr>
                <w:rFonts w:hint="default" w:ascii="Times New Roman" w:hAnsi="Times New Roman" w:cs="Times New Roman"/>
              </w:rPr>
              <w:t>}</w:t>
            </w:r>
          </w:p>
          <w:p w14:paraId="6C4FD90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C169BBE">
            <w:pPr>
              <w:pStyle w:val="6"/>
              <w:bidi w:val="0"/>
              <w:rPr>
                <w:rFonts w:hint="default" w:ascii="Times New Roman" w:hAnsi="Times New Roman" w:cs="Times New Roman"/>
              </w:rPr>
            </w:pPr>
            <w:r>
              <w:rPr>
                <w:rFonts w:hint="default" w:ascii="Times New Roman" w:hAnsi="Times New Roman" w:cs="Times New Roman"/>
              </w:rPr>
              <w:t>}</w:t>
            </w:r>
          </w:p>
        </w:tc>
      </w:tr>
    </w:tbl>
    <w:p w14:paraId="2688E563">
      <w:pPr>
        <w:pStyle w:val="31"/>
        <w:ind w:firstLine="480"/>
        <w:rPr>
          <w:rFonts w:hint="default" w:ascii="Times New Roman" w:hAnsi="Times New Roman" w:cs="Times New Roman"/>
        </w:rPr>
      </w:pPr>
    </w:p>
    <w:bookmarkEnd w:id="454"/>
    <w:p w14:paraId="2BDDDB20">
      <w:pPr>
        <w:pStyle w:val="4"/>
        <w:widowControl/>
        <w:spacing w:beforeAutospacing="0" w:afterAutospacing="0" w:line="408" w:lineRule="auto"/>
        <w:rPr>
          <w:rFonts w:hint="default" w:ascii="Times New Roman" w:hAnsi="Times New Roman" w:cs="Times New Roman"/>
          <w:sz w:val="28"/>
          <w:szCs w:val="28"/>
        </w:rPr>
      </w:pPr>
      <w:bookmarkStart w:id="471" w:name="_Toc31990"/>
      <w:bookmarkStart w:id="472" w:name="_Toc22033"/>
      <w:bookmarkStart w:id="473" w:name="_Toc7038"/>
      <w:bookmarkStart w:id="474" w:name="_Toc3812"/>
      <w:r>
        <w:rPr>
          <w:rFonts w:hint="default" w:ascii="Times New Roman" w:hAnsi="Times New Roman" w:cs="Times New Roman"/>
          <w:sz w:val="28"/>
          <w:szCs w:val="28"/>
        </w:rPr>
        <w:t>13.数电红字确认单申请</w:t>
      </w:r>
      <w:bookmarkEnd w:id="471"/>
      <w:bookmarkEnd w:id="472"/>
      <w:bookmarkEnd w:id="473"/>
      <w:bookmarkEnd w:id="474"/>
    </w:p>
    <w:p w14:paraId="1374E407">
      <w:pPr>
        <w:pStyle w:val="5"/>
        <w:rPr>
          <w:rFonts w:hint="default" w:ascii="Times New Roman" w:hAnsi="Times New Roman" w:cs="Times New Roman"/>
        </w:rPr>
      </w:pPr>
      <w:bookmarkStart w:id="475" w:name="_Toc8856"/>
      <w:bookmarkStart w:id="476" w:name="_Toc20390"/>
      <w:bookmarkStart w:id="477" w:name="_Toc20410"/>
      <w:r>
        <w:rPr>
          <w:rFonts w:hint="default" w:ascii="Times New Roman" w:hAnsi="Times New Roman" w:cs="Times New Roman"/>
        </w:rPr>
        <w:t>13.1接口说明</w:t>
      </w:r>
      <w:bookmarkEnd w:id="475"/>
      <w:bookmarkEnd w:id="476"/>
      <w:bookmarkEnd w:id="477"/>
    </w:p>
    <w:p w14:paraId="49578B19">
      <w:pPr>
        <w:pStyle w:val="6"/>
        <w:spacing w:before="156" w:after="156"/>
        <w:ind w:firstLine="480"/>
        <w:rPr>
          <w:rFonts w:hint="default" w:ascii="Times New Roman" w:hAnsi="Times New Roman" w:cs="Times New Roman"/>
        </w:rPr>
      </w:pPr>
      <w:r>
        <w:rPr>
          <w:rFonts w:hint="default" w:ascii="Times New Roman" w:hAnsi="Times New Roman" w:cs="Times New Roman"/>
        </w:rPr>
        <w:t>给企业提供红字确认单开具功能。</w:t>
      </w:r>
    </w:p>
    <w:p w14:paraId="17AC1A0C">
      <w:pPr>
        <w:pStyle w:val="5"/>
        <w:rPr>
          <w:rFonts w:hint="default" w:ascii="Times New Roman" w:hAnsi="Times New Roman" w:cs="Times New Roman"/>
        </w:rPr>
      </w:pPr>
      <w:bookmarkStart w:id="478" w:name="_Toc1425"/>
      <w:bookmarkStart w:id="479" w:name="_Toc7413"/>
      <w:bookmarkStart w:id="480" w:name="_Toc8378"/>
      <w:r>
        <w:rPr>
          <w:rFonts w:hint="default" w:ascii="Times New Roman" w:hAnsi="Times New Roman" w:cs="Times New Roman"/>
        </w:rPr>
        <w:t>13.2请求参数</w:t>
      </w:r>
      <w:bookmarkEnd w:id="478"/>
      <w:bookmarkEnd w:id="479"/>
      <w:bookmarkEnd w:id="480"/>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E5E19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6D9F09C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4EA68EB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7FB898D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0F5B53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8C2496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4374140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26C01DE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30A3C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20AFD2C7">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5993D963">
            <w:pPr>
              <w:rPr>
                <w:rFonts w:hint="default" w:ascii="Times New Roman" w:hAnsi="Times New Roman" w:cs="Times New Roman"/>
                <w:szCs w:val="21"/>
              </w:rPr>
            </w:pPr>
            <w:r>
              <w:rPr>
                <w:rFonts w:hint="default" w:ascii="Times New Roman" w:hAnsi="Times New Roman" w:cs="Times New Roman"/>
                <w:szCs w:val="21"/>
              </w:rPr>
              <w:t>lrfsf</w:t>
            </w:r>
          </w:p>
        </w:tc>
        <w:tc>
          <w:tcPr>
            <w:tcW w:w="1843" w:type="dxa"/>
            <w:tcBorders>
              <w:top w:val="single" w:color="auto" w:sz="6" w:space="0"/>
            </w:tcBorders>
            <w:noWrap w:val="0"/>
            <w:vAlign w:val="center"/>
          </w:tcPr>
          <w:p w14:paraId="56E4DDF2">
            <w:pPr>
              <w:rPr>
                <w:rFonts w:hint="default" w:ascii="Times New Roman" w:hAnsi="Times New Roman" w:cs="Times New Roman"/>
                <w:sz w:val="22"/>
                <w:szCs w:val="22"/>
              </w:rPr>
            </w:pPr>
            <w:r>
              <w:rPr>
                <w:rFonts w:hint="default" w:ascii="Times New Roman" w:hAnsi="Times New Roman" w:cs="Times New Roman"/>
              </w:rPr>
              <w:t>录入方身份</w:t>
            </w:r>
          </w:p>
        </w:tc>
        <w:tc>
          <w:tcPr>
            <w:tcW w:w="1276" w:type="dxa"/>
            <w:tcBorders>
              <w:top w:val="single" w:color="auto" w:sz="6" w:space="0"/>
            </w:tcBorders>
            <w:noWrap w:val="0"/>
            <w:vAlign w:val="center"/>
          </w:tcPr>
          <w:p w14:paraId="6DA4F5F2">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70F72728">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tcBorders>
              <w:top w:val="single" w:color="auto" w:sz="6" w:space="0"/>
            </w:tcBorders>
            <w:noWrap w:val="0"/>
            <w:vAlign w:val="center"/>
          </w:tcPr>
          <w:p w14:paraId="7EE7BC5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304D1495">
            <w:pPr>
              <w:rPr>
                <w:rFonts w:hint="default" w:ascii="Times New Roman" w:hAnsi="Times New Roman" w:cs="Times New Roman"/>
              </w:rPr>
            </w:pPr>
            <w:r>
              <w:rPr>
                <w:rFonts w:hint="default" w:ascii="Times New Roman" w:hAnsi="Times New Roman" w:cs="Times New Roman"/>
              </w:rPr>
              <w:t>0：销方</w:t>
            </w:r>
          </w:p>
          <w:p w14:paraId="1E07A7D6">
            <w:pPr>
              <w:rPr>
                <w:rFonts w:hint="default" w:ascii="Times New Roman" w:hAnsi="Times New Roman" w:cs="Times New Roman"/>
                <w:sz w:val="22"/>
                <w:szCs w:val="22"/>
              </w:rPr>
            </w:pPr>
            <w:r>
              <w:rPr>
                <w:rFonts w:hint="default" w:ascii="Times New Roman" w:hAnsi="Times New Roman" w:cs="Times New Roman"/>
              </w:rPr>
              <w:t>1：购方</w:t>
            </w:r>
          </w:p>
        </w:tc>
      </w:tr>
      <w:tr w14:paraId="67717A4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EF21B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30CF59AE">
            <w:pPr>
              <w:rPr>
                <w:rFonts w:hint="default" w:ascii="Times New Roman" w:hAnsi="Times New Roman" w:cs="Times New Roman"/>
                <w:szCs w:val="21"/>
              </w:rPr>
            </w:pPr>
            <w:r>
              <w:rPr>
                <w:rFonts w:hint="default" w:ascii="Times New Roman" w:hAnsi="Times New Roman" w:cs="Times New Roman"/>
                <w:szCs w:val="21"/>
              </w:rPr>
              <w:t>xsfnsrsbh</w:t>
            </w:r>
          </w:p>
        </w:tc>
        <w:tc>
          <w:tcPr>
            <w:tcW w:w="1843" w:type="dxa"/>
            <w:noWrap w:val="0"/>
            <w:vAlign w:val="center"/>
          </w:tcPr>
          <w:p w14:paraId="78E01A54">
            <w:pPr>
              <w:rPr>
                <w:rFonts w:hint="default" w:ascii="Times New Roman" w:hAnsi="Times New Roman" w:cs="Times New Roman"/>
                <w:sz w:val="22"/>
                <w:szCs w:val="22"/>
              </w:rPr>
            </w:pPr>
            <w:r>
              <w:rPr>
                <w:rFonts w:hint="default" w:ascii="Times New Roman" w:hAnsi="Times New Roman" w:cs="Times New Roman"/>
              </w:rPr>
              <w:t>销售方纳税人识别号</w:t>
            </w:r>
          </w:p>
        </w:tc>
        <w:tc>
          <w:tcPr>
            <w:tcW w:w="1276" w:type="dxa"/>
            <w:noWrap w:val="0"/>
            <w:vAlign w:val="center"/>
          </w:tcPr>
          <w:p w14:paraId="3E553612">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1924607B">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08F3A5CD">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EDCEBC6">
            <w:pPr>
              <w:rPr>
                <w:rFonts w:hint="default" w:ascii="Times New Roman" w:hAnsi="Times New Roman" w:cs="Times New Roman"/>
                <w:sz w:val="22"/>
                <w:szCs w:val="22"/>
              </w:rPr>
            </w:pPr>
          </w:p>
        </w:tc>
      </w:tr>
      <w:tr w14:paraId="111FC03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0261B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CF95CE8">
            <w:pPr>
              <w:rPr>
                <w:rFonts w:hint="default" w:ascii="Times New Roman" w:hAnsi="Times New Roman" w:cs="Times New Roman"/>
                <w:szCs w:val="21"/>
              </w:rPr>
            </w:pPr>
            <w:r>
              <w:rPr>
                <w:rFonts w:hint="default" w:ascii="Times New Roman" w:hAnsi="Times New Roman" w:cs="Times New Roman"/>
                <w:szCs w:val="21"/>
              </w:rPr>
              <w:t>xsfmc</w:t>
            </w:r>
          </w:p>
        </w:tc>
        <w:tc>
          <w:tcPr>
            <w:tcW w:w="1843" w:type="dxa"/>
            <w:noWrap w:val="0"/>
            <w:vAlign w:val="center"/>
          </w:tcPr>
          <w:p w14:paraId="0D9F361D">
            <w:pPr>
              <w:rPr>
                <w:rFonts w:hint="default" w:ascii="Times New Roman" w:hAnsi="Times New Roman" w:cs="Times New Roman"/>
                <w:sz w:val="22"/>
                <w:szCs w:val="22"/>
              </w:rPr>
            </w:pPr>
            <w:r>
              <w:rPr>
                <w:rFonts w:hint="default" w:ascii="Times New Roman" w:hAnsi="Times New Roman" w:cs="Times New Roman"/>
              </w:rPr>
              <w:t>销售方名称</w:t>
            </w:r>
          </w:p>
        </w:tc>
        <w:tc>
          <w:tcPr>
            <w:tcW w:w="1276" w:type="dxa"/>
            <w:noWrap w:val="0"/>
            <w:vAlign w:val="center"/>
          </w:tcPr>
          <w:p w14:paraId="5FCDF090">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448F5CB1">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05ED5D7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80324F1">
            <w:pPr>
              <w:rPr>
                <w:rFonts w:hint="default" w:ascii="Times New Roman" w:hAnsi="Times New Roman" w:cs="Times New Roman"/>
                <w:sz w:val="22"/>
                <w:szCs w:val="22"/>
              </w:rPr>
            </w:pPr>
          </w:p>
        </w:tc>
      </w:tr>
      <w:tr w14:paraId="5DDF4B4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72064B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72F93BA3">
            <w:pPr>
              <w:rPr>
                <w:rFonts w:hint="default" w:ascii="Times New Roman" w:hAnsi="Times New Roman" w:cs="Times New Roman"/>
                <w:szCs w:val="21"/>
              </w:rPr>
            </w:pPr>
            <w:r>
              <w:rPr>
                <w:rFonts w:hint="default" w:ascii="Times New Roman" w:hAnsi="Times New Roman" w:cs="Times New Roman"/>
                <w:szCs w:val="21"/>
              </w:rPr>
              <w:t>gmfnsrsbh</w:t>
            </w:r>
          </w:p>
        </w:tc>
        <w:tc>
          <w:tcPr>
            <w:tcW w:w="1843" w:type="dxa"/>
            <w:noWrap w:val="0"/>
            <w:vAlign w:val="center"/>
          </w:tcPr>
          <w:p w14:paraId="21A1977D">
            <w:pPr>
              <w:rPr>
                <w:rFonts w:hint="default" w:ascii="Times New Roman" w:hAnsi="Times New Roman" w:cs="Times New Roman"/>
                <w:sz w:val="22"/>
                <w:szCs w:val="22"/>
              </w:rPr>
            </w:pPr>
            <w:r>
              <w:rPr>
                <w:rFonts w:hint="default" w:ascii="Times New Roman" w:hAnsi="Times New Roman" w:cs="Times New Roman"/>
              </w:rPr>
              <w:t>购买方纳税人识别号</w:t>
            </w:r>
          </w:p>
        </w:tc>
        <w:tc>
          <w:tcPr>
            <w:tcW w:w="1276" w:type="dxa"/>
            <w:noWrap w:val="0"/>
            <w:vAlign w:val="center"/>
          </w:tcPr>
          <w:p w14:paraId="605358B2">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28E71AC9">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25C98354">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80365ED">
            <w:pPr>
              <w:rPr>
                <w:rFonts w:hint="default" w:ascii="Times New Roman" w:hAnsi="Times New Roman" w:cs="Times New Roman"/>
                <w:sz w:val="22"/>
                <w:szCs w:val="22"/>
              </w:rPr>
            </w:pPr>
          </w:p>
        </w:tc>
      </w:tr>
      <w:tr w14:paraId="4B8F72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12070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63B8C063">
            <w:pPr>
              <w:rPr>
                <w:rFonts w:hint="default" w:ascii="Times New Roman" w:hAnsi="Times New Roman" w:cs="Times New Roman"/>
                <w:szCs w:val="21"/>
              </w:rPr>
            </w:pPr>
            <w:r>
              <w:rPr>
                <w:rFonts w:hint="default" w:ascii="Times New Roman" w:hAnsi="Times New Roman" w:cs="Times New Roman"/>
                <w:szCs w:val="21"/>
              </w:rPr>
              <w:t>gmfmc</w:t>
            </w:r>
          </w:p>
        </w:tc>
        <w:tc>
          <w:tcPr>
            <w:tcW w:w="1843" w:type="dxa"/>
            <w:noWrap w:val="0"/>
            <w:vAlign w:val="center"/>
          </w:tcPr>
          <w:p w14:paraId="3D40D9DA">
            <w:pPr>
              <w:rPr>
                <w:rFonts w:hint="default" w:ascii="Times New Roman" w:hAnsi="Times New Roman" w:cs="Times New Roman"/>
                <w:sz w:val="22"/>
                <w:szCs w:val="22"/>
              </w:rPr>
            </w:pPr>
            <w:r>
              <w:rPr>
                <w:rFonts w:hint="default" w:ascii="Times New Roman" w:hAnsi="Times New Roman" w:cs="Times New Roman"/>
              </w:rPr>
              <w:t>购买方名称</w:t>
            </w:r>
          </w:p>
        </w:tc>
        <w:tc>
          <w:tcPr>
            <w:tcW w:w="1276" w:type="dxa"/>
            <w:noWrap w:val="0"/>
            <w:vAlign w:val="center"/>
          </w:tcPr>
          <w:p w14:paraId="277148A8">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62787C2C">
            <w:pPr>
              <w:jc w:val="center"/>
              <w:rPr>
                <w:rFonts w:hint="default" w:ascii="Times New Roman" w:hAnsi="Times New Roman" w:cs="Times New Roman"/>
                <w:sz w:val="22"/>
                <w:szCs w:val="22"/>
              </w:rPr>
            </w:pPr>
            <w:r>
              <w:rPr>
                <w:rFonts w:hint="default" w:ascii="Times New Roman" w:hAnsi="Times New Roman" w:cs="Times New Roman"/>
              </w:rPr>
              <w:t>300</w:t>
            </w:r>
          </w:p>
        </w:tc>
        <w:tc>
          <w:tcPr>
            <w:tcW w:w="708" w:type="dxa"/>
            <w:noWrap w:val="0"/>
            <w:vAlign w:val="center"/>
          </w:tcPr>
          <w:p w14:paraId="44713B5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7306C89">
            <w:pPr>
              <w:rPr>
                <w:rFonts w:hint="default" w:ascii="Times New Roman" w:hAnsi="Times New Roman" w:cs="Times New Roman"/>
                <w:sz w:val="22"/>
                <w:szCs w:val="22"/>
              </w:rPr>
            </w:pPr>
          </w:p>
        </w:tc>
      </w:tr>
      <w:tr w14:paraId="7F3A778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C321B3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23DA9A0E">
            <w:pPr>
              <w:rPr>
                <w:rFonts w:hint="default" w:ascii="Times New Roman" w:hAnsi="Times New Roman" w:cs="Times New Roman"/>
                <w:szCs w:val="21"/>
              </w:rPr>
            </w:pPr>
            <w:r>
              <w:rPr>
                <w:rFonts w:hint="default" w:ascii="Times New Roman" w:hAnsi="Times New Roman" w:cs="Times New Roman"/>
                <w:szCs w:val="21"/>
              </w:rPr>
              <w:t>lzfpdm</w:t>
            </w:r>
          </w:p>
        </w:tc>
        <w:tc>
          <w:tcPr>
            <w:tcW w:w="1843" w:type="dxa"/>
            <w:noWrap w:val="0"/>
            <w:vAlign w:val="center"/>
          </w:tcPr>
          <w:p w14:paraId="6D6EF305">
            <w:pPr>
              <w:rPr>
                <w:rFonts w:hint="default" w:ascii="Times New Roman" w:hAnsi="Times New Roman" w:cs="Times New Roman"/>
                <w:sz w:val="22"/>
                <w:szCs w:val="22"/>
              </w:rPr>
            </w:pPr>
            <w:r>
              <w:rPr>
                <w:rFonts w:hint="default" w:ascii="Times New Roman" w:hAnsi="Times New Roman" w:cs="Times New Roman"/>
              </w:rPr>
              <w:t>蓝字发票代码</w:t>
            </w:r>
          </w:p>
        </w:tc>
        <w:tc>
          <w:tcPr>
            <w:tcW w:w="1276" w:type="dxa"/>
            <w:noWrap w:val="0"/>
            <w:vAlign w:val="center"/>
          </w:tcPr>
          <w:p w14:paraId="3B6CE525">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29A3CC8F">
            <w:pPr>
              <w:jc w:val="center"/>
              <w:rPr>
                <w:rFonts w:hint="default" w:ascii="Times New Roman" w:hAnsi="Times New Roman" w:cs="Times New Roman"/>
                <w:sz w:val="22"/>
                <w:szCs w:val="22"/>
              </w:rPr>
            </w:pPr>
            <w:r>
              <w:rPr>
                <w:rFonts w:hint="default" w:ascii="Times New Roman" w:hAnsi="Times New Roman" w:cs="Times New Roman"/>
              </w:rPr>
              <w:t>12</w:t>
            </w:r>
          </w:p>
        </w:tc>
        <w:tc>
          <w:tcPr>
            <w:tcW w:w="708" w:type="dxa"/>
            <w:noWrap w:val="0"/>
            <w:vAlign w:val="center"/>
          </w:tcPr>
          <w:p w14:paraId="7EB1584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1AD4E6E">
            <w:pPr>
              <w:rPr>
                <w:rFonts w:hint="default" w:ascii="Times New Roman" w:hAnsi="Times New Roman" w:cs="Times New Roman"/>
                <w:sz w:val="22"/>
                <w:szCs w:val="22"/>
              </w:rPr>
            </w:pPr>
          </w:p>
        </w:tc>
      </w:tr>
      <w:tr w14:paraId="6704C05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38A86B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334B950C">
            <w:pPr>
              <w:rPr>
                <w:rFonts w:hint="default" w:ascii="Times New Roman" w:hAnsi="Times New Roman" w:cs="Times New Roman"/>
                <w:szCs w:val="21"/>
              </w:rPr>
            </w:pPr>
            <w:r>
              <w:rPr>
                <w:rFonts w:hint="default" w:ascii="Times New Roman" w:hAnsi="Times New Roman" w:cs="Times New Roman"/>
                <w:szCs w:val="21"/>
              </w:rPr>
              <w:t>lzfphm</w:t>
            </w:r>
          </w:p>
        </w:tc>
        <w:tc>
          <w:tcPr>
            <w:tcW w:w="1843" w:type="dxa"/>
            <w:noWrap w:val="0"/>
            <w:vAlign w:val="center"/>
          </w:tcPr>
          <w:p w14:paraId="7AC69BAB">
            <w:pPr>
              <w:rPr>
                <w:rFonts w:hint="default" w:ascii="Times New Roman" w:hAnsi="Times New Roman" w:cs="Times New Roman"/>
                <w:sz w:val="22"/>
                <w:szCs w:val="22"/>
              </w:rPr>
            </w:pPr>
            <w:r>
              <w:rPr>
                <w:rFonts w:hint="default" w:ascii="Times New Roman" w:hAnsi="Times New Roman" w:cs="Times New Roman"/>
              </w:rPr>
              <w:t>蓝字发票号码</w:t>
            </w:r>
          </w:p>
        </w:tc>
        <w:tc>
          <w:tcPr>
            <w:tcW w:w="1276" w:type="dxa"/>
            <w:noWrap w:val="0"/>
            <w:vAlign w:val="center"/>
          </w:tcPr>
          <w:p w14:paraId="398422CB">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1C3A1039">
            <w:pPr>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77E1113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75A13B4">
            <w:pPr>
              <w:rPr>
                <w:rFonts w:hint="default" w:ascii="Times New Roman" w:hAnsi="Times New Roman" w:cs="Times New Roman"/>
                <w:sz w:val="22"/>
                <w:szCs w:val="22"/>
              </w:rPr>
            </w:pPr>
          </w:p>
        </w:tc>
      </w:tr>
      <w:tr w14:paraId="63E32E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B72B57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71AE0884">
            <w:pPr>
              <w:rPr>
                <w:rFonts w:hint="default" w:ascii="Times New Roman" w:hAnsi="Times New Roman" w:cs="Times New Roman"/>
                <w:szCs w:val="21"/>
              </w:rPr>
            </w:pPr>
            <w:r>
              <w:rPr>
                <w:rFonts w:hint="default" w:ascii="Times New Roman" w:hAnsi="Times New Roman" w:cs="Times New Roman"/>
                <w:szCs w:val="21"/>
              </w:rPr>
              <w:t>sfzzfpbz</w:t>
            </w:r>
          </w:p>
        </w:tc>
        <w:tc>
          <w:tcPr>
            <w:tcW w:w="1843" w:type="dxa"/>
            <w:noWrap w:val="0"/>
            <w:vAlign w:val="center"/>
          </w:tcPr>
          <w:p w14:paraId="5740626D">
            <w:pPr>
              <w:rPr>
                <w:rFonts w:hint="default" w:ascii="Times New Roman" w:hAnsi="Times New Roman" w:cs="Times New Roman"/>
                <w:sz w:val="22"/>
                <w:szCs w:val="22"/>
              </w:rPr>
            </w:pPr>
            <w:r>
              <w:rPr>
                <w:rFonts w:hint="default" w:ascii="Times New Roman" w:hAnsi="Times New Roman" w:cs="Times New Roman"/>
              </w:rPr>
              <w:t>是否纸质发票标志</w:t>
            </w:r>
          </w:p>
        </w:tc>
        <w:tc>
          <w:tcPr>
            <w:tcW w:w="1276" w:type="dxa"/>
            <w:noWrap w:val="0"/>
            <w:vAlign w:val="center"/>
          </w:tcPr>
          <w:p w14:paraId="1ABB43BA">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13519557">
            <w:pPr>
              <w:jc w:val="center"/>
              <w:rPr>
                <w:rFonts w:hint="default" w:ascii="Times New Roman" w:hAnsi="Times New Roman" w:cs="Times New Roman"/>
                <w:sz w:val="22"/>
                <w:szCs w:val="22"/>
              </w:rPr>
            </w:pPr>
            <w:r>
              <w:rPr>
                <w:rFonts w:hint="default" w:ascii="Times New Roman" w:hAnsi="Times New Roman" w:cs="Times New Roman"/>
              </w:rPr>
              <w:t>1</w:t>
            </w:r>
          </w:p>
        </w:tc>
        <w:tc>
          <w:tcPr>
            <w:tcW w:w="708" w:type="dxa"/>
            <w:noWrap w:val="0"/>
            <w:vAlign w:val="center"/>
          </w:tcPr>
          <w:p w14:paraId="1D03ED1D">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0F84C00">
            <w:pPr>
              <w:rPr>
                <w:rFonts w:hint="default" w:ascii="Times New Roman" w:hAnsi="Times New Roman" w:cs="Times New Roman"/>
              </w:rPr>
            </w:pPr>
            <w:r>
              <w:rPr>
                <w:rFonts w:hint="default" w:ascii="Times New Roman" w:hAnsi="Times New Roman" w:cs="Times New Roman"/>
              </w:rPr>
              <w:t>Y：纸质发票</w:t>
            </w:r>
          </w:p>
          <w:p w14:paraId="72D24B73">
            <w:pPr>
              <w:rPr>
                <w:rFonts w:hint="default" w:ascii="Times New Roman" w:hAnsi="Times New Roman" w:cs="Times New Roman"/>
                <w:sz w:val="22"/>
                <w:szCs w:val="22"/>
              </w:rPr>
            </w:pPr>
            <w:r>
              <w:rPr>
                <w:rFonts w:hint="default" w:ascii="Times New Roman" w:hAnsi="Times New Roman" w:cs="Times New Roman"/>
              </w:rPr>
              <w:t>N：电子发票</w:t>
            </w:r>
          </w:p>
        </w:tc>
      </w:tr>
      <w:tr w14:paraId="06C1172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F99F3F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34C7E473">
            <w:pPr>
              <w:rPr>
                <w:rFonts w:hint="default" w:ascii="Times New Roman" w:hAnsi="Times New Roman" w:cs="Times New Roman"/>
                <w:szCs w:val="21"/>
              </w:rPr>
            </w:pPr>
            <w:r>
              <w:rPr>
                <w:rFonts w:hint="default" w:ascii="Times New Roman" w:hAnsi="Times New Roman" w:cs="Times New Roman"/>
                <w:szCs w:val="21"/>
              </w:rPr>
              <w:t>lzkprq</w:t>
            </w:r>
          </w:p>
        </w:tc>
        <w:tc>
          <w:tcPr>
            <w:tcW w:w="1843" w:type="dxa"/>
            <w:noWrap w:val="0"/>
            <w:vAlign w:val="center"/>
          </w:tcPr>
          <w:p w14:paraId="002F3EF0">
            <w:pPr>
              <w:rPr>
                <w:rFonts w:hint="default" w:ascii="Times New Roman" w:hAnsi="Times New Roman" w:cs="Times New Roman"/>
                <w:sz w:val="22"/>
                <w:szCs w:val="22"/>
              </w:rPr>
            </w:pPr>
            <w:r>
              <w:rPr>
                <w:rFonts w:hint="default" w:ascii="Times New Roman" w:hAnsi="Times New Roman" w:cs="Times New Roman"/>
              </w:rPr>
              <w:t>蓝字发票开票日期</w:t>
            </w:r>
          </w:p>
        </w:tc>
        <w:tc>
          <w:tcPr>
            <w:tcW w:w="1276" w:type="dxa"/>
            <w:noWrap w:val="0"/>
            <w:vAlign w:val="center"/>
          </w:tcPr>
          <w:p w14:paraId="1981811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7BBD1DD9">
            <w:pPr>
              <w:jc w:val="center"/>
              <w:rPr>
                <w:rFonts w:hint="default" w:ascii="Times New Roman" w:hAnsi="Times New Roman" w:cs="Times New Roman"/>
                <w:sz w:val="22"/>
                <w:szCs w:val="22"/>
              </w:rPr>
            </w:pPr>
          </w:p>
        </w:tc>
        <w:tc>
          <w:tcPr>
            <w:tcW w:w="708" w:type="dxa"/>
            <w:noWrap w:val="0"/>
            <w:vAlign w:val="center"/>
          </w:tcPr>
          <w:p w14:paraId="4CB8F73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3A594C0A">
            <w:pPr>
              <w:rPr>
                <w:rFonts w:hint="default" w:ascii="Times New Roman" w:hAnsi="Times New Roman" w:cs="Times New Roman"/>
                <w:sz w:val="22"/>
                <w:szCs w:val="22"/>
              </w:rPr>
            </w:pPr>
            <w:r>
              <w:rPr>
                <w:rFonts w:hint="default" w:ascii="Times New Roman" w:hAnsi="Times New Roman" w:cs="Times New Roman"/>
              </w:rPr>
              <w:t>yyyy-MM-dd HH:mm:ss</w:t>
            </w:r>
          </w:p>
        </w:tc>
      </w:tr>
      <w:tr w14:paraId="1CAFD8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5DE059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1205297E">
            <w:pPr>
              <w:rPr>
                <w:rFonts w:hint="default" w:ascii="Times New Roman" w:hAnsi="Times New Roman" w:cs="Times New Roman"/>
                <w:szCs w:val="21"/>
              </w:rPr>
            </w:pPr>
            <w:r>
              <w:rPr>
                <w:rFonts w:hint="default" w:ascii="Times New Roman" w:hAnsi="Times New Roman" w:cs="Times New Roman"/>
                <w:szCs w:val="21"/>
              </w:rPr>
              <w:t>lzhjje</w:t>
            </w:r>
          </w:p>
        </w:tc>
        <w:tc>
          <w:tcPr>
            <w:tcW w:w="1843" w:type="dxa"/>
            <w:noWrap w:val="0"/>
            <w:vAlign w:val="center"/>
          </w:tcPr>
          <w:p w14:paraId="11F99F24">
            <w:pPr>
              <w:rPr>
                <w:rFonts w:hint="default" w:ascii="Times New Roman" w:hAnsi="Times New Roman" w:cs="Times New Roman"/>
                <w:sz w:val="22"/>
                <w:szCs w:val="22"/>
              </w:rPr>
            </w:pPr>
            <w:r>
              <w:rPr>
                <w:rFonts w:hint="default" w:ascii="Times New Roman" w:hAnsi="Times New Roman" w:cs="Times New Roman"/>
              </w:rPr>
              <w:t>蓝字发票合计金额</w:t>
            </w:r>
          </w:p>
        </w:tc>
        <w:tc>
          <w:tcPr>
            <w:tcW w:w="1276" w:type="dxa"/>
            <w:noWrap w:val="0"/>
            <w:vAlign w:val="center"/>
          </w:tcPr>
          <w:p w14:paraId="4BF8CD4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097C91F">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441DF04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26AE887">
            <w:pPr>
              <w:rPr>
                <w:rFonts w:hint="default" w:ascii="Times New Roman" w:hAnsi="Times New Roman" w:cs="Times New Roman"/>
                <w:sz w:val="22"/>
                <w:szCs w:val="22"/>
              </w:rPr>
            </w:pPr>
          </w:p>
        </w:tc>
      </w:tr>
      <w:tr w14:paraId="3034226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0426E0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029BE312">
            <w:pPr>
              <w:rPr>
                <w:rFonts w:hint="default" w:ascii="Times New Roman" w:hAnsi="Times New Roman" w:cs="Times New Roman"/>
                <w:szCs w:val="21"/>
              </w:rPr>
            </w:pPr>
            <w:r>
              <w:rPr>
                <w:rFonts w:hint="default" w:ascii="Times New Roman" w:hAnsi="Times New Roman" w:cs="Times New Roman"/>
                <w:szCs w:val="21"/>
              </w:rPr>
              <w:t>lzhjse</w:t>
            </w:r>
          </w:p>
        </w:tc>
        <w:tc>
          <w:tcPr>
            <w:tcW w:w="1843" w:type="dxa"/>
            <w:noWrap w:val="0"/>
            <w:vAlign w:val="center"/>
          </w:tcPr>
          <w:p w14:paraId="6B51AF00">
            <w:pPr>
              <w:rPr>
                <w:rFonts w:hint="default" w:ascii="Times New Roman" w:hAnsi="Times New Roman" w:cs="Times New Roman"/>
                <w:sz w:val="22"/>
                <w:szCs w:val="22"/>
              </w:rPr>
            </w:pPr>
            <w:r>
              <w:rPr>
                <w:rFonts w:hint="default" w:ascii="Times New Roman" w:hAnsi="Times New Roman" w:cs="Times New Roman"/>
              </w:rPr>
              <w:t>蓝字发票合计税额</w:t>
            </w:r>
          </w:p>
        </w:tc>
        <w:tc>
          <w:tcPr>
            <w:tcW w:w="1276" w:type="dxa"/>
            <w:noWrap w:val="0"/>
            <w:vAlign w:val="center"/>
          </w:tcPr>
          <w:p w14:paraId="2038AE50">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F6EB981">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347A3E7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09D00BE">
            <w:pPr>
              <w:rPr>
                <w:rFonts w:hint="default" w:ascii="Times New Roman" w:hAnsi="Times New Roman" w:cs="Times New Roman"/>
                <w:sz w:val="22"/>
                <w:szCs w:val="22"/>
              </w:rPr>
            </w:pPr>
          </w:p>
        </w:tc>
      </w:tr>
      <w:tr w14:paraId="73349A1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56151D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12</w:t>
            </w:r>
          </w:p>
        </w:tc>
        <w:tc>
          <w:tcPr>
            <w:tcW w:w="1701" w:type="dxa"/>
            <w:noWrap w:val="0"/>
            <w:vAlign w:val="center"/>
          </w:tcPr>
          <w:p w14:paraId="2F89EA93">
            <w:pPr>
              <w:rPr>
                <w:rFonts w:hint="default" w:ascii="Times New Roman" w:hAnsi="Times New Roman" w:cs="Times New Roman"/>
                <w:szCs w:val="21"/>
              </w:rPr>
            </w:pPr>
            <w:r>
              <w:rPr>
                <w:rFonts w:hint="default" w:ascii="Times New Roman" w:hAnsi="Times New Roman" w:cs="Times New Roman"/>
                <w:szCs w:val="21"/>
              </w:rPr>
              <w:t>lzfppzDm</w:t>
            </w:r>
          </w:p>
        </w:tc>
        <w:tc>
          <w:tcPr>
            <w:tcW w:w="1843" w:type="dxa"/>
            <w:noWrap w:val="0"/>
            <w:vAlign w:val="center"/>
          </w:tcPr>
          <w:p w14:paraId="14EB3CF6">
            <w:pPr>
              <w:rPr>
                <w:rFonts w:hint="default" w:ascii="Times New Roman" w:hAnsi="Times New Roman" w:cs="Times New Roman"/>
              </w:rPr>
            </w:pPr>
            <w:r>
              <w:rPr>
                <w:rFonts w:hint="default" w:ascii="Times New Roman" w:hAnsi="Times New Roman" w:cs="Times New Roman"/>
              </w:rPr>
              <w:t>蓝字发票票种代码</w:t>
            </w:r>
          </w:p>
        </w:tc>
        <w:tc>
          <w:tcPr>
            <w:tcW w:w="1276" w:type="dxa"/>
            <w:noWrap w:val="0"/>
            <w:vAlign w:val="center"/>
          </w:tcPr>
          <w:p w14:paraId="3FCB6373">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0944A91">
            <w:pPr>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6FA7558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4F33A20">
            <w:pPr>
              <w:rPr>
                <w:rFonts w:hint="default" w:ascii="Times New Roman" w:hAnsi="Times New Roman" w:cs="Times New Roman"/>
              </w:rPr>
            </w:pPr>
            <w:r>
              <w:rPr>
                <w:rFonts w:hint="default" w:ascii="Times New Roman" w:hAnsi="Times New Roman" w:cs="Times New Roman"/>
              </w:rPr>
              <w:t>01: 增值税专用发票</w:t>
            </w:r>
          </w:p>
          <w:p w14:paraId="3D77EA13">
            <w:pPr>
              <w:rPr>
                <w:rFonts w:hint="default" w:ascii="Times New Roman" w:hAnsi="Times New Roman" w:cs="Times New Roman"/>
              </w:rPr>
            </w:pPr>
            <w:r>
              <w:rPr>
                <w:rFonts w:hint="default" w:ascii="Times New Roman" w:hAnsi="Times New Roman" w:cs="Times New Roman"/>
              </w:rPr>
              <w:t>02: 普通发票</w:t>
            </w:r>
          </w:p>
          <w:p w14:paraId="357CFEB4">
            <w:pPr>
              <w:rPr>
                <w:rFonts w:hint="default" w:ascii="Times New Roman" w:hAnsi="Times New Roman" w:cs="Times New Roman"/>
              </w:rPr>
            </w:pPr>
            <w:r>
              <w:rPr>
                <w:rFonts w:hint="default" w:ascii="Times New Roman" w:hAnsi="Times New Roman" w:cs="Times New Roman"/>
              </w:rPr>
              <w:t>03: 机动车统一销售发票</w:t>
            </w:r>
          </w:p>
          <w:p w14:paraId="5A2DF269">
            <w:pPr>
              <w:rPr>
                <w:rFonts w:hint="default" w:ascii="Times New Roman" w:hAnsi="Times New Roman" w:cs="Times New Roman"/>
                <w:sz w:val="22"/>
                <w:szCs w:val="22"/>
              </w:rPr>
            </w:pPr>
            <w:r>
              <w:rPr>
                <w:rFonts w:hint="default" w:ascii="Times New Roman" w:hAnsi="Times New Roman" w:cs="Times New Roman"/>
              </w:rPr>
              <w:t>04: 二手车统一销售发票</w:t>
            </w:r>
          </w:p>
        </w:tc>
      </w:tr>
      <w:tr w14:paraId="36C6E56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86C73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13</w:t>
            </w:r>
          </w:p>
        </w:tc>
        <w:tc>
          <w:tcPr>
            <w:tcW w:w="1701" w:type="dxa"/>
            <w:noWrap w:val="0"/>
            <w:vAlign w:val="center"/>
          </w:tcPr>
          <w:p w14:paraId="3C830A0B">
            <w:pPr>
              <w:rPr>
                <w:rFonts w:hint="default" w:ascii="Times New Roman" w:hAnsi="Times New Roman" w:cs="Times New Roman"/>
                <w:szCs w:val="21"/>
              </w:rPr>
            </w:pPr>
            <w:r>
              <w:rPr>
                <w:rFonts w:hint="default" w:ascii="Times New Roman" w:hAnsi="Times New Roman" w:cs="Times New Roman"/>
                <w:szCs w:val="21"/>
              </w:rPr>
              <w:t>lzfpTdyslxDm</w:t>
            </w:r>
          </w:p>
        </w:tc>
        <w:tc>
          <w:tcPr>
            <w:tcW w:w="1843" w:type="dxa"/>
            <w:noWrap w:val="0"/>
            <w:vAlign w:val="center"/>
          </w:tcPr>
          <w:p w14:paraId="79015148">
            <w:pPr>
              <w:rPr>
                <w:rFonts w:hint="default" w:ascii="Times New Roman" w:hAnsi="Times New Roman" w:cs="Times New Roman"/>
              </w:rPr>
            </w:pPr>
            <w:r>
              <w:rPr>
                <w:rFonts w:hint="default" w:ascii="Times New Roman" w:hAnsi="Times New Roman" w:cs="Times New Roman"/>
              </w:rPr>
              <w:t>蓝字发票特定要素类型代码</w:t>
            </w:r>
          </w:p>
        </w:tc>
        <w:tc>
          <w:tcPr>
            <w:tcW w:w="1276" w:type="dxa"/>
            <w:noWrap w:val="0"/>
            <w:vAlign w:val="center"/>
          </w:tcPr>
          <w:p w14:paraId="062F14F4">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8141CBC">
            <w:pPr>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6F3EB69A">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5FB65709">
            <w:pPr>
              <w:rPr>
                <w:rFonts w:hint="default" w:ascii="Times New Roman" w:hAnsi="Times New Roman" w:eastAsia="宋体" w:cs="Times New Roman"/>
                <w:lang w:val="en-US" w:eastAsia="zh-CN"/>
              </w:rPr>
            </w:pPr>
            <w:r>
              <w:rPr>
                <w:rFonts w:hint="eastAsia" w:ascii="Times New Roman" w:hAnsi="Times New Roman" w:eastAsia="宋体" w:cs="Times New Roman"/>
                <w:lang w:val="en-US" w:eastAsia="zh-CN"/>
              </w:rPr>
              <w:t>空：非特定要素</w:t>
            </w:r>
            <w:r>
              <w:rPr>
                <w:rFonts w:hint="eastAsia" w:ascii="Times New Roman" w:hAnsi="Times New Roman" w:eastAsia="宋体" w:cs="Times New Roman"/>
                <w:lang w:val="en-US" w:eastAsia="zh-CN"/>
              </w:rPr>
              <w:br w:type="textWrapping"/>
            </w:r>
            <w:r>
              <w:rPr>
                <w:rFonts w:hint="eastAsia" w:ascii="Times New Roman" w:hAnsi="Times New Roman" w:eastAsia="宋体" w:cs="Times New Roman"/>
                <w:lang w:val="en-US" w:eastAsia="zh-CN"/>
              </w:rPr>
              <w:t>23：白酒</w:t>
            </w:r>
          </w:p>
        </w:tc>
      </w:tr>
      <w:tr w14:paraId="066323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BFA8BC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14</w:t>
            </w:r>
          </w:p>
        </w:tc>
        <w:tc>
          <w:tcPr>
            <w:tcW w:w="1701" w:type="dxa"/>
            <w:noWrap w:val="0"/>
            <w:vAlign w:val="center"/>
          </w:tcPr>
          <w:p w14:paraId="74437559">
            <w:pPr>
              <w:rPr>
                <w:rFonts w:hint="default" w:ascii="Times New Roman" w:hAnsi="Times New Roman" w:cs="Times New Roman"/>
                <w:szCs w:val="21"/>
              </w:rPr>
            </w:pPr>
            <w:r>
              <w:rPr>
                <w:rFonts w:hint="default" w:ascii="Times New Roman" w:hAnsi="Times New Roman" w:cs="Times New Roman"/>
                <w:szCs w:val="21"/>
              </w:rPr>
              <w:t>hzcxje</w:t>
            </w:r>
          </w:p>
        </w:tc>
        <w:tc>
          <w:tcPr>
            <w:tcW w:w="1843" w:type="dxa"/>
            <w:noWrap w:val="0"/>
            <w:vAlign w:val="center"/>
          </w:tcPr>
          <w:p w14:paraId="43DEE426">
            <w:pPr>
              <w:rPr>
                <w:rFonts w:hint="default" w:ascii="Times New Roman" w:hAnsi="Times New Roman" w:cs="Times New Roman"/>
              </w:rPr>
            </w:pPr>
            <w:r>
              <w:rPr>
                <w:rFonts w:hint="default" w:ascii="Times New Roman" w:hAnsi="Times New Roman" w:cs="Times New Roman"/>
              </w:rPr>
              <w:t>红字冲销金额</w:t>
            </w:r>
          </w:p>
        </w:tc>
        <w:tc>
          <w:tcPr>
            <w:tcW w:w="1276" w:type="dxa"/>
            <w:noWrap w:val="0"/>
            <w:vAlign w:val="center"/>
          </w:tcPr>
          <w:p w14:paraId="254DA848">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004001A0">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164C833E">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3CD9747">
            <w:pPr>
              <w:rPr>
                <w:rFonts w:hint="default" w:ascii="Times New Roman" w:hAnsi="Times New Roman" w:cs="Times New Roman"/>
                <w:sz w:val="22"/>
                <w:szCs w:val="22"/>
              </w:rPr>
            </w:pPr>
          </w:p>
        </w:tc>
      </w:tr>
      <w:tr w14:paraId="4C7F619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C1798F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15</w:t>
            </w:r>
          </w:p>
        </w:tc>
        <w:tc>
          <w:tcPr>
            <w:tcW w:w="1701" w:type="dxa"/>
            <w:noWrap w:val="0"/>
            <w:vAlign w:val="center"/>
          </w:tcPr>
          <w:p w14:paraId="280C7786">
            <w:pPr>
              <w:rPr>
                <w:rFonts w:hint="default" w:ascii="Times New Roman" w:hAnsi="Times New Roman" w:cs="Times New Roman"/>
                <w:szCs w:val="21"/>
              </w:rPr>
            </w:pPr>
            <w:r>
              <w:rPr>
                <w:rFonts w:hint="default" w:ascii="Times New Roman" w:hAnsi="Times New Roman" w:cs="Times New Roman"/>
                <w:szCs w:val="21"/>
              </w:rPr>
              <w:t>hzcxse</w:t>
            </w:r>
          </w:p>
        </w:tc>
        <w:tc>
          <w:tcPr>
            <w:tcW w:w="1843" w:type="dxa"/>
            <w:noWrap w:val="0"/>
            <w:vAlign w:val="center"/>
          </w:tcPr>
          <w:p w14:paraId="5D932713">
            <w:pPr>
              <w:rPr>
                <w:rFonts w:hint="default" w:ascii="Times New Roman" w:hAnsi="Times New Roman" w:cs="Times New Roman"/>
              </w:rPr>
            </w:pPr>
            <w:r>
              <w:rPr>
                <w:rFonts w:hint="default" w:ascii="Times New Roman" w:hAnsi="Times New Roman" w:cs="Times New Roman"/>
              </w:rPr>
              <w:t>红字冲销税额</w:t>
            </w:r>
          </w:p>
        </w:tc>
        <w:tc>
          <w:tcPr>
            <w:tcW w:w="1276" w:type="dxa"/>
            <w:noWrap w:val="0"/>
            <w:vAlign w:val="center"/>
          </w:tcPr>
          <w:p w14:paraId="5F74D62D">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07DA116">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4B938EE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34B1F89">
            <w:pPr>
              <w:rPr>
                <w:rFonts w:hint="default" w:ascii="Times New Roman" w:hAnsi="Times New Roman" w:cs="Times New Roman"/>
                <w:sz w:val="22"/>
                <w:szCs w:val="22"/>
              </w:rPr>
            </w:pPr>
          </w:p>
        </w:tc>
      </w:tr>
      <w:tr w14:paraId="051DD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561AA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16</w:t>
            </w:r>
          </w:p>
        </w:tc>
        <w:tc>
          <w:tcPr>
            <w:tcW w:w="1701" w:type="dxa"/>
            <w:noWrap w:val="0"/>
            <w:vAlign w:val="center"/>
          </w:tcPr>
          <w:p w14:paraId="7B0FDF77">
            <w:pPr>
              <w:rPr>
                <w:rFonts w:hint="default" w:ascii="Times New Roman" w:hAnsi="Times New Roman" w:cs="Times New Roman"/>
                <w:szCs w:val="21"/>
              </w:rPr>
            </w:pPr>
            <w:r>
              <w:rPr>
                <w:rFonts w:hint="default" w:ascii="Times New Roman" w:hAnsi="Times New Roman" w:cs="Times New Roman"/>
                <w:szCs w:val="21"/>
              </w:rPr>
              <w:t>chyyDm</w:t>
            </w:r>
          </w:p>
        </w:tc>
        <w:tc>
          <w:tcPr>
            <w:tcW w:w="1843" w:type="dxa"/>
            <w:noWrap w:val="0"/>
            <w:vAlign w:val="center"/>
          </w:tcPr>
          <w:p w14:paraId="1F9198F4">
            <w:pPr>
              <w:rPr>
                <w:rFonts w:hint="default" w:ascii="Times New Roman" w:hAnsi="Times New Roman" w:cs="Times New Roman"/>
              </w:rPr>
            </w:pPr>
            <w:r>
              <w:rPr>
                <w:rFonts w:hint="default" w:ascii="Times New Roman" w:hAnsi="Times New Roman" w:cs="Times New Roman"/>
              </w:rPr>
              <w:t>红字发票冲红原因代码</w:t>
            </w:r>
          </w:p>
        </w:tc>
        <w:tc>
          <w:tcPr>
            <w:tcW w:w="1276" w:type="dxa"/>
            <w:noWrap w:val="0"/>
            <w:vAlign w:val="center"/>
          </w:tcPr>
          <w:p w14:paraId="2B4777FD">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CD48392">
            <w:pPr>
              <w:jc w:val="center"/>
              <w:rPr>
                <w:rFonts w:hint="default" w:ascii="Times New Roman" w:hAnsi="Times New Roman" w:cs="Times New Roman"/>
                <w:sz w:val="22"/>
                <w:szCs w:val="22"/>
              </w:rPr>
            </w:pPr>
            <w:r>
              <w:rPr>
                <w:rFonts w:hint="default" w:ascii="Times New Roman" w:hAnsi="Times New Roman" w:cs="Times New Roman"/>
              </w:rPr>
              <w:t>2</w:t>
            </w:r>
          </w:p>
        </w:tc>
        <w:tc>
          <w:tcPr>
            <w:tcW w:w="708" w:type="dxa"/>
            <w:noWrap w:val="0"/>
            <w:vAlign w:val="center"/>
          </w:tcPr>
          <w:p w14:paraId="10FA6CDF">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C000C0C">
            <w:pPr>
              <w:rPr>
                <w:rFonts w:hint="default" w:ascii="Times New Roman" w:hAnsi="Times New Roman" w:cs="Times New Roman"/>
                <w:sz w:val="22"/>
                <w:szCs w:val="22"/>
              </w:rPr>
            </w:pPr>
            <w:r>
              <w:rPr>
                <w:rFonts w:hint="default" w:ascii="Times New Roman" w:hAnsi="Times New Roman" w:cs="Times New Roman"/>
                <w:sz w:val="22"/>
                <w:szCs w:val="22"/>
              </w:rPr>
              <w:t>01：开票有误</w:t>
            </w:r>
          </w:p>
          <w:p w14:paraId="32A29556">
            <w:pPr>
              <w:rPr>
                <w:rFonts w:hint="default" w:ascii="Times New Roman" w:hAnsi="Times New Roman" w:cs="Times New Roman"/>
                <w:sz w:val="22"/>
                <w:szCs w:val="22"/>
              </w:rPr>
            </w:pPr>
            <w:r>
              <w:rPr>
                <w:rFonts w:hint="default" w:ascii="Times New Roman" w:hAnsi="Times New Roman" w:cs="Times New Roman"/>
                <w:sz w:val="22"/>
                <w:szCs w:val="22"/>
              </w:rPr>
              <w:t>02：销货退回</w:t>
            </w:r>
          </w:p>
          <w:p w14:paraId="56A126FA">
            <w:pPr>
              <w:rPr>
                <w:rFonts w:hint="default" w:ascii="Times New Roman" w:hAnsi="Times New Roman" w:cs="Times New Roman"/>
                <w:sz w:val="22"/>
                <w:szCs w:val="22"/>
              </w:rPr>
            </w:pPr>
            <w:r>
              <w:rPr>
                <w:rFonts w:hint="default" w:ascii="Times New Roman" w:hAnsi="Times New Roman" w:cs="Times New Roman"/>
                <w:sz w:val="22"/>
                <w:szCs w:val="22"/>
              </w:rPr>
              <w:t>03：服务中止</w:t>
            </w:r>
          </w:p>
          <w:p w14:paraId="2C7B65DD">
            <w:pPr>
              <w:rPr>
                <w:rFonts w:hint="default" w:ascii="Times New Roman" w:hAnsi="Times New Roman" w:cs="Times New Roman"/>
                <w:sz w:val="22"/>
                <w:szCs w:val="22"/>
              </w:rPr>
            </w:pPr>
            <w:r>
              <w:rPr>
                <w:rFonts w:hint="default" w:ascii="Times New Roman" w:hAnsi="Times New Roman" w:cs="Times New Roman"/>
                <w:sz w:val="22"/>
                <w:szCs w:val="22"/>
              </w:rPr>
              <w:t>04：销售折让</w:t>
            </w:r>
          </w:p>
        </w:tc>
      </w:tr>
      <w:tr w14:paraId="489DCD2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DE5D06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17</w:t>
            </w:r>
          </w:p>
        </w:tc>
        <w:tc>
          <w:tcPr>
            <w:tcW w:w="1701" w:type="dxa"/>
            <w:noWrap w:val="0"/>
            <w:vAlign w:val="center"/>
          </w:tcPr>
          <w:p w14:paraId="0F7DE8DA">
            <w:pPr>
              <w:rPr>
                <w:rFonts w:hint="default" w:ascii="Times New Roman" w:hAnsi="Times New Roman" w:cs="Times New Roman"/>
                <w:szCs w:val="21"/>
              </w:rPr>
            </w:pPr>
            <w:r>
              <w:rPr>
                <w:rFonts w:hint="default" w:ascii="Times New Roman" w:hAnsi="Times New Roman" w:cs="Times New Roman"/>
                <w:szCs w:val="21"/>
              </w:rPr>
              <w:t>lzmxxh</w:t>
            </w:r>
          </w:p>
        </w:tc>
        <w:tc>
          <w:tcPr>
            <w:tcW w:w="1843" w:type="dxa"/>
            <w:noWrap w:val="0"/>
            <w:vAlign w:val="center"/>
          </w:tcPr>
          <w:p w14:paraId="2437B92B">
            <w:pPr>
              <w:rPr>
                <w:rFonts w:hint="default" w:ascii="Times New Roman" w:hAnsi="Times New Roman" w:cs="Times New Roman"/>
              </w:rPr>
            </w:pPr>
            <w:r>
              <w:rPr>
                <w:rFonts w:hint="default" w:ascii="Times New Roman" w:hAnsi="Times New Roman" w:cs="Times New Roman"/>
                <w:kern w:val="0"/>
                <w:szCs w:val="21"/>
              </w:rPr>
              <w:t>蓝字发票明细序号</w:t>
            </w:r>
          </w:p>
        </w:tc>
        <w:tc>
          <w:tcPr>
            <w:tcW w:w="1276" w:type="dxa"/>
            <w:noWrap w:val="0"/>
            <w:vAlign w:val="center"/>
          </w:tcPr>
          <w:p w14:paraId="3C76CAE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7CA89B9F">
            <w:pPr>
              <w:jc w:val="center"/>
              <w:rPr>
                <w:rFonts w:hint="default" w:ascii="Times New Roman" w:hAnsi="Times New Roman" w:cs="Times New Roman"/>
                <w:sz w:val="22"/>
                <w:szCs w:val="22"/>
              </w:rPr>
            </w:pPr>
            <w:r>
              <w:rPr>
                <w:rFonts w:hint="default" w:ascii="Times New Roman" w:hAnsi="Times New Roman" w:cs="Times New Roman"/>
                <w:kern w:val="0"/>
                <w:szCs w:val="21"/>
              </w:rPr>
              <w:t>8</w:t>
            </w:r>
          </w:p>
        </w:tc>
        <w:tc>
          <w:tcPr>
            <w:tcW w:w="708" w:type="dxa"/>
            <w:noWrap w:val="0"/>
            <w:vAlign w:val="center"/>
          </w:tcPr>
          <w:p w14:paraId="0C1E59F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7C6FFC2">
            <w:pPr>
              <w:rPr>
                <w:rFonts w:hint="default" w:ascii="Times New Roman" w:hAnsi="Times New Roman" w:cs="Times New Roman"/>
                <w:sz w:val="22"/>
                <w:szCs w:val="22"/>
              </w:rPr>
            </w:pPr>
          </w:p>
        </w:tc>
      </w:tr>
      <w:tr w14:paraId="4D9DB91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C82AEC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18</w:t>
            </w:r>
          </w:p>
        </w:tc>
        <w:tc>
          <w:tcPr>
            <w:tcW w:w="1701" w:type="dxa"/>
            <w:noWrap w:val="0"/>
            <w:vAlign w:val="center"/>
          </w:tcPr>
          <w:p w14:paraId="4654E489">
            <w:pPr>
              <w:rPr>
                <w:rFonts w:hint="default" w:ascii="Times New Roman" w:hAnsi="Times New Roman" w:cs="Times New Roman"/>
                <w:szCs w:val="21"/>
              </w:rPr>
            </w:pPr>
            <w:r>
              <w:rPr>
                <w:rFonts w:hint="default" w:ascii="Times New Roman" w:hAnsi="Times New Roman" w:cs="Times New Roman"/>
                <w:szCs w:val="21"/>
              </w:rPr>
              <w:t>xh</w:t>
            </w:r>
          </w:p>
        </w:tc>
        <w:tc>
          <w:tcPr>
            <w:tcW w:w="1843" w:type="dxa"/>
            <w:noWrap w:val="0"/>
            <w:vAlign w:val="center"/>
          </w:tcPr>
          <w:p w14:paraId="40D13E16">
            <w:pPr>
              <w:rPr>
                <w:rFonts w:hint="default" w:ascii="Times New Roman" w:hAnsi="Times New Roman" w:cs="Times New Roman"/>
              </w:rPr>
            </w:pPr>
            <w:r>
              <w:rPr>
                <w:rFonts w:hint="default" w:ascii="Times New Roman" w:hAnsi="Times New Roman" w:cs="Times New Roman"/>
                <w:kern w:val="0"/>
                <w:szCs w:val="21"/>
              </w:rPr>
              <w:t>序号</w:t>
            </w:r>
          </w:p>
        </w:tc>
        <w:tc>
          <w:tcPr>
            <w:tcW w:w="1276" w:type="dxa"/>
            <w:noWrap w:val="0"/>
            <w:vAlign w:val="top"/>
          </w:tcPr>
          <w:p w14:paraId="55994C4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63D07BF7">
            <w:pPr>
              <w:jc w:val="center"/>
              <w:rPr>
                <w:rFonts w:hint="default" w:ascii="Times New Roman" w:hAnsi="Times New Roman" w:cs="Times New Roman"/>
                <w:sz w:val="22"/>
                <w:szCs w:val="22"/>
              </w:rPr>
            </w:pPr>
            <w:r>
              <w:rPr>
                <w:rFonts w:hint="default" w:ascii="Times New Roman" w:hAnsi="Times New Roman" w:cs="Times New Roman"/>
                <w:kern w:val="0"/>
                <w:szCs w:val="21"/>
              </w:rPr>
              <w:t>8</w:t>
            </w:r>
          </w:p>
        </w:tc>
        <w:tc>
          <w:tcPr>
            <w:tcW w:w="708" w:type="dxa"/>
            <w:noWrap w:val="0"/>
            <w:vAlign w:val="center"/>
          </w:tcPr>
          <w:p w14:paraId="50D467EF">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486277EA">
            <w:pPr>
              <w:rPr>
                <w:rFonts w:hint="default" w:ascii="Times New Roman" w:hAnsi="Times New Roman" w:cs="Times New Roman"/>
                <w:sz w:val="22"/>
                <w:szCs w:val="22"/>
              </w:rPr>
            </w:pPr>
          </w:p>
        </w:tc>
      </w:tr>
      <w:tr w14:paraId="3717D4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735033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19</w:t>
            </w:r>
          </w:p>
        </w:tc>
        <w:tc>
          <w:tcPr>
            <w:tcW w:w="1701" w:type="dxa"/>
            <w:noWrap w:val="0"/>
            <w:vAlign w:val="center"/>
          </w:tcPr>
          <w:p w14:paraId="4EB75F82">
            <w:pPr>
              <w:rPr>
                <w:rFonts w:hint="default" w:ascii="Times New Roman" w:hAnsi="Times New Roman" w:cs="Times New Roman"/>
                <w:szCs w:val="21"/>
              </w:rPr>
            </w:pPr>
            <w:r>
              <w:rPr>
                <w:rFonts w:hint="default" w:ascii="Times New Roman" w:hAnsi="Times New Roman" w:cs="Times New Roman"/>
                <w:szCs w:val="21"/>
              </w:rPr>
              <w:t>sphfwssflhbbm</w:t>
            </w:r>
          </w:p>
        </w:tc>
        <w:tc>
          <w:tcPr>
            <w:tcW w:w="1843" w:type="dxa"/>
            <w:noWrap w:val="0"/>
            <w:vAlign w:val="center"/>
          </w:tcPr>
          <w:p w14:paraId="58660739">
            <w:pPr>
              <w:rPr>
                <w:rFonts w:hint="default" w:ascii="Times New Roman" w:hAnsi="Times New Roman" w:cs="Times New Roman"/>
              </w:rPr>
            </w:pPr>
            <w:r>
              <w:rPr>
                <w:rFonts w:hint="default" w:ascii="Times New Roman" w:hAnsi="Times New Roman" w:cs="Times New Roman"/>
                <w:kern w:val="0"/>
                <w:szCs w:val="21"/>
              </w:rPr>
              <w:t>商品和服务税收分类合并编码</w:t>
            </w:r>
          </w:p>
        </w:tc>
        <w:tc>
          <w:tcPr>
            <w:tcW w:w="1276" w:type="dxa"/>
            <w:noWrap w:val="0"/>
            <w:vAlign w:val="top"/>
          </w:tcPr>
          <w:p w14:paraId="468D036C">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String</w:t>
            </w:r>
          </w:p>
        </w:tc>
        <w:tc>
          <w:tcPr>
            <w:tcW w:w="709" w:type="dxa"/>
            <w:noWrap w:val="0"/>
            <w:vAlign w:val="center"/>
          </w:tcPr>
          <w:p w14:paraId="657ACC6E">
            <w:pPr>
              <w:jc w:val="center"/>
              <w:rPr>
                <w:rFonts w:hint="default" w:ascii="Times New Roman" w:hAnsi="Times New Roman" w:cs="Times New Roman"/>
                <w:sz w:val="22"/>
                <w:szCs w:val="22"/>
              </w:rPr>
            </w:pPr>
            <w:r>
              <w:rPr>
                <w:rFonts w:hint="default" w:ascii="Times New Roman" w:hAnsi="Times New Roman" w:cs="Times New Roman"/>
                <w:kern w:val="0"/>
                <w:szCs w:val="21"/>
              </w:rPr>
              <w:t>19</w:t>
            </w:r>
          </w:p>
        </w:tc>
        <w:tc>
          <w:tcPr>
            <w:tcW w:w="708" w:type="dxa"/>
            <w:noWrap w:val="0"/>
            <w:vAlign w:val="center"/>
          </w:tcPr>
          <w:p w14:paraId="1B525A97">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34E8D0BC">
            <w:pPr>
              <w:rPr>
                <w:rFonts w:hint="default" w:ascii="Times New Roman" w:hAnsi="Times New Roman" w:cs="Times New Roman"/>
                <w:sz w:val="22"/>
                <w:szCs w:val="22"/>
              </w:rPr>
            </w:pPr>
          </w:p>
        </w:tc>
      </w:tr>
      <w:tr w14:paraId="7F0930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575918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20</w:t>
            </w:r>
          </w:p>
        </w:tc>
        <w:tc>
          <w:tcPr>
            <w:tcW w:w="1701" w:type="dxa"/>
            <w:noWrap w:val="0"/>
            <w:vAlign w:val="center"/>
          </w:tcPr>
          <w:p w14:paraId="13933723">
            <w:pPr>
              <w:rPr>
                <w:rFonts w:hint="default" w:ascii="Times New Roman" w:hAnsi="Times New Roman" w:cs="Times New Roman"/>
                <w:szCs w:val="21"/>
              </w:rPr>
            </w:pPr>
            <w:r>
              <w:rPr>
                <w:rFonts w:hint="default" w:ascii="Times New Roman" w:hAnsi="Times New Roman" w:cs="Times New Roman"/>
                <w:szCs w:val="21"/>
              </w:rPr>
              <w:t>hwhyslwfwmc</w:t>
            </w:r>
          </w:p>
        </w:tc>
        <w:tc>
          <w:tcPr>
            <w:tcW w:w="1843" w:type="dxa"/>
            <w:noWrap w:val="0"/>
            <w:vAlign w:val="center"/>
          </w:tcPr>
          <w:p w14:paraId="78CBCD60">
            <w:pPr>
              <w:rPr>
                <w:rFonts w:hint="default" w:ascii="Times New Roman" w:hAnsi="Times New Roman" w:cs="Times New Roman"/>
              </w:rPr>
            </w:pPr>
            <w:r>
              <w:rPr>
                <w:rFonts w:hint="default" w:ascii="Times New Roman" w:hAnsi="Times New Roman" w:cs="Times New Roman"/>
                <w:kern w:val="0"/>
                <w:szCs w:val="21"/>
              </w:rPr>
              <w:t>货物或应税劳务、服务名称</w:t>
            </w:r>
          </w:p>
        </w:tc>
        <w:tc>
          <w:tcPr>
            <w:tcW w:w="1276" w:type="dxa"/>
            <w:noWrap w:val="0"/>
            <w:vAlign w:val="top"/>
          </w:tcPr>
          <w:p w14:paraId="5169164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96DEBB8">
            <w:pPr>
              <w:jc w:val="center"/>
              <w:rPr>
                <w:rFonts w:hint="default" w:ascii="Times New Roman" w:hAnsi="Times New Roman" w:cs="Times New Roman"/>
                <w:sz w:val="22"/>
                <w:szCs w:val="22"/>
              </w:rPr>
            </w:pPr>
            <w:r>
              <w:rPr>
                <w:rFonts w:hint="default" w:ascii="Times New Roman" w:hAnsi="Times New Roman" w:cs="Times New Roman"/>
                <w:sz w:val="22"/>
                <w:szCs w:val="22"/>
              </w:rPr>
              <w:t>300</w:t>
            </w:r>
          </w:p>
        </w:tc>
        <w:tc>
          <w:tcPr>
            <w:tcW w:w="708" w:type="dxa"/>
            <w:noWrap w:val="0"/>
            <w:vAlign w:val="center"/>
          </w:tcPr>
          <w:p w14:paraId="2C91C570">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02E69A10">
            <w:pPr>
              <w:rPr>
                <w:rFonts w:hint="default" w:ascii="Times New Roman" w:hAnsi="Times New Roman" w:cs="Times New Roman"/>
                <w:sz w:val="22"/>
                <w:szCs w:val="22"/>
              </w:rPr>
            </w:pPr>
          </w:p>
        </w:tc>
      </w:tr>
      <w:tr w14:paraId="269CE13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041119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21</w:t>
            </w:r>
          </w:p>
        </w:tc>
        <w:tc>
          <w:tcPr>
            <w:tcW w:w="1701" w:type="dxa"/>
            <w:noWrap w:val="0"/>
            <w:vAlign w:val="center"/>
          </w:tcPr>
          <w:p w14:paraId="6C2E388D">
            <w:pPr>
              <w:rPr>
                <w:rFonts w:hint="default" w:ascii="Times New Roman" w:hAnsi="Times New Roman" w:cs="Times New Roman"/>
                <w:szCs w:val="21"/>
              </w:rPr>
            </w:pPr>
            <w:r>
              <w:rPr>
                <w:rFonts w:hint="default" w:ascii="Times New Roman" w:hAnsi="Times New Roman" w:cs="Times New Roman"/>
                <w:szCs w:val="21"/>
              </w:rPr>
              <w:t>spfwjc</w:t>
            </w:r>
          </w:p>
        </w:tc>
        <w:tc>
          <w:tcPr>
            <w:tcW w:w="1843" w:type="dxa"/>
            <w:noWrap w:val="0"/>
            <w:vAlign w:val="center"/>
          </w:tcPr>
          <w:p w14:paraId="357A8BE6">
            <w:pPr>
              <w:rPr>
                <w:rFonts w:hint="default" w:ascii="Times New Roman" w:hAnsi="Times New Roman" w:cs="Times New Roman"/>
              </w:rPr>
            </w:pPr>
            <w:r>
              <w:rPr>
                <w:rFonts w:hint="default" w:ascii="Times New Roman" w:hAnsi="Times New Roman" w:cs="Times New Roman"/>
                <w:kern w:val="0"/>
                <w:szCs w:val="21"/>
              </w:rPr>
              <w:t>商品服务简称</w:t>
            </w:r>
          </w:p>
        </w:tc>
        <w:tc>
          <w:tcPr>
            <w:tcW w:w="1276" w:type="dxa"/>
            <w:noWrap w:val="0"/>
            <w:vAlign w:val="top"/>
          </w:tcPr>
          <w:p w14:paraId="1546F25F">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String</w:t>
            </w:r>
          </w:p>
        </w:tc>
        <w:tc>
          <w:tcPr>
            <w:tcW w:w="709" w:type="dxa"/>
            <w:noWrap w:val="0"/>
            <w:vAlign w:val="center"/>
          </w:tcPr>
          <w:p w14:paraId="6ACA413D">
            <w:pPr>
              <w:jc w:val="center"/>
              <w:rPr>
                <w:rFonts w:hint="default" w:ascii="Times New Roman" w:hAnsi="Times New Roman" w:cs="Times New Roman"/>
                <w:sz w:val="22"/>
                <w:szCs w:val="22"/>
              </w:rPr>
            </w:pPr>
            <w:r>
              <w:rPr>
                <w:rFonts w:hint="default" w:ascii="Times New Roman" w:hAnsi="Times New Roman" w:cs="Times New Roman"/>
                <w:kern w:val="0"/>
                <w:szCs w:val="21"/>
              </w:rPr>
              <w:t>120</w:t>
            </w:r>
          </w:p>
        </w:tc>
        <w:tc>
          <w:tcPr>
            <w:tcW w:w="708" w:type="dxa"/>
            <w:noWrap w:val="0"/>
            <w:vAlign w:val="center"/>
          </w:tcPr>
          <w:p w14:paraId="6FFCD080">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689938A3">
            <w:pPr>
              <w:rPr>
                <w:rFonts w:hint="default" w:ascii="Times New Roman" w:hAnsi="Times New Roman" w:cs="Times New Roman"/>
                <w:sz w:val="22"/>
                <w:szCs w:val="22"/>
              </w:rPr>
            </w:pPr>
          </w:p>
        </w:tc>
      </w:tr>
      <w:tr w14:paraId="1485849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3303F25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22</w:t>
            </w:r>
          </w:p>
        </w:tc>
        <w:tc>
          <w:tcPr>
            <w:tcW w:w="1701" w:type="dxa"/>
            <w:noWrap w:val="0"/>
            <w:vAlign w:val="center"/>
          </w:tcPr>
          <w:p w14:paraId="45025777">
            <w:pPr>
              <w:rPr>
                <w:rFonts w:hint="default" w:ascii="Times New Roman" w:hAnsi="Times New Roman" w:cs="Times New Roman"/>
                <w:szCs w:val="21"/>
              </w:rPr>
            </w:pPr>
            <w:r>
              <w:rPr>
                <w:rFonts w:hint="default" w:ascii="Times New Roman" w:hAnsi="Times New Roman" w:cs="Times New Roman"/>
                <w:szCs w:val="21"/>
              </w:rPr>
              <w:t>xmmc</w:t>
            </w:r>
          </w:p>
        </w:tc>
        <w:tc>
          <w:tcPr>
            <w:tcW w:w="1843" w:type="dxa"/>
            <w:noWrap w:val="0"/>
            <w:vAlign w:val="center"/>
          </w:tcPr>
          <w:p w14:paraId="33B9C852">
            <w:pPr>
              <w:rPr>
                <w:rFonts w:hint="default" w:ascii="Times New Roman" w:hAnsi="Times New Roman" w:cs="Times New Roman"/>
              </w:rPr>
            </w:pPr>
            <w:r>
              <w:rPr>
                <w:rFonts w:hint="default" w:ascii="Times New Roman" w:hAnsi="Times New Roman" w:cs="Times New Roman"/>
                <w:kern w:val="0"/>
                <w:szCs w:val="21"/>
              </w:rPr>
              <w:t>项目名称</w:t>
            </w:r>
          </w:p>
        </w:tc>
        <w:tc>
          <w:tcPr>
            <w:tcW w:w="1276" w:type="dxa"/>
            <w:noWrap w:val="0"/>
            <w:vAlign w:val="center"/>
          </w:tcPr>
          <w:p w14:paraId="795DE89B">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7A126C75">
            <w:pPr>
              <w:jc w:val="center"/>
              <w:rPr>
                <w:rFonts w:hint="default" w:ascii="Times New Roman" w:hAnsi="Times New Roman" w:cs="Times New Roman"/>
                <w:sz w:val="22"/>
                <w:szCs w:val="22"/>
              </w:rPr>
            </w:pPr>
            <w:r>
              <w:rPr>
                <w:rFonts w:hint="default" w:ascii="Times New Roman" w:hAnsi="Times New Roman" w:cs="Times New Roman"/>
                <w:kern w:val="0"/>
                <w:szCs w:val="21"/>
              </w:rPr>
              <w:t>600</w:t>
            </w:r>
          </w:p>
        </w:tc>
        <w:tc>
          <w:tcPr>
            <w:tcW w:w="708" w:type="dxa"/>
            <w:noWrap w:val="0"/>
            <w:vAlign w:val="center"/>
          </w:tcPr>
          <w:p w14:paraId="7BE70B46">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6D2118A5">
            <w:pPr>
              <w:rPr>
                <w:rFonts w:hint="default" w:ascii="Times New Roman" w:hAnsi="Times New Roman" w:cs="Times New Roman"/>
                <w:sz w:val="22"/>
                <w:szCs w:val="22"/>
              </w:rPr>
            </w:pPr>
          </w:p>
        </w:tc>
      </w:tr>
      <w:tr w14:paraId="3A22253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B92404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23</w:t>
            </w:r>
          </w:p>
        </w:tc>
        <w:tc>
          <w:tcPr>
            <w:tcW w:w="1701" w:type="dxa"/>
            <w:noWrap w:val="0"/>
            <w:vAlign w:val="center"/>
          </w:tcPr>
          <w:p w14:paraId="1319303E">
            <w:pPr>
              <w:rPr>
                <w:rFonts w:hint="default" w:ascii="Times New Roman" w:hAnsi="Times New Roman" w:cs="Times New Roman"/>
                <w:szCs w:val="21"/>
              </w:rPr>
            </w:pPr>
            <w:r>
              <w:rPr>
                <w:rFonts w:hint="default" w:ascii="Times New Roman" w:hAnsi="Times New Roman" w:cs="Times New Roman"/>
                <w:szCs w:val="21"/>
              </w:rPr>
              <w:t>ggxh</w:t>
            </w:r>
          </w:p>
        </w:tc>
        <w:tc>
          <w:tcPr>
            <w:tcW w:w="1843" w:type="dxa"/>
            <w:noWrap w:val="0"/>
            <w:vAlign w:val="center"/>
          </w:tcPr>
          <w:p w14:paraId="78871FF6">
            <w:pPr>
              <w:rPr>
                <w:rFonts w:hint="default" w:ascii="Times New Roman" w:hAnsi="Times New Roman" w:cs="Times New Roman"/>
              </w:rPr>
            </w:pPr>
            <w:r>
              <w:rPr>
                <w:rFonts w:hint="default" w:ascii="Times New Roman" w:hAnsi="Times New Roman" w:cs="Times New Roman"/>
                <w:kern w:val="0"/>
                <w:szCs w:val="21"/>
              </w:rPr>
              <w:t>规格型号</w:t>
            </w:r>
          </w:p>
        </w:tc>
        <w:tc>
          <w:tcPr>
            <w:tcW w:w="1276" w:type="dxa"/>
            <w:noWrap w:val="0"/>
            <w:vAlign w:val="center"/>
          </w:tcPr>
          <w:p w14:paraId="5DF0CEFC">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718A3804">
            <w:pPr>
              <w:jc w:val="center"/>
              <w:rPr>
                <w:rFonts w:hint="default" w:ascii="Times New Roman" w:hAnsi="Times New Roman" w:cs="Times New Roman"/>
                <w:sz w:val="22"/>
                <w:szCs w:val="22"/>
              </w:rPr>
            </w:pPr>
            <w:r>
              <w:rPr>
                <w:rFonts w:hint="default" w:ascii="Times New Roman" w:hAnsi="Times New Roman" w:cs="Times New Roman"/>
                <w:kern w:val="0"/>
                <w:szCs w:val="21"/>
              </w:rPr>
              <w:t>150</w:t>
            </w:r>
          </w:p>
        </w:tc>
        <w:tc>
          <w:tcPr>
            <w:tcW w:w="708" w:type="dxa"/>
            <w:noWrap w:val="0"/>
            <w:vAlign w:val="center"/>
          </w:tcPr>
          <w:p w14:paraId="08C595D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4D82353">
            <w:pPr>
              <w:rPr>
                <w:rFonts w:hint="default" w:ascii="Times New Roman" w:hAnsi="Times New Roman" w:cs="Times New Roman"/>
                <w:sz w:val="22"/>
                <w:szCs w:val="22"/>
              </w:rPr>
            </w:pPr>
          </w:p>
        </w:tc>
      </w:tr>
      <w:tr w14:paraId="18D24F1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CDA5A4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24</w:t>
            </w:r>
          </w:p>
        </w:tc>
        <w:tc>
          <w:tcPr>
            <w:tcW w:w="1701" w:type="dxa"/>
            <w:noWrap w:val="0"/>
            <w:vAlign w:val="center"/>
          </w:tcPr>
          <w:p w14:paraId="1404D942">
            <w:pPr>
              <w:rPr>
                <w:rFonts w:hint="default" w:ascii="Times New Roman" w:hAnsi="Times New Roman" w:cs="Times New Roman"/>
                <w:szCs w:val="21"/>
              </w:rPr>
            </w:pPr>
            <w:r>
              <w:rPr>
                <w:rFonts w:hint="default" w:ascii="Times New Roman" w:hAnsi="Times New Roman" w:cs="Times New Roman"/>
                <w:szCs w:val="21"/>
              </w:rPr>
              <w:t>dw</w:t>
            </w:r>
          </w:p>
        </w:tc>
        <w:tc>
          <w:tcPr>
            <w:tcW w:w="1843" w:type="dxa"/>
            <w:noWrap w:val="0"/>
            <w:vAlign w:val="center"/>
          </w:tcPr>
          <w:p w14:paraId="308D1E92">
            <w:pPr>
              <w:rPr>
                <w:rFonts w:hint="default" w:ascii="Times New Roman" w:hAnsi="Times New Roman" w:cs="Times New Roman"/>
              </w:rPr>
            </w:pPr>
            <w:r>
              <w:rPr>
                <w:rFonts w:hint="default" w:ascii="Times New Roman" w:hAnsi="Times New Roman" w:cs="Times New Roman"/>
                <w:kern w:val="0"/>
                <w:szCs w:val="21"/>
              </w:rPr>
              <w:t>单位</w:t>
            </w:r>
          </w:p>
        </w:tc>
        <w:tc>
          <w:tcPr>
            <w:tcW w:w="1276" w:type="dxa"/>
            <w:noWrap w:val="0"/>
            <w:vAlign w:val="center"/>
          </w:tcPr>
          <w:p w14:paraId="5A1E686C">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0688CCA3">
            <w:pPr>
              <w:jc w:val="center"/>
              <w:rPr>
                <w:rFonts w:hint="default" w:ascii="Times New Roman" w:hAnsi="Times New Roman" w:cs="Times New Roman"/>
                <w:sz w:val="22"/>
                <w:szCs w:val="22"/>
              </w:rPr>
            </w:pPr>
            <w:r>
              <w:rPr>
                <w:rFonts w:hint="default" w:ascii="Times New Roman" w:hAnsi="Times New Roman" w:cs="Times New Roman"/>
                <w:kern w:val="0"/>
                <w:szCs w:val="21"/>
              </w:rPr>
              <w:t>300</w:t>
            </w:r>
          </w:p>
        </w:tc>
        <w:tc>
          <w:tcPr>
            <w:tcW w:w="708" w:type="dxa"/>
            <w:noWrap w:val="0"/>
            <w:vAlign w:val="center"/>
          </w:tcPr>
          <w:p w14:paraId="5642C69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D7C88B3">
            <w:pPr>
              <w:rPr>
                <w:rFonts w:hint="default" w:ascii="Times New Roman" w:hAnsi="Times New Roman" w:cs="Times New Roman"/>
                <w:sz w:val="22"/>
                <w:szCs w:val="22"/>
              </w:rPr>
            </w:pPr>
            <w:r>
              <w:rPr>
                <w:rFonts w:hint="default" w:ascii="Times New Roman" w:hAnsi="Times New Roman" w:cs="Times New Roman"/>
                <w:sz w:val="22"/>
                <w:szCs w:val="22"/>
              </w:rPr>
              <w:t>必须与蓝票“单位”保持一致。</w:t>
            </w:r>
          </w:p>
        </w:tc>
      </w:tr>
      <w:tr w14:paraId="29FEF77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4D9301F">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25</w:t>
            </w:r>
          </w:p>
        </w:tc>
        <w:tc>
          <w:tcPr>
            <w:tcW w:w="1701" w:type="dxa"/>
            <w:noWrap w:val="0"/>
            <w:vAlign w:val="center"/>
          </w:tcPr>
          <w:p w14:paraId="3252D628">
            <w:pPr>
              <w:rPr>
                <w:rFonts w:hint="default" w:ascii="Times New Roman" w:hAnsi="Times New Roman" w:cs="Times New Roman"/>
                <w:szCs w:val="21"/>
              </w:rPr>
            </w:pPr>
            <w:r>
              <w:rPr>
                <w:rFonts w:hint="default" w:ascii="Times New Roman" w:hAnsi="Times New Roman" w:cs="Times New Roman"/>
                <w:szCs w:val="21"/>
              </w:rPr>
              <w:t>fpspdj</w:t>
            </w:r>
          </w:p>
        </w:tc>
        <w:tc>
          <w:tcPr>
            <w:tcW w:w="1843" w:type="dxa"/>
            <w:noWrap w:val="0"/>
            <w:vAlign w:val="center"/>
          </w:tcPr>
          <w:p w14:paraId="19F05F86">
            <w:pPr>
              <w:rPr>
                <w:rFonts w:hint="default" w:ascii="Times New Roman" w:hAnsi="Times New Roman" w:cs="Times New Roman"/>
              </w:rPr>
            </w:pPr>
            <w:r>
              <w:rPr>
                <w:rFonts w:hint="default" w:ascii="Times New Roman" w:hAnsi="Times New Roman" w:cs="Times New Roman"/>
                <w:kern w:val="0"/>
                <w:szCs w:val="21"/>
              </w:rPr>
              <w:t>单价</w:t>
            </w:r>
          </w:p>
        </w:tc>
        <w:tc>
          <w:tcPr>
            <w:tcW w:w="1276" w:type="dxa"/>
            <w:noWrap w:val="0"/>
            <w:vAlign w:val="top"/>
          </w:tcPr>
          <w:p w14:paraId="39E75A7C">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791B6469">
            <w:pPr>
              <w:jc w:val="center"/>
              <w:rPr>
                <w:rFonts w:hint="default" w:ascii="Times New Roman" w:hAnsi="Times New Roman" w:cs="Times New Roman"/>
                <w:sz w:val="22"/>
                <w:szCs w:val="22"/>
              </w:rPr>
            </w:pPr>
            <w:r>
              <w:rPr>
                <w:rFonts w:hint="default" w:ascii="Times New Roman" w:hAnsi="Times New Roman" w:cs="Times New Roman"/>
                <w:kern w:val="0"/>
                <w:szCs w:val="21"/>
              </w:rPr>
              <w:t>25</w:t>
            </w:r>
          </w:p>
        </w:tc>
        <w:tc>
          <w:tcPr>
            <w:tcW w:w="708" w:type="dxa"/>
            <w:noWrap w:val="0"/>
            <w:vAlign w:val="center"/>
          </w:tcPr>
          <w:p w14:paraId="0701B16B">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EFDBEE">
            <w:pPr>
              <w:rPr>
                <w:rFonts w:hint="default" w:ascii="Times New Roman" w:hAnsi="Times New Roman" w:cs="Times New Roman"/>
                <w:sz w:val="22"/>
                <w:szCs w:val="22"/>
              </w:rPr>
            </w:pPr>
            <w:r>
              <w:rPr>
                <w:rFonts w:hint="default" w:ascii="Times New Roman" w:hAnsi="Times New Roman" w:cs="Times New Roman"/>
                <w:sz w:val="22"/>
                <w:szCs w:val="22"/>
              </w:rPr>
              <w:t>如“数量”栏次非空，则本栏次必须非空</w:t>
            </w:r>
          </w:p>
        </w:tc>
      </w:tr>
      <w:tr w14:paraId="1131EDA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113C28E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26</w:t>
            </w:r>
          </w:p>
        </w:tc>
        <w:tc>
          <w:tcPr>
            <w:tcW w:w="1701" w:type="dxa"/>
            <w:noWrap w:val="0"/>
            <w:vAlign w:val="center"/>
          </w:tcPr>
          <w:p w14:paraId="0BA61E86">
            <w:pPr>
              <w:rPr>
                <w:rFonts w:hint="default" w:ascii="Times New Roman" w:hAnsi="Times New Roman" w:cs="Times New Roman"/>
                <w:szCs w:val="21"/>
              </w:rPr>
            </w:pPr>
            <w:r>
              <w:rPr>
                <w:rFonts w:hint="default" w:ascii="Times New Roman" w:hAnsi="Times New Roman" w:cs="Times New Roman"/>
                <w:szCs w:val="21"/>
              </w:rPr>
              <w:t>fpspsl</w:t>
            </w:r>
          </w:p>
        </w:tc>
        <w:tc>
          <w:tcPr>
            <w:tcW w:w="1843" w:type="dxa"/>
            <w:noWrap w:val="0"/>
            <w:vAlign w:val="center"/>
          </w:tcPr>
          <w:p w14:paraId="07070466">
            <w:pPr>
              <w:rPr>
                <w:rFonts w:hint="default" w:ascii="Times New Roman" w:hAnsi="Times New Roman" w:cs="Times New Roman"/>
              </w:rPr>
            </w:pPr>
            <w:r>
              <w:rPr>
                <w:rFonts w:hint="default" w:ascii="Times New Roman" w:hAnsi="Times New Roman" w:cs="Times New Roman"/>
                <w:kern w:val="0"/>
                <w:szCs w:val="21"/>
              </w:rPr>
              <w:t>数量</w:t>
            </w:r>
          </w:p>
        </w:tc>
        <w:tc>
          <w:tcPr>
            <w:tcW w:w="1276" w:type="dxa"/>
            <w:noWrap w:val="0"/>
            <w:vAlign w:val="top"/>
          </w:tcPr>
          <w:p w14:paraId="16AAD9F2">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4E15FBED">
            <w:pPr>
              <w:jc w:val="center"/>
              <w:rPr>
                <w:rFonts w:hint="default" w:ascii="Times New Roman" w:hAnsi="Times New Roman" w:cs="Times New Roman"/>
                <w:sz w:val="22"/>
                <w:szCs w:val="22"/>
              </w:rPr>
            </w:pPr>
            <w:r>
              <w:rPr>
                <w:rFonts w:hint="default" w:ascii="Times New Roman" w:hAnsi="Times New Roman" w:cs="Times New Roman"/>
                <w:kern w:val="0"/>
                <w:szCs w:val="21"/>
              </w:rPr>
              <w:t>25</w:t>
            </w:r>
          </w:p>
        </w:tc>
        <w:tc>
          <w:tcPr>
            <w:tcW w:w="708" w:type="dxa"/>
            <w:noWrap w:val="0"/>
            <w:vAlign w:val="center"/>
          </w:tcPr>
          <w:p w14:paraId="010E61F3">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06027ACE">
            <w:pPr>
              <w:rPr>
                <w:rFonts w:hint="default" w:ascii="Times New Roman" w:hAnsi="Times New Roman" w:cs="Times New Roman"/>
                <w:sz w:val="22"/>
                <w:szCs w:val="22"/>
              </w:rPr>
            </w:pPr>
            <w:r>
              <w:rPr>
                <w:rFonts w:hint="default" w:ascii="Times New Roman" w:hAnsi="Times New Roman" w:cs="Times New Roman"/>
                <w:sz w:val="22"/>
                <w:szCs w:val="22"/>
              </w:rPr>
              <w:t>如“单价”栏次非空，则本栏次必须非空</w:t>
            </w:r>
          </w:p>
        </w:tc>
      </w:tr>
      <w:tr w14:paraId="55685CC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92B9F5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27</w:t>
            </w:r>
          </w:p>
        </w:tc>
        <w:tc>
          <w:tcPr>
            <w:tcW w:w="1701" w:type="dxa"/>
            <w:noWrap w:val="0"/>
            <w:vAlign w:val="center"/>
          </w:tcPr>
          <w:p w14:paraId="0B1D6684">
            <w:pPr>
              <w:rPr>
                <w:rFonts w:hint="default" w:ascii="Times New Roman" w:hAnsi="Times New Roman" w:cs="Times New Roman"/>
                <w:sz w:val="22"/>
                <w:szCs w:val="22"/>
              </w:rPr>
            </w:pPr>
            <w:r>
              <w:rPr>
                <w:rFonts w:hint="default" w:ascii="Times New Roman" w:hAnsi="Times New Roman" w:cs="Times New Roman"/>
                <w:kern w:val="0"/>
                <w:szCs w:val="21"/>
              </w:rPr>
              <w:t>je</w:t>
            </w:r>
          </w:p>
        </w:tc>
        <w:tc>
          <w:tcPr>
            <w:tcW w:w="1843" w:type="dxa"/>
            <w:noWrap w:val="0"/>
            <w:vAlign w:val="center"/>
          </w:tcPr>
          <w:p w14:paraId="1F2AA7C0">
            <w:pPr>
              <w:rPr>
                <w:rFonts w:hint="default" w:ascii="Times New Roman" w:hAnsi="Times New Roman" w:cs="Times New Roman"/>
              </w:rPr>
            </w:pPr>
            <w:r>
              <w:rPr>
                <w:rFonts w:hint="default" w:ascii="Times New Roman" w:hAnsi="Times New Roman" w:cs="Times New Roman"/>
                <w:kern w:val="0"/>
                <w:szCs w:val="21"/>
              </w:rPr>
              <w:t>金额</w:t>
            </w:r>
          </w:p>
        </w:tc>
        <w:tc>
          <w:tcPr>
            <w:tcW w:w="1276" w:type="dxa"/>
            <w:noWrap w:val="0"/>
            <w:vAlign w:val="top"/>
          </w:tcPr>
          <w:p w14:paraId="640AF304">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35CCB344">
            <w:pPr>
              <w:jc w:val="center"/>
              <w:rPr>
                <w:rFonts w:hint="default" w:ascii="Times New Roman" w:hAnsi="Times New Roman" w:cs="Times New Roman"/>
                <w:sz w:val="22"/>
                <w:szCs w:val="22"/>
              </w:rPr>
            </w:pPr>
            <w:r>
              <w:rPr>
                <w:rFonts w:hint="default" w:ascii="Times New Roman" w:hAnsi="Times New Roman" w:cs="Times New Roman"/>
                <w:kern w:val="0"/>
                <w:szCs w:val="21"/>
              </w:rPr>
              <w:t>18,2</w:t>
            </w:r>
          </w:p>
        </w:tc>
        <w:tc>
          <w:tcPr>
            <w:tcW w:w="708" w:type="dxa"/>
            <w:noWrap w:val="0"/>
            <w:vAlign w:val="center"/>
          </w:tcPr>
          <w:p w14:paraId="49B5C8C0">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5273716B">
            <w:pPr>
              <w:rPr>
                <w:rFonts w:hint="default" w:ascii="Times New Roman" w:hAnsi="Times New Roman" w:cs="Times New Roman"/>
                <w:sz w:val="22"/>
                <w:szCs w:val="22"/>
              </w:rPr>
            </w:pPr>
          </w:p>
        </w:tc>
      </w:tr>
      <w:tr w14:paraId="6DFEC5E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566F00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28</w:t>
            </w:r>
          </w:p>
        </w:tc>
        <w:tc>
          <w:tcPr>
            <w:tcW w:w="1701" w:type="dxa"/>
            <w:noWrap w:val="0"/>
            <w:vAlign w:val="center"/>
          </w:tcPr>
          <w:p w14:paraId="32B38EF4">
            <w:pPr>
              <w:rPr>
                <w:rFonts w:hint="default" w:ascii="Times New Roman" w:hAnsi="Times New Roman" w:cs="Times New Roman"/>
                <w:sz w:val="22"/>
                <w:szCs w:val="22"/>
              </w:rPr>
            </w:pPr>
            <w:r>
              <w:rPr>
                <w:rFonts w:hint="default" w:ascii="Times New Roman" w:hAnsi="Times New Roman" w:cs="Times New Roman"/>
                <w:kern w:val="0"/>
                <w:szCs w:val="21"/>
              </w:rPr>
              <w:t>sl1</w:t>
            </w:r>
          </w:p>
        </w:tc>
        <w:tc>
          <w:tcPr>
            <w:tcW w:w="1843" w:type="dxa"/>
            <w:noWrap w:val="0"/>
            <w:vAlign w:val="center"/>
          </w:tcPr>
          <w:p w14:paraId="45C33516">
            <w:pPr>
              <w:rPr>
                <w:rFonts w:hint="default" w:ascii="Times New Roman" w:hAnsi="Times New Roman" w:cs="Times New Roman"/>
              </w:rPr>
            </w:pPr>
            <w:r>
              <w:rPr>
                <w:rFonts w:hint="default" w:ascii="Times New Roman" w:hAnsi="Times New Roman" w:cs="Times New Roman"/>
                <w:kern w:val="0"/>
                <w:szCs w:val="21"/>
              </w:rPr>
              <w:t>税率</w:t>
            </w:r>
          </w:p>
        </w:tc>
        <w:tc>
          <w:tcPr>
            <w:tcW w:w="1276" w:type="dxa"/>
            <w:noWrap w:val="0"/>
            <w:vAlign w:val="top"/>
          </w:tcPr>
          <w:p w14:paraId="5C74392B">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5CCE5E89">
            <w:pPr>
              <w:jc w:val="center"/>
              <w:rPr>
                <w:rFonts w:hint="default" w:ascii="Times New Roman" w:hAnsi="Times New Roman" w:cs="Times New Roman"/>
                <w:sz w:val="22"/>
                <w:szCs w:val="22"/>
              </w:rPr>
            </w:pPr>
            <w:r>
              <w:rPr>
                <w:rFonts w:hint="default" w:ascii="Times New Roman" w:hAnsi="Times New Roman" w:cs="Times New Roman"/>
                <w:kern w:val="0"/>
                <w:szCs w:val="21"/>
              </w:rPr>
              <w:t>16,6</w:t>
            </w:r>
          </w:p>
        </w:tc>
        <w:tc>
          <w:tcPr>
            <w:tcW w:w="708" w:type="dxa"/>
            <w:noWrap w:val="0"/>
            <w:vAlign w:val="center"/>
          </w:tcPr>
          <w:p w14:paraId="5AF20D65">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40693207">
            <w:pPr>
              <w:rPr>
                <w:rFonts w:hint="default" w:ascii="Times New Roman" w:hAnsi="Times New Roman" w:cs="Times New Roman"/>
                <w:sz w:val="22"/>
                <w:szCs w:val="22"/>
              </w:rPr>
            </w:pPr>
          </w:p>
        </w:tc>
      </w:tr>
      <w:tr w14:paraId="797BA41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9AA06D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29</w:t>
            </w:r>
          </w:p>
        </w:tc>
        <w:tc>
          <w:tcPr>
            <w:tcW w:w="1701" w:type="dxa"/>
            <w:noWrap w:val="0"/>
            <w:vAlign w:val="center"/>
          </w:tcPr>
          <w:p w14:paraId="7091754F">
            <w:pPr>
              <w:rPr>
                <w:rFonts w:hint="default" w:ascii="Times New Roman" w:hAnsi="Times New Roman" w:cs="Times New Roman"/>
                <w:sz w:val="22"/>
                <w:szCs w:val="22"/>
              </w:rPr>
            </w:pPr>
            <w:r>
              <w:rPr>
                <w:rFonts w:hint="default" w:ascii="Times New Roman" w:hAnsi="Times New Roman" w:cs="Times New Roman"/>
                <w:szCs w:val="21"/>
              </w:rPr>
              <w:t>se</w:t>
            </w:r>
          </w:p>
        </w:tc>
        <w:tc>
          <w:tcPr>
            <w:tcW w:w="1843" w:type="dxa"/>
            <w:noWrap w:val="0"/>
            <w:vAlign w:val="center"/>
          </w:tcPr>
          <w:p w14:paraId="1E1AC862">
            <w:pPr>
              <w:rPr>
                <w:rFonts w:hint="default" w:ascii="Times New Roman" w:hAnsi="Times New Roman" w:cs="Times New Roman"/>
              </w:rPr>
            </w:pPr>
            <w:r>
              <w:rPr>
                <w:rFonts w:hint="default" w:ascii="Times New Roman" w:hAnsi="Times New Roman" w:cs="Times New Roman"/>
                <w:kern w:val="0"/>
                <w:szCs w:val="21"/>
              </w:rPr>
              <w:t>税额</w:t>
            </w:r>
          </w:p>
        </w:tc>
        <w:tc>
          <w:tcPr>
            <w:tcW w:w="1276" w:type="dxa"/>
            <w:noWrap w:val="0"/>
            <w:vAlign w:val="top"/>
          </w:tcPr>
          <w:p w14:paraId="2BCEB307">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number</w:t>
            </w:r>
          </w:p>
        </w:tc>
        <w:tc>
          <w:tcPr>
            <w:tcW w:w="709" w:type="dxa"/>
            <w:noWrap w:val="0"/>
            <w:vAlign w:val="center"/>
          </w:tcPr>
          <w:p w14:paraId="11335024">
            <w:pPr>
              <w:jc w:val="center"/>
              <w:rPr>
                <w:rFonts w:hint="default" w:ascii="Times New Roman" w:hAnsi="Times New Roman" w:cs="Times New Roman"/>
                <w:sz w:val="22"/>
                <w:szCs w:val="22"/>
              </w:rPr>
            </w:pPr>
            <w:r>
              <w:rPr>
                <w:rFonts w:hint="default" w:ascii="Times New Roman" w:hAnsi="Times New Roman" w:cs="Times New Roman"/>
                <w:kern w:val="0"/>
                <w:szCs w:val="21"/>
              </w:rPr>
              <w:t>18,2</w:t>
            </w:r>
          </w:p>
        </w:tc>
        <w:tc>
          <w:tcPr>
            <w:tcW w:w="708" w:type="dxa"/>
            <w:noWrap w:val="0"/>
            <w:vAlign w:val="center"/>
          </w:tcPr>
          <w:p w14:paraId="273A1CEE">
            <w:pPr>
              <w:jc w:val="center"/>
              <w:rPr>
                <w:rFonts w:hint="default" w:ascii="Times New Roman" w:hAnsi="Times New Roman" w:cs="Times New Roman"/>
                <w:sz w:val="22"/>
                <w:szCs w:val="22"/>
              </w:rPr>
            </w:pPr>
            <w:r>
              <w:rPr>
                <w:rFonts w:hint="default" w:ascii="Times New Roman" w:hAnsi="Times New Roman" w:cs="Times New Roman"/>
                <w:kern w:val="0"/>
                <w:szCs w:val="21"/>
              </w:rPr>
              <w:t>是</w:t>
            </w:r>
          </w:p>
        </w:tc>
        <w:tc>
          <w:tcPr>
            <w:tcW w:w="1560" w:type="dxa"/>
            <w:noWrap w:val="0"/>
            <w:vAlign w:val="center"/>
          </w:tcPr>
          <w:p w14:paraId="1A9A1E1E">
            <w:pPr>
              <w:rPr>
                <w:rFonts w:hint="default" w:ascii="Times New Roman" w:hAnsi="Times New Roman" w:cs="Times New Roman"/>
                <w:sz w:val="22"/>
                <w:szCs w:val="22"/>
              </w:rPr>
            </w:pPr>
          </w:p>
        </w:tc>
      </w:tr>
      <w:tr w14:paraId="2219DCB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839058E">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bookmarkStart w:id="481" w:name="_Toc10066"/>
            <w:bookmarkStart w:id="482" w:name="_Toc31773"/>
            <w:r>
              <w:rPr>
                <w:rFonts w:hint="eastAsia" w:ascii="Times New Roman" w:hAnsi="Times New Roman" w:eastAsia="宋体" w:cs="Times New Roman"/>
                <w:i w:val="0"/>
                <w:iCs w:val="0"/>
                <w:color w:val="000000"/>
                <w:kern w:val="0"/>
                <w:sz w:val="22"/>
                <w:szCs w:val="22"/>
                <w:u w:val="none"/>
                <w:lang w:val="en-US" w:eastAsia="zh-CN" w:bidi="ar"/>
              </w:rPr>
              <w:t>30</w:t>
            </w:r>
          </w:p>
        </w:tc>
        <w:tc>
          <w:tcPr>
            <w:tcW w:w="1701" w:type="dxa"/>
            <w:noWrap w:val="0"/>
            <w:vAlign w:val="center"/>
          </w:tcPr>
          <w:p w14:paraId="0E169979">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cs="Times New Roman"/>
                <w:sz w:val="22"/>
                <w:szCs w:val="22"/>
                <w:highlight w:val="none"/>
                <w:lang w:val="en-US" w:eastAsia="zh-CN"/>
              </w:rPr>
              <w:t>sptm</w:t>
            </w:r>
          </w:p>
        </w:tc>
        <w:tc>
          <w:tcPr>
            <w:tcW w:w="1843" w:type="dxa"/>
            <w:noWrap w:val="0"/>
            <w:vAlign w:val="center"/>
          </w:tcPr>
          <w:p w14:paraId="67990EB9">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cs="Times New Roman"/>
                <w:sz w:val="22"/>
                <w:szCs w:val="22"/>
                <w:highlight w:val="none"/>
                <w:lang w:val="en-US" w:eastAsia="zh-CN"/>
              </w:rPr>
              <w:t>商品条码</w:t>
            </w:r>
          </w:p>
        </w:tc>
        <w:tc>
          <w:tcPr>
            <w:tcW w:w="1276" w:type="dxa"/>
            <w:noWrap w:val="0"/>
            <w:vAlign w:val="center"/>
          </w:tcPr>
          <w:p w14:paraId="1FD309EC">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eastAsia="宋体" w:cs="Times New Roman"/>
                <w:sz w:val="22"/>
                <w:szCs w:val="22"/>
                <w:highlight w:val="none"/>
                <w:lang w:val="en-US" w:eastAsia="zh-CN"/>
              </w:rPr>
              <w:t>v</w:t>
            </w:r>
            <w:r>
              <w:rPr>
                <w:rFonts w:hint="default" w:ascii="Times New Roman" w:hAnsi="Times New Roman" w:eastAsia="宋体" w:cs="Times New Roman"/>
                <w:sz w:val="22"/>
                <w:szCs w:val="22"/>
                <w:highlight w:val="none"/>
                <w:lang w:val="en-US" w:eastAsia="zh-CN"/>
              </w:rPr>
              <w:t>archar</w:t>
            </w:r>
          </w:p>
        </w:tc>
        <w:tc>
          <w:tcPr>
            <w:tcW w:w="709" w:type="dxa"/>
            <w:noWrap w:val="0"/>
            <w:vAlign w:val="center"/>
          </w:tcPr>
          <w:p w14:paraId="22EFA651">
            <w:pPr>
              <w:spacing w:before="0" w:beforeLines="0" w:after="0" w:afterLines="0" w:line="240" w:lineRule="auto"/>
              <w:ind w:firstLine="0" w:firstLineChars="0"/>
              <w:rPr>
                <w:rFonts w:hint="default" w:ascii="Times New Roman" w:hAnsi="Times New Roman" w:cs="Times New Roman"/>
                <w:kern w:val="2"/>
                <w:sz w:val="21"/>
                <w:szCs w:val="20"/>
                <w:lang w:val="en-US" w:eastAsia="zh-CN" w:bidi="ar-SA"/>
              </w:rPr>
            </w:pPr>
            <w:r>
              <w:rPr>
                <w:rFonts w:hint="default" w:ascii="Times New Roman" w:hAnsi="Times New Roman" w:eastAsia="宋体" w:cs="Times New Roman"/>
                <w:sz w:val="22"/>
                <w:szCs w:val="22"/>
                <w:highlight w:val="none"/>
                <w:lang w:val="en-US" w:eastAsia="zh-CN"/>
              </w:rPr>
              <w:t>1</w:t>
            </w:r>
            <w:r>
              <w:rPr>
                <w:rFonts w:hint="eastAsia" w:ascii="Times New Roman" w:hAnsi="Times New Roman" w:eastAsia="宋体" w:cs="Times New Roman"/>
                <w:sz w:val="22"/>
                <w:szCs w:val="22"/>
                <w:highlight w:val="none"/>
                <w:lang w:val="en-US" w:eastAsia="zh-CN"/>
              </w:rPr>
              <w:t>4</w:t>
            </w:r>
          </w:p>
        </w:tc>
        <w:tc>
          <w:tcPr>
            <w:tcW w:w="708" w:type="dxa"/>
            <w:noWrap w:val="0"/>
            <w:vAlign w:val="center"/>
          </w:tcPr>
          <w:p w14:paraId="2855C333">
            <w:pPr>
              <w:spacing w:before="0" w:beforeLines="0" w:after="0" w:afterLines="0" w:line="240" w:lineRule="auto"/>
              <w:ind w:firstLine="0" w:firstLineChars="0"/>
              <w:rPr>
                <w:rFonts w:hint="default" w:ascii="Times New Roman" w:hAnsi="Times New Roman" w:cs="Times New Roman"/>
                <w:kern w:val="2"/>
                <w:sz w:val="21"/>
                <w:szCs w:val="24"/>
                <w:lang w:val="en-US" w:eastAsia="zh-CN" w:bidi="ar-SA"/>
              </w:rPr>
            </w:pPr>
            <w:r>
              <w:rPr>
                <w:rFonts w:hint="eastAsia" w:ascii="Times New Roman" w:hAnsi="Times New Roman" w:eastAsia="宋体" w:cs="Times New Roman"/>
                <w:sz w:val="22"/>
                <w:szCs w:val="22"/>
                <w:highlight w:val="none"/>
                <w:lang w:val="en-US" w:eastAsia="zh-CN"/>
              </w:rPr>
              <w:t>否</w:t>
            </w:r>
          </w:p>
        </w:tc>
        <w:tc>
          <w:tcPr>
            <w:tcW w:w="1560" w:type="dxa"/>
            <w:noWrap w:val="0"/>
            <w:vAlign w:val="center"/>
          </w:tcPr>
          <w:p w14:paraId="62D9B261">
            <w:pPr>
              <w:rPr>
                <w:rFonts w:hint="default" w:ascii="Times New Roman" w:hAnsi="Times New Roman" w:cs="Times New Roman"/>
                <w:sz w:val="22"/>
                <w:szCs w:val="22"/>
              </w:rPr>
            </w:pPr>
          </w:p>
        </w:tc>
      </w:tr>
    </w:tbl>
    <w:p w14:paraId="7EB79D7A">
      <w:pPr>
        <w:pStyle w:val="5"/>
        <w:rPr>
          <w:rFonts w:hint="default" w:ascii="Times New Roman" w:hAnsi="Times New Roman" w:cs="Times New Roman"/>
        </w:rPr>
      </w:pPr>
      <w:bookmarkStart w:id="483" w:name="_Toc28875"/>
      <w:r>
        <w:rPr>
          <w:rFonts w:hint="default" w:ascii="Times New Roman" w:hAnsi="Times New Roman" w:cs="Times New Roman"/>
        </w:rPr>
        <w:t>13.3请求报文示例</w:t>
      </w:r>
      <w:bookmarkEnd w:id="481"/>
      <w:bookmarkEnd w:id="482"/>
      <w:bookmarkEnd w:id="48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C8B8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E486469">
            <w:pPr>
              <w:pStyle w:val="6"/>
              <w:bidi w:val="0"/>
              <w:rPr>
                <w:rFonts w:hint="default" w:ascii="Times New Roman" w:hAnsi="Times New Roman" w:cs="Times New Roman"/>
              </w:rPr>
            </w:pPr>
            <w:r>
              <w:rPr>
                <w:rFonts w:hint="default" w:ascii="Times New Roman" w:hAnsi="Times New Roman" w:cs="Times New Roman"/>
              </w:rPr>
              <w:t>{</w:t>
            </w:r>
          </w:p>
          <w:p w14:paraId="291E0D96">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"lrfsf": "录入方身份",</w:t>
            </w:r>
          </w:p>
          <w:p w14:paraId="2CBF37D5">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"xsfnsrsbh":</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"销售方纳税人识别号" ,</w:t>
            </w:r>
          </w:p>
          <w:p w14:paraId="152234FF">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"xsfmc": "销售方名称",</w:t>
            </w:r>
          </w:p>
          <w:p w14:paraId="250BCB71">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"gmfnsrsbh":</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"购买方纳税人识别号",</w:t>
            </w:r>
          </w:p>
          <w:p w14:paraId="7820E206">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"gmfmc":</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"购买方名称",</w:t>
            </w:r>
          </w:p>
          <w:p w14:paraId="46456862">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"lzfpdm": "蓝字发票代码",</w:t>
            </w:r>
          </w:p>
          <w:p w14:paraId="389BFA08">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"lzfphm": "蓝字发票号码",</w:t>
            </w:r>
          </w:p>
          <w:p w14:paraId="611BC000">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"sfzzfpbz": "是否纸质发票标志",</w:t>
            </w:r>
          </w:p>
          <w:p w14:paraId="78D3035A">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"lzkprq": "蓝字发票开票日期",</w:t>
            </w:r>
          </w:p>
          <w:p w14:paraId="33E66F3F">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"lzhjje": "蓝字发票合计金额",</w:t>
            </w:r>
          </w:p>
          <w:p w14:paraId="1EB1019A">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"lzhjse": "蓝字发票合计税额",</w:t>
            </w:r>
          </w:p>
          <w:p w14:paraId="4BF0B6DA">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"lzfppzDm": "蓝字发票票种代码",</w:t>
            </w:r>
          </w:p>
          <w:p w14:paraId="6C356C7D">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"lzfpTdyslxDm":</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"蓝字发票特定要素类型代码" ,</w:t>
            </w:r>
          </w:p>
          <w:p w14:paraId="18B056DD">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"hzcxje":</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"红字冲销金额" ,</w:t>
            </w:r>
          </w:p>
          <w:p w14:paraId="7CB62606">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"hzcxse":</w:t>
            </w:r>
            <w:r>
              <w:rPr>
                <w:rFonts w:hint="default" w:ascii="Times New Roman" w:hAnsi="Times New Roman" w:cs="Times New Roman"/>
                <w:highlight w:val="none"/>
                <w:lang w:val="en-US" w:eastAsia="zh-CN"/>
              </w:rPr>
              <w:t xml:space="preserve"> </w:t>
            </w:r>
            <w:r>
              <w:rPr>
                <w:rFonts w:hint="default" w:ascii="Times New Roman" w:hAnsi="Times New Roman" w:cs="Times New Roman"/>
                <w:highlight w:val="none"/>
              </w:rPr>
              <w:t>"红字冲销税额" ,</w:t>
            </w:r>
          </w:p>
          <w:p w14:paraId="11E34876">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"chyyDm": "红字发票冲红原因代码",</w:t>
            </w:r>
          </w:p>
          <w:p w14:paraId="2F5C2517">
            <w:pPr>
              <w:pStyle w:val="6"/>
              <w:bidi w:val="0"/>
              <w:rPr>
                <w:rFonts w:hint="default" w:ascii="Times New Roman" w:hAnsi="Times New Roman" w:cs="Times New Roman"/>
                <w:highlight w:val="none"/>
              </w:rPr>
            </w:pPr>
            <w:r>
              <w:rPr>
                <w:rFonts w:hint="default" w:ascii="Times New Roman" w:hAnsi="Times New Roman" w:cs="Times New Roman"/>
                <w:highlight w:val="none"/>
              </w:rPr>
              <w:tab/>
            </w:r>
            <w:r>
              <w:rPr>
                <w:rFonts w:hint="default" w:ascii="Times New Roman" w:hAnsi="Times New Roman" w:cs="Times New Roman"/>
                <w:highlight w:val="none"/>
              </w:rPr>
              <w:t>"hzqrdmxList": [</w:t>
            </w:r>
          </w:p>
          <w:p w14:paraId="225D078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4334263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"lzmxxh": "蓝字发票明细序号",</w:t>
            </w:r>
          </w:p>
          <w:p w14:paraId="21AE3EE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"xh": "序号",</w:t>
            </w:r>
          </w:p>
          <w:p w14:paraId="152F783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"sphfwssflhbbm": "商品和服务税收分类合并编码",</w:t>
            </w:r>
          </w:p>
          <w:p w14:paraId="435BE19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"hwhyslwfwmc": "货物或应税劳务、服务名称",</w:t>
            </w:r>
          </w:p>
          <w:p w14:paraId="0C7701E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"spfwjc": "商品服务简称",</w:t>
            </w:r>
          </w:p>
          <w:p w14:paraId="21A3552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"xmmc": "项目名称",</w:t>
            </w:r>
          </w:p>
          <w:p w14:paraId="6A05460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"ggxh": "规格型号",</w:t>
            </w:r>
          </w:p>
          <w:p w14:paraId="7D9F587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"dw": "单位",</w:t>
            </w:r>
          </w:p>
          <w:p w14:paraId="488957B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"fpspdj": "单价",</w:t>
            </w:r>
          </w:p>
          <w:p w14:paraId="0985CC8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"fpspsl": "数量",</w:t>
            </w:r>
          </w:p>
          <w:p w14:paraId="48F743D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"je": "金额",</w:t>
            </w:r>
          </w:p>
          <w:p w14:paraId="2793C7B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"sl1": "税率",</w:t>
            </w:r>
          </w:p>
          <w:p w14:paraId="7B62B5E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"se": "税额",</w:t>
            </w:r>
          </w:p>
          <w:p w14:paraId="46008A16">
            <w:pPr>
              <w:pStyle w:val="6"/>
              <w:bidi w:val="0"/>
              <w:ind w:left="199" w:leftChars="95" w:firstLine="309" w:firstLineChars="129"/>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eastAsia="宋体" w:cs="Times New Roman"/>
              </w:rPr>
              <w:t>"</w:t>
            </w:r>
            <w:r>
              <w:rPr>
                <w:rFonts w:hint="eastAsia"/>
              </w:rPr>
              <w:t>sptm</w:t>
            </w:r>
            <w:r>
              <w:rPr>
                <w:rFonts w:hint="default" w:ascii="Times New Roman" w:hAnsi="Times New Roman" w:cs="Times New Roman"/>
              </w:rPr>
              <w:t>": "</w:t>
            </w:r>
            <w:r>
              <w:rPr>
                <w:rFonts w:hint="eastAsia"/>
              </w:rPr>
              <w:t>商品条码</w:t>
            </w:r>
            <w:r>
              <w:rPr>
                <w:rFonts w:hint="default" w:ascii="Times New Roman" w:hAnsi="Times New Roman" w:cs="Times New Roman"/>
              </w:rPr>
              <w:t>"</w:t>
            </w:r>
          </w:p>
          <w:p w14:paraId="2E0E61A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144916F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293612A5">
            <w:pPr>
              <w:pStyle w:val="6"/>
              <w:bidi w:val="0"/>
              <w:rPr>
                <w:rFonts w:hint="default" w:ascii="Times New Roman" w:hAnsi="Times New Roman" w:cs="Times New Roman"/>
              </w:rPr>
            </w:pPr>
            <w:r>
              <w:rPr>
                <w:rFonts w:hint="default" w:ascii="Times New Roman" w:hAnsi="Times New Roman" w:cs="Times New Roman"/>
              </w:rPr>
              <w:t>}</w:t>
            </w:r>
          </w:p>
        </w:tc>
      </w:tr>
    </w:tbl>
    <w:p w14:paraId="0D489CB6">
      <w:pPr>
        <w:pStyle w:val="5"/>
        <w:rPr>
          <w:rFonts w:hint="default" w:ascii="Times New Roman" w:hAnsi="Times New Roman" w:cs="Times New Roman"/>
        </w:rPr>
      </w:pPr>
      <w:bookmarkStart w:id="484" w:name="_Toc4114"/>
      <w:bookmarkStart w:id="485" w:name="_Toc3328"/>
      <w:bookmarkStart w:id="486" w:name="_Toc21209"/>
      <w:r>
        <w:rPr>
          <w:rFonts w:hint="default" w:ascii="Times New Roman" w:hAnsi="Times New Roman" w:cs="Times New Roman"/>
        </w:rPr>
        <w:t>13.4返回参数</w:t>
      </w:r>
      <w:bookmarkEnd w:id="484"/>
      <w:bookmarkEnd w:id="485"/>
      <w:bookmarkEnd w:id="48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38A447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AEF82B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2BAE622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E5134E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3577C68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264D01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1D3C20A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2395E78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2652E3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F8AD35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274EBDBA">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5E1A830B">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402E0E34">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288DB4E6">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0893953B">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E233640">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5F198C3B">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287700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599B91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0784D58">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66A1DF3B">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38873BAD">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690F6788">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3032C9F0">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A26351A">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38FC076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BD7D8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00DEA5D6">
            <w:pPr>
              <w:rPr>
                <w:rFonts w:hint="default" w:ascii="Times New Roman" w:hAnsi="Times New Roman" w:cs="Times New Roman"/>
                <w:sz w:val="22"/>
                <w:szCs w:val="22"/>
              </w:rPr>
            </w:pPr>
            <w:r>
              <w:rPr>
                <w:rFonts w:hint="default" w:ascii="Times New Roman" w:hAnsi="Times New Roman" w:cs="Times New Roman"/>
                <w:sz w:val="22"/>
                <w:szCs w:val="22"/>
              </w:rPr>
              <w:t>hzfpxxqrdbh</w:t>
            </w:r>
          </w:p>
        </w:tc>
        <w:tc>
          <w:tcPr>
            <w:tcW w:w="1843" w:type="dxa"/>
            <w:noWrap w:val="0"/>
            <w:vAlign w:val="center"/>
          </w:tcPr>
          <w:p w14:paraId="07FB3E2B">
            <w:pPr>
              <w:rPr>
                <w:rFonts w:hint="default" w:ascii="Times New Roman" w:hAnsi="Times New Roman" w:cs="Times New Roman"/>
                <w:sz w:val="22"/>
                <w:szCs w:val="22"/>
              </w:rPr>
            </w:pPr>
            <w:r>
              <w:rPr>
                <w:rFonts w:hint="default" w:ascii="Times New Roman" w:hAnsi="Times New Roman" w:cs="Times New Roman"/>
                <w:sz w:val="22"/>
                <w:szCs w:val="22"/>
              </w:rPr>
              <w:t>红字确认单编号</w:t>
            </w:r>
          </w:p>
        </w:tc>
        <w:tc>
          <w:tcPr>
            <w:tcW w:w="1276" w:type="dxa"/>
            <w:noWrap w:val="0"/>
            <w:vAlign w:val="center"/>
          </w:tcPr>
          <w:p w14:paraId="122967C7">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5F1F198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7848D787">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18DBA6FD">
            <w:pPr>
              <w:rPr>
                <w:rFonts w:hint="default" w:ascii="Times New Roman" w:hAnsi="Times New Roman" w:cs="Times New Roman"/>
                <w:sz w:val="22"/>
                <w:szCs w:val="22"/>
              </w:rPr>
            </w:pPr>
          </w:p>
        </w:tc>
      </w:tr>
      <w:tr w14:paraId="282D62A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91E06F3">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1A4B0B3A">
            <w:pPr>
              <w:rPr>
                <w:rFonts w:hint="default" w:ascii="Times New Roman" w:hAnsi="Times New Roman" w:cs="Times New Roman"/>
                <w:sz w:val="22"/>
                <w:szCs w:val="22"/>
              </w:rPr>
            </w:pPr>
            <w:r>
              <w:rPr>
                <w:rFonts w:hint="default" w:ascii="Times New Roman" w:hAnsi="Times New Roman" w:cs="Times New Roman"/>
                <w:sz w:val="22"/>
                <w:szCs w:val="22"/>
              </w:rPr>
              <w:t>uuid</w:t>
            </w:r>
          </w:p>
        </w:tc>
        <w:tc>
          <w:tcPr>
            <w:tcW w:w="1843" w:type="dxa"/>
            <w:noWrap w:val="0"/>
            <w:vAlign w:val="center"/>
          </w:tcPr>
          <w:p w14:paraId="7A509F96">
            <w:pPr>
              <w:rPr>
                <w:rFonts w:hint="default" w:ascii="Times New Roman" w:hAnsi="Times New Roman" w:cs="Times New Roman"/>
                <w:sz w:val="22"/>
                <w:szCs w:val="22"/>
              </w:rPr>
            </w:pPr>
            <w:r>
              <w:rPr>
                <w:rFonts w:hint="default" w:ascii="Times New Roman" w:hAnsi="Times New Roman" w:cs="Times New Roman"/>
                <w:sz w:val="22"/>
                <w:szCs w:val="22"/>
              </w:rPr>
              <w:t>红字确认单UUID</w:t>
            </w:r>
          </w:p>
        </w:tc>
        <w:tc>
          <w:tcPr>
            <w:tcW w:w="1276" w:type="dxa"/>
            <w:noWrap w:val="0"/>
            <w:vAlign w:val="center"/>
          </w:tcPr>
          <w:p w14:paraId="5EFFB62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6156B661">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32</w:t>
            </w:r>
          </w:p>
        </w:tc>
        <w:tc>
          <w:tcPr>
            <w:tcW w:w="708" w:type="dxa"/>
            <w:noWrap w:val="0"/>
            <w:vAlign w:val="center"/>
          </w:tcPr>
          <w:p w14:paraId="31DCA009">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D0C41BF">
            <w:pPr>
              <w:rPr>
                <w:rFonts w:hint="default" w:ascii="Times New Roman" w:hAnsi="Times New Roman" w:cs="Times New Roman"/>
                <w:sz w:val="22"/>
                <w:szCs w:val="22"/>
              </w:rPr>
            </w:pPr>
          </w:p>
        </w:tc>
      </w:tr>
      <w:tr w14:paraId="1F08B83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285C30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0C8DCD18">
            <w:pPr>
              <w:rPr>
                <w:rFonts w:hint="default" w:ascii="Times New Roman" w:hAnsi="Times New Roman" w:cs="Times New Roman"/>
                <w:sz w:val="22"/>
                <w:szCs w:val="22"/>
              </w:rPr>
            </w:pPr>
            <w:r>
              <w:rPr>
                <w:rFonts w:hint="default" w:ascii="Times New Roman" w:hAnsi="Times New Roman" w:cs="Times New Roman"/>
                <w:sz w:val="22"/>
                <w:szCs w:val="22"/>
              </w:rPr>
              <w:t>hzqrxxztDm</w:t>
            </w:r>
          </w:p>
        </w:tc>
        <w:tc>
          <w:tcPr>
            <w:tcW w:w="1843" w:type="dxa"/>
            <w:noWrap w:val="0"/>
            <w:vAlign w:val="center"/>
          </w:tcPr>
          <w:p w14:paraId="56485C40">
            <w:pPr>
              <w:rPr>
                <w:rFonts w:hint="default" w:ascii="Times New Roman" w:hAnsi="Times New Roman" w:cs="Times New Roman"/>
                <w:sz w:val="22"/>
                <w:szCs w:val="22"/>
              </w:rPr>
            </w:pPr>
            <w:r>
              <w:rPr>
                <w:rFonts w:hint="default" w:ascii="Times New Roman" w:hAnsi="Times New Roman" w:cs="Times New Roman"/>
                <w:sz w:val="22"/>
                <w:szCs w:val="22"/>
              </w:rPr>
              <w:t>红字确认单状态</w:t>
            </w:r>
          </w:p>
        </w:tc>
        <w:tc>
          <w:tcPr>
            <w:tcW w:w="1276" w:type="dxa"/>
            <w:noWrap w:val="0"/>
            <w:vAlign w:val="center"/>
          </w:tcPr>
          <w:p w14:paraId="026D1223">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3022D4A">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19545410">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DFE173B">
            <w:pPr>
              <w:rPr>
                <w:rFonts w:hint="default" w:ascii="Times New Roman" w:hAnsi="Times New Roman" w:cs="Times New Roman"/>
              </w:rPr>
            </w:pPr>
            <w:r>
              <w:rPr>
                <w:rFonts w:hint="default" w:ascii="Times New Roman" w:hAnsi="Times New Roman" w:cs="Times New Roman"/>
              </w:rPr>
              <w:t>01：无需确认</w:t>
            </w:r>
          </w:p>
          <w:p w14:paraId="1120EE37">
            <w:pPr>
              <w:rPr>
                <w:rFonts w:hint="default" w:ascii="Times New Roman" w:hAnsi="Times New Roman" w:cs="Times New Roman"/>
              </w:rPr>
            </w:pPr>
            <w:r>
              <w:rPr>
                <w:rFonts w:hint="default" w:ascii="Times New Roman" w:hAnsi="Times New Roman" w:cs="Times New Roman"/>
              </w:rPr>
              <w:t>02：销方录入待购方确认</w:t>
            </w:r>
          </w:p>
          <w:p w14:paraId="676CADFE">
            <w:pPr>
              <w:rPr>
                <w:rFonts w:hint="default" w:ascii="Times New Roman" w:hAnsi="Times New Roman" w:cs="Times New Roman"/>
              </w:rPr>
            </w:pPr>
            <w:r>
              <w:rPr>
                <w:rFonts w:hint="default" w:ascii="Times New Roman" w:hAnsi="Times New Roman" w:cs="Times New Roman"/>
              </w:rPr>
              <w:t>03：购方录入待销方确认</w:t>
            </w:r>
          </w:p>
          <w:p w14:paraId="6956A97D">
            <w:pPr>
              <w:rPr>
                <w:rFonts w:hint="default" w:ascii="Times New Roman" w:hAnsi="Times New Roman" w:cs="Times New Roman"/>
              </w:rPr>
            </w:pPr>
            <w:r>
              <w:rPr>
                <w:rFonts w:hint="default" w:ascii="Times New Roman" w:hAnsi="Times New Roman" w:cs="Times New Roman"/>
              </w:rPr>
              <w:t>04：购销双方已确认</w:t>
            </w:r>
          </w:p>
          <w:p w14:paraId="7E22D551">
            <w:pPr>
              <w:rPr>
                <w:rFonts w:hint="default" w:ascii="Times New Roman" w:hAnsi="Times New Roman" w:cs="Times New Roman"/>
              </w:rPr>
            </w:pPr>
            <w:r>
              <w:rPr>
                <w:rFonts w:hint="default" w:ascii="Times New Roman" w:hAnsi="Times New Roman" w:cs="Times New Roman"/>
              </w:rPr>
              <w:t>05：作废（销方录入购方否认）</w:t>
            </w:r>
          </w:p>
          <w:p w14:paraId="180EFD19">
            <w:pPr>
              <w:rPr>
                <w:rFonts w:hint="default" w:ascii="Times New Roman" w:hAnsi="Times New Roman" w:cs="Times New Roman"/>
              </w:rPr>
            </w:pPr>
            <w:r>
              <w:rPr>
                <w:rFonts w:hint="default" w:ascii="Times New Roman" w:hAnsi="Times New Roman" w:cs="Times New Roman"/>
              </w:rPr>
              <w:t>06：作废（购方录入销方否认）</w:t>
            </w:r>
          </w:p>
          <w:p w14:paraId="3EDFF9DB">
            <w:pPr>
              <w:rPr>
                <w:rFonts w:hint="default" w:ascii="Times New Roman" w:hAnsi="Times New Roman" w:cs="Times New Roman"/>
              </w:rPr>
            </w:pPr>
            <w:r>
              <w:rPr>
                <w:rFonts w:hint="default" w:ascii="Times New Roman" w:hAnsi="Times New Roman" w:cs="Times New Roman"/>
              </w:rPr>
              <w:t>07：作废（超72小时未确认）</w:t>
            </w:r>
          </w:p>
          <w:p w14:paraId="61A99042">
            <w:pPr>
              <w:rPr>
                <w:rFonts w:hint="default" w:ascii="Times New Roman" w:hAnsi="Times New Roman" w:cs="Times New Roman"/>
              </w:rPr>
            </w:pPr>
            <w:r>
              <w:rPr>
                <w:rFonts w:hint="default" w:ascii="Times New Roman" w:hAnsi="Times New Roman" w:cs="Times New Roman"/>
              </w:rPr>
              <w:t>08：（发起方撤销）</w:t>
            </w:r>
          </w:p>
          <w:p w14:paraId="77C6F36A">
            <w:pPr>
              <w:rPr>
                <w:rFonts w:hint="default" w:ascii="Times New Roman" w:hAnsi="Times New Roman" w:cs="Times New Roman"/>
              </w:rPr>
            </w:pPr>
            <w:r>
              <w:rPr>
                <w:rFonts w:hint="default" w:ascii="Times New Roman" w:hAnsi="Times New Roman" w:cs="Times New Roman"/>
              </w:rPr>
              <w:t>09：作废（确认后撤销）</w:t>
            </w:r>
          </w:p>
          <w:p w14:paraId="266933E9">
            <w:pPr>
              <w:rPr>
                <w:rFonts w:hint="default" w:ascii="Times New Roman" w:hAnsi="Times New Roman" w:cs="Times New Roman"/>
                <w:sz w:val="22"/>
                <w:szCs w:val="22"/>
              </w:rPr>
            </w:pPr>
            <w:r>
              <w:rPr>
                <w:rFonts w:hint="default" w:ascii="Times New Roman" w:hAnsi="Times New Roman" w:cs="Times New Roman"/>
              </w:rPr>
              <w:t>10作废（异常凭证）</w:t>
            </w:r>
          </w:p>
        </w:tc>
      </w:tr>
    </w:tbl>
    <w:p w14:paraId="73B5FF62">
      <w:pPr>
        <w:pStyle w:val="5"/>
        <w:rPr>
          <w:rFonts w:hint="default" w:ascii="Times New Roman" w:hAnsi="Times New Roman" w:cs="Times New Roman"/>
        </w:rPr>
      </w:pPr>
      <w:bookmarkStart w:id="487" w:name="_Toc9118"/>
      <w:bookmarkStart w:id="488" w:name="_Toc17392"/>
      <w:bookmarkStart w:id="489" w:name="_Toc25144"/>
      <w:r>
        <w:rPr>
          <w:rFonts w:hint="default" w:ascii="Times New Roman" w:hAnsi="Times New Roman" w:cs="Times New Roman"/>
        </w:rPr>
        <w:t>13.5返回报文示例</w:t>
      </w:r>
      <w:bookmarkEnd w:id="487"/>
      <w:bookmarkEnd w:id="488"/>
      <w:bookmarkEnd w:id="489"/>
    </w:p>
    <w:p w14:paraId="045841AF">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C1E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8EDFD13">
            <w:pPr>
              <w:pStyle w:val="6"/>
              <w:bidi w:val="0"/>
              <w:rPr>
                <w:rFonts w:hint="default" w:ascii="Times New Roman" w:hAnsi="Times New Roman" w:cs="Times New Roman"/>
              </w:rPr>
            </w:pPr>
            <w:r>
              <w:rPr>
                <w:rFonts w:hint="default" w:ascii="Times New Roman" w:hAnsi="Times New Roman" w:cs="Times New Roman"/>
              </w:rPr>
              <w:t>{</w:t>
            </w:r>
          </w:p>
          <w:p w14:paraId="26EA94E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2E6089A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756BD10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6149CA8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23BD824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1A1DED5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"hzfpxxqrdbh": "红字确认单编号",</w:t>
            </w:r>
          </w:p>
          <w:p w14:paraId="730AF26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"uuid": "红字确认单UUID",</w:t>
            </w:r>
          </w:p>
          <w:p w14:paraId="2844830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"hzqrxxztDm": "红字确认单状态"</w:t>
            </w:r>
          </w:p>
          <w:p w14:paraId="63A3289D">
            <w:pPr>
              <w:pStyle w:val="6"/>
              <w:bidi w:val="0"/>
              <w:rPr>
                <w:rFonts w:hint="default" w:ascii="Times New Roman" w:hAnsi="Times New Roman" w:cs="Times New Roman"/>
              </w:rPr>
            </w:pPr>
            <w:r>
              <w:rPr>
                <w:rFonts w:hint="default" w:ascii="Times New Roman" w:hAnsi="Times New Roman" w:cs="Times New Roman"/>
              </w:rPr>
              <w:t>}</w:t>
            </w:r>
          </w:p>
          <w:p w14:paraId="5F13662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60ECC23F">
            <w:pPr>
              <w:pStyle w:val="6"/>
              <w:bidi w:val="0"/>
              <w:rPr>
                <w:rFonts w:hint="default" w:ascii="Times New Roman" w:hAnsi="Times New Roman" w:cs="Times New Roman"/>
              </w:rPr>
            </w:pPr>
            <w:r>
              <w:rPr>
                <w:rFonts w:hint="default" w:ascii="Times New Roman" w:hAnsi="Times New Roman" w:cs="Times New Roman"/>
              </w:rPr>
              <w:t>}</w:t>
            </w:r>
          </w:p>
        </w:tc>
      </w:tr>
    </w:tbl>
    <w:p w14:paraId="6F188F01">
      <w:pPr>
        <w:pStyle w:val="6"/>
        <w:rPr>
          <w:rFonts w:hint="default" w:ascii="Times New Roman" w:hAnsi="Times New Roman" w:cs="Times New Roman"/>
        </w:rPr>
      </w:pPr>
    </w:p>
    <w:p w14:paraId="4955941F">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F0F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7FA27C3">
            <w:pPr>
              <w:pStyle w:val="6"/>
              <w:bidi w:val="0"/>
              <w:rPr>
                <w:rFonts w:hint="default" w:ascii="Times New Roman" w:hAnsi="Times New Roman" w:cs="Times New Roman"/>
              </w:rPr>
            </w:pPr>
            <w:r>
              <w:rPr>
                <w:rFonts w:hint="default" w:ascii="Times New Roman" w:hAnsi="Times New Roman" w:cs="Times New Roman"/>
              </w:rPr>
              <w:t>{</w:t>
            </w:r>
          </w:p>
          <w:p w14:paraId="4098FA3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5398054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5CBB3ED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736F528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39CDFED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6620D214">
            <w:pPr>
              <w:pStyle w:val="6"/>
              <w:bidi w:val="0"/>
              <w:rPr>
                <w:rFonts w:hint="default" w:ascii="Times New Roman" w:hAnsi="Times New Roman" w:cs="Times New Roman"/>
              </w:rPr>
            </w:pPr>
            <w:r>
              <w:rPr>
                <w:rFonts w:hint="default" w:ascii="Times New Roman" w:hAnsi="Times New Roman" w:cs="Times New Roman"/>
              </w:rPr>
              <w:t>}</w:t>
            </w:r>
          </w:p>
          <w:p w14:paraId="7ED87EE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7BDB8D9B">
            <w:pPr>
              <w:pStyle w:val="6"/>
              <w:bidi w:val="0"/>
              <w:rPr>
                <w:rFonts w:hint="default" w:ascii="Times New Roman" w:hAnsi="Times New Roman" w:cs="Times New Roman"/>
              </w:rPr>
            </w:pPr>
            <w:r>
              <w:rPr>
                <w:rFonts w:hint="default" w:ascii="Times New Roman" w:hAnsi="Times New Roman" w:cs="Times New Roman"/>
              </w:rPr>
              <w:t>}</w:t>
            </w:r>
          </w:p>
        </w:tc>
      </w:tr>
    </w:tbl>
    <w:p w14:paraId="47EA69BF">
      <w:pPr>
        <w:pStyle w:val="31"/>
        <w:ind w:firstLine="480"/>
        <w:rPr>
          <w:rFonts w:hint="default" w:ascii="Times New Roman" w:hAnsi="Times New Roman" w:cs="Times New Roman"/>
        </w:rPr>
      </w:pPr>
    </w:p>
    <w:p w14:paraId="2A526626">
      <w:pPr>
        <w:pStyle w:val="4"/>
        <w:widowControl/>
        <w:spacing w:beforeAutospacing="0" w:afterAutospacing="0" w:line="408" w:lineRule="auto"/>
        <w:rPr>
          <w:rFonts w:hint="default" w:ascii="Times New Roman" w:hAnsi="Times New Roman" w:cs="Times New Roman"/>
          <w:sz w:val="28"/>
          <w:szCs w:val="28"/>
        </w:rPr>
      </w:pPr>
      <w:bookmarkStart w:id="490" w:name="_Toc17261"/>
      <w:bookmarkStart w:id="491" w:name="_Toc6849"/>
      <w:bookmarkStart w:id="492" w:name="_Toc19655"/>
      <w:bookmarkStart w:id="493" w:name="_Toc1637"/>
      <w:r>
        <w:rPr>
          <w:rFonts w:hint="default" w:ascii="Times New Roman" w:hAnsi="Times New Roman" w:cs="Times New Roman"/>
          <w:sz w:val="28"/>
          <w:szCs w:val="28"/>
        </w:rPr>
        <w:t>14.数电红字确认单确认</w:t>
      </w:r>
      <w:bookmarkEnd w:id="490"/>
      <w:bookmarkEnd w:id="491"/>
      <w:bookmarkEnd w:id="492"/>
      <w:bookmarkEnd w:id="493"/>
    </w:p>
    <w:p w14:paraId="1D0751BA">
      <w:pPr>
        <w:pStyle w:val="5"/>
        <w:rPr>
          <w:rFonts w:hint="default" w:ascii="Times New Roman" w:hAnsi="Times New Roman" w:cs="Times New Roman"/>
        </w:rPr>
      </w:pPr>
      <w:bookmarkStart w:id="494" w:name="_Toc2267"/>
      <w:bookmarkStart w:id="495" w:name="_Toc10153"/>
      <w:bookmarkStart w:id="496" w:name="_Toc10746"/>
      <w:r>
        <w:rPr>
          <w:rFonts w:hint="default" w:ascii="Times New Roman" w:hAnsi="Times New Roman" w:cs="Times New Roman"/>
        </w:rPr>
        <w:t>14.1接口说明</w:t>
      </w:r>
      <w:bookmarkEnd w:id="494"/>
      <w:bookmarkEnd w:id="495"/>
      <w:bookmarkEnd w:id="496"/>
    </w:p>
    <w:p w14:paraId="446D4A7A">
      <w:pPr>
        <w:pStyle w:val="6"/>
        <w:spacing w:before="156" w:after="156"/>
        <w:ind w:firstLine="480"/>
        <w:rPr>
          <w:rFonts w:hint="default" w:ascii="Times New Roman" w:hAnsi="Times New Roman" w:cs="Times New Roman"/>
        </w:rPr>
      </w:pPr>
      <w:r>
        <w:rPr>
          <w:rFonts w:hint="default" w:ascii="Times New Roman" w:hAnsi="Times New Roman" w:cs="Times New Roman"/>
        </w:rPr>
        <w:t>给企业提供数电红字确认单确认接口，将已经确认的红字确认单确认并上传成功后表明红字确认单确认成功。</w:t>
      </w:r>
    </w:p>
    <w:p w14:paraId="58C421F3">
      <w:pPr>
        <w:pStyle w:val="5"/>
        <w:rPr>
          <w:rFonts w:hint="default" w:ascii="Times New Roman" w:hAnsi="Times New Roman" w:cs="Times New Roman"/>
        </w:rPr>
      </w:pPr>
      <w:bookmarkStart w:id="497" w:name="_Toc30838"/>
      <w:bookmarkStart w:id="498" w:name="_Toc26925"/>
      <w:bookmarkStart w:id="499" w:name="_Toc21275"/>
      <w:r>
        <w:rPr>
          <w:rFonts w:hint="default" w:ascii="Times New Roman" w:hAnsi="Times New Roman" w:cs="Times New Roman"/>
        </w:rPr>
        <w:t>14.2请求参数</w:t>
      </w:r>
      <w:bookmarkEnd w:id="497"/>
      <w:bookmarkEnd w:id="498"/>
      <w:bookmarkEnd w:id="49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C92409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36B02BE">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1A532E7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5A47B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5D4CA8F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43A10EC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734FE95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41BDF56F">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10348E5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598020F1">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43E55A57">
            <w:pPr>
              <w:rPr>
                <w:rFonts w:hint="default" w:ascii="Times New Roman" w:hAnsi="Times New Roman" w:cs="Times New Roman"/>
                <w:sz w:val="22"/>
                <w:szCs w:val="22"/>
              </w:rPr>
            </w:pPr>
            <w:r>
              <w:rPr>
                <w:rFonts w:hint="default" w:ascii="Times New Roman" w:hAnsi="Times New Roman" w:cs="Times New Roman"/>
                <w:sz w:val="22"/>
                <w:szCs w:val="22"/>
              </w:rPr>
              <w:t>xsfnsrsbh</w:t>
            </w:r>
          </w:p>
        </w:tc>
        <w:tc>
          <w:tcPr>
            <w:tcW w:w="1843" w:type="dxa"/>
            <w:tcBorders>
              <w:top w:val="single" w:color="auto" w:sz="6" w:space="0"/>
            </w:tcBorders>
            <w:noWrap w:val="0"/>
            <w:vAlign w:val="center"/>
          </w:tcPr>
          <w:p w14:paraId="500D5FCC">
            <w:pPr>
              <w:rPr>
                <w:rFonts w:hint="default" w:ascii="Times New Roman" w:hAnsi="Times New Roman" w:cs="Times New Roman"/>
                <w:strike/>
                <w:sz w:val="22"/>
                <w:szCs w:val="22"/>
              </w:rPr>
            </w:pPr>
            <w:r>
              <w:rPr>
                <w:rFonts w:hint="default" w:ascii="Times New Roman" w:hAnsi="Times New Roman" w:cs="Times New Roman"/>
              </w:rPr>
              <w:t>统一社会信用代码/纳税人识别号/身份证件号码</w:t>
            </w:r>
          </w:p>
        </w:tc>
        <w:tc>
          <w:tcPr>
            <w:tcW w:w="1276" w:type="dxa"/>
            <w:tcBorders>
              <w:top w:val="single" w:color="auto" w:sz="6" w:space="0"/>
            </w:tcBorders>
            <w:noWrap w:val="0"/>
            <w:vAlign w:val="center"/>
          </w:tcPr>
          <w:p w14:paraId="032E9C63">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tcBorders>
              <w:top w:val="single" w:color="auto" w:sz="6" w:space="0"/>
            </w:tcBorders>
            <w:noWrap w:val="0"/>
            <w:vAlign w:val="center"/>
          </w:tcPr>
          <w:p w14:paraId="5F04A30F">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tcBorders>
              <w:top w:val="single" w:color="auto" w:sz="6" w:space="0"/>
            </w:tcBorders>
            <w:noWrap w:val="0"/>
            <w:vAlign w:val="center"/>
          </w:tcPr>
          <w:p w14:paraId="319FB84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4375E80A">
            <w:pPr>
              <w:rPr>
                <w:rFonts w:hint="default" w:ascii="Times New Roman" w:hAnsi="Times New Roman" w:cs="Times New Roman"/>
                <w:sz w:val="22"/>
                <w:szCs w:val="22"/>
              </w:rPr>
            </w:pPr>
          </w:p>
        </w:tc>
      </w:tr>
      <w:tr w14:paraId="1A3AF07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9DCA10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7469288E">
            <w:pPr>
              <w:rPr>
                <w:rFonts w:hint="default" w:ascii="Times New Roman" w:hAnsi="Times New Roman" w:cs="Times New Roman"/>
                <w:strike/>
                <w:sz w:val="22"/>
                <w:szCs w:val="22"/>
              </w:rPr>
            </w:pPr>
            <w:r>
              <w:rPr>
                <w:rFonts w:hint="default" w:ascii="Times New Roman" w:hAnsi="Times New Roman" w:cs="Times New Roman"/>
                <w:sz w:val="22"/>
                <w:szCs w:val="22"/>
              </w:rPr>
              <w:t>uuid</w:t>
            </w:r>
          </w:p>
        </w:tc>
        <w:tc>
          <w:tcPr>
            <w:tcW w:w="1843" w:type="dxa"/>
            <w:noWrap w:val="0"/>
            <w:vAlign w:val="center"/>
          </w:tcPr>
          <w:p w14:paraId="50426E4A">
            <w:pPr>
              <w:rPr>
                <w:rFonts w:hint="default" w:ascii="Times New Roman" w:hAnsi="Times New Roman" w:cs="Times New Roman"/>
                <w:sz w:val="22"/>
                <w:szCs w:val="22"/>
              </w:rPr>
            </w:pPr>
            <w:r>
              <w:rPr>
                <w:rFonts w:hint="default" w:ascii="Times New Roman" w:hAnsi="Times New Roman" w:cs="Times New Roman"/>
              </w:rPr>
              <w:t>红字确认单UUID</w:t>
            </w:r>
          </w:p>
        </w:tc>
        <w:tc>
          <w:tcPr>
            <w:tcW w:w="1276" w:type="dxa"/>
            <w:noWrap w:val="0"/>
            <w:vAlign w:val="center"/>
          </w:tcPr>
          <w:p w14:paraId="68CF6685">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3BB82915">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32</w:t>
            </w:r>
          </w:p>
        </w:tc>
        <w:tc>
          <w:tcPr>
            <w:tcW w:w="708" w:type="dxa"/>
            <w:noWrap w:val="0"/>
            <w:vAlign w:val="center"/>
          </w:tcPr>
          <w:p w14:paraId="34DC4EE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75F9001">
            <w:pPr>
              <w:adjustRightInd w:val="0"/>
              <w:snapToGrid w:val="0"/>
              <w:rPr>
                <w:rFonts w:hint="default" w:ascii="Times New Roman" w:hAnsi="Times New Roman" w:cs="Times New Roman"/>
                <w:sz w:val="22"/>
                <w:szCs w:val="22"/>
              </w:rPr>
            </w:pPr>
          </w:p>
        </w:tc>
      </w:tr>
      <w:tr w14:paraId="1015CDB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B466B9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4B4C3521">
            <w:pPr>
              <w:rPr>
                <w:rFonts w:hint="default" w:ascii="Times New Roman" w:hAnsi="Times New Roman" w:cs="Times New Roman"/>
                <w:sz w:val="22"/>
                <w:szCs w:val="22"/>
              </w:rPr>
            </w:pPr>
            <w:r>
              <w:rPr>
                <w:rFonts w:hint="default" w:ascii="Times New Roman" w:hAnsi="Times New Roman" w:cs="Times New Roman"/>
                <w:sz w:val="22"/>
                <w:szCs w:val="22"/>
              </w:rPr>
              <w:t>hzqrdbh</w:t>
            </w:r>
          </w:p>
        </w:tc>
        <w:tc>
          <w:tcPr>
            <w:tcW w:w="1843" w:type="dxa"/>
            <w:noWrap w:val="0"/>
            <w:vAlign w:val="center"/>
          </w:tcPr>
          <w:p w14:paraId="30426B3A">
            <w:pPr>
              <w:rPr>
                <w:rFonts w:hint="default" w:ascii="Times New Roman" w:hAnsi="Times New Roman" w:cs="Times New Roman"/>
              </w:rPr>
            </w:pPr>
            <w:r>
              <w:rPr>
                <w:rFonts w:hint="default" w:ascii="Times New Roman" w:hAnsi="Times New Roman" w:cs="Times New Roman"/>
              </w:rPr>
              <w:t>红字确认单编号</w:t>
            </w:r>
          </w:p>
        </w:tc>
        <w:tc>
          <w:tcPr>
            <w:tcW w:w="1276" w:type="dxa"/>
            <w:noWrap w:val="0"/>
            <w:vAlign w:val="center"/>
          </w:tcPr>
          <w:p w14:paraId="02104AB9">
            <w:pPr>
              <w:pStyle w:val="23"/>
              <w:adjustRightInd w:val="0"/>
              <w:snapToGrid w:val="0"/>
              <w:rPr>
                <w:rFonts w:hint="default" w:ascii="Times New Roman" w:hAnsi="Times New Roman" w:cs="Times New Roman"/>
                <w:sz w:val="22"/>
                <w:szCs w:val="22"/>
              </w:rPr>
            </w:pPr>
            <w:r>
              <w:rPr>
                <w:rFonts w:hint="default" w:ascii="Times New Roman" w:hAnsi="Times New Roman" w:cs="Times New Roman"/>
                <w:kern w:val="0"/>
                <w:szCs w:val="21"/>
              </w:rPr>
              <w:t>varchar</w:t>
            </w:r>
          </w:p>
        </w:tc>
        <w:tc>
          <w:tcPr>
            <w:tcW w:w="709" w:type="dxa"/>
            <w:noWrap w:val="0"/>
            <w:vAlign w:val="center"/>
          </w:tcPr>
          <w:p w14:paraId="02B162F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20</w:t>
            </w:r>
          </w:p>
        </w:tc>
        <w:tc>
          <w:tcPr>
            <w:tcW w:w="708" w:type="dxa"/>
            <w:noWrap w:val="0"/>
            <w:vAlign w:val="center"/>
          </w:tcPr>
          <w:p w14:paraId="27D3DA71">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6DDB9163">
            <w:pPr>
              <w:adjustRightInd w:val="0"/>
              <w:snapToGrid w:val="0"/>
              <w:rPr>
                <w:rFonts w:hint="default" w:ascii="Times New Roman" w:hAnsi="Times New Roman" w:cs="Times New Roman"/>
                <w:sz w:val="22"/>
                <w:szCs w:val="22"/>
              </w:rPr>
            </w:pPr>
          </w:p>
        </w:tc>
      </w:tr>
      <w:tr w14:paraId="5BC948C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9282C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2B77C6D">
            <w:pPr>
              <w:rPr>
                <w:rFonts w:hint="default" w:ascii="Times New Roman" w:hAnsi="Times New Roman" w:cs="Times New Roman"/>
                <w:sz w:val="22"/>
                <w:szCs w:val="22"/>
              </w:rPr>
            </w:pPr>
            <w:r>
              <w:rPr>
                <w:rFonts w:hint="default" w:ascii="Times New Roman" w:hAnsi="Times New Roman" w:cs="Times New Roman"/>
                <w:sz w:val="22"/>
                <w:szCs w:val="22"/>
              </w:rPr>
              <w:t>qrlx</w:t>
            </w:r>
          </w:p>
        </w:tc>
        <w:tc>
          <w:tcPr>
            <w:tcW w:w="1843" w:type="dxa"/>
            <w:noWrap w:val="0"/>
            <w:vAlign w:val="center"/>
          </w:tcPr>
          <w:p w14:paraId="050DAD53">
            <w:pPr>
              <w:rPr>
                <w:rFonts w:hint="default" w:ascii="Times New Roman" w:hAnsi="Times New Roman" w:cs="Times New Roman"/>
                <w:strike/>
                <w:sz w:val="22"/>
                <w:szCs w:val="22"/>
              </w:rPr>
            </w:pPr>
            <w:r>
              <w:rPr>
                <w:rFonts w:hint="default" w:ascii="Times New Roman" w:hAnsi="Times New Roman" w:cs="Times New Roman"/>
              </w:rPr>
              <w:t>确认类型</w:t>
            </w:r>
          </w:p>
        </w:tc>
        <w:tc>
          <w:tcPr>
            <w:tcW w:w="1276" w:type="dxa"/>
            <w:noWrap w:val="0"/>
            <w:vAlign w:val="center"/>
          </w:tcPr>
          <w:p w14:paraId="470A299D">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varchar</w:t>
            </w:r>
          </w:p>
        </w:tc>
        <w:tc>
          <w:tcPr>
            <w:tcW w:w="709" w:type="dxa"/>
            <w:noWrap w:val="0"/>
            <w:vAlign w:val="center"/>
          </w:tcPr>
          <w:p w14:paraId="4A0543FE">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sz w:val="22"/>
                <w:szCs w:val="22"/>
              </w:rPr>
              <w:t>1</w:t>
            </w:r>
          </w:p>
        </w:tc>
        <w:tc>
          <w:tcPr>
            <w:tcW w:w="708" w:type="dxa"/>
            <w:noWrap w:val="0"/>
            <w:vAlign w:val="center"/>
          </w:tcPr>
          <w:p w14:paraId="68661C1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779C51AD">
            <w:pPr>
              <w:rPr>
                <w:rFonts w:hint="default" w:ascii="Times New Roman" w:hAnsi="Times New Roman" w:cs="Times New Roman"/>
                <w:szCs w:val="21"/>
              </w:rPr>
            </w:pPr>
            <w:r>
              <w:rPr>
                <w:rFonts w:hint="default" w:ascii="Times New Roman" w:hAnsi="Times New Roman" w:cs="Times New Roman"/>
                <w:szCs w:val="21"/>
              </w:rPr>
              <w:t>Y：同意</w:t>
            </w:r>
          </w:p>
          <w:p w14:paraId="2DDD9C2C">
            <w:pPr>
              <w:rPr>
                <w:rFonts w:hint="default" w:ascii="Times New Roman" w:hAnsi="Times New Roman" w:cs="Times New Roman"/>
                <w:szCs w:val="21"/>
              </w:rPr>
            </w:pPr>
            <w:r>
              <w:rPr>
                <w:rFonts w:hint="default" w:ascii="Times New Roman" w:hAnsi="Times New Roman" w:cs="Times New Roman"/>
                <w:szCs w:val="21"/>
              </w:rPr>
              <w:t>N：不同意</w:t>
            </w:r>
          </w:p>
          <w:p w14:paraId="2045DDD3">
            <w:pPr>
              <w:rPr>
                <w:rFonts w:hint="default" w:ascii="Times New Roman" w:hAnsi="Times New Roman" w:cs="Times New Roman"/>
                <w:sz w:val="22"/>
                <w:szCs w:val="22"/>
              </w:rPr>
            </w:pPr>
            <w:r>
              <w:rPr>
                <w:rFonts w:hint="default" w:ascii="Times New Roman" w:hAnsi="Times New Roman" w:cs="Times New Roman"/>
                <w:szCs w:val="21"/>
              </w:rPr>
              <w:t>C：撤销</w:t>
            </w:r>
          </w:p>
        </w:tc>
      </w:tr>
    </w:tbl>
    <w:p w14:paraId="70462640">
      <w:pPr>
        <w:pStyle w:val="5"/>
        <w:rPr>
          <w:rFonts w:hint="default" w:ascii="Times New Roman" w:hAnsi="Times New Roman" w:cs="Times New Roman"/>
        </w:rPr>
      </w:pPr>
      <w:bookmarkStart w:id="500" w:name="_Toc7844"/>
      <w:bookmarkStart w:id="501" w:name="_Toc14643"/>
      <w:bookmarkStart w:id="502" w:name="_Toc11616"/>
      <w:r>
        <w:rPr>
          <w:rFonts w:hint="default" w:ascii="Times New Roman" w:hAnsi="Times New Roman" w:cs="Times New Roman"/>
        </w:rPr>
        <w:t>14.3请求报文示例</w:t>
      </w:r>
      <w:bookmarkEnd w:id="500"/>
      <w:bookmarkEnd w:id="501"/>
      <w:bookmarkEnd w:id="50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AAF9E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D122665">
            <w:pPr>
              <w:pStyle w:val="6"/>
              <w:bidi w:val="0"/>
              <w:rPr>
                <w:rFonts w:hint="default" w:ascii="Times New Roman" w:hAnsi="Times New Roman" w:cs="Times New Roman"/>
              </w:rPr>
            </w:pPr>
            <w:r>
              <w:rPr>
                <w:rFonts w:hint="default" w:ascii="Times New Roman" w:hAnsi="Times New Roman" w:cs="Times New Roman"/>
              </w:rPr>
              <w:t>{</w:t>
            </w:r>
          </w:p>
          <w:p w14:paraId="58EB1FC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"xsfnsrsbh": "（销售方）统一社会信用代码/纳税人识别号/身份证件号码",</w:t>
            </w:r>
          </w:p>
          <w:p w14:paraId="00BF34D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"uuid": "红字确认单UUID ",</w:t>
            </w:r>
          </w:p>
          <w:p w14:paraId="67E037C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"hzqrdbh": "红字确认单编号 ",</w:t>
            </w:r>
          </w:p>
          <w:p w14:paraId="49899D1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"qrlx": "确认类型"</w:t>
            </w:r>
          </w:p>
          <w:p w14:paraId="2858DF05">
            <w:pPr>
              <w:pStyle w:val="6"/>
              <w:bidi w:val="0"/>
              <w:rPr>
                <w:rFonts w:hint="default" w:ascii="Times New Roman" w:hAnsi="Times New Roman" w:cs="Times New Roman"/>
              </w:rPr>
            </w:pPr>
            <w:r>
              <w:rPr>
                <w:rFonts w:hint="default" w:ascii="Times New Roman" w:hAnsi="Times New Roman" w:cs="Times New Roman"/>
              </w:rPr>
              <w:t>}</w:t>
            </w:r>
          </w:p>
        </w:tc>
      </w:tr>
    </w:tbl>
    <w:p w14:paraId="5E8B744A">
      <w:pPr>
        <w:pStyle w:val="5"/>
        <w:rPr>
          <w:rFonts w:hint="default" w:ascii="Times New Roman" w:hAnsi="Times New Roman" w:cs="Times New Roman"/>
        </w:rPr>
      </w:pPr>
      <w:bookmarkStart w:id="503" w:name="_Toc28878"/>
      <w:bookmarkStart w:id="504" w:name="_Toc28428"/>
      <w:bookmarkStart w:id="505" w:name="_Toc2259"/>
      <w:r>
        <w:rPr>
          <w:rFonts w:hint="default" w:ascii="Times New Roman" w:hAnsi="Times New Roman" w:cs="Times New Roman"/>
        </w:rPr>
        <w:t>14.4返回参数</w:t>
      </w:r>
      <w:bookmarkEnd w:id="503"/>
      <w:bookmarkEnd w:id="504"/>
      <w:bookmarkEnd w:id="50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78771FA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226112B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6EE8C62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F8175F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031D406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0AB0D46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74CE9A7B">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5E36668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4F05EBB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B8E952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D7AC285">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3183E517">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11B3AE1E">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5C6F2934">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378E5656">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31CECC8">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41323A94">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7E567D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8DBBAD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04BE2E8A">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70924BE9">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55B4C84F">
            <w:pPr>
              <w:pStyle w:val="23"/>
              <w:adjustRightInd w:val="0"/>
              <w:snapToGrid w:val="0"/>
              <w:rPr>
                <w:rFonts w:hint="default" w:ascii="Times New Roman" w:hAnsi="Times New Roman" w:cs="Times New Roman"/>
                <w:sz w:val="22"/>
                <w:szCs w:val="22"/>
              </w:rPr>
            </w:pPr>
            <w:r>
              <w:rPr>
                <w:rFonts w:hint="default" w:ascii="Times New Roman" w:hAnsi="Times New Roman" w:cs="Times New Roman"/>
              </w:rPr>
              <w:t>varchar</w:t>
            </w:r>
          </w:p>
        </w:tc>
        <w:tc>
          <w:tcPr>
            <w:tcW w:w="709" w:type="dxa"/>
            <w:noWrap w:val="0"/>
            <w:vAlign w:val="center"/>
          </w:tcPr>
          <w:p w14:paraId="3CC20263">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0F4E6646">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3240954">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20EAB1E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C29FD8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3A5F52B5">
            <w:pPr>
              <w:rPr>
                <w:rFonts w:hint="default" w:ascii="Times New Roman" w:hAnsi="Times New Roman" w:cs="Times New Roman"/>
                <w:sz w:val="22"/>
                <w:szCs w:val="22"/>
              </w:rPr>
            </w:pPr>
            <w:r>
              <w:rPr>
                <w:rFonts w:hint="default" w:ascii="Times New Roman" w:hAnsi="Times New Roman" w:cs="Times New Roman"/>
                <w:sz w:val="22"/>
                <w:szCs w:val="22"/>
              </w:rPr>
              <w:t>qrrq</w:t>
            </w:r>
          </w:p>
        </w:tc>
        <w:tc>
          <w:tcPr>
            <w:tcW w:w="1843" w:type="dxa"/>
            <w:noWrap w:val="0"/>
            <w:vAlign w:val="center"/>
          </w:tcPr>
          <w:p w14:paraId="5290E3E9">
            <w:pPr>
              <w:rPr>
                <w:rFonts w:hint="default" w:ascii="Times New Roman" w:hAnsi="Times New Roman" w:cs="Times New Roman"/>
                <w:sz w:val="22"/>
                <w:szCs w:val="22"/>
              </w:rPr>
            </w:pPr>
            <w:r>
              <w:rPr>
                <w:rFonts w:hint="default" w:ascii="Times New Roman" w:hAnsi="Times New Roman" w:cs="Times New Roman"/>
                <w:sz w:val="22"/>
                <w:szCs w:val="22"/>
              </w:rPr>
              <w:t>确认日期</w:t>
            </w:r>
          </w:p>
        </w:tc>
        <w:tc>
          <w:tcPr>
            <w:tcW w:w="1276" w:type="dxa"/>
            <w:noWrap w:val="0"/>
            <w:vAlign w:val="center"/>
          </w:tcPr>
          <w:p w14:paraId="2ED46C58">
            <w:pPr>
              <w:pStyle w:val="23"/>
              <w:adjustRightInd w:val="0"/>
              <w:snapToGrid w:val="0"/>
              <w:rPr>
                <w:rFonts w:hint="default" w:ascii="Times New Roman" w:hAnsi="Times New Roman" w:cs="Times New Roman"/>
                <w:sz w:val="22"/>
                <w:szCs w:val="22"/>
              </w:rPr>
            </w:pPr>
            <w:r>
              <w:rPr>
                <w:rFonts w:hint="default" w:ascii="Times New Roman" w:hAnsi="Times New Roman" w:cs="Times New Roman"/>
                <w:sz w:val="22"/>
                <w:szCs w:val="22"/>
              </w:rPr>
              <w:t>datetime</w:t>
            </w:r>
          </w:p>
        </w:tc>
        <w:tc>
          <w:tcPr>
            <w:tcW w:w="709" w:type="dxa"/>
            <w:noWrap w:val="0"/>
            <w:vAlign w:val="center"/>
          </w:tcPr>
          <w:p w14:paraId="7EFB8213">
            <w:pPr>
              <w:jc w:val="center"/>
              <w:rPr>
                <w:rFonts w:hint="default" w:ascii="Times New Roman" w:hAnsi="Times New Roman" w:cs="Times New Roman"/>
                <w:sz w:val="22"/>
                <w:szCs w:val="22"/>
              </w:rPr>
            </w:pPr>
          </w:p>
        </w:tc>
        <w:tc>
          <w:tcPr>
            <w:tcW w:w="708" w:type="dxa"/>
            <w:noWrap w:val="0"/>
            <w:vAlign w:val="center"/>
          </w:tcPr>
          <w:p w14:paraId="4862D16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2720575">
            <w:pPr>
              <w:rPr>
                <w:rFonts w:hint="default" w:ascii="Times New Roman" w:hAnsi="Times New Roman" w:cs="Times New Roman"/>
                <w:sz w:val="22"/>
                <w:szCs w:val="22"/>
              </w:rPr>
            </w:pPr>
            <w:r>
              <w:rPr>
                <w:rFonts w:hint="default" w:ascii="Times New Roman" w:hAnsi="Times New Roman" w:cs="Times New Roman"/>
                <w:sz w:val="22"/>
                <w:szCs w:val="22"/>
              </w:rPr>
              <w:t>格式：</w:t>
            </w:r>
          </w:p>
          <w:p w14:paraId="2F55F2D2">
            <w:pPr>
              <w:rPr>
                <w:rFonts w:hint="default" w:ascii="Times New Roman" w:hAnsi="Times New Roman" w:cs="Times New Roman"/>
                <w:sz w:val="22"/>
                <w:szCs w:val="22"/>
              </w:rPr>
            </w:pPr>
            <w:r>
              <w:rPr>
                <w:rFonts w:hint="default" w:ascii="Times New Roman" w:hAnsi="Times New Roman" w:cs="Times New Roman"/>
                <w:sz w:val="22"/>
                <w:szCs w:val="22"/>
              </w:rPr>
              <w:t>yyyy-MM-dd HH:mm:ss</w:t>
            </w:r>
          </w:p>
        </w:tc>
      </w:tr>
    </w:tbl>
    <w:p w14:paraId="4D7AD829">
      <w:pPr>
        <w:pStyle w:val="5"/>
        <w:rPr>
          <w:rFonts w:hint="default" w:ascii="Times New Roman" w:hAnsi="Times New Roman" w:cs="Times New Roman"/>
        </w:rPr>
      </w:pPr>
      <w:bookmarkStart w:id="506" w:name="_Toc3889"/>
      <w:bookmarkStart w:id="507" w:name="_Toc13834"/>
      <w:bookmarkStart w:id="508" w:name="_Toc25285"/>
      <w:r>
        <w:rPr>
          <w:rFonts w:hint="default" w:ascii="Times New Roman" w:hAnsi="Times New Roman" w:cs="Times New Roman"/>
        </w:rPr>
        <w:t>14.5返回报文示例</w:t>
      </w:r>
      <w:bookmarkEnd w:id="506"/>
      <w:bookmarkEnd w:id="507"/>
      <w:bookmarkEnd w:id="508"/>
      <w:r>
        <w:rPr>
          <w:rFonts w:hint="default" w:ascii="Times New Roman" w:hAnsi="Times New Roman" w:cs="Times New Roman"/>
        </w:rPr>
        <w:t xml:space="preserve"> </w:t>
      </w:r>
    </w:p>
    <w:p w14:paraId="2A684C7B">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44867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BCBC2DC">
            <w:pPr>
              <w:pStyle w:val="6"/>
              <w:bidi w:val="0"/>
              <w:rPr>
                <w:rFonts w:hint="default" w:ascii="Times New Roman" w:hAnsi="Times New Roman" w:cs="Times New Roman"/>
              </w:rPr>
            </w:pPr>
            <w:r>
              <w:rPr>
                <w:rFonts w:hint="default" w:ascii="Times New Roman" w:hAnsi="Times New Roman" w:cs="Times New Roman"/>
              </w:rPr>
              <w:t>{</w:t>
            </w:r>
          </w:p>
          <w:p w14:paraId="1B0D499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04774B3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11E2418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522581C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68678B5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"returnmsg": "成功",</w:t>
            </w:r>
          </w:p>
          <w:p w14:paraId="097F84C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"qrrq ": "确认日期"</w:t>
            </w:r>
          </w:p>
          <w:p w14:paraId="642CF013">
            <w:pPr>
              <w:pStyle w:val="6"/>
              <w:bidi w:val="0"/>
              <w:rPr>
                <w:rFonts w:hint="default" w:ascii="Times New Roman" w:hAnsi="Times New Roman" w:cs="Times New Roman"/>
              </w:rPr>
            </w:pPr>
            <w:r>
              <w:rPr>
                <w:rFonts w:hint="default" w:ascii="Times New Roman" w:hAnsi="Times New Roman" w:cs="Times New Roman"/>
              </w:rPr>
              <w:t>}</w:t>
            </w:r>
          </w:p>
          <w:p w14:paraId="7744DA1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284224C3">
            <w:pPr>
              <w:pStyle w:val="6"/>
              <w:bidi w:val="0"/>
              <w:rPr>
                <w:rFonts w:hint="default" w:ascii="Times New Roman" w:hAnsi="Times New Roman" w:cs="Times New Roman"/>
              </w:rPr>
            </w:pPr>
            <w:r>
              <w:rPr>
                <w:rFonts w:hint="default" w:ascii="Times New Roman" w:hAnsi="Times New Roman" w:cs="Times New Roman"/>
              </w:rPr>
              <w:t>}</w:t>
            </w:r>
          </w:p>
        </w:tc>
      </w:tr>
    </w:tbl>
    <w:p w14:paraId="6A129938">
      <w:pPr>
        <w:pStyle w:val="6"/>
        <w:rPr>
          <w:rFonts w:hint="default" w:ascii="Times New Roman" w:hAnsi="Times New Roman" w:cs="Times New Roman"/>
        </w:rPr>
      </w:pPr>
    </w:p>
    <w:p w14:paraId="3FC1F40D">
      <w:pPr>
        <w:pStyle w:val="6"/>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C964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65B45C0">
            <w:pPr>
              <w:pStyle w:val="6"/>
              <w:bidi w:val="0"/>
              <w:rPr>
                <w:rFonts w:hint="default" w:ascii="Times New Roman" w:hAnsi="Times New Roman" w:cs="Times New Roman"/>
              </w:rPr>
            </w:pPr>
            <w:r>
              <w:rPr>
                <w:rFonts w:hint="default" w:ascii="Times New Roman" w:hAnsi="Times New Roman" w:cs="Times New Roman"/>
              </w:rPr>
              <w:t>{</w:t>
            </w:r>
          </w:p>
          <w:p w14:paraId="7681A4E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489E454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2EC6CAC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1492527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3B9BA56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6FBAD8D3">
            <w:pPr>
              <w:pStyle w:val="6"/>
              <w:bidi w:val="0"/>
              <w:rPr>
                <w:rFonts w:hint="default" w:ascii="Times New Roman" w:hAnsi="Times New Roman" w:cs="Times New Roman"/>
              </w:rPr>
            </w:pPr>
            <w:r>
              <w:rPr>
                <w:rFonts w:hint="default" w:ascii="Times New Roman" w:hAnsi="Times New Roman" w:cs="Times New Roman"/>
              </w:rPr>
              <w:t>}</w:t>
            </w:r>
          </w:p>
          <w:p w14:paraId="483B619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02AC5E2E">
            <w:pPr>
              <w:pStyle w:val="6"/>
              <w:bidi w:val="0"/>
              <w:rPr>
                <w:rFonts w:hint="default" w:ascii="Times New Roman" w:hAnsi="Times New Roman" w:cs="Times New Roman"/>
              </w:rPr>
            </w:pPr>
            <w:r>
              <w:rPr>
                <w:rFonts w:hint="default" w:ascii="Times New Roman" w:hAnsi="Times New Roman" w:cs="Times New Roman"/>
              </w:rPr>
              <w:t>}</w:t>
            </w:r>
          </w:p>
        </w:tc>
      </w:tr>
    </w:tbl>
    <w:p w14:paraId="11DC5E4F">
      <w:pPr>
        <w:pStyle w:val="6"/>
        <w:rPr>
          <w:rFonts w:hint="default" w:ascii="Times New Roman" w:hAnsi="Times New Roman" w:cs="Times New Roman"/>
        </w:rPr>
      </w:pPr>
    </w:p>
    <w:p w14:paraId="0FA7E5C0">
      <w:pPr>
        <w:pStyle w:val="4"/>
        <w:widowControl/>
        <w:spacing w:beforeAutospacing="0" w:afterAutospacing="0" w:line="408" w:lineRule="auto"/>
        <w:rPr>
          <w:rFonts w:hint="default" w:ascii="Times New Roman" w:hAnsi="Times New Roman" w:cs="Times New Roman"/>
          <w:sz w:val="28"/>
          <w:szCs w:val="28"/>
        </w:rPr>
      </w:pPr>
      <w:bookmarkStart w:id="509" w:name="_Toc2208"/>
      <w:bookmarkStart w:id="510" w:name="_Toc19191"/>
      <w:bookmarkStart w:id="511" w:name="_Toc11288"/>
      <w:bookmarkStart w:id="512" w:name="_Toc9859"/>
      <w:bookmarkStart w:id="513" w:name="_Toc20878"/>
      <w:bookmarkStart w:id="514" w:name="_Toc32570"/>
      <w:r>
        <w:rPr>
          <w:rFonts w:hint="default" w:ascii="Times New Roman" w:hAnsi="Times New Roman" w:cs="Times New Roman"/>
          <w:sz w:val="28"/>
          <w:szCs w:val="28"/>
        </w:rPr>
        <w:t>15.上传发票汇总确认信息</w:t>
      </w:r>
      <w:bookmarkEnd w:id="509"/>
      <w:bookmarkEnd w:id="510"/>
      <w:bookmarkEnd w:id="511"/>
      <w:bookmarkEnd w:id="512"/>
      <w:bookmarkEnd w:id="513"/>
      <w:bookmarkEnd w:id="514"/>
    </w:p>
    <w:p w14:paraId="7BA2C868">
      <w:pPr>
        <w:pStyle w:val="5"/>
        <w:rPr>
          <w:rFonts w:hint="default" w:ascii="Times New Roman" w:hAnsi="Times New Roman" w:cs="Times New Roman"/>
        </w:rPr>
      </w:pPr>
      <w:bookmarkStart w:id="515" w:name="_Toc4817"/>
      <w:bookmarkStart w:id="516" w:name="_Toc23742"/>
      <w:bookmarkStart w:id="517" w:name="_Toc30557"/>
      <w:bookmarkStart w:id="518" w:name="_Toc27333"/>
      <w:bookmarkStart w:id="519" w:name="_Toc2316"/>
      <w:r>
        <w:rPr>
          <w:rFonts w:hint="default" w:ascii="Times New Roman" w:hAnsi="Times New Roman" w:cs="Times New Roman"/>
        </w:rPr>
        <w:t>15.1接口说明</w:t>
      </w:r>
      <w:bookmarkEnd w:id="515"/>
      <w:bookmarkEnd w:id="516"/>
      <w:bookmarkEnd w:id="517"/>
      <w:bookmarkEnd w:id="518"/>
      <w:bookmarkEnd w:id="519"/>
    </w:p>
    <w:p w14:paraId="23D22EB8">
      <w:pPr>
        <w:pStyle w:val="6"/>
        <w:spacing w:before="156" w:after="156"/>
        <w:ind w:firstLine="480"/>
        <w:rPr>
          <w:rFonts w:hint="default" w:ascii="Times New Roman" w:hAnsi="Times New Roman" w:cs="Times New Roman"/>
        </w:rPr>
      </w:pPr>
      <w:r>
        <w:rPr>
          <w:rFonts w:hint="default" w:ascii="Times New Roman" w:hAnsi="Times New Roman" w:cs="Times New Roman"/>
        </w:rPr>
        <w:t>给企业提供按月上传发票汇总信息接口，以避免由于企业未及时上传发票而带来的问题。企业在每月13日前需按自然月汇总上月在本平台开具的数电票的数量、金额和税额进行上传至乐企服务端，与乐企服务端汇总接收到的数电票信息进行比对，若比对一致，返回比对成功；若比对不一致，返回具体失败信息，由企业核实后，再次上传。</w:t>
      </w:r>
    </w:p>
    <w:p w14:paraId="0827825F">
      <w:pPr>
        <w:pStyle w:val="6"/>
        <w:spacing w:before="156" w:after="156"/>
        <w:ind w:firstLine="480"/>
        <w:rPr>
          <w:rFonts w:hint="default" w:ascii="Times New Roman" w:hAnsi="Times New Roman" w:cs="Times New Roman"/>
        </w:rPr>
      </w:pPr>
      <w:r>
        <w:rPr>
          <w:rFonts w:hint="default" w:ascii="Times New Roman" w:hAnsi="Times New Roman" w:cs="Times New Roman"/>
        </w:rPr>
        <w:t>若企业在每月13日前未上传上个月的发票汇总确认信息，乐企服务端将在13日零点汇总乐企服务端接收到的上个月的数子化电子发票。</w:t>
      </w:r>
    </w:p>
    <w:p w14:paraId="2D564F48">
      <w:pPr>
        <w:pStyle w:val="6"/>
        <w:spacing w:before="156" w:after="156"/>
        <w:ind w:firstLine="480"/>
        <w:rPr>
          <w:rFonts w:hint="default" w:ascii="Times New Roman" w:hAnsi="Times New Roman" w:cs="Times New Roman"/>
        </w:rPr>
      </w:pPr>
      <w:r>
        <w:rPr>
          <w:rFonts w:hint="default" w:ascii="Times New Roman" w:hAnsi="Times New Roman" w:cs="Times New Roman"/>
        </w:rPr>
        <w:t>当企业上传发票汇总确认信息后，发现已确认的月份还有数电票未上传，可以取消发票汇总确认，把未上传的数电票上传至乐企服务端后再次上传发票汇总确认信息。</w:t>
      </w:r>
    </w:p>
    <w:p w14:paraId="61867DB7">
      <w:pPr>
        <w:pStyle w:val="5"/>
        <w:rPr>
          <w:rFonts w:hint="default" w:ascii="Times New Roman" w:hAnsi="Times New Roman" w:cs="Times New Roman"/>
        </w:rPr>
      </w:pPr>
      <w:bookmarkStart w:id="520" w:name="_Toc5153"/>
      <w:bookmarkStart w:id="521" w:name="_Toc19897"/>
      <w:bookmarkStart w:id="522" w:name="_Toc22206"/>
      <w:bookmarkStart w:id="523" w:name="_Toc16528"/>
      <w:bookmarkStart w:id="524" w:name="_Toc22557"/>
      <w:r>
        <w:rPr>
          <w:rFonts w:hint="default" w:ascii="Times New Roman" w:hAnsi="Times New Roman" w:cs="Times New Roman"/>
        </w:rPr>
        <w:t>15.2请求参数</w:t>
      </w:r>
      <w:bookmarkEnd w:id="520"/>
      <w:bookmarkEnd w:id="521"/>
      <w:bookmarkEnd w:id="522"/>
      <w:bookmarkEnd w:id="523"/>
      <w:bookmarkEnd w:id="52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20BB99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0FD9FE3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28B2FDA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808C13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7660CC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1DB81407">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C309AA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4C2BCA4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262BEA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09B0B9C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307ADA0">
            <w:pPr>
              <w:rPr>
                <w:rFonts w:hint="default" w:ascii="Times New Roman" w:hAnsi="Times New Roman" w:cs="Times New Roman"/>
                <w:szCs w:val="21"/>
              </w:rPr>
            </w:pPr>
            <w:r>
              <w:rPr>
                <w:rFonts w:hint="default" w:ascii="Times New Roman" w:hAnsi="Times New Roman" w:cs="Times New Roman"/>
                <w:szCs w:val="21"/>
              </w:rPr>
              <w:t>xsfnsrsbh</w:t>
            </w:r>
          </w:p>
        </w:tc>
        <w:tc>
          <w:tcPr>
            <w:tcW w:w="1843" w:type="dxa"/>
            <w:tcBorders>
              <w:top w:val="single" w:color="auto" w:sz="6" w:space="0"/>
            </w:tcBorders>
            <w:noWrap w:val="0"/>
            <w:vAlign w:val="center"/>
          </w:tcPr>
          <w:p w14:paraId="29CAC47E">
            <w:pPr>
              <w:rPr>
                <w:rFonts w:hint="default" w:ascii="Times New Roman" w:hAnsi="Times New Roman" w:cs="Times New Roman"/>
                <w:sz w:val="22"/>
                <w:szCs w:val="22"/>
              </w:rPr>
            </w:pPr>
            <w:r>
              <w:rPr>
                <w:rFonts w:hint="default" w:ascii="Times New Roman" w:hAnsi="Times New Roman" w:cs="Times New Roman"/>
              </w:rPr>
              <w:t>销售方纳税人识别号</w:t>
            </w:r>
          </w:p>
        </w:tc>
        <w:tc>
          <w:tcPr>
            <w:tcW w:w="1276" w:type="dxa"/>
            <w:tcBorders>
              <w:top w:val="single" w:color="auto" w:sz="6" w:space="0"/>
            </w:tcBorders>
            <w:noWrap w:val="0"/>
            <w:vAlign w:val="center"/>
          </w:tcPr>
          <w:p w14:paraId="3404E6BB">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28C389B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tcBorders>
              <w:top w:val="single" w:color="auto" w:sz="6" w:space="0"/>
            </w:tcBorders>
            <w:noWrap w:val="0"/>
            <w:vAlign w:val="center"/>
          </w:tcPr>
          <w:p w14:paraId="2985AC90">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2045C4C5">
            <w:pPr>
              <w:rPr>
                <w:rFonts w:hint="default" w:ascii="Times New Roman" w:hAnsi="Times New Roman" w:cs="Times New Roman"/>
              </w:rPr>
            </w:pPr>
          </w:p>
        </w:tc>
      </w:tr>
      <w:tr w14:paraId="0CD6136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CDCF0E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A3D93E5">
            <w:pPr>
              <w:rPr>
                <w:rFonts w:hint="default" w:ascii="Times New Roman" w:hAnsi="Times New Roman" w:cs="Times New Roman"/>
                <w:szCs w:val="21"/>
              </w:rPr>
            </w:pPr>
            <w:r>
              <w:rPr>
                <w:rFonts w:hint="default" w:ascii="Times New Roman" w:hAnsi="Times New Roman" w:cs="Times New Roman"/>
                <w:szCs w:val="21"/>
              </w:rPr>
              <w:t>xsfsjswjgdm</w:t>
            </w:r>
          </w:p>
        </w:tc>
        <w:tc>
          <w:tcPr>
            <w:tcW w:w="1843" w:type="dxa"/>
            <w:noWrap w:val="0"/>
            <w:vAlign w:val="center"/>
          </w:tcPr>
          <w:p w14:paraId="529D7FB8">
            <w:pPr>
              <w:rPr>
                <w:rFonts w:hint="default" w:ascii="Times New Roman" w:hAnsi="Times New Roman" w:cs="Times New Roman"/>
              </w:rPr>
            </w:pPr>
            <w:r>
              <w:rPr>
                <w:rFonts w:hint="default" w:ascii="Times New Roman" w:hAnsi="Times New Roman" w:cs="Times New Roman"/>
              </w:rPr>
              <w:t>销售方省级税务机关代码</w:t>
            </w:r>
          </w:p>
        </w:tc>
        <w:tc>
          <w:tcPr>
            <w:tcW w:w="1276" w:type="dxa"/>
            <w:noWrap w:val="0"/>
            <w:vAlign w:val="center"/>
          </w:tcPr>
          <w:p w14:paraId="736D8B8C">
            <w:pPr>
              <w:pStyle w:val="32"/>
              <w:jc w:val="both"/>
              <w:rPr>
                <w:rFonts w:hint="default" w:ascii="Times New Roman" w:hAnsi="Times New Roman" w:cs="Times New Roman"/>
                <w:szCs w:val="21"/>
              </w:rPr>
            </w:pPr>
            <w:r>
              <w:rPr>
                <w:rFonts w:hint="default" w:ascii="Times New Roman" w:hAnsi="Times New Roman" w:cs="Times New Roman"/>
                <w:szCs w:val="21"/>
              </w:rPr>
              <w:t>varchar</w:t>
            </w:r>
          </w:p>
        </w:tc>
        <w:tc>
          <w:tcPr>
            <w:tcW w:w="709" w:type="dxa"/>
            <w:noWrap w:val="0"/>
            <w:vAlign w:val="center"/>
          </w:tcPr>
          <w:p w14:paraId="0FAF4105">
            <w:pPr>
              <w:pStyle w:val="23"/>
              <w:adjustRightInd w:val="0"/>
              <w:snapToGrid w:val="0"/>
              <w:jc w:val="center"/>
              <w:rPr>
                <w:rFonts w:hint="default" w:ascii="Times New Roman" w:hAnsi="Times New Roman" w:cs="Times New Roman"/>
              </w:rPr>
            </w:pPr>
            <w:r>
              <w:rPr>
                <w:rFonts w:hint="default" w:ascii="Times New Roman" w:hAnsi="Times New Roman" w:cs="Times New Roman"/>
              </w:rPr>
              <w:t>11</w:t>
            </w:r>
          </w:p>
        </w:tc>
        <w:tc>
          <w:tcPr>
            <w:tcW w:w="708" w:type="dxa"/>
            <w:noWrap w:val="0"/>
            <w:vAlign w:val="center"/>
          </w:tcPr>
          <w:p w14:paraId="0756F6D2">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1E52BB2A">
            <w:pPr>
              <w:rPr>
                <w:rFonts w:hint="default" w:ascii="Times New Roman" w:hAnsi="Times New Roman" w:cs="Times New Roman"/>
                <w:sz w:val="22"/>
                <w:szCs w:val="22"/>
              </w:rPr>
            </w:pPr>
          </w:p>
        </w:tc>
      </w:tr>
      <w:tr w14:paraId="6F765C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4B4222C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tcBorders>
              <w:top w:val="single" w:color="auto" w:sz="6" w:space="0"/>
            </w:tcBorders>
            <w:noWrap w:val="0"/>
            <w:vAlign w:val="center"/>
          </w:tcPr>
          <w:p w14:paraId="435E7040">
            <w:pPr>
              <w:rPr>
                <w:rFonts w:hint="default" w:ascii="Times New Roman" w:hAnsi="Times New Roman" w:cs="Times New Roman"/>
                <w:szCs w:val="21"/>
              </w:rPr>
            </w:pPr>
            <w:r>
              <w:rPr>
                <w:rFonts w:hint="default" w:ascii="Times New Roman" w:hAnsi="Times New Roman" w:cs="Times New Roman"/>
                <w:szCs w:val="21"/>
              </w:rPr>
              <w:t>ywlx</w:t>
            </w:r>
          </w:p>
        </w:tc>
        <w:tc>
          <w:tcPr>
            <w:tcW w:w="1843" w:type="dxa"/>
            <w:tcBorders>
              <w:top w:val="single" w:color="auto" w:sz="6" w:space="0"/>
            </w:tcBorders>
            <w:noWrap w:val="0"/>
            <w:vAlign w:val="center"/>
          </w:tcPr>
          <w:p w14:paraId="11A204FB">
            <w:pPr>
              <w:rPr>
                <w:rFonts w:hint="default" w:ascii="Times New Roman" w:hAnsi="Times New Roman" w:cs="Times New Roman"/>
                <w:sz w:val="22"/>
                <w:szCs w:val="22"/>
              </w:rPr>
            </w:pPr>
            <w:r>
              <w:rPr>
                <w:rFonts w:hint="default" w:ascii="Times New Roman" w:hAnsi="Times New Roman" w:cs="Times New Roman"/>
              </w:rPr>
              <w:t>业务类型</w:t>
            </w:r>
          </w:p>
        </w:tc>
        <w:tc>
          <w:tcPr>
            <w:tcW w:w="1276" w:type="dxa"/>
            <w:tcBorders>
              <w:top w:val="single" w:color="auto" w:sz="6" w:space="0"/>
            </w:tcBorders>
            <w:noWrap w:val="0"/>
            <w:vAlign w:val="center"/>
          </w:tcPr>
          <w:p w14:paraId="3BAB1DE5">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20D8B48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1</w:t>
            </w:r>
          </w:p>
        </w:tc>
        <w:tc>
          <w:tcPr>
            <w:tcW w:w="708" w:type="dxa"/>
            <w:tcBorders>
              <w:top w:val="single" w:color="auto" w:sz="6" w:space="0"/>
            </w:tcBorders>
            <w:noWrap w:val="0"/>
            <w:vAlign w:val="center"/>
          </w:tcPr>
          <w:p w14:paraId="2B609317">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6EF87D23">
            <w:pPr>
              <w:rPr>
                <w:rFonts w:hint="default" w:ascii="Times New Roman" w:hAnsi="Times New Roman" w:cs="Times New Roman"/>
              </w:rPr>
            </w:pPr>
            <w:r>
              <w:rPr>
                <w:rFonts w:hint="default" w:ascii="Times New Roman" w:hAnsi="Times New Roman" w:cs="Times New Roman"/>
              </w:rPr>
              <w:t>0：确认</w:t>
            </w:r>
          </w:p>
          <w:p w14:paraId="2CBA5999">
            <w:pPr>
              <w:rPr>
                <w:rFonts w:hint="default" w:ascii="Times New Roman" w:hAnsi="Times New Roman" w:cs="Times New Roman"/>
                <w:sz w:val="22"/>
                <w:szCs w:val="22"/>
              </w:rPr>
            </w:pPr>
            <w:r>
              <w:rPr>
                <w:rFonts w:hint="default" w:ascii="Times New Roman" w:hAnsi="Times New Roman" w:cs="Times New Roman"/>
              </w:rPr>
              <w:t>1：取消</w:t>
            </w:r>
          </w:p>
        </w:tc>
      </w:tr>
      <w:tr w14:paraId="7522FF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DF767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234D9308">
            <w:pPr>
              <w:rPr>
                <w:rFonts w:hint="default" w:ascii="Times New Roman" w:hAnsi="Times New Roman" w:cs="Times New Roman"/>
                <w:szCs w:val="21"/>
              </w:rPr>
            </w:pPr>
            <w:r>
              <w:rPr>
                <w:rFonts w:hint="default" w:ascii="Times New Roman" w:hAnsi="Times New Roman" w:cs="Times New Roman"/>
                <w:szCs w:val="21"/>
              </w:rPr>
              <w:t>ptbh</w:t>
            </w:r>
          </w:p>
        </w:tc>
        <w:tc>
          <w:tcPr>
            <w:tcW w:w="1843" w:type="dxa"/>
            <w:noWrap w:val="0"/>
            <w:vAlign w:val="center"/>
          </w:tcPr>
          <w:p w14:paraId="47C96307">
            <w:pPr>
              <w:rPr>
                <w:rFonts w:hint="default" w:ascii="Times New Roman" w:hAnsi="Times New Roman" w:cs="Times New Roman"/>
                <w:sz w:val="22"/>
                <w:szCs w:val="22"/>
              </w:rPr>
            </w:pPr>
            <w:r>
              <w:rPr>
                <w:rFonts w:hint="default" w:ascii="Times New Roman" w:hAnsi="Times New Roman" w:cs="Times New Roman"/>
              </w:rPr>
              <w:t>平台编号</w:t>
            </w:r>
          </w:p>
        </w:tc>
        <w:tc>
          <w:tcPr>
            <w:tcW w:w="1276" w:type="dxa"/>
            <w:noWrap w:val="0"/>
            <w:vAlign w:val="center"/>
          </w:tcPr>
          <w:p w14:paraId="049BF0FC">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40E0221A">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5CB77002">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4E1EFA57">
            <w:pPr>
              <w:rPr>
                <w:rFonts w:hint="default" w:ascii="Times New Roman" w:hAnsi="Times New Roman" w:cs="Times New Roman"/>
                <w:sz w:val="22"/>
                <w:szCs w:val="22"/>
              </w:rPr>
            </w:pPr>
          </w:p>
        </w:tc>
      </w:tr>
      <w:tr w14:paraId="6AF0DC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293D176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480CF9EA">
            <w:pPr>
              <w:rPr>
                <w:rFonts w:hint="default" w:ascii="Times New Roman" w:hAnsi="Times New Roman" w:cs="Times New Roman"/>
                <w:szCs w:val="21"/>
              </w:rPr>
            </w:pPr>
            <w:r>
              <w:rPr>
                <w:rFonts w:hint="default" w:ascii="Times New Roman" w:hAnsi="Times New Roman" w:cs="Times New Roman"/>
                <w:szCs w:val="21"/>
              </w:rPr>
              <w:t>yf</w:t>
            </w:r>
          </w:p>
        </w:tc>
        <w:tc>
          <w:tcPr>
            <w:tcW w:w="1843" w:type="dxa"/>
            <w:noWrap w:val="0"/>
            <w:vAlign w:val="center"/>
          </w:tcPr>
          <w:p w14:paraId="4FB656B7">
            <w:pPr>
              <w:rPr>
                <w:rFonts w:hint="default" w:ascii="Times New Roman" w:hAnsi="Times New Roman" w:cs="Times New Roman"/>
                <w:sz w:val="22"/>
                <w:szCs w:val="22"/>
              </w:rPr>
            </w:pPr>
            <w:r>
              <w:rPr>
                <w:rFonts w:hint="default" w:ascii="Times New Roman" w:hAnsi="Times New Roman" w:cs="Times New Roman"/>
              </w:rPr>
              <w:t>月份</w:t>
            </w:r>
          </w:p>
        </w:tc>
        <w:tc>
          <w:tcPr>
            <w:tcW w:w="1276" w:type="dxa"/>
            <w:noWrap w:val="0"/>
            <w:vAlign w:val="center"/>
          </w:tcPr>
          <w:p w14:paraId="760FCE25">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4010202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7</w:t>
            </w:r>
          </w:p>
        </w:tc>
        <w:tc>
          <w:tcPr>
            <w:tcW w:w="708" w:type="dxa"/>
            <w:noWrap w:val="0"/>
            <w:vAlign w:val="center"/>
          </w:tcPr>
          <w:p w14:paraId="3AB56733">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0B325AE8">
            <w:pPr>
              <w:rPr>
                <w:rFonts w:hint="default" w:ascii="Times New Roman" w:hAnsi="Times New Roman" w:cs="Times New Roman"/>
                <w:sz w:val="22"/>
                <w:szCs w:val="22"/>
              </w:rPr>
            </w:pPr>
            <w:r>
              <w:rPr>
                <w:rFonts w:hint="default" w:ascii="Times New Roman" w:hAnsi="Times New Roman" w:cs="Times New Roman"/>
                <w:sz w:val="22"/>
                <w:szCs w:val="22"/>
              </w:rPr>
              <w:t>格式：yyyy-MM</w:t>
            </w:r>
          </w:p>
        </w:tc>
      </w:tr>
      <w:tr w14:paraId="08D777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0F93DFE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6D33DB0B">
            <w:pPr>
              <w:rPr>
                <w:rFonts w:hint="default" w:ascii="Times New Roman" w:hAnsi="Times New Roman" w:cs="Times New Roman"/>
                <w:szCs w:val="21"/>
              </w:rPr>
            </w:pPr>
            <w:r>
              <w:rPr>
                <w:rFonts w:hint="default" w:ascii="Times New Roman" w:hAnsi="Times New Roman" w:cs="Times New Roman"/>
                <w:szCs w:val="21"/>
              </w:rPr>
              <w:t>lzfpsl</w:t>
            </w:r>
          </w:p>
        </w:tc>
        <w:tc>
          <w:tcPr>
            <w:tcW w:w="1843" w:type="dxa"/>
            <w:noWrap w:val="0"/>
            <w:vAlign w:val="center"/>
          </w:tcPr>
          <w:p w14:paraId="14E38650">
            <w:pPr>
              <w:rPr>
                <w:rFonts w:hint="default" w:ascii="Times New Roman" w:hAnsi="Times New Roman" w:cs="Times New Roman"/>
                <w:sz w:val="22"/>
                <w:szCs w:val="22"/>
              </w:rPr>
            </w:pPr>
            <w:r>
              <w:rPr>
                <w:rFonts w:hint="default" w:ascii="Times New Roman" w:hAnsi="Times New Roman" w:cs="Times New Roman"/>
              </w:rPr>
              <w:t>蓝字发票数量</w:t>
            </w:r>
          </w:p>
        </w:tc>
        <w:tc>
          <w:tcPr>
            <w:tcW w:w="1276" w:type="dxa"/>
            <w:noWrap w:val="0"/>
            <w:vAlign w:val="center"/>
          </w:tcPr>
          <w:p w14:paraId="59C9FBAF">
            <w:pPr>
              <w:pStyle w:val="32"/>
              <w:jc w:val="both"/>
              <w:rPr>
                <w:rFonts w:hint="default" w:ascii="Times New Roman" w:hAnsi="Times New Roman" w:cs="Times New Roman"/>
              </w:rPr>
            </w:pPr>
            <w:r>
              <w:rPr>
                <w:rFonts w:hint="default" w:ascii="Times New Roman" w:hAnsi="Times New Roman" w:cs="Times New Roman"/>
                <w:szCs w:val="21"/>
              </w:rPr>
              <w:t>number</w:t>
            </w:r>
          </w:p>
        </w:tc>
        <w:tc>
          <w:tcPr>
            <w:tcW w:w="709" w:type="dxa"/>
            <w:noWrap w:val="0"/>
            <w:vAlign w:val="center"/>
          </w:tcPr>
          <w:p w14:paraId="3218EAA7">
            <w:pPr>
              <w:jc w:val="center"/>
              <w:rPr>
                <w:rFonts w:hint="default" w:ascii="Times New Roman" w:hAnsi="Times New Roman" w:cs="Times New Roman"/>
                <w:sz w:val="22"/>
                <w:szCs w:val="22"/>
              </w:rPr>
            </w:pPr>
            <w:r>
              <w:rPr>
                <w:rFonts w:hint="default" w:ascii="Times New Roman" w:hAnsi="Times New Roman" w:cs="Times New Roman"/>
              </w:rPr>
              <w:t>10</w:t>
            </w:r>
          </w:p>
        </w:tc>
        <w:tc>
          <w:tcPr>
            <w:tcW w:w="708" w:type="dxa"/>
            <w:noWrap w:val="0"/>
            <w:vAlign w:val="center"/>
          </w:tcPr>
          <w:p w14:paraId="66FC740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7D208C4">
            <w:pPr>
              <w:rPr>
                <w:rFonts w:hint="default" w:ascii="Times New Roman" w:hAnsi="Times New Roman" w:cs="Times New Roman"/>
                <w:sz w:val="22"/>
                <w:szCs w:val="22"/>
              </w:rPr>
            </w:pPr>
            <w:r>
              <w:rPr>
                <w:rFonts w:hint="default" w:ascii="Times New Roman" w:hAnsi="Times New Roman" w:cs="Times New Roman"/>
                <w:sz w:val="22"/>
                <w:szCs w:val="22"/>
              </w:rPr>
              <w:t>业务类型为“0”时必填</w:t>
            </w:r>
          </w:p>
        </w:tc>
      </w:tr>
      <w:tr w14:paraId="787923B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5A39C5B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D48C206">
            <w:pPr>
              <w:rPr>
                <w:rFonts w:hint="default" w:ascii="Times New Roman" w:hAnsi="Times New Roman" w:cs="Times New Roman"/>
                <w:szCs w:val="21"/>
              </w:rPr>
            </w:pPr>
            <w:r>
              <w:rPr>
                <w:rFonts w:hint="default" w:ascii="Times New Roman" w:hAnsi="Times New Roman" w:cs="Times New Roman"/>
                <w:szCs w:val="21"/>
              </w:rPr>
              <w:t>lzfpje</w:t>
            </w:r>
          </w:p>
        </w:tc>
        <w:tc>
          <w:tcPr>
            <w:tcW w:w="1843" w:type="dxa"/>
            <w:noWrap w:val="0"/>
            <w:vAlign w:val="center"/>
          </w:tcPr>
          <w:p w14:paraId="26EB278D">
            <w:pPr>
              <w:rPr>
                <w:rFonts w:hint="default" w:ascii="Times New Roman" w:hAnsi="Times New Roman" w:cs="Times New Roman"/>
                <w:sz w:val="22"/>
                <w:szCs w:val="22"/>
              </w:rPr>
            </w:pPr>
            <w:r>
              <w:rPr>
                <w:rFonts w:hint="default" w:ascii="Times New Roman" w:hAnsi="Times New Roman" w:cs="Times New Roman"/>
              </w:rPr>
              <w:t>蓝字发票金额</w:t>
            </w:r>
          </w:p>
        </w:tc>
        <w:tc>
          <w:tcPr>
            <w:tcW w:w="1276" w:type="dxa"/>
            <w:noWrap w:val="0"/>
            <w:vAlign w:val="center"/>
          </w:tcPr>
          <w:p w14:paraId="7A2CDCB7">
            <w:pPr>
              <w:pStyle w:val="32"/>
              <w:jc w:val="both"/>
              <w:rPr>
                <w:rFonts w:hint="default" w:ascii="Times New Roman" w:hAnsi="Times New Roman" w:cs="Times New Roman"/>
              </w:rPr>
            </w:pPr>
            <w:r>
              <w:rPr>
                <w:rFonts w:hint="default" w:ascii="Times New Roman" w:hAnsi="Times New Roman" w:cs="Times New Roman"/>
                <w:szCs w:val="21"/>
              </w:rPr>
              <w:t>number</w:t>
            </w:r>
          </w:p>
        </w:tc>
        <w:tc>
          <w:tcPr>
            <w:tcW w:w="709" w:type="dxa"/>
            <w:noWrap w:val="0"/>
            <w:vAlign w:val="center"/>
          </w:tcPr>
          <w:p w14:paraId="56A34C13">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4E87C52F">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8878FDD">
            <w:pPr>
              <w:rPr>
                <w:rFonts w:hint="default" w:ascii="Times New Roman" w:hAnsi="Times New Roman" w:cs="Times New Roman"/>
                <w:sz w:val="22"/>
                <w:szCs w:val="22"/>
              </w:rPr>
            </w:pPr>
            <w:r>
              <w:rPr>
                <w:rFonts w:hint="default" w:ascii="Times New Roman" w:hAnsi="Times New Roman" w:cs="Times New Roman"/>
                <w:sz w:val="22"/>
                <w:szCs w:val="22"/>
              </w:rPr>
              <w:t>业务类型为“0”时必填</w:t>
            </w:r>
          </w:p>
        </w:tc>
      </w:tr>
      <w:tr w14:paraId="2350724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48133CA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6E8FBC59">
            <w:pPr>
              <w:rPr>
                <w:rFonts w:hint="default" w:ascii="Times New Roman" w:hAnsi="Times New Roman" w:cs="Times New Roman"/>
                <w:szCs w:val="21"/>
              </w:rPr>
            </w:pPr>
            <w:r>
              <w:rPr>
                <w:rFonts w:hint="default" w:ascii="Times New Roman" w:hAnsi="Times New Roman" w:cs="Times New Roman"/>
                <w:szCs w:val="21"/>
              </w:rPr>
              <w:t>lzfpse</w:t>
            </w:r>
          </w:p>
        </w:tc>
        <w:tc>
          <w:tcPr>
            <w:tcW w:w="1843" w:type="dxa"/>
            <w:noWrap w:val="0"/>
            <w:vAlign w:val="center"/>
          </w:tcPr>
          <w:p w14:paraId="1B4A944A">
            <w:pPr>
              <w:rPr>
                <w:rFonts w:hint="default" w:ascii="Times New Roman" w:hAnsi="Times New Roman" w:cs="Times New Roman"/>
                <w:sz w:val="22"/>
                <w:szCs w:val="22"/>
              </w:rPr>
            </w:pPr>
            <w:r>
              <w:rPr>
                <w:rFonts w:hint="default" w:ascii="Times New Roman" w:hAnsi="Times New Roman" w:cs="Times New Roman"/>
              </w:rPr>
              <w:t>蓝字发票税额</w:t>
            </w:r>
          </w:p>
        </w:tc>
        <w:tc>
          <w:tcPr>
            <w:tcW w:w="1276" w:type="dxa"/>
            <w:noWrap w:val="0"/>
            <w:vAlign w:val="center"/>
          </w:tcPr>
          <w:p w14:paraId="3F79FCAA">
            <w:pPr>
              <w:pStyle w:val="32"/>
              <w:jc w:val="both"/>
              <w:rPr>
                <w:rFonts w:hint="default" w:ascii="Times New Roman" w:hAnsi="Times New Roman" w:cs="Times New Roman"/>
              </w:rPr>
            </w:pPr>
            <w:r>
              <w:rPr>
                <w:rFonts w:hint="default" w:ascii="Times New Roman" w:hAnsi="Times New Roman" w:cs="Times New Roman"/>
                <w:szCs w:val="21"/>
              </w:rPr>
              <w:t>number</w:t>
            </w:r>
          </w:p>
        </w:tc>
        <w:tc>
          <w:tcPr>
            <w:tcW w:w="709" w:type="dxa"/>
            <w:noWrap w:val="0"/>
            <w:vAlign w:val="center"/>
          </w:tcPr>
          <w:p w14:paraId="195AD4F2">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35E2CDA8">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A4F819A">
            <w:pPr>
              <w:rPr>
                <w:rFonts w:hint="default" w:ascii="Times New Roman" w:hAnsi="Times New Roman" w:cs="Times New Roman"/>
                <w:sz w:val="22"/>
                <w:szCs w:val="22"/>
              </w:rPr>
            </w:pPr>
            <w:r>
              <w:rPr>
                <w:rFonts w:hint="default" w:ascii="Times New Roman" w:hAnsi="Times New Roman" w:cs="Times New Roman"/>
                <w:sz w:val="22"/>
                <w:szCs w:val="22"/>
              </w:rPr>
              <w:t>业务类型为“0”时必填</w:t>
            </w:r>
          </w:p>
        </w:tc>
      </w:tr>
      <w:tr w14:paraId="30BB15F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7039F690">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E306F9C">
            <w:pPr>
              <w:rPr>
                <w:rFonts w:hint="default" w:ascii="Times New Roman" w:hAnsi="Times New Roman" w:cs="Times New Roman"/>
                <w:szCs w:val="21"/>
              </w:rPr>
            </w:pPr>
            <w:r>
              <w:rPr>
                <w:rFonts w:hint="default" w:ascii="Times New Roman" w:hAnsi="Times New Roman" w:cs="Times New Roman"/>
                <w:szCs w:val="21"/>
              </w:rPr>
              <w:t>hzfpsl</w:t>
            </w:r>
          </w:p>
        </w:tc>
        <w:tc>
          <w:tcPr>
            <w:tcW w:w="1843" w:type="dxa"/>
            <w:noWrap w:val="0"/>
            <w:vAlign w:val="center"/>
          </w:tcPr>
          <w:p w14:paraId="20003B5D">
            <w:pPr>
              <w:rPr>
                <w:rFonts w:hint="default" w:ascii="Times New Roman" w:hAnsi="Times New Roman" w:cs="Times New Roman"/>
                <w:sz w:val="22"/>
                <w:szCs w:val="22"/>
              </w:rPr>
            </w:pPr>
            <w:r>
              <w:rPr>
                <w:rFonts w:hint="default" w:ascii="Times New Roman" w:hAnsi="Times New Roman" w:cs="Times New Roman"/>
              </w:rPr>
              <w:t>红字发票数量</w:t>
            </w:r>
          </w:p>
        </w:tc>
        <w:tc>
          <w:tcPr>
            <w:tcW w:w="1276" w:type="dxa"/>
            <w:noWrap w:val="0"/>
            <w:vAlign w:val="center"/>
          </w:tcPr>
          <w:p w14:paraId="3E1376B3">
            <w:pPr>
              <w:pStyle w:val="32"/>
              <w:jc w:val="both"/>
              <w:rPr>
                <w:rFonts w:hint="default" w:ascii="Times New Roman" w:hAnsi="Times New Roman" w:cs="Times New Roman"/>
              </w:rPr>
            </w:pPr>
            <w:r>
              <w:rPr>
                <w:rFonts w:hint="default" w:ascii="Times New Roman" w:hAnsi="Times New Roman" w:cs="Times New Roman"/>
                <w:szCs w:val="21"/>
              </w:rPr>
              <w:t>number</w:t>
            </w:r>
          </w:p>
        </w:tc>
        <w:tc>
          <w:tcPr>
            <w:tcW w:w="709" w:type="dxa"/>
            <w:noWrap w:val="0"/>
            <w:vAlign w:val="center"/>
          </w:tcPr>
          <w:p w14:paraId="06DB1696">
            <w:pPr>
              <w:jc w:val="center"/>
              <w:rPr>
                <w:rFonts w:hint="default" w:ascii="Times New Roman" w:hAnsi="Times New Roman" w:cs="Times New Roman"/>
                <w:sz w:val="22"/>
                <w:szCs w:val="22"/>
              </w:rPr>
            </w:pPr>
            <w:r>
              <w:rPr>
                <w:rFonts w:hint="default" w:ascii="Times New Roman" w:hAnsi="Times New Roman" w:cs="Times New Roman"/>
              </w:rPr>
              <w:t>10</w:t>
            </w:r>
          </w:p>
        </w:tc>
        <w:tc>
          <w:tcPr>
            <w:tcW w:w="708" w:type="dxa"/>
            <w:noWrap w:val="0"/>
            <w:vAlign w:val="center"/>
          </w:tcPr>
          <w:p w14:paraId="31805E8E">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EB5C49A">
            <w:pPr>
              <w:rPr>
                <w:rFonts w:hint="default" w:ascii="Times New Roman" w:hAnsi="Times New Roman" w:cs="Times New Roman"/>
                <w:sz w:val="22"/>
                <w:szCs w:val="22"/>
              </w:rPr>
            </w:pPr>
            <w:r>
              <w:rPr>
                <w:rFonts w:hint="default" w:ascii="Times New Roman" w:hAnsi="Times New Roman" w:cs="Times New Roman"/>
                <w:sz w:val="22"/>
                <w:szCs w:val="22"/>
              </w:rPr>
              <w:t>业务类型为“0”时必填</w:t>
            </w:r>
          </w:p>
        </w:tc>
      </w:tr>
      <w:tr w14:paraId="197B17C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6056249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AA168E9">
            <w:pPr>
              <w:rPr>
                <w:rFonts w:hint="default" w:ascii="Times New Roman" w:hAnsi="Times New Roman" w:cs="Times New Roman"/>
                <w:szCs w:val="21"/>
              </w:rPr>
            </w:pPr>
            <w:r>
              <w:rPr>
                <w:rFonts w:hint="default" w:ascii="Times New Roman" w:hAnsi="Times New Roman" w:cs="Times New Roman"/>
                <w:szCs w:val="21"/>
              </w:rPr>
              <w:t>hzfpje</w:t>
            </w:r>
          </w:p>
        </w:tc>
        <w:tc>
          <w:tcPr>
            <w:tcW w:w="1843" w:type="dxa"/>
            <w:noWrap w:val="0"/>
            <w:vAlign w:val="center"/>
          </w:tcPr>
          <w:p w14:paraId="3D8C3D1A">
            <w:pPr>
              <w:rPr>
                <w:rFonts w:hint="default" w:ascii="Times New Roman" w:hAnsi="Times New Roman" w:cs="Times New Roman"/>
                <w:sz w:val="22"/>
                <w:szCs w:val="22"/>
              </w:rPr>
            </w:pPr>
            <w:r>
              <w:rPr>
                <w:rFonts w:hint="default" w:ascii="Times New Roman" w:hAnsi="Times New Roman" w:cs="Times New Roman"/>
              </w:rPr>
              <w:t>红字发票金额</w:t>
            </w:r>
          </w:p>
        </w:tc>
        <w:tc>
          <w:tcPr>
            <w:tcW w:w="1276" w:type="dxa"/>
            <w:noWrap w:val="0"/>
            <w:vAlign w:val="center"/>
          </w:tcPr>
          <w:p w14:paraId="14250FB5">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number</w:t>
            </w:r>
          </w:p>
        </w:tc>
        <w:tc>
          <w:tcPr>
            <w:tcW w:w="709" w:type="dxa"/>
            <w:noWrap w:val="0"/>
            <w:vAlign w:val="center"/>
          </w:tcPr>
          <w:p w14:paraId="37EECE51">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6C74278B">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7720652D">
            <w:pPr>
              <w:rPr>
                <w:rFonts w:hint="default" w:ascii="Times New Roman" w:hAnsi="Times New Roman" w:cs="Times New Roman"/>
              </w:rPr>
            </w:pPr>
            <w:r>
              <w:rPr>
                <w:rFonts w:hint="default" w:ascii="Times New Roman" w:hAnsi="Times New Roman" w:cs="Times New Roman"/>
                <w:sz w:val="22"/>
                <w:szCs w:val="22"/>
              </w:rPr>
              <w:t>业务类型为“0”时必填</w:t>
            </w:r>
          </w:p>
        </w:tc>
      </w:tr>
      <w:tr w14:paraId="4273199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7" w:hRule="atLeast"/>
        </w:trPr>
        <w:tc>
          <w:tcPr>
            <w:tcW w:w="675" w:type="dxa"/>
            <w:noWrap w:val="0"/>
            <w:vAlign w:val="center"/>
          </w:tcPr>
          <w:p w14:paraId="2E632CD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1365B15A">
            <w:pPr>
              <w:rPr>
                <w:rFonts w:hint="default" w:ascii="Times New Roman" w:hAnsi="Times New Roman" w:cs="Times New Roman"/>
                <w:szCs w:val="21"/>
              </w:rPr>
            </w:pPr>
            <w:r>
              <w:rPr>
                <w:rFonts w:hint="default" w:ascii="Times New Roman" w:hAnsi="Times New Roman" w:cs="Times New Roman"/>
                <w:szCs w:val="21"/>
              </w:rPr>
              <w:t>hzfpse</w:t>
            </w:r>
          </w:p>
        </w:tc>
        <w:tc>
          <w:tcPr>
            <w:tcW w:w="1843" w:type="dxa"/>
            <w:noWrap w:val="0"/>
            <w:vAlign w:val="center"/>
          </w:tcPr>
          <w:p w14:paraId="66116B75">
            <w:pPr>
              <w:rPr>
                <w:rFonts w:hint="default" w:ascii="Times New Roman" w:hAnsi="Times New Roman" w:cs="Times New Roman"/>
                <w:sz w:val="22"/>
                <w:szCs w:val="22"/>
              </w:rPr>
            </w:pPr>
            <w:r>
              <w:rPr>
                <w:rFonts w:hint="default" w:ascii="Times New Roman" w:hAnsi="Times New Roman" w:cs="Times New Roman"/>
              </w:rPr>
              <w:t>红字发票税额</w:t>
            </w:r>
          </w:p>
        </w:tc>
        <w:tc>
          <w:tcPr>
            <w:tcW w:w="1276" w:type="dxa"/>
            <w:noWrap w:val="0"/>
            <w:vAlign w:val="center"/>
          </w:tcPr>
          <w:p w14:paraId="3522A9D9">
            <w:pPr>
              <w:pStyle w:val="23"/>
              <w:adjustRightInd w:val="0"/>
              <w:snapToGrid w:val="0"/>
              <w:rPr>
                <w:rFonts w:hint="default" w:ascii="Times New Roman" w:hAnsi="Times New Roman" w:cs="Times New Roman"/>
                <w:sz w:val="22"/>
                <w:szCs w:val="22"/>
              </w:rPr>
            </w:pPr>
            <w:r>
              <w:rPr>
                <w:rFonts w:hint="default" w:ascii="Times New Roman" w:hAnsi="Times New Roman" w:cs="Times New Roman"/>
                <w:szCs w:val="21"/>
              </w:rPr>
              <w:t>number</w:t>
            </w:r>
          </w:p>
        </w:tc>
        <w:tc>
          <w:tcPr>
            <w:tcW w:w="709" w:type="dxa"/>
            <w:noWrap w:val="0"/>
            <w:vAlign w:val="center"/>
          </w:tcPr>
          <w:p w14:paraId="440A903B">
            <w:pPr>
              <w:jc w:val="center"/>
              <w:rPr>
                <w:rFonts w:hint="default" w:ascii="Times New Roman" w:hAnsi="Times New Roman" w:cs="Times New Roman"/>
                <w:sz w:val="22"/>
                <w:szCs w:val="22"/>
              </w:rPr>
            </w:pPr>
            <w:r>
              <w:rPr>
                <w:rFonts w:hint="default" w:ascii="Times New Roman" w:hAnsi="Times New Roman" w:cs="Times New Roman"/>
              </w:rPr>
              <w:t>18,2</w:t>
            </w:r>
          </w:p>
        </w:tc>
        <w:tc>
          <w:tcPr>
            <w:tcW w:w="708" w:type="dxa"/>
            <w:noWrap w:val="0"/>
            <w:vAlign w:val="center"/>
          </w:tcPr>
          <w:p w14:paraId="4D4F7211">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A6831EA">
            <w:pPr>
              <w:rPr>
                <w:rFonts w:hint="default" w:ascii="Times New Roman" w:hAnsi="Times New Roman" w:cs="Times New Roman"/>
              </w:rPr>
            </w:pPr>
            <w:r>
              <w:rPr>
                <w:rFonts w:hint="default" w:ascii="Times New Roman" w:hAnsi="Times New Roman" w:cs="Times New Roman"/>
                <w:sz w:val="22"/>
                <w:szCs w:val="22"/>
              </w:rPr>
              <w:t>业务类型为“0”时必填</w:t>
            </w:r>
          </w:p>
        </w:tc>
      </w:tr>
    </w:tbl>
    <w:p w14:paraId="5A3B67F1">
      <w:pPr>
        <w:rPr>
          <w:rFonts w:hint="default" w:ascii="Times New Roman" w:hAnsi="Times New Roman" w:cs="Times New Roman"/>
        </w:rPr>
      </w:pPr>
      <w:r>
        <w:rPr>
          <w:rFonts w:hint="default" w:ascii="Times New Roman" w:hAnsi="Times New Roman" w:cs="Times New Roman"/>
        </w:rPr>
        <w:br w:type="page"/>
      </w:r>
    </w:p>
    <w:p w14:paraId="1D97890F">
      <w:pPr>
        <w:pStyle w:val="5"/>
        <w:rPr>
          <w:rFonts w:hint="default" w:ascii="Times New Roman" w:hAnsi="Times New Roman" w:cs="Times New Roman"/>
        </w:rPr>
      </w:pPr>
      <w:bookmarkStart w:id="525" w:name="_Toc14241"/>
      <w:bookmarkStart w:id="526" w:name="_Toc5696"/>
      <w:bookmarkStart w:id="527" w:name="_Toc12487"/>
      <w:bookmarkStart w:id="528" w:name="_Toc11695"/>
      <w:bookmarkStart w:id="529" w:name="_Toc19876"/>
      <w:r>
        <w:rPr>
          <w:rFonts w:hint="default" w:ascii="Times New Roman" w:hAnsi="Times New Roman" w:cs="Times New Roman"/>
        </w:rPr>
        <w:t>15.3请求报文示例</w:t>
      </w:r>
      <w:bookmarkEnd w:id="525"/>
      <w:bookmarkEnd w:id="526"/>
      <w:bookmarkEnd w:id="527"/>
      <w:bookmarkEnd w:id="528"/>
      <w:bookmarkEnd w:id="529"/>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5CD48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C7A7B73">
            <w:pPr>
              <w:pStyle w:val="6"/>
              <w:bidi w:val="0"/>
              <w:rPr>
                <w:rFonts w:hint="default" w:ascii="Times New Roman" w:hAnsi="Times New Roman" w:cs="Times New Roman"/>
              </w:rPr>
            </w:pPr>
            <w:r>
              <w:rPr>
                <w:rFonts w:hint="default" w:ascii="Times New Roman" w:hAnsi="Times New Roman" w:cs="Times New Roman"/>
              </w:rPr>
              <w:t>{</w:t>
            </w:r>
          </w:p>
          <w:p w14:paraId="7FF776F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"xsfnsrsbh": "销售方纳税人识别号",</w:t>
            </w:r>
          </w:p>
          <w:p w14:paraId="4D44874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"xsfsjswjgdm": "销售方省级税务机关代码",</w:t>
            </w:r>
          </w:p>
          <w:p w14:paraId="395E6E0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"ywlx": "业务类型",</w:t>
            </w:r>
          </w:p>
          <w:p w14:paraId="016133E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"ptbh": "平台编号",</w:t>
            </w:r>
          </w:p>
          <w:p w14:paraId="641D4D1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"yf": "月份",</w:t>
            </w:r>
          </w:p>
          <w:p w14:paraId="1C4E08A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"lzfpsl": "蓝字发票数量",</w:t>
            </w:r>
          </w:p>
          <w:p w14:paraId="662B2EF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"lzfpje": "蓝字发票金额",</w:t>
            </w:r>
          </w:p>
          <w:p w14:paraId="08A374E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"lzfpse": "蓝字发票税额",</w:t>
            </w:r>
          </w:p>
          <w:p w14:paraId="2925E82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"hzfpsl": "红字发票数量",</w:t>
            </w:r>
          </w:p>
          <w:p w14:paraId="2BBFABE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"hzfpje": "红字发票金额",</w:t>
            </w:r>
          </w:p>
          <w:p w14:paraId="44B9276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"hzfpse": "红字发票税额"</w:t>
            </w:r>
          </w:p>
          <w:p w14:paraId="1413B23E">
            <w:pPr>
              <w:pStyle w:val="6"/>
              <w:bidi w:val="0"/>
              <w:rPr>
                <w:rFonts w:hint="default" w:ascii="Times New Roman" w:hAnsi="Times New Roman" w:cs="Times New Roman"/>
              </w:rPr>
            </w:pPr>
            <w:r>
              <w:rPr>
                <w:rFonts w:hint="default" w:ascii="Times New Roman" w:hAnsi="Times New Roman" w:cs="Times New Roman"/>
              </w:rPr>
              <w:t>}</w:t>
            </w:r>
          </w:p>
        </w:tc>
      </w:tr>
    </w:tbl>
    <w:p w14:paraId="4496B35B">
      <w:pPr>
        <w:pStyle w:val="5"/>
        <w:rPr>
          <w:rFonts w:hint="default" w:ascii="Times New Roman" w:hAnsi="Times New Roman" w:cs="Times New Roman"/>
        </w:rPr>
      </w:pPr>
      <w:bookmarkStart w:id="530" w:name="_Toc19001"/>
      <w:bookmarkStart w:id="531" w:name="_Toc2471"/>
      <w:bookmarkStart w:id="532" w:name="_Toc2880"/>
      <w:bookmarkStart w:id="533" w:name="_Toc7279"/>
      <w:bookmarkStart w:id="534" w:name="_Toc30478"/>
      <w:r>
        <w:rPr>
          <w:rFonts w:hint="default" w:ascii="Times New Roman" w:hAnsi="Times New Roman" w:cs="Times New Roman"/>
        </w:rPr>
        <w:t>15.4返回参数</w:t>
      </w:r>
      <w:bookmarkEnd w:id="530"/>
      <w:bookmarkEnd w:id="531"/>
      <w:bookmarkEnd w:id="532"/>
      <w:bookmarkEnd w:id="533"/>
      <w:bookmarkEnd w:id="534"/>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39827B5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089CF0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49E8158D">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AA01FA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1A9FFB9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1DE850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615FE85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5FB32FC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30992CF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5CD7E0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1C8745EA">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702E255D">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6E05A5B4">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7DA2E715">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3FB8C46C">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2042FB2F">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41E997CE">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314396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98356D">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63C1A4D7">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337E18DF">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081EE6E7">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40436857">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73B7C855">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39AF1B1F">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bl>
    <w:p w14:paraId="1CEAD0FF">
      <w:pPr>
        <w:pStyle w:val="5"/>
        <w:rPr>
          <w:rFonts w:hint="default" w:ascii="Times New Roman" w:hAnsi="Times New Roman" w:cs="Times New Roman"/>
        </w:rPr>
      </w:pPr>
      <w:bookmarkStart w:id="535" w:name="_Toc26184"/>
      <w:bookmarkStart w:id="536" w:name="_Toc24689"/>
      <w:bookmarkStart w:id="537" w:name="_Toc20993"/>
      <w:bookmarkStart w:id="538" w:name="_Toc7008"/>
      <w:bookmarkStart w:id="539" w:name="_Toc5128"/>
      <w:r>
        <w:rPr>
          <w:rFonts w:hint="default" w:ascii="Times New Roman" w:hAnsi="Times New Roman" w:cs="Times New Roman"/>
        </w:rPr>
        <w:t>15.5返回报文示例</w:t>
      </w:r>
      <w:bookmarkEnd w:id="535"/>
      <w:bookmarkEnd w:id="536"/>
      <w:bookmarkEnd w:id="537"/>
      <w:bookmarkEnd w:id="538"/>
      <w:bookmarkEnd w:id="539"/>
    </w:p>
    <w:p w14:paraId="1E91A079">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3C31B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EF7D966">
            <w:pPr>
              <w:pStyle w:val="6"/>
              <w:bidi w:val="0"/>
              <w:rPr>
                <w:rFonts w:hint="default" w:ascii="Times New Roman" w:hAnsi="Times New Roman" w:cs="Times New Roman"/>
              </w:rPr>
            </w:pPr>
            <w:r>
              <w:rPr>
                <w:rFonts w:hint="default" w:ascii="Times New Roman" w:hAnsi="Times New Roman" w:cs="Times New Roman"/>
              </w:rPr>
              <w:t>{</w:t>
            </w:r>
          </w:p>
          <w:p w14:paraId="5D39CCD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397798E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3EFCC0D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782423B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lang w:val="en-US"/>
              </w:rPr>
              <w:t xml:space="preserve">   </w:t>
            </w:r>
            <w:r>
              <w:rPr>
                <w:rFonts w:hint="default" w:ascii="Times New Roman" w:hAnsi="Times New Roman" w:cs="Times New Roman"/>
              </w:rPr>
              <w:t>"returncode": "00",</w:t>
            </w:r>
          </w:p>
          <w:p w14:paraId="24DB862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lang w:val="en-US"/>
              </w:rPr>
              <w:t xml:space="preserve">     </w:t>
            </w:r>
            <w:r>
              <w:rPr>
                <w:rFonts w:hint="default" w:ascii="Times New Roman" w:hAnsi="Times New Roman" w:cs="Times New Roman"/>
              </w:rPr>
              <w:tab/>
            </w:r>
            <w:r>
              <w:rPr>
                <w:rFonts w:hint="default" w:ascii="Times New Roman" w:hAnsi="Times New Roman" w:cs="Times New Roman"/>
              </w:rPr>
              <w:t>"returnmsg": "成功"</w:t>
            </w:r>
          </w:p>
          <w:p w14:paraId="3EB964CC">
            <w:pPr>
              <w:pStyle w:val="6"/>
              <w:bidi w:val="0"/>
              <w:rPr>
                <w:rFonts w:hint="default" w:ascii="Times New Roman" w:hAnsi="Times New Roman" w:cs="Times New Roman"/>
              </w:rPr>
            </w:pPr>
            <w:r>
              <w:rPr>
                <w:rFonts w:hint="default" w:ascii="Times New Roman" w:hAnsi="Times New Roman" w:cs="Times New Roman"/>
              </w:rPr>
              <w:t>}</w:t>
            </w:r>
          </w:p>
          <w:p w14:paraId="557A63A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3F26A04C">
            <w:pPr>
              <w:pStyle w:val="6"/>
              <w:bidi w:val="0"/>
              <w:rPr>
                <w:rFonts w:hint="default" w:ascii="Times New Roman" w:hAnsi="Times New Roman" w:cs="Times New Roman"/>
              </w:rPr>
            </w:pPr>
            <w:r>
              <w:rPr>
                <w:rFonts w:hint="default" w:ascii="Times New Roman" w:hAnsi="Times New Roman" w:cs="Times New Roman"/>
              </w:rPr>
              <w:t>}</w:t>
            </w:r>
          </w:p>
        </w:tc>
      </w:tr>
    </w:tbl>
    <w:p w14:paraId="437FC35B">
      <w:pPr>
        <w:pStyle w:val="6"/>
        <w:rPr>
          <w:rFonts w:hint="default" w:ascii="Times New Roman" w:hAnsi="Times New Roman" w:cs="Times New Roman"/>
        </w:rPr>
      </w:pPr>
    </w:p>
    <w:p w14:paraId="43A63B38">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717E30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C8F7925">
            <w:pPr>
              <w:pStyle w:val="6"/>
              <w:bidi w:val="0"/>
              <w:rPr>
                <w:rFonts w:hint="default" w:ascii="Times New Roman" w:hAnsi="Times New Roman" w:cs="Times New Roman"/>
              </w:rPr>
            </w:pPr>
            <w:r>
              <w:rPr>
                <w:rFonts w:hint="default" w:ascii="Times New Roman" w:hAnsi="Times New Roman" w:cs="Times New Roman"/>
              </w:rPr>
              <w:t>{</w:t>
            </w:r>
          </w:p>
          <w:p w14:paraId="1CC9607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39BE99B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3F713F2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1462537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6F73AF8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4CFDD6D3">
            <w:pPr>
              <w:pStyle w:val="6"/>
              <w:bidi w:val="0"/>
              <w:rPr>
                <w:rFonts w:hint="default" w:ascii="Times New Roman" w:hAnsi="Times New Roman" w:cs="Times New Roman"/>
              </w:rPr>
            </w:pPr>
            <w:r>
              <w:rPr>
                <w:rFonts w:hint="default" w:ascii="Times New Roman" w:hAnsi="Times New Roman" w:cs="Times New Roman"/>
              </w:rPr>
              <w:t>}</w:t>
            </w:r>
          </w:p>
          <w:p w14:paraId="7B65E87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0FA65EF">
            <w:pPr>
              <w:pStyle w:val="6"/>
              <w:bidi w:val="0"/>
              <w:rPr>
                <w:rFonts w:hint="default" w:ascii="Times New Roman" w:hAnsi="Times New Roman" w:cs="Times New Roman"/>
              </w:rPr>
            </w:pPr>
            <w:r>
              <w:rPr>
                <w:rFonts w:hint="default" w:ascii="Times New Roman" w:hAnsi="Times New Roman" w:cs="Times New Roman"/>
              </w:rPr>
              <w:t>}</w:t>
            </w:r>
          </w:p>
        </w:tc>
      </w:tr>
    </w:tbl>
    <w:p w14:paraId="2B53234C">
      <w:pPr>
        <w:pStyle w:val="31"/>
        <w:ind w:firstLine="480"/>
        <w:rPr>
          <w:rFonts w:hint="default" w:ascii="Times New Roman" w:hAnsi="Times New Roman" w:cs="Times New Roman"/>
        </w:rPr>
      </w:pPr>
    </w:p>
    <w:p w14:paraId="24C8E319">
      <w:pPr>
        <w:pStyle w:val="4"/>
        <w:widowControl/>
        <w:spacing w:beforeAutospacing="0" w:afterAutospacing="0" w:line="408" w:lineRule="auto"/>
        <w:rPr>
          <w:rFonts w:hint="default" w:ascii="Times New Roman" w:hAnsi="Times New Roman" w:cs="Times New Roman"/>
          <w:sz w:val="28"/>
          <w:szCs w:val="28"/>
        </w:rPr>
      </w:pPr>
      <w:bookmarkStart w:id="540" w:name="_Toc6021"/>
      <w:bookmarkStart w:id="541" w:name="_Toc24899"/>
      <w:bookmarkStart w:id="542" w:name="_Toc16680"/>
      <w:bookmarkStart w:id="543" w:name="_Toc7737"/>
      <w:bookmarkStart w:id="544" w:name="_Toc12569"/>
      <w:bookmarkStart w:id="545" w:name="_Toc15638"/>
      <w:r>
        <w:rPr>
          <w:rFonts w:hint="default" w:ascii="Times New Roman" w:hAnsi="Times New Roman" w:cs="Times New Roman"/>
          <w:sz w:val="28"/>
          <w:szCs w:val="28"/>
        </w:rPr>
        <w:t>16. 查询发票汇总确认信息</w:t>
      </w:r>
      <w:bookmarkEnd w:id="540"/>
      <w:bookmarkEnd w:id="541"/>
      <w:bookmarkEnd w:id="542"/>
      <w:bookmarkEnd w:id="543"/>
      <w:bookmarkEnd w:id="544"/>
      <w:bookmarkEnd w:id="545"/>
    </w:p>
    <w:p w14:paraId="0D302AC2">
      <w:pPr>
        <w:pStyle w:val="5"/>
        <w:rPr>
          <w:rFonts w:hint="default" w:ascii="Times New Roman" w:hAnsi="Times New Roman" w:cs="Times New Roman"/>
        </w:rPr>
      </w:pPr>
      <w:bookmarkStart w:id="546" w:name="_Toc25290"/>
      <w:bookmarkStart w:id="547" w:name="_Toc6292"/>
      <w:bookmarkStart w:id="548" w:name="_Toc7943"/>
      <w:bookmarkStart w:id="549" w:name="_Toc884"/>
      <w:bookmarkStart w:id="550" w:name="_Toc16465"/>
      <w:r>
        <w:rPr>
          <w:rFonts w:hint="default" w:ascii="Times New Roman" w:hAnsi="Times New Roman" w:cs="Times New Roman"/>
        </w:rPr>
        <w:t>16.1接口说明</w:t>
      </w:r>
      <w:bookmarkEnd w:id="546"/>
      <w:bookmarkEnd w:id="547"/>
      <w:bookmarkEnd w:id="548"/>
      <w:bookmarkEnd w:id="549"/>
      <w:bookmarkEnd w:id="550"/>
    </w:p>
    <w:p w14:paraId="2C208729">
      <w:pPr>
        <w:pStyle w:val="6"/>
        <w:spacing w:before="156" w:after="156"/>
        <w:ind w:firstLine="480"/>
        <w:rPr>
          <w:rFonts w:hint="default" w:ascii="Times New Roman" w:hAnsi="Times New Roman" w:cs="Times New Roman"/>
        </w:rPr>
      </w:pPr>
      <w:r>
        <w:rPr>
          <w:rFonts w:hint="default" w:ascii="Times New Roman" w:hAnsi="Times New Roman" w:cs="Times New Roman"/>
        </w:rPr>
        <w:t>给企业提供发票汇总确认信息查询功能，企业可以通过此接口查询历史发票汇总确认信息。</w:t>
      </w:r>
    </w:p>
    <w:p w14:paraId="65EF7445">
      <w:pPr>
        <w:pStyle w:val="5"/>
        <w:rPr>
          <w:rFonts w:hint="default" w:ascii="Times New Roman" w:hAnsi="Times New Roman" w:cs="Times New Roman"/>
        </w:rPr>
      </w:pPr>
      <w:bookmarkStart w:id="551" w:name="_Toc10246"/>
      <w:bookmarkStart w:id="552" w:name="_Toc24959"/>
      <w:bookmarkStart w:id="553" w:name="_Toc213"/>
      <w:bookmarkStart w:id="554" w:name="_Toc30095"/>
      <w:bookmarkStart w:id="555" w:name="_Toc9075"/>
      <w:r>
        <w:rPr>
          <w:rFonts w:hint="default" w:ascii="Times New Roman" w:hAnsi="Times New Roman" w:cs="Times New Roman"/>
        </w:rPr>
        <w:t>16.2请求参数</w:t>
      </w:r>
      <w:bookmarkEnd w:id="551"/>
      <w:bookmarkEnd w:id="552"/>
      <w:bookmarkEnd w:id="553"/>
      <w:bookmarkEnd w:id="554"/>
      <w:bookmarkEnd w:id="55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23447F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3C0820C4">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7C72FCE6">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32AF9D4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7C2B203A">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37D4C71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263FC5B8">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63CD373C">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15FC311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6" w:space="0"/>
            </w:tcBorders>
            <w:noWrap w:val="0"/>
            <w:vAlign w:val="center"/>
          </w:tcPr>
          <w:p w14:paraId="6F68102C">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tcBorders>
              <w:top w:val="single" w:color="auto" w:sz="6" w:space="0"/>
            </w:tcBorders>
            <w:noWrap w:val="0"/>
            <w:vAlign w:val="center"/>
          </w:tcPr>
          <w:p w14:paraId="284EDD61">
            <w:pPr>
              <w:rPr>
                <w:rFonts w:hint="default" w:ascii="Times New Roman" w:hAnsi="Times New Roman" w:cs="Times New Roman"/>
                <w:szCs w:val="21"/>
              </w:rPr>
            </w:pPr>
            <w:r>
              <w:rPr>
                <w:rFonts w:hint="default" w:ascii="Times New Roman" w:hAnsi="Times New Roman" w:cs="Times New Roman"/>
                <w:szCs w:val="21"/>
              </w:rPr>
              <w:t>xsfnsrsbh</w:t>
            </w:r>
          </w:p>
        </w:tc>
        <w:tc>
          <w:tcPr>
            <w:tcW w:w="1843" w:type="dxa"/>
            <w:tcBorders>
              <w:top w:val="single" w:color="auto" w:sz="6" w:space="0"/>
            </w:tcBorders>
            <w:noWrap w:val="0"/>
            <w:vAlign w:val="center"/>
          </w:tcPr>
          <w:p w14:paraId="1E387CF5">
            <w:pPr>
              <w:rPr>
                <w:rFonts w:hint="default" w:ascii="Times New Roman" w:hAnsi="Times New Roman" w:cs="Times New Roman"/>
                <w:sz w:val="22"/>
                <w:szCs w:val="22"/>
              </w:rPr>
            </w:pPr>
            <w:r>
              <w:rPr>
                <w:rFonts w:hint="default" w:ascii="Times New Roman" w:hAnsi="Times New Roman" w:cs="Times New Roman"/>
              </w:rPr>
              <w:t>销售方纳税人识别号</w:t>
            </w:r>
          </w:p>
        </w:tc>
        <w:tc>
          <w:tcPr>
            <w:tcW w:w="1276" w:type="dxa"/>
            <w:tcBorders>
              <w:top w:val="single" w:color="auto" w:sz="6" w:space="0"/>
            </w:tcBorders>
            <w:noWrap w:val="0"/>
            <w:vAlign w:val="center"/>
          </w:tcPr>
          <w:p w14:paraId="44731E9C">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tcBorders>
              <w:top w:val="single" w:color="auto" w:sz="6" w:space="0"/>
            </w:tcBorders>
            <w:noWrap w:val="0"/>
            <w:vAlign w:val="center"/>
          </w:tcPr>
          <w:p w14:paraId="506754F3">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tcBorders>
              <w:top w:val="single" w:color="auto" w:sz="6" w:space="0"/>
            </w:tcBorders>
            <w:noWrap w:val="0"/>
            <w:vAlign w:val="center"/>
          </w:tcPr>
          <w:p w14:paraId="2535381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tcBorders>
              <w:top w:val="single" w:color="auto" w:sz="6" w:space="0"/>
            </w:tcBorders>
            <w:noWrap w:val="0"/>
            <w:vAlign w:val="center"/>
          </w:tcPr>
          <w:p w14:paraId="545643F6">
            <w:pPr>
              <w:rPr>
                <w:rFonts w:hint="default" w:ascii="Times New Roman" w:hAnsi="Times New Roman" w:cs="Times New Roman"/>
              </w:rPr>
            </w:pPr>
          </w:p>
        </w:tc>
      </w:tr>
      <w:tr w14:paraId="3213A3D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39B87A">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452ED00F">
            <w:pPr>
              <w:rPr>
                <w:rFonts w:hint="default" w:ascii="Times New Roman" w:hAnsi="Times New Roman" w:cs="Times New Roman"/>
                <w:szCs w:val="21"/>
              </w:rPr>
            </w:pPr>
            <w:r>
              <w:rPr>
                <w:rFonts w:hint="default" w:ascii="Times New Roman" w:hAnsi="Times New Roman" w:cs="Times New Roman"/>
                <w:szCs w:val="21"/>
              </w:rPr>
              <w:t>xsfsjswjgdm</w:t>
            </w:r>
          </w:p>
        </w:tc>
        <w:tc>
          <w:tcPr>
            <w:tcW w:w="1843" w:type="dxa"/>
            <w:noWrap w:val="0"/>
            <w:vAlign w:val="center"/>
          </w:tcPr>
          <w:p w14:paraId="1629B8F1">
            <w:pPr>
              <w:rPr>
                <w:rFonts w:hint="default" w:ascii="Times New Roman" w:hAnsi="Times New Roman" w:cs="Times New Roman"/>
              </w:rPr>
            </w:pPr>
            <w:r>
              <w:rPr>
                <w:rFonts w:hint="default" w:ascii="Times New Roman" w:hAnsi="Times New Roman" w:cs="Times New Roman"/>
              </w:rPr>
              <w:t>销售方省级税务机关代码</w:t>
            </w:r>
          </w:p>
        </w:tc>
        <w:tc>
          <w:tcPr>
            <w:tcW w:w="1276" w:type="dxa"/>
            <w:noWrap w:val="0"/>
            <w:vAlign w:val="center"/>
          </w:tcPr>
          <w:p w14:paraId="52D506E7">
            <w:pPr>
              <w:pStyle w:val="32"/>
              <w:jc w:val="both"/>
              <w:rPr>
                <w:rFonts w:hint="default" w:ascii="Times New Roman" w:hAnsi="Times New Roman" w:cs="Times New Roman"/>
                <w:szCs w:val="21"/>
              </w:rPr>
            </w:pPr>
            <w:r>
              <w:rPr>
                <w:rFonts w:hint="default" w:ascii="Times New Roman" w:hAnsi="Times New Roman" w:cs="Times New Roman"/>
                <w:szCs w:val="21"/>
              </w:rPr>
              <w:t>varchar</w:t>
            </w:r>
          </w:p>
        </w:tc>
        <w:tc>
          <w:tcPr>
            <w:tcW w:w="709" w:type="dxa"/>
            <w:noWrap w:val="0"/>
            <w:vAlign w:val="center"/>
          </w:tcPr>
          <w:p w14:paraId="46A942D5">
            <w:pPr>
              <w:pStyle w:val="23"/>
              <w:adjustRightInd w:val="0"/>
              <w:snapToGrid w:val="0"/>
              <w:jc w:val="center"/>
              <w:rPr>
                <w:rFonts w:hint="default" w:ascii="Times New Roman" w:hAnsi="Times New Roman" w:cs="Times New Roman"/>
              </w:rPr>
            </w:pPr>
            <w:r>
              <w:rPr>
                <w:rFonts w:hint="default" w:ascii="Times New Roman" w:hAnsi="Times New Roman" w:cs="Times New Roman"/>
              </w:rPr>
              <w:t>11</w:t>
            </w:r>
          </w:p>
        </w:tc>
        <w:tc>
          <w:tcPr>
            <w:tcW w:w="708" w:type="dxa"/>
            <w:noWrap w:val="0"/>
            <w:vAlign w:val="center"/>
          </w:tcPr>
          <w:p w14:paraId="03525825">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7B5F385">
            <w:pPr>
              <w:rPr>
                <w:rFonts w:hint="default" w:ascii="Times New Roman" w:hAnsi="Times New Roman" w:cs="Times New Roman"/>
                <w:sz w:val="22"/>
                <w:szCs w:val="22"/>
              </w:rPr>
            </w:pPr>
          </w:p>
        </w:tc>
      </w:tr>
      <w:tr w14:paraId="52BA31AE">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A98A9CE">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6A4F6C3F">
            <w:pPr>
              <w:rPr>
                <w:rFonts w:hint="default" w:ascii="Times New Roman" w:hAnsi="Times New Roman" w:cs="Times New Roman"/>
                <w:szCs w:val="21"/>
              </w:rPr>
            </w:pPr>
            <w:r>
              <w:rPr>
                <w:rFonts w:hint="default" w:ascii="Times New Roman" w:hAnsi="Times New Roman" w:cs="Times New Roman"/>
                <w:szCs w:val="21"/>
              </w:rPr>
              <w:t>ptbh</w:t>
            </w:r>
          </w:p>
        </w:tc>
        <w:tc>
          <w:tcPr>
            <w:tcW w:w="1843" w:type="dxa"/>
            <w:noWrap w:val="0"/>
            <w:vAlign w:val="center"/>
          </w:tcPr>
          <w:p w14:paraId="3E4BC0D3">
            <w:pPr>
              <w:rPr>
                <w:rFonts w:hint="default" w:ascii="Times New Roman" w:hAnsi="Times New Roman" w:cs="Times New Roman"/>
                <w:sz w:val="22"/>
                <w:szCs w:val="22"/>
              </w:rPr>
            </w:pPr>
            <w:r>
              <w:rPr>
                <w:rFonts w:hint="default" w:ascii="Times New Roman" w:hAnsi="Times New Roman" w:cs="Times New Roman"/>
              </w:rPr>
              <w:t>平台编号</w:t>
            </w:r>
          </w:p>
        </w:tc>
        <w:tc>
          <w:tcPr>
            <w:tcW w:w="1276" w:type="dxa"/>
            <w:noWrap w:val="0"/>
            <w:vAlign w:val="center"/>
          </w:tcPr>
          <w:p w14:paraId="6642ADAB">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36576DE0">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20</w:t>
            </w:r>
          </w:p>
        </w:tc>
        <w:tc>
          <w:tcPr>
            <w:tcW w:w="708" w:type="dxa"/>
            <w:noWrap w:val="0"/>
            <w:vAlign w:val="center"/>
          </w:tcPr>
          <w:p w14:paraId="441E226A">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2610B9AD">
            <w:pPr>
              <w:rPr>
                <w:rFonts w:hint="default" w:ascii="Times New Roman" w:hAnsi="Times New Roman" w:cs="Times New Roman"/>
                <w:sz w:val="22"/>
                <w:szCs w:val="22"/>
              </w:rPr>
            </w:pPr>
            <w:r>
              <w:rPr>
                <w:rFonts w:hint="default" w:ascii="Times New Roman" w:hAnsi="Times New Roman" w:cs="Times New Roman"/>
                <w:sz w:val="22"/>
                <w:szCs w:val="22"/>
              </w:rPr>
              <w:t>若为空，则查询纳税人在所有平台的开票汇总信息</w:t>
            </w:r>
          </w:p>
        </w:tc>
      </w:tr>
      <w:tr w14:paraId="4C341A64">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69E964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B11373A">
            <w:pPr>
              <w:rPr>
                <w:rFonts w:hint="default" w:ascii="Times New Roman" w:hAnsi="Times New Roman" w:cs="Times New Roman"/>
                <w:szCs w:val="21"/>
              </w:rPr>
            </w:pPr>
            <w:r>
              <w:rPr>
                <w:rFonts w:hint="default" w:ascii="Times New Roman" w:hAnsi="Times New Roman" w:cs="Times New Roman"/>
                <w:szCs w:val="21"/>
              </w:rPr>
              <w:t>yf</w:t>
            </w:r>
          </w:p>
        </w:tc>
        <w:tc>
          <w:tcPr>
            <w:tcW w:w="1843" w:type="dxa"/>
            <w:noWrap w:val="0"/>
            <w:vAlign w:val="center"/>
          </w:tcPr>
          <w:p w14:paraId="3D183A0F">
            <w:pPr>
              <w:rPr>
                <w:rFonts w:hint="default" w:ascii="Times New Roman" w:hAnsi="Times New Roman" w:cs="Times New Roman"/>
                <w:sz w:val="22"/>
                <w:szCs w:val="22"/>
              </w:rPr>
            </w:pPr>
            <w:r>
              <w:rPr>
                <w:rFonts w:hint="default" w:ascii="Times New Roman" w:hAnsi="Times New Roman" w:cs="Times New Roman"/>
              </w:rPr>
              <w:t>月份</w:t>
            </w:r>
          </w:p>
        </w:tc>
        <w:tc>
          <w:tcPr>
            <w:tcW w:w="1276" w:type="dxa"/>
            <w:noWrap w:val="0"/>
            <w:vAlign w:val="center"/>
          </w:tcPr>
          <w:p w14:paraId="6BD50990">
            <w:pPr>
              <w:pStyle w:val="32"/>
              <w:jc w:val="both"/>
              <w:rPr>
                <w:rFonts w:hint="default" w:ascii="Times New Roman" w:hAnsi="Times New Roman" w:cs="Times New Roman"/>
              </w:rPr>
            </w:pPr>
            <w:r>
              <w:rPr>
                <w:rFonts w:hint="default" w:ascii="Times New Roman" w:hAnsi="Times New Roman" w:cs="Times New Roman"/>
                <w:szCs w:val="21"/>
              </w:rPr>
              <w:t>varchar</w:t>
            </w:r>
          </w:p>
        </w:tc>
        <w:tc>
          <w:tcPr>
            <w:tcW w:w="709" w:type="dxa"/>
            <w:noWrap w:val="0"/>
            <w:vAlign w:val="center"/>
          </w:tcPr>
          <w:p w14:paraId="314EA1A6">
            <w:pPr>
              <w:pStyle w:val="23"/>
              <w:adjustRightInd w:val="0"/>
              <w:snapToGrid w:val="0"/>
              <w:jc w:val="center"/>
              <w:rPr>
                <w:rFonts w:hint="default" w:ascii="Times New Roman" w:hAnsi="Times New Roman" w:cs="Times New Roman"/>
                <w:sz w:val="22"/>
                <w:szCs w:val="22"/>
              </w:rPr>
            </w:pPr>
            <w:r>
              <w:rPr>
                <w:rFonts w:hint="default" w:ascii="Times New Roman" w:hAnsi="Times New Roman" w:cs="Times New Roman"/>
              </w:rPr>
              <w:t>7</w:t>
            </w:r>
          </w:p>
        </w:tc>
        <w:tc>
          <w:tcPr>
            <w:tcW w:w="708" w:type="dxa"/>
            <w:noWrap w:val="0"/>
            <w:vAlign w:val="center"/>
          </w:tcPr>
          <w:p w14:paraId="08C7BC7D">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6D5155A3">
            <w:pPr>
              <w:rPr>
                <w:rFonts w:hint="default" w:ascii="Times New Roman" w:hAnsi="Times New Roman" w:cs="Times New Roman"/>
                <w:sz w:val="22"/>
                <w:szCs w:val="22"/>
              </w:rPr>
            </w:pPr>
            <w:r>
              <w:rPr>
                <w:rFonts w:hint="default" w:ascii="Times New Roman" w:hAnsi="Times New Roman" w:cs="Times New Roman"/>
                <w:sz w:val="22"/>
                <w:szCs w:val="22"/>
              </w:rPr>
              <w:t>格式：yyyy-MM若为空，则查询所有历史月份数据</w:t>
            </w:r>
          </w:p>
        </w:tc>
      </w:tr>
    </w:tbl>
    <w:p w14:paraId="69E1B673">
      <w:pPr>
        <w:rPr>
          <w:rFonts w:hint="default" w:ascii="Times New Roman" w:hAnsi="Times New Roman" w:cs="Times New Roman"/>
        </w:rPr>
      </w:pPr>
    </w:p>
    <w:p w14:paraId="60DAFF84">
      <w:pPr>
        <w:pStyle w:val="5"/>
        <w:rPr>
          <w:rFonts w:hint="default" w:ascii="Times New Roman" w:hAnsi="Times New Roman" w:cs="Times New Roman"/>
        </w:rPr>
      </w:pPr>
      <w:bookmarkStart w:id="556" w:name="_Toc27524"/>
      <w:bookmarkStart w:id="557" w:name="_Toc2927"/>
      <w:bookmarkStart w:id="558" w:name="_Toc31865"/>
      <w:bookmarkStart w:id="559" w:name="_Toc10174"/>
      <w:bookmarkStart w:id="560" w:name="_Toc19850"/>
      <w:r>
        <w:rPr>
          <w:rFonts w:hint="default" w:ascii="Times New Roman" w:hAnsi="Times New Roman" w:cs="Times New Roman"/>
        </w:rPr>
        <w:t>16.3请求报文示例</w:t>
      </w:r>
      <w:bookmarkEnd w:id="556"/>
      <w:bookmarkEnd w:id="557"/>
      <w:bookmarkEnd w:id="558"/>
      <w:bookmarkEnd w:id="559"/>
      <w:bookmarkEnd w:id="560"/>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3E10E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293E481">
            <w:pPr>
              <w:pStyle w:val="6"/>
              <w:bidi w:val="0"/>
              <w:rPr>
                <w:rFonts w:hint="default" w:ascii="Times New Roman" w:hAnsi="Times New Roman" w:cs="Times New Roman"/>
              </w:rPr>
            </w:pPr>
            <w:r>
              <w:rPr>
                <w:rFonts w:hint="default" w:ascii="Times New Roman" w:hAnsi="Times New Roman" w:cs="Times New Roman"/>
              </w:rPr>
              <w:t>{</w:t>
            </w:r>
          </w:p>
          <w:p w14:paraId="7D7A31F4">
            <w:pPr>
              <w:pStyle w:val="6"/>
              <w:bidi w:val="0"/>
              <w:rPr>
                <w:rFonts w:hint="default" w:ascii="Times New Roman" w:hAnsi="Times New Roman" w:cs="Times New Roman"/>
              </w:rPr>
            </w:pPr>
            <w:r>
              <w:rPr>
                <w:rFonts w:hint="default" w:ascii="Times New Roman" w:hAnsi="Times New Roman" w:cs="Times New Roman"/>
              </w:rPr>
              <w:tab/>
            </w:r>
            <w:bookmarkStart w:id="561" w:name="OLE_LINK56"/>
            <w:r>
              <w:rPr>
                <w:rFonts w:hint="default" w:ascii="Times New Roman" w:hAnsi="Times New Roman" w:cs="Times New Roman"/>
              </w:rPr>
              <w:t>"xsfnsrsbh": "销售方纳税人识别号",</w:t>
            </w:r>
          </w:p>
          <w:bookmarkEnd w:id="561"/>
          <w:p w14:paraId="70B48A5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"xsfsjswjgdm": "销售方省级税务机关代码",</w:t>
            </w:r>
          </w:p>
          <w:p w14:paraId="52AE36D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"ptbh": "平台编号",</w:t>
            </w:r>
          </w:p>
          <w:p w14:paraId="2AC2ED9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"yf": "月份"</w:t>
            </w:r>
          </w:p>
          <w:p w14:paraId="6C646114">
            <w:pPr>
              <w:pStyle w:val="6"/>
              <w:bidi w:val="0"/>
              <w:rPr>
                <w:rFonts w:hint="default" w:ascii="Times New Roman" w:hAnsi="Times New Roman" w:cs="Times New Roman"/>
              </w:rPr>
            </w:pPr>
            <w:r>
              <w:rPr>
                <w:rFonts w:hint="default" w:ascii="Times New Roman" w:hAnsi="Times New Roman" w:cs="Times New Roman"/>
              </w:rPr>
              <w:t>}</w:t>
            </w:r>
          </w:p>
        </w:tc>
      </w:tr>
    </w:tbl>
    <w:p w14:paraId="7B60128E">
      <w:pPr>
        <w:pStyle w:val="5"/>
        <w:rPr>
          <w:rFonts w:hint="default" w:ascii="Times New Roman" w:hAnsi="Times New Roman" w:cs="Times New Roman"/>
        </w:rPr>
      </w:pPr>
      <w:bookmarkStart w:id="562" w:name="_Toc7733"/>
      <w:bookmarkStart w:id="563" w:name="_Toc3710"/>
      <w:bookmarkStart w:id="564" w:name="_Toc19364"/>
      <w:bookmarkStart w:id="565" w:name="_Toc25722"/>
      <w:bookmarkStart w:id="566" w:name="_Toc30064"/>
      <w:r>
        <w:rPr>
          <w:rFonts w:hint="default" w:ascii="Times New Roman" w:hAnsi="Times New Roman" w:cs="Times New Roman"/>
        </w:rPr>
        <w:t>16.4返回参数</w:t>
      </w:r>
      <w:bookmarkEnd w:id="562"/>
      <w:bookmarkEnd w:id="563"/>
      <w:bookmarkEnd w:id="564"/>
      <w:bookmarkEnd w:id="565"/>
      <w:bookmarkEnd w:id="566"/>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4C2D1EF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F081AC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序号</w:t>
            </w:r>
          </w:p>
        </w:tc>
        <w:tc>
          <w:tcPr>
            <w:tcW w:w="1701" w:type="dxa"/>
            <w:tcBorders>
              <w:top w:val="single" w:color="auto" w:sz="12" w:space="0"/>
              <w:bottom w:val="single" w:color="auto" w:sz="6" w:space="0"/>
            </w:tcBorders>
            <w:shd w:val="clear" w:color="auto" w:fill="D8D8D8"/>
            <w:noWrap w:val="0"/>
            <w:vAlign w:val="center"/>
          </w:tcPr>
          <w:p w14:paraId="58605A72">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数据项标识</w:t>
            </w:r>
          </w:p>
        </w:tc>
        <w:tc>
          <w:tcPr>
            <w:tcW w:w="1843" w:type="dxa"/>
            <w:tcBorders>
              <w:top w:val="single" w:color="auto" w:sz="12" w:space="0"/>
              <w:bottom w:val="single" w:color="auto" w:sz="6" w:space="0"/>
            </w:tcBorders>
            <w:shd w:val="clear" w:color="auto" w:fill="D8D8D8"/>
            <w:noWrap w:val="0"/>
            <w:vAlign w:val="center"/>
          </w:tcPr>
          <w:p w14:paraId="6B5249A3">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数据项名称</w:t>
            </w:r>
          </w:p>
        </w:tc>
        <w:tc>
          <w:tcPr>
            <w:tcW w:w="1276" w:type="dxa"/>
            <w:tcBorders>
              <w:top w:val="single" w:color="auto" w:sz="12" w:space="0"/>
              <w:bottom w:val="single" w:color="auto" w:sz="6" w:space="0"/>
            </w:tcBorders>
            <w:shd w:val="clear" w:color="auto" w:fill="D8D8D8"/>
            <w:noWrap w:val="0"/>
            <w:vAlign w:val="center"/>
          </w:tcPr>
          <w:p w14:paraId="2F5A6FD5">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字段类型</w:t>
            </w:r>
          </w:p>
        </w:tc>
        <w:tc>
          <w:tcPr>
            <w:tcW w:w="709" w:type="dxa"/>
            <w:tcBorders>
              <w:top w:val="single" w:color="auto" w:sz="12" w:space="0"/>
              <w:bottom w:val="single" w:color="auto" w:sz="6" w:space="0"/>
            </w:tcBorders>
            <w:shd w:val="clear" w:color="auto" w:fill="D8D8D8"/>
            <w:noWrap w:val="0"/>
            <w:vAlign w:val="center"/>
          </w:tcPr>
          <w:p w14:paraId="7ED89AE1">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长度</w:t>
            </w:r>
          </w:p>
        </w:tc>
        <w:tc>
          <w:tcPr>
            <w:tcW w:w="708" w:type="dxa"/>
            <w:tcBorders>
              <w:top w:val="single" w:color="auto" w:sz="12" w:space="0"/>
              <w:bottom w:val="single" w:color="auto" w:sz="6" w:space="0"/>
            </w:tcBorders>
            <w:shd w:val="clear" w:color="auto" w:fill="D8D8D8"/>
            <w:noWrap w:val="0"/>
            <w:vAlign w:val="center"/>
          </w:tcPr>
          <w:p w14:paraId="0CCD477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必须</w:t>
            </w:r>
          </w:p>
        </w:tc>
        <w:tc>
          <w:tcPr>
            <w:tcW w:w="1560" w:type="dxa"/>
            <w:tcBorders>
              <w:top w:val="single" w:color="auto" w:sz="12" w:space="0"/>
              <w:bottom w:val="single" w:color="auto" w:sz="6" w:space="0"/>
            </w:tcBorders>
            <w:shd w:val="clear" w:color="auto" w:fill="D8D8D8"/>
            <w:noWrap w:val="0"/>
            <w:vAlign w:val="center"/>
          </w:tcPr>
          <w:p w14:paraId="7DF6B719">
            <w:pPr>
              <w:adjustRightInd w:val="0"/>
              <w:snapToGrid w:val="0"/>
              <w:jc w:val="center"/>
              <w:rPr>
                <w:rFonts w:hint="default" w:ascii="Times New Roman" w:hAnsi="Times New Roman" w:cs="Times New Roman"/>
                <w:b/>
                <w:szCs w:val="21"/>
              </w:rPr>
            </w:pPr>
            <w:r>
              <w:rPr>
                <w:rFonts w:hint="default" w:ascii="Times New Roman" w:hAnsi="Times New Roman" w:cs="Times New Roman"/>
                <w:b/>
                <w:szCs w:val="21"/>
              </w:rPr>
              <w:t>说明</w:t>
            </w:r>
          </w:p>
        </w:tc>
      </w:tr>
      <w:tr w14:paraId="0E6EC45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7EC439B4">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w:t>
            </w:r>
          </w:p>
        </w:tc>
        <w:tc>
          <w:tcPr>
            <w:tcW w:w="1701" w:type="dxa"/>
            <w:noWrap w:val="0"/>
            <w:vAlign w:val="center"/>
          </w:tcPr>
          <w:p w14:paraId="3EF30F07">
            <w:pPr>
              <w:rPr>
                <w:rFonts w:hint="default" w:ascii="Times New Roman" w:hAnsi="Times New Roman" w:cs="Times New Roman"/>
                <w:sz w:val="22"/>
                <w:szCs w:val="22"/>
              </w:rPr>
            </w:pPr>
            <w:r>
              <w:rPr>
                <w:rFonts w:hint="default" w:ascii="Times New Roman" w:hAnsi="Times New Roman" w:cs="Times New Roman"/>
                <w:sz w:val="22"/>
                <w:szCs w:val="22"/>
              </w:rPr>
              <w:t>returncode</w:t>
            </w:r>
          </w:p>
        </w:tc>
        <w:tc>
          <w:tcPr>
            <w:tcW w:w="1843" w:type="dxa"/>
            <w:noWrap w:val="0"/>
            <w:vAlign w:val="center"/>
          </w:tcPr>
          <w:p w14:paraId="60297072">
            <w:pPr>
              <w:rPr>
                <w:rFonts w:hint="default" w:ascii="Times New Roman" w:hAnsi="Times New Roman" w:cs="Times New Roman"/>
                <w:sz w:val="22"/>
                <w:szCs w:val="22"/>
              </w:rPr>
            </w:pPr>
            <w:r>
              <w:rPr>
                <w:rFonts w:hint="default" w:ascii="Times New Roman" w:hAnsi="Times New Roman" w:cs="Times New Roman"/>
                <w:sz w:val="22"/>
                <w:szCs w:val="22"/>
              </w:rPr>
              <w:t>返回码</w:t>
            </w:r>
          </w:p>
        </w:tc>
        <w:tc>
          <w:tcPr>
            <w:tcW w:w="1276" w:type="dxa"/>
            <w:noWrap w:val="0"/>
            <w:vAlign w:val="center"/>
          </w:tcPr>
          <w:p w14:paraId="47023C31">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37DDF87C">
            <w:pPr>
              <w:jc w:val="center"/>
              <w:rPr>
                <w:rFonts w:hint="default" w:ascii="Times New Roman" w:hAnsi="Times New Roman" w:cs="Times New Roman"/>
                <w:sz w:val="22"/>
                <w:szCs w:val="22"/>
              </w:rPr>
            </w:pPr>
            <w:r>
              <w:rPr>
                <w:rFonts w:hint="default" w:ascii="Times New Roman" w:hAnsi="Times New Roman" w:cs="Times New Roman"/>
                <w:sz w:val="22"/>
                <w:szCs w:val="22"/>
              </w:rPr>
              <w:t>2</w:t>
            </w:r>
          </w:p>
        </w:tc>
        <w:tc>
          <w:tcPr>
            <w:tcW w:w="708" w:type="dxa"/>
            <w:noWrap w:val="0"/>
            <w:vAlign w:val="center"/>
          </w:tcPr>
          <w:p w14:paraId="2DE2E288">
            <w:pPr>
              <w:jc w:val="center"/>
              <w:rPr>
                <w:rFonts w:hint="default" w:ascii="Times New Roman" w:hAnsi="Times New Roman" w:cs="Times New Roman"/>
                <w:sz w:val="22"/>
                <w:szCs w:val="22"/>
              </w:rPr>
            </w:pPr>
            <w:r>
              <w:rPr>
                <w:rFonts w:hint="default" w:ascii="Times New Roman" w:hAnsi="Times New Roman" w:cs="Times New Roman"/>
                <w:sz w:val="22"/>
                <w:szCs w:val="22"/>
              </w:rPr>
              <w:t>是</w:t>
            </w:r>
          </w:p>
        </w:tc>
        <w:tc>
          <w:tcPr>
            <w:tcW w:w="1560" w:type="dxa"/>
            <w:noWrap w:val="0"/>
            <w:vAlign w:val="center"/>
          </w:tcPr>
          <w:p w14:paraId="5DF68B8C">
            <w:pPr>
              <w:rPr>
                <w:rFonts w:hint="default" w:ascii="Times New Roman" w:hAnsi="Times New Roman" w:cs="Times New Roman"/>
                <w:sz w:val="22"/>
                <w:szCs w:val="22"/>
              </w:rPr>
            </w:pPr>
            <w:r>
              <w:rPr>
                <w:rFonts w:hint="default" w:ascii="Times New Roman" w:hAnsi="Times New Roman" w:cs="Times New Roman"/>
                <w:sz w:val="22"/>
                <w:szCs w:val="22"/>
              </w:rPr>
              <w:t>00：成功</w:t>
            </w:r>
          </w:p>
          <w:p w14:paraId="43E14A2C">
            <w:pPr>
              <w:rPr>
                <w:rFonts w:hint="default" w:ascii="Times New Roman" w:hAnsi="Times New Roman" w:cs="Times New Roman"/>
                <w:sz w:val="22"/>
                <w:szCs w:val="22"/>
              </w:rPr>
            </w:pPr>
            <w:r>
              <w:rPr>
                <w:rFonts w:hint="default" w:ascii="Times New Roman" w:hAnsi="Times New Roman" w:cs="Times New Roman"/>
                <w:sz w:val="22"/>
                <w:szCs w:val="22"/>
              </w:rPr>
              <w:t>其它：失败</w:t>
            </w:r>
          </w:p>
        </w:tc>
      </w:tr>
      <w:tr w14:paraId="4782146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8F35E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2</w:t>
            </w:r>
          </w:p>
        </w:tc>
        <w:tc>
          <w:tcPr>
            <w:tcW w:w="1701" w:type="dxa"/>
            <w:noWrap w:val="0"/>
            <w:vAlign w:val="center"/>
          </w:tcPr>
          <w:p w14:paraId="1C1AE7CD">
            <w:pPr>
              <w:rPr>
                <w:rFonts w:hint="default" w:ascii="Times New Roman" w:hAnsi="Times New Roman" w:cs="Times New Roman"/>
                <w:sz w:val="22"/>
                <w:szCs w:val="22"/>
              </w:rPr>
            </w:pPr>
            <w:r>
              <w:rPr>
                <w:rFonts w:hint="default" w:ascii="Times New Roman" w:hAnsi="Times New Roman" w:cs="Times New Roman"/>
                <w:sz w:val="22"/>
                <w:szCs w:val="22"/>
              </w:rPr>
              <w:t>returnmsg</w:t>
            </w:r>
          </w:p>
        </w:tc>
        <w:tc>
          <w:tcPr>
            <w:tcW w:w="1843" w:type="dxa"/>
            <w:noWrap w:val="0"/>
            <w:vAlign w:val="center"/>
          </w:tcPr>
          <w:p w14:paraId="4DE1EEEA">
            <w:pPr>
              <w:rPr>
                <w:rFonts w:hint="default" w:ascii="Times New Roman" w:hAnsi="Times New Roman" w:cs="Times New Roman"/>
                <w:sz w:val="22"/>
                <w:szCs w:val="22"/>
              </w:rPr>
            </w:pPr>
            <w:r>
              <w:rPr>
                <w:rFonts w:hint="default" w:ascii="Times New Roman" w:hAnsi="Times New Roman" w:cs="Times New Roman"/>
                <w:sz w:val="22"/>
                <w:szCs w:val="22"/>
              </w:rPr>
              <w:t>返回信息</w:t>
            </w:r>
          </w:p>
        </w:tc>
        <w:tc>
          <w:tcPr>
            <w:tcW w:w="1276" w:type="dxa"/>
            <w:noWrap w:val="0"/>
            <w:vAlign w:val="center"/>
          </w:tcPr>
          <w:p w14:paraId="63E6A714">
            <w:pPr>
              <w:pStyle w:val="23"/>
              <w:adjustRightInd w:val="0"/>
              <w:snapToGrid w:val="0"/>
              <w:rPr>
                <w:rFonts w:hint="default" w:ascii="Times New Roman" w:hAnsi="Times New Roman" w:cs="Times New Roman"/>
                <w:kern w:val="0"/>
                <w:szCs w:val="21"/>
              </w:rPr>
            </w:pPr>
            <w:r>
              <w:rPr>
                <w:rFonts w:hint="default" w:ascii="Times New Roman" w:hAnsi="Times New Roman" w:cs="Times New Roman"/>
              </w:rPr>
              <w:t>varchar</w:t>
            </w:r>
          </w:p>
        </w:tc>
        <w:tc>
          <w:tcPr>
            <w:tcW w:w="709" w:type="dxa"/>
            <w:noWrap w:val="0"/>
            <w:vAlign w:val="center"/>
          </w:tcPr>
          <w:p w14:paraId="0C9E60A7">
            <w:pPr>
              <w:jc w:val="center"/>
              <w:rPr>
                <w:rFonts w:hint="default" w:ascii="Times New Roman" w:hAnsi="Times New Roman" w:cs="Times New Roman"/>
                <w:sz w:val="22"/>
                <w:szCs w:val="22"/>
              </w:rPr>
            </w:pPr>
            <w:r>
              <w:rPr>
                <w:rFonts w:hint="default" w:ascii="Times New Roman" w:hAnsi="Times New Roman" w:cs="Times New Roman"/>
                <w:sz w:val="22"/>
                <w:szCs w:val="22"/>
              </w:rPr>
              <w:t>2000</w:t>
            </w:r>
          </w:p>
        </w:tc>
        <w:tc>
          <w:tcPr>
            <w:tcW w:w="708" w:type="dxa"/>
            <w:noWrap w:val="0"/>
            <w:vAlign w:val="center"/>
          </w:tcPr>
          <w:p w14:paraId="5505EC4A">
            <w:pPr>
              <w:jc w:val="center"/>
              <w:rPr>
                <w:rFonts w:hint="default" w:ascii="Times New Roman" w:hAnsi="Times New Roman" w:cs="Times New Roman"/>
                <w:sz w:val="22"/>
                <w:szCs w:val="22"/>
              </w:rPr>
            </w:pPr>
            <w:r>
              <w:rPr>
                <w:rFonts w:hint="default" w:ascii="Times New Roman" w:hAnsi="Times New Roman" w:cs="Times New Roman"/>
                <w:sz w:val="22"/>
                <w:szCs w:val="22"/>
              </w:rPr>
              <w:t>否</w:t>
            </w:r>
          </w:p>
        </w:tc>
        <w:tc>
          <w:tcPr>
            <w:tcW w:w="1560" w:type="dxa"/>
            <w:noWrap w:val="0"/>
            <w:vAlign w:val="center"/>
          </w:tcPr>
          <w:p w14:paraId="4C209F43">
            <w:pPr>
              <w:rPr>
                <w:rFonts w:hint="default" w:ascii="Times New Roman" w:hAnsi="Times New Roman" w:cs="Times New Roman"/>
                <w:sz w:val="22"/>
                <w:szCs w:val="22"/>
              </w:rPr>
            </w:pPr>
            <w:r>
              <w:rPr>
                <w:rFonts w:hint="default" w:ascii="Times New Roman" w:hAnsi="Times New Roman" w:cs="Times New Roman"/>
                <w:sz w:val="22"/>
                <w:szCs w:val="22"/>
              </w:rPr>
              <w:t>错误信息说明</w:t>
            </w:r>
          </w:p>
        </w:tc>
      </w:tr>
      <w:tr w14:paraId="6F8FD90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8D04174">
            <w:pPr>
              <w:keepNext w:val="0"/>
              <w:keepLines w:val="0"/>
              <w:widowControl/>
              <w:suppressLineNumbers w:val="0"/>
              <w:jc w:val="center"/>
              <w:textAlignment w:val="center"/>
              <w:rPr>
                <w:rFonts w:hint="default" w:ascii="Times New Roman" w:hAnsi="Times New Roman" w:eastAsia="宋体" w:cs="Times New Roman"/>
                <w:i w:val="0"/>
                <w:iCs w:val="0"/>
                <w:color w:val="000000"/>
                <w:kern w:val="0"/>
                <w:sz w:val="22"/>
                <w:szCs w:val="22"/>
                <w:u w:val="none"/>
                <w:lang w:val="en-US" w:eastAsia="zh-CN" w:bidi="ar"/>
              </w:rPr>
            </w:pPr>
            <w:r>
              <w:rPr>
                <w:rFonts w:hint="default" w:ascii="Times New Roman" w:hAnsi="Times New Roman" w:eastAsia="宋体" w:cs="Times New Roman"/>
                <w:i w:val="0"/>
                <w:iCs w:val="0"/>
                <w:color w:val="000000"/>
                <w:kern w:val="0"/>
                <w:sz w:val="22"/>
                <w:szCs w:val="22"/>
                <w:u w:val="none"/>
                <w:lang w:val="en-US" w:eastAsia="zh-CN" w:bidi="ar"/>
              </w:rPr>
              <w:t>3</w:t>
            </w:r>
          </w:p>
        </w:tc>
        <w:tc>
          <w:tcPr>
            <w:tcW w:w="1701" w:type="dxa"/>
            <w:noWrap w:val="0"/>
            <w:vAlign w:val="center"/>
          </w:tcPr>
          <w:p w14:paraId="2EBCEE5B">
            <w:pP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t>xsfnsrsbh</w:t>
            </w:r>
          </w:p>
        </w:tc>
        <w:tc>
          <w:tcPr>
            <w:tcW w:w="1843" w:type="dxa"/>
            <w:noWrap w:val="0"/>
            <w:vAlign w:val="center"/>
          </w:tcPr>
          <w:p w14:paraId="21352F42">
            <w:pPr>
              <w:rPr>
                <w:rFonts w:hint="default" w:ascii="Times New Roman" w:hAnsi="Times New Roman" w:eastAsia="宋体" w:cs="Times New Roman"/>
                <w:sz w:val="22"/>
                <w:szCs w:val="22"/>
                <w:lang w:val="en-US" w:eastAsia="zh-CN"/>
              </w:rPr>
            </w:pPr>
            <w:r>
              <w:rPr>
                <w:rFonts w:hint="default" w:ascii="Times New Roman" w:hAnsi="Times New Roman" w:eastAsia="宋体" w:cs="Times New Roman"/>
                <w:sz w:val="22"/>
                <w:szCs w:val="22"/>
              </w:rPr>
              <w:t>销售方纳税人识别号</w:t>
            </w:r>
          </w:p>
        </w:tc>
        <w:tc>
          <w:tcPr>
            <w:tcW w:w="1276" w:type="dxa"/>
            <w:noWrap w:val="0"/>
            <w:vAlign w:val="center"/>
          </w:tcPr>
          <w:p w14:paraId="2332E88D">
            <w:pPr>
              <w:pStyle w:val="32"/>
              <w:jc w:val="both"/>
              <w:rPr>
                <w:rFonts w:hint="default" w:ascii="Times New Roman" w:hAnsi="Times New Roman" w:cs="Times New Roman"/>
                <w:sz w:val="22"/>
                <w:szCs w:val="22"/>
                <w:lang w:val="en-US" w:eastAsia="zh-CN" w:bidi="ar-SA"/>
              </w:rPr>
            </w:pPr>
            <w:r>
              <w:rPr>
                <w:rFonts w:hint="default" w:ascii="Times New Roman" w:hAnsi="Times New Roman" w:cs="Times New Roman"/>
                <w:szCs w:val="21"/>
              </w:rPr>
              <w:t>varchar</w:t>
            </w:r>
          </w:p>
        </w:tc>
        <w:tc>
          <w:tcPr>
            <w:tcW w:w="709" w:type="dxa"/>
            <w:noWrap w:val="0"/>
            <w:vAlign w:val="center"/>
          </w:tcPr>
          <w:p w14:paraId="283B0E6F">
            <w:pPr>
              <w:pStyle w:val="23"/>
              <w:adjustRightInd w:val="0"/>
              <w:snapToGrid w:val="0"/>
              <w:jc w:val="center"/>
              <w:rPr>
                <w:rFonts w:hint="default" w:ascii="Times New Roman" w:hAnsi="Times New Roman" w:eastAsia="宋体" w:cs="Times New Roman"/>
                <w:kern w:val="2"/>
                <w:sz w:val="22"/>
                <w:szCs w:val="22"/>
                <w:lang w:val="en-US" w:eastAsia="zh-CN" w:bidi="ar-SA"/>
              </w:rPr>
            </w:pPr>
            <w:r>
              <w:rPr>
                <w:rFonts w:hint="default" w:ascii="Times New Roman" w:hAnsi="Times New Roman" w:cs="Times New Roman"/>
              </w:rPr>
              <w:t>20</w:t>
            </w:r>
          </w:p>
        </w:tc>
        <w:tc>
          <w:tcPr>
            <w:tcW w:w="708" w:type="dxa"/>
            <w:noWrap w:val="0"/>
            <w:vAlign w:val="center"/>
          </w:tcPr>
          <w:p w14:paraId="5859FAF9">
            <w:pPr>
              <w:jc w:val="center"/>
              <w:rPr>
                <w:rFonts w:hint="default" w:ascii="Times New Roman" w:hAnsi="Times New Roman" w:cs="Times New Roman"/>
                <w:kern w:val="2"/>
                <w:sz w:val="22"/>
                <w:szCs w:val="22"/>
                <w:lang w:val="en-US" w:eastAsia="zh-CN" w:bidi="ar-SA"/>
              </w:rPr>
            </w:pPr>
            <w:r>
              <w:rPr>
                <w:rFonts w:hint="default" w:ascii="Times New Roman" w:hAnsi="Times New Roman" w:cs="Times New Roman"/>
                <w:sz w:val="22"/>
                <w:szCs w:val="22"/>
              </w:rPr>
              <w:t>是</w:t>
            </w:r>
          </w:p>
        </w:tc>
        <w:tc>
          <w:tcPr>
            <w:tcW w:w="1560" w:type="dxa"/>
            <w:noWrap w:val="0"/>
            <w:vAlign w:val="center"/>
          </w:tcPr>
          <w:p w14:paraId="62308EC1">
            <w:pPr>
              <w:rPr>
                <w:rFonts w:hint="default" w:ascii="Times New Roman" w:hAnsi="Times New Roman" w:cs="Times New Roman"/>
                <w:kern w:val="2"/>
                <w:sz w:val="21"/>
                <w:szCs w:val="24"/>
                <w:lang w:val="en-US" w:eastAsia="zh-CN" w:bidi="ar-SA"/>
              </w:rPr>
            </w:pPr>
          </w:p>
        </w:tc>
      </w:tr>
      <w:tr w14:paraId="75BD3B0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8472" w:type="dxa"/>
            <w:gridSpan w:val="7"/>
            <w:noWrap w:val="0"/>
            <w:vAlign w:val="center"/>
          </w:tcPr>
          <w:p w14:paraId="55D73495">
            <w:pPr>
              <w:jc w:val="center"/>
              <w:rPr>
                <w:rFonts w:hint="default" w:ascii="Times New Roman" w:hAnsi="Times New Roman" w:cs="Times New Roman"/>
                <w:sz w:val="22"/>
                <w:szCs w:val="22"/>
              </w:rPr>
            </w:pPr>
            <w:r>
              <w:rPr>
                <w:rFonts w:hint="default" w:ascii="Times New Roman" w:hAnsi="Times New Roman" w:cs="Times New Roman"/>
                <w:sz w:val="22"/>
                <w:szCs w:val="22"/>
              </w:rPr>
              <w:t>发票汇总确认信息（多条记录时，循环以下节点）</w:t>
            </w:r>
          </w:p>
        </w:tc>
      </w:tr>
      <w:tr w14:paraId="0EC1CBC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66" w:hRule="atLeast"/>
        </w:trPr>
        <w:tc>
          <w:tcPr>
            <w:tcW w:w="675" w:type="dxa"/>
            <w:noWrap w:val="0"/>
            <w:vAlign w:val="center"/>
          </w:tcPr>
          <w:p w14:paraId="758470C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4</w:t>
            </w:r>
          </w:p>
        </w:tc>
        <w:tc>
          <w:tcPr>
            <w:tcW w:w="1701" w:type="dxa"/>
            <w:noWrap w:val="0"/>
            <w:vAlign w:val="center"/>
          </w:tcPr>
          <w:p w14:paraId="63386493">
            <w:pPr>
              <w:rPr>
                <w:rFonts w:hint="default" w:ascii="Times New Roman" w:hAnsi="Times New Roman" w:cs="Times New Roman"/>
                <w:szCs w:val="21"/>
              </w:rPr>
            </w:pPr>
            <w:r>
              <w:rPr>
                <w:rFonts w:hint="default" w:ascii="Times New Roman" w:hAnsi="Times New Roman" w:cs="Times New Roman"/>
                <w:szCs w:val="21"/>
              </w:rPr>
              <w:t>ptbh</w:t>
            </w:r>
          </w:p>
        </w:tc>
        <w:tc>
          <w:tcPr>
            <w:tcW w:w="1843" w:type="dxa"/>
            <w:noWrap w:val="0"/>
            <w:vAlign w:val="center"/>
          </w:tcPr>
          <w:p w14:paraId="6F811FA0">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平台编号</w:t>
            </w:r>
          </w:p>
        </w:tc>
        <w:tc>
          <w:tcPr>
            <w:tcW w:w="1276" w:type="dxa"/>
            <w:noWrap w:val="0"/>
            <w:vAlign w:val="center"/>
          </w:tcPr>
          <w:p w14:paraId="2A12394C">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107A5D5A">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20</w:t>
            </w:r>
          </w:p>
        </w:tc>
        <w:tc>
          <w:tcPr>
            <w:tcW w:w="708" w:type="dxa"/>
            <w:noWrap w:val="0"/>
            <w:vAlign w:val="center"/>
          </w:tcPr>
          <w:p w14:paraId="187FB448">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B23EC4E">
            <w:pPr>
              <w:rPr>
                <w:rFonts w:hint="default" w:ascii="Times New Roman" w:hAnsi="Times New Roman" w:eastAsia="宋体" w:cs="Times New Roman"/>
                <w:sz w:val="22"/>
                <w:szCs w:val="22"/>
              </w:rPr>
            </w:pPr>
          </w:p>
        </w:tc>
      </w:tr>
      <w:tr w14:paraId="2101570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5BD3F5B">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5</w:t>
            </w:r>
          </w:p>
        </w:tc>
        <w:tc>
          <w:tcPr>
            <w:tcW w:w="1701" w:type="dxa"/>
            <w:noWrap w:val="0"/>
            <w:vAlign w:val="center"/>
          </w:tcPr>
          <w:p w14:paraId="16210FF9">
            <w:pPr>
              <w:rPr>
                <w:rFonts w:hint="default" w:ascii="Times New Roman" w:hAnsi="Times New Roman" w:cs="Times New Roman"/>
                <w:szCs w:val="21"/>
              </w:rPr>
            </w:pPr>
            <w:r>
              <w:rPr>
                <w:rFonts w:hint="default" w:ascii="Times New Roman" w:hAnsi="Times New Roman" w:cs="Times New Roman"/>
                <w:szCs w:val="21"/>
              </w:rPr>
              <w:t>yf</w:t>
            </w:r>
          </w:p>
        </w:tc>
        <w:tc>
          <w:tcPr>
            <w:tcW w:w="1843" w:type="dxa"/>
            <w:noWrap w:val="0"/>
            <w:vAlign w:val="center"/>
          </w:tcPr>
          <w:p w14:paraId="22259C3B">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月份</w:t>
            </w:r>
          </w:p>
        </w:tc>
        <w:tc>
          <w:tcPr>
            <w:tcW w:w="1276" w:type="dxa"/>
            <w:noWrap w:val="0"/>
            <w:vAlign w:val="center"/>
          </w:tcPr>
          <w:p w14:paraId="3FA56E45">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varchar</w:t>
            </w:r>
          </w:p>
        </w:tc>
        <w:tc>
          <w:tcPr>
            <w:tcW w:w="709" w:type="dxa"/>
            <w:noWrap w:val="0"/>
            <w:vAlign w:val="center"/>
          </w:tcPr>
          <w:p w14:paraId="39FDFFB9">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7</w:t>
            </w:r>
          </w:p>
        </w:tc>
        <w:tc>
          <w:tcPr>
            <w:tcW w:w="708" w:type="dxa"/>
            <w:noWrap w:val="0"/>
            <w:vAlign w:val="center"/>
          </w:tcPr>
          <w:p w14:paraId="7AD391A2">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715A626">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格式：yyyy-MM</w:t>
            </w:r>
          </w:p>
        </w:tc>
      </w:tr>
      <w:tr w14:paraId="6576E72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B13819">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6</w:t>
            </w:r>
          </w:p>
        </w:tc>
        <w:tc>
          <w:tcPr>
            <w:tcW w:w="1701" w:type="dxa"/>
            <w:noWrap w:val="0"/>
            <w:vAlign w:val="center"/>
          </w:tcPr>
          <w:p w14:paraId="47043DF2">
            <w:pPr>
              <w:rPr>
                <w:rFonts w:hint="default" w:ascii="Times New Roman" w:hAnsi="Times New Roman" w:cs="Times New Roman"/>
                <w:szCs w:val="21"/>
              </w:rPr>
            </w:pPr>
            <w:r>
              <w:rPr>
                <w:rFonts w:hint="default" w:ascii="Times New Roman" w:hAnsi="Times New Roman" w:cs="Times New Roman"/>
                <w:szCs w:val="21"/>
              </w:rPr>
              <w:t>lzfpsl</w:t>
            </w:r>
          </w:p>
        </w:tc>
        <w:tc>
          <w:tcPr>
            <w:tcW w:w="1843" w:type="dxa"/>
            <w:noWrap w:val="0"/>
            <w:vAlign w:val="center"/>
          </w:tcPr>
          <w:p w14:paraId="4229547F">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蓝字发票数量</w:t>
            </w:r>
          </w:p>
        </w:tc>
        <w:tc>
          <w:tcPr>
            <w:tcW w:w="1276" w:type="dxa"/>
            <w:noWrap w:val="0"/>
            <w:vAlign w:val="center"/>
          </w:tcPr>
          <w:p w14:paraId="73B48142">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5655FFE4">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10</w:t>
            </w:r>
          </w:p>
        </w:tc>
        <w:tc>
          <w:tcPr>
            <w:tcW w:w="708" w:type="dxa"/>
            <w:noWrap w:val="0"/>
            <w:vAlign w:val="center"/>
          </w:tcPr>
          <w:p w14:paraId="2CD198E8">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5844ED4">
            <w:pPr>
              <w:rPr>
                <w:rFonts w:hint="default" w:ascii="Times New Roman" w:hAnsi="Times New Roman" w:eastAsia="宋体" w:cs="Times New Roman"/>
                <w:sz w:val="22"/>
                <w:szCs w:val="22"/>
              </w:rPr>
            </w:pPr>
          </w:p>
        </w:tc>
      </w:tr>
      <w:tr w14:paraId="4244C4E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81D228">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7</w:t>
            </w:r>
          </w:p>
        </w:tc>
        <w:tc>
          <w:tcPr>
            <w:tcW w:w="1701" w:type="dxa"/>
            <w:noWrap w:val="0"/>
            <w:vAlign w:val="center"/>
          </w:tcPr>
          <w:p w14:paraId="6C99ADE7">
            <w:pPr>
              <w:rPr>
                <w:rFonts w:hint="default" w:ascii="Times New Roman" w:hAnsi="Times New Roman" w:cs="Times New Roman"/>
                <w:szCs w:val="21"/>
              </w:rPr>
            </w:pPr>
            <w:r>
              <w:rPr>
                <w:rFonts w:hint="default" w:ascii="Times New Roman" w:hAnsi="Times New Roman" w:cs="Times New Roman"/>
                <w:szCs w:val="21"/>
              </w:rPr>
              <w:t>lzfpje</w:t>
            </w:r>
          </w:p>
        </w:tc>
        <w:tc>
          <w:tcPr>
            <w:tcW w:w="1843" w:type="dxa"/>
            <w:noWrap w:val="0"/>
            <w:vAlign w:val="center"/>
          </w:tcPr>
          <w:p w14:paraId="762CF5F3">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蓝字发票金额</w:t>
            </w:r>
          </w:p>
        </w:tc>
        <w:tc>
          <w:tcPr>
            <w:tcW w:w="1276" w:type="dxa"/>
            <w:noWrap w:val="0"/>
            <w:vAlign w:val="center"/>
          </w:tcPr>
          <w:p w14:paraId="6C05D384">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7D1BC526">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309EF26E">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3C19C6F2">
            <w:pPr>
              <w:rPr>
                <w:rFonts w:hint="default" w:ascii="Times New Roman" w:hAnsi="Times New Roman" w:eastAsia="宋体" w:cs="Times New Roman"/>
                <w:sz w:val="22"/>
                <w:szCs w:val="22"/>
              </w:rPr>
            </w:pPr>
          </w:p>
        </w:tc>
      </w:tr>
      <w:tr w14:paraId="7331C11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88D9482">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8</w:t>
            </w:r>
          </w:p>
        </w:tc>
        <w:tc>
          <w:tcPr>
            <w:tcW w:w="1701" w:type="dxa"/>
            <w:noWrap w:val="0"/>
            <w:vAlign w:val="center"/>
          </w:tcPr>
          <w:p w14:paraId="53C68988">
            <w:pPr>
              <w:rPr>
                <w:rFonts w:hint="default" w:ascii="Times New Roman" w:hAnsi="Times New Roman" w:cs="Times New Roman"/>
                <w:szCs w:val="21"/>
              </w:rPr>
            </w:pPr>
            <w:r>
              <w:rPr>
                <w:rFonts w:hint="default" w:ascii="Times New Roman" w:hAnsi="Times New Roman" w:cs="Times New Roman"/>
                <w:szCs w:val="21"/>
              </w:rPr>
              <w:t>lzfpse</w:t>
            </w:r>
          </w:p>
        </w:tc>
        <w:tc>
          <w:tcPr>
            <w:tcW w:w="1843" w:type="dxa"/>
            <w:noWrap w:val="0"/>
            <w:vAlign w:val="center"/>
          </w:tcPr>
          <w:p w14:paraId="569A12BA">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蓝字发票税额</w:t>
            </w:r>
          </w:p>
        </w:tc>
        <w:tc>
          <w:tcPr>
            <w:tcW w:w="1276" w:type="dxa"/>
            <w:noWrap w:val="0"/>
            <w:vAlign w:val="center"/>
          </w:tcPr>
          <w:p w14:paraId="3E3C52BD">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0117885E">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2DF3CA4F">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4CBDD75D">
            <w:pPr>
              <w:rPr>
                <w:rFonts w:hint="default" w:ascii="Times New Roman" w:hAnsi="Times New Roman" w:eastAsia="宋体" w:cs="Times New Roman"/>
                <w:sz w:val="22"/>
                <w:szCs w:val="22"/>
              </w:rPr>
            </w:pPr>
          </w:p>
        </w:tc>
      </w:tr>
      <w:tr w14:paraId="25C54B9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FC166C6">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9</w:t>
            </w:r>
          </w:p>
        </w:tc>
        <w:tc>
          <w:tcPr>
            <w:tcW w:w="1701" w:type="dxa"/>
            <w:noWrap w:val="0"/>
            <w:vAlign w:val="center"/>
          </w:tcPr>
          <w:p w14:paraId="0AA692AF">
            <w:pPr>
              <w:rPr>
                <w:rFonts w:hint="default" w:ascii="Times New Roman" w:hAnsi="Times New Roman" w:cs="Times New Roman"/>
                <w:szCs w:val="21"/>
              </w:rPr>
            </w:pPr>
            <w:r>
              <w:rPr>
                <w:rFonts w:hint="default" w:ascii="Times New Roman" w:hAnsi="Times New Roman" w:cs="Times New Roman"/>
                <w:szCs w:val="21"/>
              </w:rPr>
              <w:t>hzfpsl</w:t>
            </w:r>
          </w:p>
        </w:tc>
        <w:tc>
          <w:tcPr>
            <w:tcW w:w="1843" w:type="dxa"/>
            <w:noWrap w:val="0"/>
            <w:vAlign w:val="center"/>
          </w:tcPr>
          <w:p w14:paraId="1F703FC0">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红字发票数量</w:t>
            </w:r>
          </w:p>
        </w:tc>
        <w:tc>
          <w:tcPr>
            <w:tcW w:w="1276" w:type="dxa"/>
            <w:noWrap w:val="0"/>
            <w:vAlign w:val="center"/>
          </w:tcPr>
          <w:p w14:paraId="471B7EAF">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26DEA385">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10</w:t>
            </w:r>
          </w:p>
        </w:tc>
        <w:tc>
          <w:tcPr>
            <w:tcW w:w="708" w:type="dxa"/>
            <w:noWrap w:val="0"/>
            <w:vAlign w:val="center"/>
          </w:tcPr>
          <w:p w14:paraId="436F08F1">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5548F86F">
            <w:pPr>
              <w:rPr>
                <w:rFonts w:hint="default" w:ascii="Times New Roman" w:hAnsi="Times New Roman" w:eastAsia="宋体" w:cs="Times New Roman"/>
                <w:sz w:val="22"/>
                <w:szCs w:val="22"/>
              </w:rPr>
            </w:pPr>
          </w:p>
        </w:tc>
      </w:tr>
      <w:tr w14:paraId="6650ECE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56406E1">
            <w:pPr>
              <w:keepNext w:val="0"/>
              <w:keepLines w:val="0"/>
              <w:widowControl/>
              <w:suppressLineNumbers w:val="0"/>
              <w:jc w:val="center"/>
              <w:textAlignment w:val="center"/>
              <w:rPr>
                <w:rFonts w:hint="default" w:ascii="Times New Roman" w:hAnsi="Times New Roman" w:cs="Times New Roman"/>
                <w:szCs w:val="21"/>
                <w:lang w:val="en-US"/>
              </w:rPr>
            </w:pPr>
            <w:r>
              <w:rPr>
                <w:rFonts w:hint="default" w:ascii="Times New Roman" w:hAnsi="Times New Roman" w:eastAsia="宋体" w:cs="Times New Roman"/>
                <w:i w:val="0"/>
                <w:iCs w:val="0"/>
                <w:color w:val="000000"/>
                <w:kern w:val="0"/>
                <w:sz w:val="22"/>
                <w:szCs w:val="22"/>
                <w:u w:val="none"/>
                <w:lang w:val="en-US" w:eastAsia="zh-CN" w:bidi="ar"/>
              </w:rPr>
              <w:t>10</w:t>
            </w:r>
          </w:p>
        </w:tc>
        <w:tc>
          <w:tcPr>
            <w:tcW w:w="1701" w:type="dxa"/>
            <w:noWrap w:val="0"/>
            <w:vAlign w:val="center"/>
          </w:tcPr>
          <w:p w14:paraId="35F5ECC1">
            <w:pPr>
              <w:rPr>
                <w:rFonts w:hint="default" w:ascii="Times New Roman" w:hAnsi="Times New Roman" w:cs="Times New Roman"/>
                <w:szCs w:val="21"/>
              </w:rPr>
            </w:pPr>
            <w:r>
              <w:rPr>
                <w:rFonts w:hint="default" w:ascii="Times New Roman" w:hAnsi="Times New Roman" w:cs="Times New Roman"/>
                <w:szCs w:val="21"/>
              </w:rPr>
              <w:t>hzfpje</w:t>
            </w:r>
          </w:p>
        </w:tc>
        <w:tc>
          <w:tcPr>
            <w:tcW w:w="1843" w:type="dxa"/>
            <w:noWrap w:val="0"/>
            <w:vAlign w:val="center"/>
          </w:tcPr>
          <w:p w14:paraId="7E2A1FD3">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红字发票金额</w:t>
            </w:r>
          </w:p>
        </w:tc>
        <w:tc>
          <w:tcPr>
            <w:tcW w:w="1276" w:type="dxa"/>
            <w:noWrap w:val="0"/>
            <w:vAlign w:val="center"/>
          </w:tcPr>
          <w:p w14:paraId="1BBC812C">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5F04D7C3">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494ACE9B">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168EE54F">
            <w:pPr>
              <w:rPr>
                <w:rFonts w:hint="default" w:ascii="Times New Roman" w:hAnsi="Times New Roman" w:eastAsia="宋体" w:cs="Times New Roman"/>
                <w:sz w:val="22"/>
                <w:szCs w:val="22"/>
              </w:rPr>
            </w:pPr>
          </w:p>
        </w:tc>
      </w:tr>
      <w:tr w14:paraId="2980952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69F13DD5">
            <w:pPr>
              <w:keepNext w:val="0"/>
              <w:keepLines w:val="0"/>
              <w:widowControl/>
              <w:suppressLineNumbers w:val="0"/>
              <w:jc w:val="center"/>
              <w:textAlignment w:val="center"/>
              <w:rPr>
                <w:rFonts w:hint="default" w:ascii="Times New Roman" w:hAnsi="Times New Roman" w:cs="Times New Roman"/>
                <w:szCs w:val="21"/>
              </w:rPr>
            </w:pPr>
            <w:r>
              <w:rPr>
                <w:rFonts w:hint="default" w:ascii="Times New Roman" w:hAnsi="Times New Roman" w:eastAsia="宋体" w:cs="Times New Roman"/>
                <w:i w:val="0"/>
                <w:iCs w:val="0"/>
                <w:color w:val="000000"/>
                <w:kern w:val="0"/>
                <w:sz w:val="22"/>
                <w:szCs w:val="22"/>
                <w:u w:val="none"/>
                <w:lang w:val="en-US" w:eastAsia="zh-CN" w:bidi="ar"/>
              </w:rPr>
              <w:t>11</w:t>
            </w:r>
          </w:p>
        </w:tc>
        <w:tc>
          <w:tcPr>
            <w:tcW w:w="1701" w:type="dxa"/>
            <w:noWrap w:val="0"/>
            <w:vAlign w:val="center"/>
          </w:tcPr>
          <w:p w14:paraId="7B8CBDDD">
            <w:pPr>
              <w:rPr>
                <w:rFonts w:hint="default" w:ascii="Times New Roman" w:hAnsi="Times New Roman" w:cs="Times New Roman"/>
                <w:szCs w:val="21"/>
              </w:rPr>
            </w:pPr>
            <w:r>
              <w:rPr>
                <w:rFonts w:hint="default" w:ascii="Times New Roman" w:hAnsi="Times New Roman" w:cs="Times New Roman"/>
                <w:szCs w:val="21"/>
              </w:rPr>
              <w:t>hzfpse</w:t>
            </w:r>
          </w:p>
        </w:tc>
        <w:tc>
          <w:tcPr>
            <w:tcW w:w="1843" w:type="dxa"/>
            <w:noWrap w:val="0"/>
            <w:vAlign w:val="center"/>
          </w:tcPr>
          <w:p w14:paraId="26C2111D">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红字发票税额</w:t>
            </w:r>
          </w:p>
        </w:tc>
        <w:tc>
          <w:tcPr>
            <w:tcW w:w="1276" w:type="dxa"/>
            <w:noWrap w:val="0"/>
            <w:vAlign w:val="center"/>
          </w:tcPr>
          <w:p w14:paraId="418C902A">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number</w:t>
            </w:r>
          </w:p>
        </w:tc>
        <w:tc>
          <w:tcPr>
            <w:tcW w:w="709" w:type="dxa"/>
            <w:noWrap w:val="0"/>
            <w:vAlign w:val="center"/>
          </w:tcPr>
          <w:p w14:paraId="5AD89914">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18,2</w:t>
            </w:r>
          </w:p>
        </w:tc>
        <w:tc>
          <w:tcPr>
            <w:tcW w:w="708" w:type="dxa"/>
            <w:noWrap w:val="0"/>
            <w:vAlign w:val="center"/>
          </w:tcPr>
          <w:p w14:paraId="1BBD936B">
            <w:pPr>
              <w:rPr>
                <w:rFonts w:hint="default" w:ascii="Times New Roman" w:hAnsi="Times New Roman" w:eastAsia="宋体" w:cs="Times New Roman"/>
                <w:sz w:val="22"/>
                <w:szCs w:val="22"/>
              </w:rPr>
            </w:pPr>
            <w:r>
              <w:rPr>
                <w:rFonts w:hint="default" w:ascii="Times New Roman" w:hAnsi="Times New Roman" w:eastAsia="宋体" w:cs="Times New Roman"/>
                <w:sz w:val="22"/>
                <w:szCs w:val="22"/>
              </w:rPr>
              <w:t>否</w:t>
            </w:r>
          </w:p>
        </w:tc>
        <w:tc>
          <w:tcPr>
            <w:tcW w:w="1560" w:type="dxa"/>
            <w:noWrap w:val="0"/>
            <w:vAlign w:val="center"/>
          </w:tcPr>
          <w:p w14:paraId="66D87282">
            <w:pPr>
              <w:rPr>
                <w:rFonts w:hint="default" w:ascii="Times New Roman" w:hAnsi="Times New Roman" w:eastAsia="宋体" w:cs="Times New Roman"/>
                <w:sz w:val="22"/>
                <w:szCs w:val="22"/>
              </w:rPr>
            </w:pPr>
          </w:p>
        </w:tc>
      </w:tr>
    </w:tbl>
    <w:p w14:paraId="104F832F">
      <w:pPr>
        <w:pStyle w:val="5"/>
        <w:rPr>
          <w:rFonts w:hint="default" w:ascii="Times New Roman" w:hAnsi="Times New Roman" w:cs="Times New Roman"/>
        </w:rPr>
      </w:pPr>
      <w:bookmarkStart w:id="567" w:name="_Toc16025"/>
      <w:bookmarkStart w:id="568" w:name="_Toc11217"/>
      <w:bookmarkStart w:id="569" w:name="_Toc5776"/>
      <w:bookmarkStart w:id="570" w:name="_Toc21602"/>
      <w:bookmarkStart w:id="571" w:name="_Toc103"/>
      <w:r>
        <w:rPr>
          <w:rFonts w:hint="default" w:ascii="Times New Roman" w:hAnsi="Times New Roman" w:cs="Times New Roman"/>
        </w:rPr>
        <w:t>16.5返回报文示例</w:t>
      </w:r>
      <w:bookmarkEnd w:id="567"/>
      <w:bookmarkEnd w:id="568"/>
      <w:bookmarkEnd w:id="569"/>
      <w:bookmarkEnd w:id="570"/>
      <w:bookmarkEnd w:id="571"/>
    </w:p>
    <w:p w14:paraId="01BFDC0D">
      <w:pPr>
        <w:pStyle w:val="6"/>
        <w:rPr>
          <w:rFonts w:hint="default" w:ascii="Times New Roman" w:hAnsi="Times New Roman" w:cs="Times New Roman"/>
        </w:rPr>
      </w:pPr>
      <w:r>
        <w:rPr>
          <w:rFonts w:hint="default" w:ascii="Times New Roman" w:hAnsi="Times New Roman" w:cs="Times New Roman"/>
        </w:rPr>
        <w:t>成功时返回：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3FCE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A9C1F2E">
            <w:pPr>
              <w:pStyle w:val="6"/>
              <w:bidi w:val="0"/>
              <w:rPr>
                <w:rFonts w:hint="default" w:ascii="Times New Roman" w:hAnsi="Times New Roman" w:cs="Times New Roman"/>
              </w:rPr>
            </w:pPr>
            <w:r>
              <w:rPr>
                <w:rFonts w:hint="default" w:ascii="Times New Roman" w:hAnsi="Times New Roman" w:cs="Times New Roman"/>
              </w:rPr>
              <w:t>{</w:t>
            </w:r>
          </w:p>
          <w:p w14:paraId="1F72510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 {</w:t>
            </w:r>
          </w:p>
          <w:p w14:paraId="2B8D2B7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1407ABF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"Data": {</w:t>
            </w:r>
          </w:p>
          <w:p w14:paraId="7D1F5BF9">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"returncode": "00",</w:t>
            </w:r>
          </w:p>
          <w:p w14:paraId="139FC7D4">
            <w:pPr>
              <w:pStyle w:val="6"/>
              <w:bidi w:val="0"/>
              <w:rPr>
                <w:rFonts w:hint="default" w:ascii="Times New Roman" w:hAnsi="Times New Roman" w:cs="Times New Roman"/>
              </w:rPr>
            </w:pPr>
            <w:bookmarkStart w:id="572" w:name="OLE_LINK57"/>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bookmarkEnd w:id="572"/>
            <w:r>
              <w:rPr>
                <w:rFonts w:hint="default" w:ascii="Times New Roman" w:hAnsi="Times New Roman" w:cs="Times New Roman"/>
              </w:rPr>
              <w:t>"returnmsg": "成功",</w:t>
            </w:r>
          </w:p>
          <w:p w14:paraId="6182F87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"xsfnsrsbh": "销售方纳税人识别号",</w:t>
            </w:r>
          </w:p>
          <w:p w14:paraId="1341A8B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"fphzqrxxList": [</w:t>
            </w:r>
          </w:p>
          <w:p w14:paraId="4C36E8E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r>
              <w:rPr>
                <w:rFonts w:hint="default" w:ascii="Times New Roman" w:hAnsi="Times New Roman" w:cs="Times New Roman"/>
              </w:rPr>
              <w:tab/>
            </w:r>
            <w:r>
              <w:rPr>
                <w:rFonts w:hint="default" w:ascii="Times New Roman" w:hAnsi="Times New Roman" w:cs="Times New Roman"/>
              </w:rPr>
              <w:t>"ptbh": "平台编号",</w:t>
            </w:r>
          </w:p>
          <w:p w14:paraId="72A5C13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"yf": "月份",</w:t>
            </w:r>
          </w:p>
          <w:p w14:paraId="7698E2A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"lzfpsl": "蓝字发票数量",</w:t>
            </w:r>
          </w:p>
          <w:p w14:paraId="3180993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"lzfpje": "蓝字发票金额",</w:t>
            </w:r>
          </w:p>
          <w:p w14:paraId="5539B56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"lzfpse": "蓝字发票税额",</w:t>
            </w:r>
          </w:p>
          <w:p w14:paraId="7A47E42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"hzfpsl": "红字发票数量",</w:t>
            </w:r>
          </w:p>
          <w:p w14:paraId="59BE4CC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"hzfpje": "红字发票金额",</w:t>
            </w:r>
          </w:p>
          <w:p w14:paraId="72D1A297">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"hzfpse": "红字发票税额"</w:t>
            </w:r>
          </w:p>
          <w:p w14:paraId="4178024B">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 {</w:t>
            </w:r>
            <w:r>
              <w:rPr>
                <w:rFonts w:hint="default" w:ascii="Times New Roman" w:hAnsi="Times New Roman" w:cs="Times New Roman"/>
              </w:rPr>
              <w:tab/>
            </w:r>
            <w:r>
              <w:rPr>
                <w:rFonts w:hint="default" w:ascii="Times New Roman" w:hAnsi="Times New Roman" w:cs="Times New Roman"/>
              </w:rPr>
              <w:t>"ptbh": "平台编号",</w:t>
            </w:r>
          </w:p>
          <w:p w14:paraId="4B08201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"yf": "月份",</w:t>
            </w:r>
          </w:p>
          <w:p w14:paraId="1E4221C2">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"lzfpsl": "蓝字发票数量",</w:t>
            </w:r>
          </w:p>
          <w:p w14:paraId="3C50A2F6">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"lzfpje": "蓝字发票金额",</w:t>
            </w:r>
          </w:p>
          <w:p w14:paraId="75D5D9CD">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"lzfpse": "蓝字发票税额",</w:t>
            </w:r>
          </w:p>
          <w:p w14:paraId="6739D99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"hzfpsl": "红字发票数量",</w:t>
            </w:r>
          </w:p>
          <w:p w14:paraId="6B082205">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"hzfpje": "红字发票金额",</w:t>
            </w:r>
          </w:p>
          <w:p w14:paraId="7D80A00A">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"hzfpse": "红字发票税额"</w:t>
            </w:r>
          </w:p>
          <w:p w14:paraId="5ADF46C8">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0F68DB7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397394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w:t>
            </w:r>
          </w:p>
          <w:p w14:paraId="6875669F">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18F6139F">
            <w:pPr>
              <w:pStyle w:val="6"/>
              <w:bidi w:val="0"/>
              <w:rPr>
                <w:rFonts w:hint="default" w:ascii="Times New Roman" w:hAnsi="Times New Roman" w:cs="Times New Roman"/>
              </w:rPr>
            </w:pPr>
            <w:r>
              <w:rPr>
                <w:rFonts w:hint="default" w:ascii="Times New Roman" w:hAnsi="Times New Roman" w:cs="Times New Roman"/>
              </w:rPr>
              <w:t>}</w:t>
            </w:r>
          </w:p>
        </w:tc>
      </w:tr>
    </w:tbl>
    <w:p w14:paraId="1E98F5EB">
      <w:pPr>
        <w:pStyle w:val="6"/>
        <w:rPr>
          <w:rFonts w:hint="default" w:ascii="Times New Roman" w:hAnsi="Times New Roman" w:cs="Times New Roman"/>
        </w:rPr>
      </w:pPr>
    </w:p>
    <w:p w14:paraId="49962D07">
      <w:pPr>
        <w:pStyle w:val="31"/>
        <w:ind w:firstLine="480"/>
        <w:rPr>
          <w:rFonts w:hint="default" w:ascii="Times New Roman" w:hAnsi="Times New Roman" w:cs="Times New Roman"/>
        </w:rPr>
      </w:pPr>
      <w:r>
        <w:rPr>
          <w:rFonts w:hint="default" w:ascii="Times New Roman" w:hAnsi="Times New Roman" w:cs="Times New Roman"/>
        </w:rPr>
        <w:t>失败返回：</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FDA8C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2F89B42D">
            <w:pPr>
              <w:pStyle w:val="6"/>
              <w:bidi w:val="0"/>
              <w:rPr>
                <w:rFonts w:hint="default" w:ascii="Times New Roman" w:hAnsi="Times New Roman" w:cs="Times New Roman"/>
              </w:rPr>
            </w:pPr>
            <w:r>
              <w:rPr>
                <w:rFonts w:hint="default" w:ascii="Times New Roman" w:hAnsi="Times New Roman" w:cs="Times New Roman"/>
              </w:rPr>
              <w:t>{</w:t>
            </w:r>
          </w:p>
          <w:p w14:paraId="6072F251">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"Response":{</w:t>
            </w:r>
          </w:p>
          <w:p w14:paraId="73D257DC">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"RequestId": "16位随机数字和字母组合",</w:t>
            </w:r>
          </w:p>
          <w:p w14:paraId="3514C660">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"Error":{</w:t>
            </w:r>
          </w:p>
          <w:p w14:paraId="3651AA34">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"Code": "01”,</w:t>
            </w:r>
          </w:p>
          <w:p w14:paraId="4273A82E">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ab/>
            </w:r>
            <w:r>
              <w:rPr>
                <w:rFonts w:hint="default" w:ascii="Times New Roman" w:hAnsi="Times New Roman" w:cs="Times New Roman"/>
              </w:rPr>
              <w:t>"Message": "错误说明"</w:t>
            </w:r>
          </w:p>
          <w:p w14:paraId="4F64BC09">
            <w:pPr>
              <w:pStyle w:val="6"/>
              <w:bidi w:val="0"/>
              <w:rPr>
                <w:rFonts w:hint="default" w:ascii="Times New Roman" w:hAnsi="Times New Roman" w:cs="Times New Roman"/>
              </w:rPr>
            </w:pPr>
            <w:r>
              <w:rPr>
                <w:rFonts w:hint="default" w:ascii="Times New Roman" w:hAnsi="Times New Roman" w:cs="Times New Roman"/>
              </w:rPr>
              <w:t>}</w:t>
            </w:r>
          </w:p>
          <w:p w14:paraId="69F13153">
            <w:pPr>
              <w:pStyle w:val="6"/>
              <w:bidi w:val="0"/>
              <w:rPr>
                <w:rFonts w:hint="default" w:ascii="Times New Roman" w:hAnsi="Times New Roman" w:cs="Times New Roman"/>
              </w:rPr>
            </w:pPr>
            <w:r>
              <w:rPr>
                <w:rFonts w:hint="default" w:ascii="Times New Roman" w:hAnsi="Times New Roman" w:cs="Times New Roman"/>
              </w:rPr>
              <w:tab/>
            </w:r>
            <w:r>
              <w:rPr>
                <w:rFonts w:hint="default" w:ascii="Times New Roman" w:hAnsi="Times New Roman" w:cs="Times New Roman"/>
              </w:rPr>
              <w:t>}</w:t>
            </w:r>
          </w:p>
          <w:p w14:paraId="35FA83A7">
            <w:pPr>
              <w:pStyle w:val="6"/>
              <w:bidi w:val="0"/>
              <w:rPr>
                <w:rFonts w:hint="default" w:ascii="Times New Roman" w:hAnsi="Times New Roman" w:cs="Times New Roman"/>
              </w:rPr>
            </w:pPr>
            <w:r>
              <w:rPr>
                <w:rFonts w:hint="default" w:ascii="Times New Roman" w:hAnsi="Times New Roman" w:cs="Times New Roman"/>
              </w:rPr>
              <w:t>}</w:t>
            </w:r>
          </w:p>
        </w:tc>
      </w:tr>
    </w:tbl>
    <w:p w14:paraId="1B527990">
      <w:pPr>
        <w:pStyle w:val="4"/>
        <w:rPr>
          <w:rFonts w:hint="default" w:ascii="Times New Roman" w:hAnsi="Times New Roman" w:eastAsia="宋体" w:cs="Times New Roman"/>
          <w:color w:val="auto"/>
          <w:sz w:val="28"/>
          <w:szCs w:val="28"/>
          <w:lang w:val="en-US" w:eastAsia="zh-CN"/>
        </w:rPr>
      </w:pPr>
      <w:bookmarkStart w:id="573" w:name="_Toc20650"/>
      <w:bookmarkStart w:id="574" w:name="_Toc9926"/>
      <w:bookmarkStart w:id="575" w:name="_Toc7831"/>
      <w:r>
        <w:rPr>
          <w:rFonts w:hint="default" w:ascii="Times New Roman" w:hAnsi="Times New Roman" w:cs="Times New Roman"/>
          <w:color w:val="auto"/>
          <w:sz w:val="28"/>
          <w:szCs w:val="28"/>
          <w:lang w:val="en-US" w:eastAsia="zh-CN"/>
        </w:rPr>
        <w:t>17</w:t>
      </w:r>
      <w:r>
        <w:rPr>
          <w:rFonts w:hint="default" w:ascii="Times New Roman" w:hAnsi="Times New Roman" w:cs="Times New Roman"/>
          <w:color w:val="auto"/>
          <w:sz w:val="28"/>
          <w:szCs w:val="28"/>
        </w:rPr>
        <w:t>.</w:t>
      </w:r>
      <w:r>
        <w:rPr>
          <w:rFonts w:hint="default" w:ascii="Times New Roman" w:hAnsi="Times New Roman" w:cs="Times New Roman"/>
          <w:color w:val="auto"/>
          <w:sz w:val="28"/>
          <w:szCs w:val="28"/>
          <w:lang w:eastAsia="zh-CN"/>
        </w:rPr>
        <w:t>批量白酒商品信息下载申请</w:t>
      </w:r>
      <w:bookmarkEnd w:id="573"/>
    </w:p>
    <w:p w14:paraId="260AF674">
      <w:pPr>
        <w:pStyle w:val="5"/>
        <w:rPr>
          <w:rFonts w:hint="default" w:ascii="Times New Roman" w:hAnsi="Times New Roman" w:eastAsia="宋体" w:cs="Times New Roman"/>
          <w:color w:val="auto"/>
          <w:sz w:val="22"/>
          <w:szCs w:val="22"/>
          <w:lang w:eastAsia="zh-CN"/>
        </w:rPr>
      </w:pPr>
      <w:bookmarkStart w:id="576" w:name="_Toc22471"/>
      <w:bookmarkStart w:id="577" w:name="_Toc8870"/>
      <w:r>
        <w:rPr>
          <w:rFonts w:hint="default" w:ascii="Times New Roman" w:hAnsi="Times New Roman" w:eastAsia="宋体" w:cs="Times New Roman"/>
          <w:color w:val="auto"/>
          <w:sz w:val="22"/>
          <w:szCs w:val="22"/>
        </w:rPr>
        <w:t>1</w:t>
      </w:r>
      <w:r>
        <w:rPr>
          <w:rFonts w:hint="default" w:ascii="Times New Roman" w:hAnsi="Times New Roman" w:eastAsia="宋体" w:cs="Times New Roman"/>
          <w:color w:val="auto"/>
          <w:sz w:val="22"/>
          <w:szCs w:val="22"/>
          <w:lang w:val="en-US" w:eastAsia="zh-CN"/>
        </w:rPr>
        <w:t>7</w:t>
      </w:r>
      <w:r>
        <w:rPr>
          <w:rFonts w:hint="default" w:ascii="Times New Roman" w:hAnsi="Times New Roman" w:eastAsia="宋体" w:cs="Times New Roman"/>
          <w:color w:val="auto"/>
          <w:sz w:val="22"/>
          <w:szCs w:val="22"/>
        </w:rPr>
        <w:t>.1接口说明</w:t>
      </w:r>
      <w:bookmarkEnd w:id="576"/>
      <w:bookmarkEnd w:id="577"/>
    </w:p>
    <w:p w14:paraId="76EB494C">
      <w:pPr>
        <w:pStyle w:val="6"/>
        <w:spacing w:before="156" w:after="156"/>
        <w:ind w:firstLine="480"/>
        <w:rPr>
          <w:rFonts w:hint="default" w:ascii="Times New Roman" w:hAnsi="Times New Roman" w:eastAsia="宋体" w:cs="Times New Roman"/>
          <w:color w:val="auto"/>
          <w:szCs w:val="20"/>
        </w:rPr>
      </w:pPr>
      <w:r>
        <w:rPr>
          <w:rFonts w:hint="default" w:ascii="Times New Roman" w:hAnsi="Times New Roman" w:eastAsia="宋体" w:cs="Times New Roman"/>
          <w:color w:val="auto"/>
          <w:szCs w:val="20"/>
        </w:rPr>
        <w:t>企业业务系统通过在线申请下载</w:t>
      </w:r>
      <w:r>
        <w:rPr>
          <w:rFonts w:hint="default" w:ascii="Times New Roman" w:hAnsi="Times New Roman" w:eastAsia="宋体" w:cs="Times New Roman"/>
          <w:color w:val="auto"/>
          <w:highlight w:val="none"/>
          <w:lang w:eastAsia="zh-CN"/>
        </w:rPr>
        <w:t>白酒商品信息</w:t>
      </w:r>
      <w:r>
        <w:rPr>
          <w:rFonts w:hint="default" w:ascii="Times New Roman" w:hAnsi="Times New Roman" w:eastAsia="宋体" w:cs="Times New Roman"/>
          <w:color w:val="auto"/>
          <w:szCs w:val="20"/>
        </w:rPr>
        <w:t>，申请成功后返回</w:t>
      </w:r>
      <w:r>
        <w:rPr>
          <w:rFonts w:hint="default" w:ascii="Times New Roman" w:hAnsi="Times New Roman" w:eastAsia="宋体" w:cs="Times New Roman"/>
          <w:color w:val="auto"/>
          <w:szCs w:val="20"/>
          <w:lang w:eastAsia="zh-CN"/>
        </w:rPr>
        <w:t>批次</w:t>
      </w:r>
      <w:r>
        <w:rPr>
          <w:rFonts w:hint="default" w:ascii="Times New Roman" w:hAnsi="Times New Roman" w:eastAsia="宋体" w:cs="Times New Roman"/>
          <w:color w:val="auto"/>
          <w:szCs w:val="20"/>
        </w:rPr>
        <w:t>流水号，后续通过</w:t>
      </w:r>
      <w:r>
        <w:rPr>
          <w:rFonts w:hint="default" w:ascii="Times New Roman" w:hAnsi="Times New Roman" w:eastAsia="宋体" w:cs="Times New Roman"/>
          <w:color w:val="auto"/>
          <w:szCs w:val="20"/>
          <w:lang w:eastAsia="zh-CN"/>
        </w:rPr>
        <w:t>批次</w:t>
      </w:r>
      <w:r>
        <w:rPr>
          <w:rFonts w:hint="default" w:ascii="Times New Roman" w:hAnsi="Times New Roman" w:eastAsia="宋体" w:cs="Times New Roman"/>
          <w:color w:val="auto"/>
          <w:szCs w:val="20"/>
        </w:rPr>
        <w:t>流水号下载具体的</w:t>
      </w:r>
      <w:r>
        <w:rPr>
          <w:rFonts w:hint="default" w:ascii="Times New Roman" w:hAnsi="Times New Roman" w:eastAsia="宋体" w:cs="Times New Roman"/>
          <w:color w:val="auto"/>
          <w:highlight w:val="none"/>
          <w:lang w:eastAsia="zh-CN"/>
        </w:rPr>
        <w:t>白酒商品信息（包含生产企业及其总公司的商品）</w:t>
      </w:r>
      <w:r>
        <w:rPr>
          <w:rFonts w:hint="default" w:ascii="Times New Roman" w:hAnsi="Times New Roman" w:eastAsia="宋体" w:cs="Times New Roman"/>
          <w:color w:val="auto"/>
          <w:szCs w:val="20"/>
        </w:rPr>
        <w:t>。</w:t>
      </w:r>
    </w:p>
    <w:p w14:paraId="2F3AE47A">
      <w:pPr>
        <w:pStyle w:val="5"/>
        <w:rPr>
          <w:rFonts w:hint="default" w:ascii="Times New Roman" w:hAnsi="Times New Roman" w:eastAsia="宋体" w:cs="Times New Roman"/>
          <w:color w:val="auto"/>
          <w:sz w:val="22"/>
          <w:szCs w:val="22"/>
          <w:lang w:eastAsia="zh-CN"/>
        </w:rPr>
      </w:pPr>
      <w:bookmarkStart w:id="578" w:name="_Toc31322"/>
      <w:bookmarkStart w:id="579" w:name="_Toc1579"/>
      <w:r>
        <w:rPr>
          <w:rFonts w:hint="default" w:ascii="Times New Roman" w:hAnsi="Times New Roman" w:eastAsia="宋体" w:cs="Times New Roman"/>
          <w:color w:val="auto"/>
          <w:sz w:val="22"/>
          <w:szCs w:val="22"/>
          <w:lang w:val="en-US" w:eastAsia="zh-CN"/>
        </w:rPr>
        <w:t>17.2</w:t>
      </w:r>
      <w:r>
        <w:rPr>
          <w:rFonts w:hint="default" w:ascii="Times New Roman" w:hAnsi="Times New Roman" w:eastAsia="宋体" w:cs="Times New Roman"/>
          <w:color w:val="auto"/>
          <w:sz w:val="22"/>
          <w:szCs w:val="22"/>
          <w:lang w:eastAsia="zh-CN"/>
        </w:rPr>
        <w:t>请求参数</w:t>
      </w:r>
      <w:bookmarkEnd w:id="578"/>
      <w:bookmarkEnd w:id="579"/>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6D702D9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19D0FA50">
            <w:pPr>
              <w:adjustRightInd w:val="0"/>
              <w:snapToGrid w:val="0"/>
              <w:jc w:val="center"/>
              <w:rPr>
                <w:rFonts w:hint="default" w:ascii="Times New Roman" w:hAnsi="Times New Roman" w:cs="Times New Roman"/>
                <w:b/>
                <w:bCs/>
                <w:color w:val="auto"/>
                <w:kern w:val="0"/>
                <w:szCs w:val="21"/>
                <w:highlight w:val="none"/>
                <w:lang w:eastAsia="zh-TW"/>
              </w:rPr>
            </w:pPr>
            <w:r>
              <w:rPr>
                <w:rFonts w:hint="default" w:ascii="Times New Roman" w:hAnsi="Times New Roman" w:cs="Times New Roman"/>
                <w:b/>
                <w:color w:val="auto"/>
                <w:szCs w:val="21"/>
                <w:highlight w:val="none"/>
              </w:rPr>
              <w:t>序号</w:t>
            </w:r>
          </w:p>
        </w:tc>
        <w:tc>
          <w:tcPr>
            <w:tcW w:w="1701" w:type="dxa"/>
            <w:tcBorders>
              <w:top w:val="single" w:color="auto" w:sz="12" w:space="0"/>
              <w:bottom w:val="single" w:color="auto" w:sz="6" w:space="0"/>
            </w:tcBorders>
            <w:shd w:val="clear" w:color="auto" w:fill="D8D8D8"/>
            <w:noWrap w:val="0"/>
            <w:vAlign w:val="center"/>
          </w:tcPr>
          <w:p w14:paraId="455E30BE">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数据项标识</w:t>
            </w:r>
          </w:p>
        </w:tc>
        <w:tc>
          <w:tcPr>
            <w:tcW w:w="1843" w:type="dxa"/>
            <w:tcBorders>
              <w:top w:val="single" w:color="auto" w:sz="12" w:space="0"/>
              <w:bottom w:val="single" w:color="auto" w:sz="6" w:space="0"/>
            </w:tcBorders>
            <w:shd w:val="clear" w:color="auto" w:fill="D8D8D8"/>
            <w:noWrap w:val="0"/>
            <w:vAlign w:val="center"/>
          </w:tcPr>
          <w:p w14:paraId="24F32927">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数据项名称</w:t>
            </w:r>
          </w:p>
        </w:tc>
        <w:tc>
          <w:tcPr>
            <w:tcW w:w="1276" w:type="dxa"/>
            <w:tcBorders>
              <w:top w:val="single" w:color="auto" w:sz="12" w:space="0"/>
              <w:bottom w:val="single" w:color="auto" w:sz="6" w:space="0"/>
            </w:tcBorders>
            <w:shd w:val="clear" w:color="auto" w:fill="D8D8D8"/>
            <w:noWrap w:val="0"/>
            <w:vAlign w:val="center"/>
          </w:tcPr>
          <w:p w14:paraId="4D889936">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字段类型</w:t>
            </w:r>
          </w:p>
        </w:tc>
        <w:tc>
          <w:tcPr>
            <w:tcW w:w="709" w:type="dxa"/>
            <w:tcBorders>
              <w:top w:val="single" w:color="auto" w:sz="12" w:space="0"/>
              <w:bottom w:val="single" w:color="auto" w:sz="6" w:space="0"/>
            </w:tcBorders>
            <w:shd w:val="clear" w:color="auto" w:fill="D8D8D8"/>
            <w:noWrap w:val="0"/>
            <w:vAlign w:val="center"/>
          </w:tcPr>
          <w:p w14:paraId="628626D3">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长度</w:t>
            </w:r>
          </w:p>
        </w:tc>
        <w:tc>
          <w:tcPr>
            <w:tcW w:w="708" w:type="dxa"/>
            <w:tcBorders>
              <w:top w:val="single" w:color="auto" w:sz="12" w:space="0"/>
              <w:bottom w:val="single" w:color="auto" w:sz="6" w:space="0"/>
            </w:tcBorders>
            <w:shd w:val="clear" w:color="auto" w:fill="D8D8D8"/>
            <w:noWrap w:val="0"/>
            <w:vAlign w:val="center"/>
          </w:tcPr>
          <w:p w14:paraId="79917CC8">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必须</w:t>
            </w:r>
          </w:p>
        </w:tc>
        <w:tc>
          <w:tcPr>
            <w:tcW w:w="1560" w:type="dxa"/>
            <w:tcBorders>
              <w:top w:val="single" w:color="auto" w:sz="12" w:space="0"/>
              <w:bottom w:val="single" w:color="auto" w:sz="6" w:space="0"/>
            </w:tcBorders>
            <w:shd w:val="clear" w:color="auto" w:fill="D8D8D8"/>
            <w:noWrap w:val="0"/>
            <w:vAlign w:val="center"/>
          </w:tcPr>
          <w:p w14:paraId="47C1864D">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说明</w:t>
            </w:r>
          </w:p>
        </w:tc>
      </w:tr>
      <w:tr w14:paraId="411FD44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891" w:hRule="atLeast"/>
        </w:trPr>
        <w:tc>
          <w:tcPr>
            <w:tcW w:w="675" w:type="dxa"/>
            <w:noWrap w:val="0"/>
            <w:vAlign w:val="center"/>
          </w:tcPr>
          <w:p w14:paraId="3DF52776">
            <w:pPr>
              <w:numPr>
                <w:ilvl w:val="0"/>
                <w:numId w:val="0"/>
              </w:numPr>
              <w:ind w:leftChars="0"/>
              <w:jc w:val="center"/>
              <w:rPr>
                <w:rFonts w:hint="default" w:ascii="Times New Roman" w:hAnsi="Times New Roman" w:eastAsia="宋体" w:cs="Times New Roman"/>
                <w:color w:val="auto"/>
                <w:sz w:val="21"/>
                <w:szCs w:val="21"/>
                <w:lang w:val="en-US" w:eastAsia="zh-CN"/>
              </w:rPr>
            </w:pPr>
            <w:r>
              <w:rPr>
                <w:rFonts w:hint="default" w:ascii="Times New Roman" w:hAnsi="Times New Roman" w:eastAsia="宋体" w:cs="Times New Roman"/>
                <w:color w:val="auto"/>
                <w:sz w:val="21"/>
                <w:szCs w:val="21"/>
                <w:lang w:val="en-US" w:eastAsia="zh-CN"/>
              </w:rPr>
              <w:t>1</w:t>
            </w:r>
          </w:p>
        </w:tc>
        <w:tc>
          <w:tcPr>
            <w:tcW w:w="1701" w:type="dxa"/>
            <w:noWrap w:val="0"/>
            <w:vAlign w:val="center"/>
          </w:tcPr>
          <w:p w14:paraId="0C8B5B1B">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nsrsbh</w:t>
            </w:r>
          </w:p>
        </w:tc>
        <w:tc>
          <w:tcPr>
            <w:tcW w:w="1843" w:type="dxa"/>
            <w:noWrap w:val="0"/>
            <w:vAlign w:val="center"/>
          </w:tcPr>
          <w:p w14:paraId="7E8FD869">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纳税人识别号</w:t>
            </w:r>
          </w:p>
        </w:tc>
        <w:tc>
          <w:tcPr>
            <w:tcW w:w="1276" w:type="dxa"/>
            <w:noWrap w:val="0"/>
            <w:vAlign w:val="center"/>
          </w:tcPr>
          <w:p w14:paraId="581ED116">
            <w:pPr>
              <w:pStyle w:val="23"/>
              <w:adjustRightInd w:val="0"/>
              <w:snapToGrid w:val="0"/>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013DB791">
            <w:pPr>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20</w:t>
            </w:r>
          </w:p>
        </w:tc>
        <w:tc>
          <w:tcPr>
            <w:tcW w:w="708" w:type="dxa"/>
            <w:noWrap w:val="0"/>
            <w:vAlign w:val="center"/>
          </w:tcPr>
          <w:p w14:paraId="75527904">
            <w:pPr>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是</w:t>
            </w:r>
          </w:p>
        </w:tc>
        <w:tc>
          <w:tcPr>
            <w:tcW w:w="1560" w:type="dxa"/>
            <w:noWrap w:val="0"/>
            <w:vAlign w:val="center"/>
          </w:tcPr>
          <w:p w14:paraId="4822DC1C">
            <w:pPr>
              <w:pStyle w:val="12"/>
              <w:rPr>
                <w:rFonts w:hint="default" w:ascii="Times New Roman" w:hAnsi="Times New Roman" w:eastAsia="宋体" w:cs="Times New Roman"/>
                <w:color w:val="auto"/>
                <w:sz w:val="21"/>
                <w:szCs w:val="21"/>
                <w:highlight w:val="none"/>
                <w:lang w:val="en-US" w:eastAsia="zh-CN"/>
              </w:rPr>
            </w:pPr>
            <w:r>
              <w:rPr>
                <w:rFonts w:hint="eastAsia" w:ascii="Times New Roman" w:hAnsi="Times New Roman" w:eastAsia="宋体" w:cs="Times New Roman"/>
                <w:color w:val="auto"/>
                <w:sz w:val="21"/>
                <w:szCs w:val="21"/>
                <w:highlight w:val="none"/>
                <w:lang w:val="en-US" w:eastAsia="zh-CN"/>
              </w:rPr>
              <w:t>调用商品信息下载能力的企业的识别号/社会信用码；</w:t>
            </w:r>
          </w:p>
        </w:tc>
      </w:tr>
      <w:tr w14:paraId="1E0EB19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4" w:hRule="atLeast"/>
        </w:trPr>
        <w:tc>
          <w:tcPr>
            <w:tcW w:w="675" w:type="dxa"/>
            <w:noWrap w:val="0"/>
            <w:vAlign w:val="center"/>
          </w:tcPr>
          <w:p w14:paraId="4BC7FA17">
            <w:pPr>
              <w:numPr>
                <w:ilvl w:val="0"/>
                <w:numId w:val="0"/>
              </w:numPr>
              <w:ind w:leftChars="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lang w:val="en-US" w:eastAsia="zh-CN"/>
              </w:rPr>
              <w:t>2</w:t>
            </w:r>
          </w:p>
        </w:tc>
        <w:tc>
          <w:tcPr>
            <w:tcW w:w="1701" w:type="dxa"/>
            <w:noWrap w:val="0"/>
            <w:vAlign w:val="center"/>
          </w:tcPr>
          <w:p w14:paraId="649D13B7">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sssjq</w:t>
            </w:r>
          </w:p>
        </w:tc>
        <w:tc>
          <w:tcPr>
            <w:tcW w:w="1843" w:type="dxa"/>
            <w:noWrap w:val="0"/>
            <w:vAlign w:val="center"/>
          </w:tcPr>
          <w:p w14:paraId="65FF0A79">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上市时间起</w:t>
            </w:r>
          </w:p>
        </w:tc>
        <w:tc>
          <w:tcPr>
            <w:tcW w:w="1276" w:type="dxa"/>
            <w:noWrap w:val="0"/>
            <w:vAlign w:val="center"/>
          </w:tcPr>
          <w:p w14:paraId="60B8D1DE">
            <w:pPr>
              <w:pStyle w:val="23"/>
              <w:adjustRightInd w:val="0"/>
              <w:snapToGrid w:val="0"/>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20052195">
            <w:pPr>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8</w:t>
            </w:r>
          </w:p>
        </w:tc>
        <w:tc>
          <w:tcPr>
            <w:tcW w:w="708" w:type="dxa"/>
            <w:noWrap w:val="0"/>
            <w:vAlign w:val="center"/>
          </w:tcPr>
          <w:p w14:paraId="4E60B00A">
            <w:pPr>
              <w:jc w:val="center"/>
              <w:rPr>
                <w:rFonts w:hint="default"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lang w:eastAsia="zh-CN"/>
              </w:rPr>
              <w:t>否</w:t>
            </w:r>
          </w:p>
        </w:tc>
        <w:tc>
          <w:tcPr>
            <w:tcW w:w="1560" w:type="dxa"/>
            <w:noWrap w:val="0"/>
            <w:vAlign w:val="center"/>
          </w:tcPr>
          <w:p w14:paraId="4C862E94">
            <w:pPr>
              <w:pStyle w:val="12"/>
              <w:rPr>
                <w:rFonts w:hint="default" w:ascii="Times New Roman" w:hAnsi="Times New Roman" w:eastAsia="宋体" w:cs="Times New Roman"/>
                <w:color w:val="auto"/>
                <w:lang w:val="en-US" w:eastAsia="zh-CN"/>
              </w:rPr>
            </w:pPr>
            <w:r>
              <w:rPr>
                <w:rFonts w:hint="eastAsia" w:ascii="Times New Roman" w:hAnsi="Times New Roman" w:eastAsia="宋体" w:cs="Times New Roman"/>
                <w:color w:val="auto"/>
                <w:sz w:val="21"/>
                <w:szCs w:val="21"/>
                <w:highlight w:val="none"/>
                <w:lang w:val="en-US" w:eastAsia="zh-CN"/>
              </w:rPr>
              <w:t>yyyyMMdd</w:t>
            </w:r>
          </w:p>
        </w:tc>
      </w:tr>
      <w:tr w14:paraId="7D9AF4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7055478">
            <w:pPr>
              <w:numPr>
                <w:ilvl w:val="0"/>
                <w:numId w:val="0"/>
              </w:numPr>
              <w:ind w:leftChars="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lang w:val="en-US" w:eastAsia="zh-CN"/>
              </w:rPr>
              <w:t>3</w:t>
            </w:r>
          </w:p>
        </w:tc>
        <w:tc>
          <w:tcPr>
            <w:tcW w:w="1701" w:type="dxa"/>
            <w:noWrap w:val="0"/>
            <w:vAlign w:val="center"/>
          </w:tcPr>
          <w:p w14:paraId="281396D0">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sssjz</w:t>
            </w:r>
          </w:p>
        </w:tc>
        <w:tc>
          <w:tcPr>
            <w:tcW w:w="1843" w:type="dxa"/>
            <w:noWrap w:val="0"/>
            <w:vAlign w:val="center"/>
          </w:tcPr>
          <w:p w14:paraId="745CD793">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上市时间止</w:t>
            </w:r>
          </w:p>
        </w:tc>
        <w:tc>
          <w:tcPr>
            <w:tcW w:w="1276" w:type="dxa"/>
            <w:noWrap w:val="0"/>
            <w:vAlign w:val="center"/>
          </w:tcPr>
          <w:p w14:paraId="63D229FE">
            <w:pPr>
              <w:pStyle w:val="23"/>
              <w:adjustRightInd w:val="0"/>
              <w:snapToGrid w:val="0"/>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6DCE86AB">
            <w:pPr>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8</w:t>
            </w:r>
          </w:p>
        </w:tc>
        <w:tc>
          <w:tcPr>
            <w:tcW w:w="708" w:type="dxa"/>
            <w:noWrap w:val="0"/>
            <w:vAlign w:val="center"/>
          </w:tcPr>
          <w:p w14:paraId="5879555E">
            <w:pPr>
              <w:jc w:val="center"/>
              <w:rPr>
                <w:rFonts w:hint="default" w:ascii="Times New Roman" w:hAnsi="Times New Roman" w:eastAsia="宋体" w:cs="Times New Roman"/>
                <w:color w:val="auto"/>
                <w:sz w:val="21"/>
                <w:szCs w:val="21"/>
                <w:highlight w:val="none"/>
              </w:rPr>
            </w:pPr>
            <w:r>
              <w:rPr>
                <w:rFonts w:hint="eastAsia" w:ascii="Times New Roman" w:hAnsi="Times New Roman" w:eastAsia="宋体" w:cs="Times New Roman"/>
                <w:color w:val="auto"/>
                <w:sz w:val="21"/>
                <w:szCs w:val="21"/>
                <w:highlight w:val="none"/>
                <w:lang w:eastAsia="zh-CN"/>
              </w:rPr>
              <w:t>否</w:t>
            </w:r>
          </w:p>
        </w:tc>
        <w:tc>
          <w:tcPr>
            <w:tcW w:w="1560" w:type="dxa"/>
            <w:noWrap w:val="0"/>
            <w:vAlign w:val="center"/>
          </w:tcPr>
          <w:p w14:paraId="6C86A01E">
            <w:pPr>
              <w:pStyle w:val="12"/>
              <w:rPr>
                <w:rFonts w:hint="default" w:ascii="Times New Roman" w:hAnsi="Times New Roman" w:cs="Times New Roman"/>
                <w:color w:val="auto"/>
              </w:rPr>
            </w:pPr>
            <w:r>
              <w:rPr>
                <w:rFonts w:hint="eastAsia" w:ascii="Times New Roman" w:hAnsi="Times New Roman" w:eastAsia="宋体" w:cs="Times New Roman"/>
                <w:color w:val="auto"/>
                <w:sz w:val="21"/>
                <w:szCs w:val="21"/>
                <w:highlight w:val="none"/>
                <w:lang w:val="en-US" w:eastAsia="zh-CN"/>
              </w:rPr>
              <w:t>yyyyMMdd</w:t>
            </w:r>
          </w:p>
        </w:tc>
      </w:tr>
    </w:tbl>
    <w:p w14:paraId="5E0F757E">
      <w:pPr>
        <w:pStyle w:val="5"/>
        <w:rPr>
          <w:rFonts w:hint="default" w:ascii="Times New Roman" w:hAnsi="Times New Roman" w:eastAsia="宋体" w:cs="Times New Roman"/>
          <w:color w:val="auto"/>
          <w:sz w:val="22"/>
          <w:szCs w:val="22"/>
          <w:lang w:eastAsia="zh-CN"/>
        </w:rPr>
      </w:pPr>
      <w:bookmarkStart w:id="580" w:name="_Toc1380"/>
      <w:bookmarkStart w:id="581" w:name="_Toc28767"/>
      <w:r>
        <w:rPr>
          <w:rFonts w:hint="default" w:ascii="Times New Roman" w:hAnsi="Times New Roman" w:eastAsia="宋体" w:cs="Times New Roman"/>
          <w:color w:val="auto"/>
          <w:sz w:val="22"/>
          <w:szCs w:val="22"/>
          <w:lang w:val="en-US" w:eastAsia="zh-CN"/>
        </w:rPr>
        <w:t>17.3</w:t>
      </w:r>
      <w:r>
        <w:rPr>
          <w:rFonts w:hint="default" w:ascii="Times New Roman" w:hAnsi="Times New Roman" w:eastAsia="宋体" w:cs="Times New Roman"/>
          <w:color w:val="auto"/>
          <w:sz w:val="22"/>
          <w:szCs w:val="22"/>
          <w:lang w:eastAsia="zh-CN"/>
        </w:rPr>
        <w:t>请求报文示例</w:t>
      </w:r>
      <w:bookmarkEnd w:id="580"/>
      <w:bookmarkEnd w:id="581"/>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5CE7A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70E8B28D">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w:t>
            </w:r>
          </w:p>
          <w:p w14:paraId="02B2A564">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nsrsbh</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纳税人识别号</w:t>
            </w:r>
            <w:r>
              <w:rPr>
                <w:rFonts w:hint="default" w:ascii="Times New Roman" w:hAnsi="Times New Roman" w:eastAsia="宋体" w:cs="Times New Roman"/>
                <w:color w:val="auto"/>
              </w:rPr>
              <w:t>",</w:t>
            </w:r>
          </w:p>
          <w:p w14:paraId="5B7716ED">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sssjq</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上市时间起</w:t>
            </w:r>
            <w:r>
              <w:rPr>
                <w:rFonts w:hint="default" w:ascii="Times New Roman" w:hAnsi="Times New Roman" w:eastAsia="宋体" w:cs="Times New Roman"/>
                <w:color w:val="auto"/>
              </w:rPr>
              <w:t>",</w:t>
            </w:r>
          </w:p>
          <w:p w14:paraId="74E8F59E">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sssjz</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上市时间止</w:t>
            </w:r>
            <w:r>
              <w:rPr>
                <w:rFonts w:hint="default" w:ascii="Times New Roman" w:hAnsi="Times New Roman" w:eastAsia="宋体" w:cs="Times New Roman"/>
                <w:color w:val="auto"/>
              </w:rPr>
              <w:t>"</w:t>
            </w:r>
          </w:p>
          <w:p w14:paraId="1C675502">
            <w:pPr>
              <w:pStyle w:val="6"/>
              <w:rPr>
                <w:rFonts w:hint="default" w:ascii="Times New Roman" w:hAnsi="Times New Roman" w:cs="Times New Roman"/>
                <w:color w:val="auto"/>
              </w:rPr>
            </w:pPr>
            <w:r>
              <w:rPr>
                <w:rFonts w:hint="default" w:ascii="Times New Roman" w:hAnsi="Times New Roman" w:eastAsia="宋体" w:cs="Times New Roman"/>
                <w:color w:val="auto"/>
              </w:rPr>
              <w:t>}</w:t>
            </w:r>
          </w:p>
        </w:tc>
      </w:tr>
    </w:tbl>
    <w:p w14:paraId="4E07F45C">
      <w:pPr>
        <w:pStyle w:val="5"/>
        <w:rPr>
          <w:rFonts w:hint="default" w:ascii="Times New Roman" w:hAnsi="Times New Roman" w:eastAsia="宋体" w:cs="Times New Roman"/>
          <w:color w:val="auto"/>
          <w:sz w:val="22"/>
          <w:szCs w:val="22"/>
          <w:lang w:eastAsia="zh-CN"/>
        </w:rPr>
      </w:pPr>
      <w:bookmarkStart w:id="582" w:name="_Toc25760"/>
      <w:bookmarkStart w:id="583" w:name="_Toc10191"/>
      <w:r>
        <w:rPr>
          <w:rFonts w:hint="default" w:ascii="Times New Roman" w:hAnsi="Times New Roman" w:eastAsia="宋体" w:cs="Times New Roman"/>
          <w:color w:val="auto"/>
          <w:sz w:val="22"/>
          <w:szCs w:val="22"/>
          <w:lang w:val="en-US" w:eastAsia="zh-CN"/>
        </w:rPr>
        <w:t>17.4</w:t>
      </w:r>
      <w:r>
        <w:rPr>
          <w:rFonts w:hint="default" w:ascii="Times New Roman" w:hAnsi="Times New Roman" w:eastAsia="宋体" w:cs="Times New Roman"/>
          <w:color w:val="auto"/>
          <w:sz w:val="22"/>
          <w:szCs w:val="22"/>
          <w:lang w:eastAsia="zh-CN"/>
        </w:rPr>
        <w:t>返回参数</w:t>
      </w:r>
      <w:bookmarkEnd w:id="582"/>
      <w:bookmarkEnd w:id="583"/>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0662873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5DA3396C">
            <w:pPr>
              <w:adjustRightInd w:val="0"/>
              <w:snapToGrid w:val="0"/>
              <w:jc w:val="center"/>
              <w:rPr>
                <w:rFonts w:hint="default" w:ascii="Times New Roman" w:hAnsi="Times New Roman" w:cs="Times New Roman"/>
                <w:b/>
                <w:bCs/>
                <w:color w:val="auto"/>
                <w:kern w:val="0"/>
                <w:szCs w:val="21"/>
                <w:highlight w:val="none"/>
                <w:lang w:eastAsia="zh-TW"/>
              </w:rPr>
            </w:pPr>
            <w:r>
              <w:rPr>
                <w:rFonts w:hint="default" w:ascii="Times New Roman" w:hAnsi="Times New Roman" w:cs="Times New Roman"/>
                <w:b/>
                <w:color w:val="auto"/>
                <w:szCs w:val="21"/>
                <w:highlight w:val="none"/>
              </w:rPr>
              <w:t>序号</w:t>
            </w:r>
          </w:p>
        </w:tc>
        <w:tc>
          <w:tcPr>
            <w:tcW w:w="1701" w:type="dxa"/>
            <w:tcBorders>
              <w:top w:val="single" w:color="auto" w:sz="12" w:space="0"/>
              <w:bottom w:val="single" w:color="auto" w:sz="6" w:space="0"/>
            </w:tcBorders>
            <w:shd w:val="clear" w:color="auto" w:fill="D8D8D8"/>
            <w:noWrap w:val="0"/>
            <w:vAlign w:val="center"/>
          </w:tcPr>
          <w:p w14:paraId="2F3157A6">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数据项标识</w:t>
            </w:r>
          </w:p>
        </w:tc>
        <w:tc>
          <w:tcPr>
            <w:tcW w:w="1843" w:type="dxa"/>
            <w:tcBorders>
              <w:top w:val="single" w:color="auto" w:sz="12" w:space="0"/>
              <w:bottom w:val="single" w:color="auto" w:sz="6" w:space="0"/>
            </w:tcBorders>
            <w:shd w:val="clear" w:color="auto" w:fill="D8D8D8"/>
            <w:noWrap w:val="0"/>
            <w:vAlign w:val="center"/>
          </w:tcPr>
          <w:p w14:paraId="37B36AC3">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数据项名称</w:t>
            </w:r>
          </w:p>
        </w:tc>
        <w:tc>
          <w:tcPr>
            <w:tcW w:w="1276" w:type="dxa"/>
            <w:tcBorders>
              <w:top w:val="single" w:color="auto" w:sz="12" w:space="0"/>
              <w:bottom w:val="single" w:color="auto" w:sz="6" w:space="0"/>
            </w:tcBorders>
            <w:shd w:val="clear" w:color="auto" w:fill="D8D8D8"/>
            <w:noWrap w:val="0"/>
            <w:vAlign w:val="center"/>
          </w:tcPr>
          <w:p w14:paraId="3F354BE5">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字段类型</w:t>
            </w:r>
          </w:p>
        </w:tc>
        <w:tc>
          <w:tcPr>
            <w:tcW w:w="709" w:type="dxa"/>
            <w:tcBorders>
              <w:top w:val="single" w:color="auto" w:sz="12" w:space="0"/>
              <w:bottom w:val="single" w:color="auto" w:sz="6" w:space="0"/>
            </w:tcBorders>
            <w:shd w:val="clear" w:color="auto" w:fill="D8D8D8"/>
            <w:noWrap w:val="0"/>
            <w:vAlign w:val="center"/>
          </w:tcPr>
          <w:p w14:paraId="0454410F">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长度</w:t>
            </w:r>
          </w:p>
        </w:tc>
        <w:tc>
          <w:tcPr>
            <w:tcW w:w="708" w:type="dxa"/>
            <w:tcBorders>
              <w:top w:val="single" w:color="auto" w:sz="12" w:space="0"/>
              <w:bottom w:val="single" w:color="auto" w:sz="6" w:space="0"/>
            </w:tcBorders>
            <w:shd w:val="clear" w:color="auto" w:fill="D8D8D8"/>
            <w:noWrap w:val="0"/>
            <w:vAlign w:val="center"/>
          </w:tcPr>
          <w:p w14:paraId="25599B94">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必须</w:t>
            </w:r>
          </w:p>
        </w:tc>
        <w:tc>
          <w:tcPr>
            <w:tcW w:w="1560" w:type="dxa"/>
            <w:tcBorders>
              <w:top w:val="single" w:color="auto" w:sz="12" w:space="0"/>
              <w:bottom w:val="single" w:color="auto" w:sz="6" w:space="0"/>
            </w:tcBorders>
            <w:shd w:val="clear" w:color="auto" w:fill="D8D8D8"/>
            <w:noWrap w:val="0"/>
            <w:vAlign w:val="center"/>
          </w:tcPr>
          <w:p w14:paraId="60A7B684">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说明</w:t>
            </w:r>
          </w:p>
        </w:tc>
      </w:tr>
      <w:tr w14:paraId="0666622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BAEBA8D">
            <w:pPr>
              <w:numPr>
                <w:ilvl w:val="0"/>
                <w:numId w:val="0"/>
              </w:numPr>
              <w:ind w:left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lang w:val="en-US" w:eastAsia="zh-CN"/>
              </w:rPr>
              <w:t>1</w:t>
            </w:r>
          </w:p>
        </w:tc>
        <w:tc>
          <w:tcPr>
            <w:tcW w:w="1701" w:type="dxa"/>
            <w:noWrap w:val="0"/>
            <w:vAlign w:val="center"/>
          </w:tcPr>
          <w:p w14:paraId="213D8DD5">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returncode</w:t>
            </w:r>
          </w:p>
        </w:tc>
        <w:tc>
          <w:tcPr>
            <w:tcW w:w="1843" w:type="dxa"/>
            <w:noWrap w:val="0"/>
            <w:vAlign w:val="center"/>
          </w:tcPr>
          <w:p w14:paraId="4847EEA0">
            <w:pPr>
              <w:rPr>
                <w:rFonts w:hint="default" w:ascii="Times New Roman" w:hAnsi="Times New Roman" w:eastAsia="宋体" w:cs="Times New Roman"/>
                <w:color w:val="auto"/>
                <w:kern w:val="0"/>
                <w:sz w:val="21"/>
                <w:szCs w:val="21"/>
                <w:highlight w:val="none"/>
                <w:lang w:bidi="ar"/>
              </w:rPr>
            </w:pPr>
            <w:r>
              <w:rPr>
                <w:rFonts w:hint="default" w:ascii="Times New Roman" w:hAnsi="Times New Roman" w:eastAsia="宋体" w:cs="Times New Roman"/>
                <w:color w:val="auto"/>
                <w:sz w:val="21"/>
                <w:szCs w:val="21"/>
                <w:highlight w:val="none"/>
              </w:rPr>
              <w:t>返回码</w:t>
            </w:r>
          </w:p>
        </w:tc>
        <w:tc>
          <w:tcPr>
            <w:tcW w:w="1276" w:type="dxa"/>
            <w:noWrap w:val="0"/>
            <w:vAlign w:val="center"/>
          </w:tcPr>
          <w:p w14:paraId="24A6775C">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0889DF25">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2</w:t>
            </w:r>
          </w:p>
        </w:tc>
        <w:tc>
          <w:tcPr>
            <w:tcW w:w="708" w:type="dxa"/>
            <w:noWrap w:val="0"/>
            <w:vAlign w:val="center"/>
          </w:tcPr>
          <w:p w14:paraId="0553BD87">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是</w:t>
            </w:r>
          </w:p>
        </w:tc>
        <w:tc>
          <w:tcPr>
            <w:tcW w:w="1560" w:type="dxa"/>
            <w:noWrap w:val="0"/>
            <w:vAlign w:val="center"/>
          </w:tcPr>
          <w:p w14:paraId="0E5758CE">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00：成功</w:t>
            </w:r>
          </w:p>
          <w:p w14:paraId="2B771BC5">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其它：失败</w:t>
            </w:r>
          </w:p>
        </w:tc>
      </w:tr>
      <w:tr w14:paraId="5131951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CFF64DB">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w:t>
            </w:r>
          </w:p>
        </w:tc>
        <w:tc>
          <w:tcPr>
            <w:tcW w:w="1701" w:type="dxa"/>
            <w:noWrap w:val="0"/>
            <w:vAlign w:val="center"/>
          </w:tcPr>
          <w:p w14:paraId="52BD419D">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returnmsg</w:t>
            </w:r>
          </w:p>
        </w:tc>
        <w:tc>
          <w:tcPr>
            <w:tcW w:w="1843" w:type="dxa"/>
            <w:noWrap w:val="0"/>
            <w:vAlign w:val="center"/>
          </w:tcPr>
          <w:p w14:paraId="4DCB92F0">
            <w:pPr>
              <w:rPr>
                <w:rFonts w:hint="default" w:ascii="Times New Roman" w:hAnsi="Times New Roman" w:eastAsia="宋体" w:cs="Times New Roman"/>
                <w:color w:val="auto"/>
                <w:kern w:val="0"/>
                <w:sz w:val="21"/>
                <w:szCs w:val="21"/>
                <w:highlight w:val="none"/>
                <w:lang w:bidi="ar"/>
              </w:rPr>
            </w:pPr>
            <w:r>
              <w:rPr>
                <w:rFonts w:hint="default" w:ascii="Times New Roman" w:hAnsi="Times New Roman" w:eastAsia="宋体" w:cs="Times New Roman"/>
                <w:color w:val="auto"/>
                <w:sz w:val="21"/>
                <w:szCs w:val="21"/>
                <w:highlight w:val="none"/>
              </w:rPr>
              <w:t>返回信息</w:t>
            </w:r>
          </w:p>
        </w:tc>
        <w:tc>
          <w:tcPr>
            <w:tcW w:w="1276" w:type="dxa"/>
            <w:noWrap w:val="0"/>
            <w:vAlign w:val="center"/>
          </w:tcPr>
          <w:p w14:paraId="5FC9EE1A">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7E991F67">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2000</w:t>
            </w:r>
          </w:p>
        </w:tc>
        <w:tc>
          <w:tcPr>
            <w:tcW w:w="708" w:type="dxa"/>
            <w:noWrap w:val="0"/>
            <w:vAlign w:val="center"/>
          </w:tcPr>
          <w:p w14:paraId="1966FAE4">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否</w:t>
            </w:r>
          </w:p>
        </w:tc>
        <w:tc>
          <w:tcPr>
            <w:tcW w:w="1560" w:type="dxa"/>
            <w:noWrap w:val="0"/>
            <w:vAlign w:val="center"/>
          </w:tcPr>
          <w:p w14:paraId="5CDB1649">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错误信息说明</w:t>
            </w:r>
          </w:p>
        </w:tc>
      </w:tr>
      <w:tr w14:paraId="3E3B0A15">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376D331E">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w:t>
            </w:r>
          </w:p>
        </w:tc>
        <w:tc>
          <w:tcPr>
            <w:tcW w:w="1701" w:type="dxa"/>
            <w:noWrap w:val="0"/>
            <w:vAlign w:val="center"/>
          </w:tcPr>
          <w:p w14:paraId="36305114">
            <w:pPr>
              <w:rPr>
                <w:rFonts w:hint="default" w:ascii="Times New Roman" w:hAnsi="Times New Roman" w:eastAsia="宋体" w:cs="Times New Roman"/>
                <w:color w:val="auto"/>
                <w:sz w:val="21"/>
                <w:szCs w:val="21"/>
                <w:highlight w:val="none"/>
                <w:lang w:val="en-US"/>
              </w:rPr>
            </w:pPr>
            <w:r>
              <w:rPr>
                <w:rFonts w:hint="default" w:ascii="Times New Roman" w:hAnsi="Times New Roman" w:eastAsia="宋体" w:cs="Times New Roman"/>
                <w:color w:val="auto"/>
                <w:sz w:val="21"/>
                <w:szCs w:val="21"/>
                <w:highlight w:val="none"/>
                <w:lang w:val="en-US" w:eastAsia="zh-CN"/>
              </w:rPr>
              <w:t>pclsh</w:t>
            </w:r>
          </w:p>
        </w:tc>
        <w:tc>
          <w:tcPr>
            <w:tcW w:w="1843" w:type="dxa"/>
            <w:noWrap w:val="0"/>
            <w:vAlign w:val="center"/>
          </w:tcPr>
          <w:p w14:paraId="6446D85E">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批次流水号</w:t>
            </w:r>
          </w:p>
        </w:tc>
        <w:tc>
          <w:tcPr>
            <w:tcW w:w="1276" w:type="dxa"/>
            <w:noWrap w:val="0"/>
            <w:vAlign w:val="center"/>
          </w:tcPr>
          <w:p w14:paraId="1F7A5052">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1B08F2B5">
            <w:pPr>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32</w:t>
            </w:r>
          </w:p>
        </w:tc>
        <w:tc>
          <w:tcPr>
            <w:tcW w:w="708" w:type="dxa"/>
            <w:noWrap w:val="0"/>
            <w:vAlign w:val="center"/>
          </w:tcPr>
          <w:p w14:paraId="5EC4417F">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否</w:t>
            </w:r>
          </w:p>
        </w:tc>
        <w:tc>
          <w:tcPr>
            <w:tcW w:w="1560" w:type="dxa"/>
            <w:noWrap w:val="0"/>
            <w:vAlign w:val="center"/>
          </w:tcPr>
          <w:p w14:paraId="726FA605">
            <w:pPr>
              <w:rPr>
                <w:rFonts w:hint="default" w:ascii="Times New Roman" w:hAnsi="Times New Roman" w:eastAsia="宋体" w:cs="Times New Roman"/>
                <w:color w:val="auto"/>
                <w:sz w:val="21"/>
                <w:szCs w:val="21"/>
                <w:highlight w:val="none"/>
                <w:lang w:eastAsia="zh-CN"/>
              </w:rPr>
            </w:pPr>
            <w:r>
              <w:rPr>
                <w:rFonts w:hint="default" w:ascii="Times New Roman" w:hAnsi="Times New Roman" w:cs="Times New Roman"/>
                <w:color w:val="auto"/>
                <w:kern w:val="0"/>
                <w:szCs w:val="21"/>
                <w:lang w:bidi="ar"/>
              </w:rPr>
              <w:t>返回码不是00：成功时，不返回</w:t>
            </w:r>
          </w:p>
        </w:tc>
      </w:tr>
    </w:tbl>
    <w:p w14:paraId="6378672B">
      <w:pPr>
        <w:pStyle w:val="5"/>
        <w:rPr>
          <w:rFonts w:hint="default" w:ascii="Times New Roman" w:hAnsi="Times New Roman" w:eastAsia="宋体" w:cs="Times New Roman"/>
          <w:color w:val="auto"/>
          <w:sz w:val="22"/>
          <w:szCs w:val="22"/>
          <w:lang w:eastAsia="zh-CN"/>
        </w:rPr>
      </w:pPr>
      <w:bookmarkStart w:id="584" w:name="_Toc6941"/>
      <w:bookmarkStart w:id="585" w:name="_Toc18426"/>
      <w:r>
        <w:rPr>
          <w:rFonts w:hint="default" w:ascii="Times New Roman" w:hAnsi="Times New Roman" w:eastAsia="宋体" w:cs="Times New Roman"/>
          <w:color w:val="auto"/>
          <w:sz w:val="22"/>
          <w:szCs w:val="22"/>
          <w:lang w:val="en-US" w:eastAsia="zh-CN"/>
        </w:rPr>
        <w:t>17.5</w:t>
      </w:r>
      <w:r>
        <w:rPr>
          <w:rFonts w:hint="default" w:ascii="Times New Roman" w:hAnsi="Times New Roman" w:eastAsia="宋体" w:cs="Times New Roman"/>
          <w:color w:val="auto"/>
          <w:sz w:val="22"/>
          <w:szCs w:val="22"/>
          <w:lang w:eastAsia="zh-CN"/>
        </w:rPr>
        <w:t>返回报文示例</w:t>
      </w:r>
      <w:bookmarkEnd w:id="584"/>
      <w:bookmarkEnd w:id="585"/>
      <w:r>
        <w:rPr>
          <w:rFonts w:hint="default" w:ascii="Times New Roman" w:hAnsi="Times New Roman" w:eastAsia="宋体" w:cs="Times New Roman"/>
          <w:color w:val="auto"/>
          <w:sz w:val="22"/>
          <w:szCs w:val="22"/>
          <w:lang w:eastAsia="zh-CN"/>
        </w:rPr>
        <w:t xml:space="preserve">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2A09F6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5D173504">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w:t>
            </w:r>
          </w:p>
          <w:p w14:paraId="7783E531">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"Response": {</w:t>
            </w:r>
          </w:p>
          <w:p w14:paraId="6FB72C80">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"RequestId": "16位随机数字和字母组合",</w:t>
            </w:r>
          </w:p>
          <w:p w14:paraId="214635C3">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"Data": {</w:t>
            </w:r>
          </w:p>
          <w:p w14:paraId="32862DE5">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"returncode": "结果代码",</w:t>
            </w:r>
          </w:p>
          <w:p w14:paraId="34C2A570">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"returnmsg": "返回信息",</w:t>
            </w:r>
          </w:p>
          <w:p w14:paraId="4634461D">
            <w:pPr>
              <w:pStyle w:val="6"/>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pclsh</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批次流水号</w:t>
            </w:r>
            <w:r>
              <w:rPr>
                <w:rFonts w:hint="default" w:ascii="Times New Roman" w:hAnsi="Times New Roman" w:eastAsia="宋体" w:cs="Times New Roman"/>
                <w:color w:val="auto"/>
              </w:rPr>
              <w:t>"</w:t>
            </w:r>
          </w:p>
          <w:p w14:paraId="12AD3386">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27263605">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204573F2">
            <w:pPr>
              <w:pStyle w:val="6"/>
              <w:rPr>
                <w:rFonts w:hint="default" w:ascii="Times New Roman" w:hAnsi="Times New Roman" w:cs="Times New Roman"/>
                <w:color w:val="auto"/>
              </w:rPr>
            </w:pPr>
            <w:r>
              <w:rPr>
                <w:rFonts w:hint="default" w:ascii="Times New Roman" w:hAnsi="Times New Roman" w:eastAsia="宋体" w:cs="Times New Roman"/>
                <w:color w:val="auto"/>
              </w:rPr>
              <w:t>}</w:t>
            </w:r>
          </w:p>
        </w:tc>
      </w:tr>
    </w:tbl>
    <w:p w14:paraId="4153C2B5">
      <w:pPr>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72568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08AB83EF">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w:t>
            </w:r>
          </w:p>
          <w:p w14:paraId="7790278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"Response": {</w:t>
            </w:r>
          </w:p>
          <w:p w14:paraId="6CA5F4C7">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"RequestId": "16位随机数字和字母组合",</w:t>
            </w:r>
          </w:p>
          <w:p w14:paraId="4B96E84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"Error": {</w:t>
            </w:r>
          </w:p>
          <w:p w14:paraId="40DE5CF7">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"Code": "01",</w:t>
            </w:r>
          </w:p>
          <w:p w14:paraId="1AE059B7">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"Message": "错误说明"</w:t>
            </w:r>
          </w:p>
          <w:p w14:paraId="530C2132">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282A2F88">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29A8B35F">
            <w:pPr>
              <w:pStyle w:val="6"/>
              <w:rPr>
                <w:rFonts w:hint="default" w:ascii="Times New Roman" w:hAnsi="Times New Roman" w:cs="Times New Roman"/>
                <w:color w:val="auto"/>
              </w:rPr>
            </w:pPr>
            <w:r>
              <w:rPr>
                <w:rFonts w:hint="default" w:ascii="Times New Roman" w:hAnsi="Times New Roman" w:eastAsia="宋体" w:cs="Times New Roman"/>
                <w:color w:val="auto"/>
              </w:rPr>
              <w:t>}</w:t>
            </w:r>
          </w:p>
        </w:tc>
      </w:tr>
    </w:tbl>
    <w:p w14:paraId="05E4A897">
      <w:pPr>
        <w:pStyle w:val="4"/>
        <w:rPr>
          <w:rFonts w:hint="default" w:ascii="Times New Roman" w:hAnsi="Times New Roman" w:eastAsia="宋体" w:cs="Times New Roman"/>
          <w:color w:val="auto"/>
          <w:sz w:val="28"/>
          <w:szCs w:val="28"/>
          <w:lang w:eastAsia="zh-CN"/>
        </w:rPr>
      </w:pPr>
      <w:bookmarkStart w:id="586" w:name="_Toc15189"/>
      <w:bookmarkStart w:id="587" w:name="_Toc23074"/>
      <w:r>
        <w:rPr>
          <w:rFonts w:hint="default" w:ascii="Times New Roman" w:hAnsi="Times New Roman" w:cs="Times New Roman"/>
          <w:color w:val="auto"/>
          <w:sz w:val="28"/>
          <w:szCs w:val="28"/>
          <w:lang w:val="en-US" w:eastAsia="zh-CN"/>
        </w:rPr>
        <w:t>18</w:t>
      </w:r>
      <w:r>
        <w:rPr>
          <w:rFonts w:hint="default" w:ascii="Times New Roman" w:hAnsi="Times New Roman" w:cs="Times New Roman"/>
          <w:color w:val="auto"/>
          <w:sz w:val="28"/>
          <w:szCs w:val="28"/>
        </w:rPr>
        <w:t>.</w:t>
      </w:r>
      <w:bookmarkEnd w:id="586"/>
      <w:r>
        <w:rPr>
          <w:rFonts w:hint="default" w:ascii="Times New Roman" w:hAnsi="Times New Roman" w:eastAsia="宋体" w:cs="Times New Roman"/>
          <w:color w:val="auto"/>
          <w:highlight w:val="none"/>
          <w:lang w:eastAsia="zh-CN"/>
        </w:rPr>
        <w:t>批量</w:t>
      </w:r>
      <w:r>
        <w:rPr>
          <w:rFonts w:hint="default" w:ascii="Times New Roman" w:hAnsi="Times New Roman" w:cs="Times New Roman"/>
          <w:color w:val="auto"/>
          <w:sz w:val="28"/>
          <w:szCs w:val="28"/>
          <w:lang w:eastAsia="zh-CN"/>
        </w:rPr>
        <w:t>白酒</w:t>
      </w:r>
      <w:r>
        <w:rPr>
          <w:rFonts w:hint="default" w:ascii="Times New Roman" w:hAnsi="Times New Roman" w:eastAsia="宋体" w:cs="Times New Roman"/>
          <w:color w:val="auto"/>
          <w:highlight w:val="none"/>
          <w:lang w:eastAsia="zh-CN"/>
        </w:rPr>
        <w:t>商品信息下载申请反馈</w:t>
      </w:r>
      <w:bookmarkEnd w:id="587"/>
    </w:p>
    <w:p w14:paraId="501F3BCD">
      <w:pPr>
        <w:pStyle w:val="5"/>
        <w:rPr>
          <w:rFonts w:hint="default" w:ascii="Times New Roman" w:hAnsi="Times New Roman" w:eastAsia="宋体" w:cs="Times New Roman"/>
          <w:color w:val="auto"/>
          <w:sz w:val="22"/>
          <w:szCs w:val="22"/>
          <w:lang w:eastAsia="zh-CN"/>
        </w:rPr>
      </w:pPr>
      <w:bookmarkStart w:id="588" w:name="_Toc28899"/>
      <w:bookmarkStart w:id="589" w:name="_Toc22356"/>
      <w:r>
        <w:rPr>
          <w:rFonts w:hint="default" w:ascii="Times New Roman" w:hAnsi="Times New Roman" w:eastAsia="宋体" w:cs="Times New Roman"/>
          <w:color w:val="auto"/>
          <w:sz w:val="22"/>
          <w:szCs w:val="22"/>
          <w:lang w:val="en-US" w:eastAsia="zh-CN"/>
        </w:rPr>
        <w:t>18</w:t>
      </w:r>
      <w:r>
        <w:rPr>
          <w:rFonts w:hint="default" w:ascii="Times New Roman" w:hAnsi="Times New Roman" w:eastAsia="宋体" w:cs="Times New Roman"/>
          <w:color w:val="auto"/>
          <w:sz w:val="22"/>
          <w:szCs w:val="22"/>
        </w:rPr>
        <w:t>.1接口说明</w:t>
      </w:r>
      <w:bookmarkEnd w:id="588"/>
      <w:bookmarkEnd w:id="589"/>
    </w:p>
    <w:p w14:paraId="4C61B65C">
      <w:pPr>
        <w:pStyle w:val="6"/>
        <w:spacing w:before="156" w:after="156"/>
        <w:ind w:firstLine="480"/>
        <w:rPr>
          <w:rFonts w:hint="default" w:ascii="Times New Roman" w:hAnsi="Times New Roman" w:eastAsia="宋体" w:cs="Times New Roman"/>
          <w:color w:val="auto"/>
          <w:szCs w:val="20"/>
        </w:rPr>
      </w:pPr>
      <w:r>
        <w:rPr>
          <w:rFonts w:hint="default" w:ascii="Times New Roman" w:hAnsi="Times New Roman" w:eastAsia="宋体" w:cs="Times New Roman"/>
          <w:color w:val="auto"/>
          <w:sz w:val="24"/>
          <w:szCs w:val="20"/>
        </w:rPr>
        <w:t>企业业务系统通过接口根据申请</w:t>
      </w:r>
      <w:r>
        <w:rPr>
          <w:rFonts w:hint="default" w:ascii="Times New Roman" w:hAnsi="Times New Roman" w:eastAsia="宋体" w:cs="Times New Roman"/>
          <w:color w:val="auto"/>
          <w:sz w:val="24"/>
          <w:szCs w:val="20"/>
          <w:lang w:eastAsia="zh-CN"/>
        </w:rPr>
        <w:t>批次</w:t>
      </w:r>
      <w:r>
        <w:rPr>
          <w:rFonts w:hint="default" w:ascii="Times New Roman" w:hAnsi="Times New Roman" w:eastAsia="宋体" w:cs="Times New Roman"/>
          <w:color w:val="auto"/>
          <w:sz w:val="24"/>
          <w:szCs w:val="20"/>
        </w:rPr>
        <w:t>流水号批量下载</w:t>
      </w:r>
      <w:r>
        <w:rPr>
          <w:rFonts w:hint="default" w:ascii="Times New Roman" w:hAnsi="Times New Roman" w:eastAsia="宋体" w:cs="Times New Roman"/>
          <w:color w:val="auto"/>
          <w:sz w:val="24"/>
          <w:szCs w:val="20"/>
          <w:lang w:eastAsia="zh-CN"/>
        </w:rPr>
        <w:t>白酒商品信息</w:t>
      </w:r>
      <w:r>
        <w:rPr>
          <w:rFonts w:hint="default" w:ascii="Times New Roman" w:hAnsi="Times New Roman" w:eastAsia="宋体" w:cs="Times New Roman"/>
          <w:color w:val="auto"/>
          <w:sz w:val="24"/>
          <w:szCs w:val="20"/>
        </w:rPr>
        <w:t>，用于</w:t>
      </w:r>
      <w:r>
        <w:rPr>
          <w:rFonts w:hint="default" w:ascii="Times New Roman" w:hAnsi="Times New Roman" w:eastAsia="宋体" w:cs="Times New Roman"/>
          <w:color w:val="auto"/>
          <w:sz w:val="24"/>
          <w:szCs w:val="20"/>
          <w:lang w:eastAsia="zh-CN"/>
        </w:rPr>
        <w:t>白酒商品发票开具相关</w:t>
      </w:r>
      <w:r>
        <w:rPr>
          <w:rFonts w:hint="default" w:ascii="Times New Roman" w:hAnsi="Times New Roman" w:eastAsia="宋体" w:cs="Times New Roman"/>
          <w:color w:val="auto"/>
          <w:sz w:val="24"/>
          <w:szCs w:val="20"/>
        </w:rPr>
        <w:t>业务。（查询数据超过2000条则开始分包处理）</w:t>
      </w:r>
    </w:p>
    <w:p w14:paraId="11B48DA7">
      <w:pPr>
        <w:pStyle w:val="5"/>
        <w:rPr>
          <w:rFonts w:hint="default" w:ascii="Times New Roman" w:hAnsi="Times New Roman" w:eastAsia="宋体" w:cs="Times New Roman"/>
          <w:color w:val="auto"/>
          <w:sz w:val="22"/>
          <w:szCs w:val="22"/>
          <w:lang w:val="en-US" w:eastAsia="zh-CN"/>
        </w:rPr>
      </w:pPr>
      <w:bookmarkStart w:id="590" w:name="_Toc5474"/>
      <w:bookmarkStart w:id="591" w:name="_Toc17790"/>
      <w:r>
        <w:rPr>
          <w:rFonts w:hint="default" w:ascii="Times New Roman" w:hAnsi="Times New Roman" w:eastAsia="宋体" w:cs="Times New Roman"/>
          <w:color w:val="auto"/>
          <w:sz w:val="22"/>
          <w:szCs w:val="22"/>
          <w:lang w:val="en-US" w:eastAsia="zh-CN"/>
        </w:rPr>
        <w:t>18.2请求参数</w:t>
      </w:r>
      <w:bookmarkEnd w:id="590"/>
      <w:bookmarkEnd w:id="591"/>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2A044C1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73D04F9E">
            <w:pPr>
              <w:adjustRightInd w:val="0"/>
              <w:snapToGrid w:val="0"/>
              <w:jc w:val="center"/>
              <w:rPr>
                <w:rFonts w:hint="default" w:ascii="Times New Roman" w:hAnsi="Times New Roman" w:cs="Times New Roman"/>
                <w:b/>
                <w:bCs/>
                <w:color w:val="auto"/>
                <w:kern w:val="0"/>
                <w:szCs w:val="21"/>
                <w:highlight w:val="none"/>
                <w:lang w:eastAsia="zh-TW"/>
              </w:rPr>
            </w:pPr>
            <w:r>
              <w:rPr>
                <w:rFonts w:hint="default" w:ascii="Times New Roman" w:hAnsi="Times New Roman" w:cs="Times New Roman"/>
                <w:b/>
                <w:color w:val="auto"/>
                <w:szCs w:val="21"/>
                <w:highlight w:val="none"/>
              </w:rPr>
              <w:t>序号</w:t>
            </w:r>
          </w:p>
        </w:tc>
        <w:tc>
          <w:tcPr>
            <w:tcW w:w="1701" w:type="dxa"/>
            <w:tcBorders>
              <w:top w:val="single" w:color="auto" w:sz="12" w:space="0"/>
              <w:bottom w:val="single" w:color="auto" w:sz="6" w:space="0"/>
            </w:tcBorders>
            <w:shd w:val="clear" w:color="auto" w:fill="D8D8D8"/>
            <w:noWrap w:val="0"/>
            <w:vAlign w:val="center"/>
          </w:tcPr>
          <w:p w14:paraId="7DDCC9A9">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数据项标识</w:t>
            </w:r>
          </w:p>
        </w:tc>
        <w:tc>
          <w:tcPr>
            <w:tcW w:w="1843" w:type="dxa"/>
            <w:tcBorders>
              <w:top w:val="single" w:color="auto" w:sz="12" w:space="0"/>
              <w:bottom w:val="single" w:color="auto" w:sz="6" w:space="0"/>
            </w:tcBorders>
            <w:shd w:val="clear" w:color="auto" w:fill="D8D8D8"/>
            <w:noWrap w:val="0"/>
            <w:vAlign w:val="center"/>
          </w:tcPr>
          <w:p w14:paraId="7AD30EBB">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数据项名称</w:t>
            </w:r>
          </w:p>
        </w:tc>
        <w:tc>
          <w:tcPr>
            <w:tcW w:w="1276" w:type="dxa"/>
            <w:tcBorders>
              <w:top w:val="single" w:color="auto" w:sz="12" w:space="0"/>
              <w:bottom w:val="single" w:color="auto" w:sz="6" w:space="0"/>
            </w:tcBorders>
            <w:shd w:val="clear" w:color="auto" w:fill="D8D8D8"/>
            <w:noWrap w:val="0"/>
            <w:vAlign w:val="center"/>
          </w:tcPr>
          <w:p w14:paraId="2A2FE629">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字段类型</w:t>
            </w:r>
          </w:p>
        </w:tc>
        <w:tc>
          <w:tcPr>
            <w:tcW w:w="709" w:type="dxa"/>
            <w:tcBorders>
              <w:top w:val="single" w:color="auto" w:sz="12" w:space="0"/>
              <w:bottom w:val="single" w:color="auto" w:sz="6" w:space="0"/>
            </w:tcBorders>
            <w:shd w:val="clear" w:color="auto" w:fill="D8D8D8"/>
            <w:noWrap w:val="0"/>
            <w:vAlign w:val="center"/>
          </w:tcPr>
          <w:p w14:paraId="1DBED568">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长度</w:t>
            </w:r>
          </w:p>
        </w:tc>
        <w:tc>
          <w:tcPr>
            <w:tcW w:w="708" w:type="dxa"/>
            <w:tcBorders>
              <w:top w:val="single" w:color="auto" w:sz="12" w:space="0"/>
              <w:bottom w:val="single" w:color="auto" w:sz="6" w:space="0"/>
            </w:tcBorders>
            <w:shd w:val="clear" w:color="auto" w:fill="D8D8D8"/>
            <w:noWrap w:val="0"/>
            <w:vAlign w:val="center"/>
          </w:tcPr>
          <w:p w14:paraId="21A5503A">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必须</w:t>
            </w:r>
          </w:p>
        </w:tc>
        <w:tc>
          <w:tcPr>
            <w:tcW w:w="1560" w:type="dxa"/>
            <w:tcBorders>
              <w:top w:val="single" w:color="auto" w:sz="12" w:space="0"/>
              <w:bottom w:val="single" w:color="auto" w:sz="6" w:space="0"/>
            </w:tcBorders>
            <w:shd w:val="clear" w:color="auto" w:fill="D8D8D8"/>
            <w:noWrap w:val="0"/>
            <w:vAlign w:val="center"/>
          </w:tcPr>
          <w:p w14:paraId="200571F6">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说明</w:t>
            </w:r>
          </w:p>
        </w:tc>
      </w:tr>
      <w:tr w14:paraId="32AC452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94" w:hRule="atLeast"/>
        </w:trPr>
        <w:tc>
          <w:tcPr>
            <w:tcW w:w="675" w:type="dxa"/>
            <w:noWrap w:val="0"/>
            <w:vAlign w:val="center"/>
          </w:tcPr>
          <w:p w14:paraId="0FBDB649">
            <w:pPr>
              <w:numPr>
                <w:ilvl w:val="0"/>
                <w:numId w:val="0"/>
              </w:numPr>
              <w:ind w:leftChars="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lang w:val="en-US" w:eastAsia="zh-CN"/>
              </w:rPr>
              <w:t>1</w:t>
            </w:r>
          </w:p>
        </w:tc>
        <w:tc>
          <w:tcPr>
            <w:tcW w:w="1701" w:type="dxa"/>
            <w:noWrap w:val="0"/>
            <w:vAlign w:val="center"/>
          </w:tcPr>
          <w:p w14:paraId="16985A24">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pclsh</w:t>
            </w:r>
          </w:p>
        </w:tc>
        <w:tc>
          <w:tcPr>
            <w:tcW w:w="1843" w:type="dxa"/>
            <w:noWrap w:val="0"/>
            <w:vAlign w:val="center"/>
          </w:tcPr>
          <w:p w14:paraId="5D8ECC55">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批次流水号</w:t>
            </w:r>
          </w:p>
        </w:tc>
        <w:tc>
          <w:tcPr>
            <w:tcW w:w="1276" w:type="dxa"/>
            <w:noWrap w:val="0"/>
            <w:vAlign w:val="center"/>
          </w:tcPr>
          <w:p w14:paraId="3DB39263">
            <w:pPr>
              <w:pStyle w:val="23"/>
              <w:adjustRightInd w:val="0"/>
              <w:snapToGrid w:val="0"/>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65CB278D">
            <w:pPr>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32</w:t>
            </w:r>
          </w:p>
        </w:tc>
        <w:tc>
          <w:tcPr>
            <w:tcW w:w="708" w:type="dxa"/>
            <w:noWrap w:val="0"/>
            <w:vAlign w:val="center"/>
          </w:tcPr>
          <w:p w14:paraId="575C6E1B">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是</w:t>
            </w:r>
          </w:p>
        </w:tc>
        <w:tc>
          <w:tcPr>
            <w:tcW w:w="1560" w:type="dxa"/>
            <w:noWrap w:val="0"/>
            <w:vAlign w:val="center"/>
          </w:tcPr>
          <w:p w14:paraId="122DE91A">
            <w:pPr>
              <w:pStyle w:val="12"/>
              <w:rPr>
                <w:rFonts w:hint="default" w:ascii="Times New Roman" w:hAnsi="Times New Roman" w:eastAsia="宋体" w:cs="Times New Roman"/>
                <w:color w:val="auto"/>
                <w:sz w:val="21"/>
                <w:szCs w:val="21"/>
                <w:highlight w:val="none"/>
                <w:lang w:val="en-US" w:eastAsia="zh-CN"/>
              </w:rPr>
            </w:pPr>
          </w:p>
        </w:tc>
      </w:tr>
      <w:tr w14:paraId="43A5C6E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C0066BC">
            <w:pPr>
              <w:numPr>
                <w:ilvl w:val="0"/>
                <w:numId w:val="0"/>
              </w:numPr>
              <w:ind w:leftChars="0"/>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lang w:val="en-US" w:eastAsia="zh-CN"/>
              </w:rPr>
              <w:t>2</w:t>
            </w:r>
          </w:p>
        </w:tc>
        <w:tc>
          <w:tcPr>
            <w:tcW w:w="1701" w:type="dxa"/>
            <w:noWrap w:val="0"/>
            <w:vAlign w:val="center"/>
          </w:tcPr>
          <w:p w14:paraId="27396AFF">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kern w:val="0"/>
              </w:rPr>
              <w:t>packageno</w:t>
            </w:r>
          </w:p>
        </w:tc>
        <w:tc>
          <w:tcPr>
            <w:tcW w:w="1843" w:type="dxa"/>
            <w:noWrap w:val="0"/>
            <w:vAlign w:val="center"/>
          </w:tcPr>
          <w:p w14:paraId="0EF0D435">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kern w:val="0"/>
              </w:rPr>
              <w:t>包号</w:t>
            </w:r>
          </w:p>
        </w:tc>
        <w:tc>
          <w:tcPr>
            <w:tcW w:w="1276" w:type="dxa"/>
            <w:noWrap w:val="0"/>
            <w:vAlign w:val="center"/>
          </w:tcPr>
          <w:p w14:paraId="6985588B">
            <w:pPr>
              <w:pStyle w:val="23"/>
              <w:adjustRightInd w:val="0"/>
              <w:snapToGrid w:val="0"/>
              <w:rPr>
                <w:rFonts w:hint="default" w:ascii="Times New Roman" w:hAnsi="Times New Roman" w:eastAsia="宋体"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43BFA9F2">
            <w:pPr>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val="en-US" w:eastAsia="zh-CN"/>
              </w:rPr>
              <w:t>5</w:t>
            </w:r>
          </w:p>
        </w:tc>
        <w:tc>
          <w:tcPr>
            <w:tcW w:w="708" w:type="dxa"/>
            <w:noWrap w:val="0"/>
            <w:vAlign w:val="center"/>
          </w:tcPr>
          <w:p w14:paraId="3CDFF6C9">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是</w:t>
            </w:r>
          </w:p>
        </w:tc>
        <w:tc>
          <w:tcPr>
            <w:tcW w:w="1560" w:type="dxa"/>
            <w:noWrap w:val="0"/>
            <w:vAlign w:val="center"/>
          </w:tcPr>
          <w:p w14:paraId="33EF591F">
            <w:pPr>
              <w:pStyle w:val="12"/>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数据包号，当数据量过大时会进行分包处理；新的流水号初次调用接口时包号为1，后续请求包号在返回参数总包数范围内顺序增加</w:t>
            </w:r>
          </w:p>
        </w:tc>
      </w:tr>
    </w:tbl>
    <w:p w14:paraId="0E055CFC">
      <w:pPr>
        <w:pStyle w:val="5"/>
        <w:rPr>
          <w:rFonts w:hint="default" w:ascii="Times New Roman" w:hAnsi="Times New Roman" w:eastAsia="宋体" w:cs="Times New Roman"/>
          <w:color w:val="auto"/>
          <w:sz w:val="22"/>
          <w:szCs w:val="22"/>
          <w:lang w:val="en-US" w:eastAsia="zh-CN"/>
        </w:rPr>
      </w:pPr>
      <w:bookmarkStart w:id="592" w:name="_Toc996"/>
      <w:bookmarkStart w:id="593" w:name="_Toc15434"/>
      <w:r>
        <w:rPr>
          <w:rFonts w:hint="default" w:ascii="Times New Roman" w:hAnsi="Times New Roman" w:eastAsia="宋体" w:cs="Times New Roman"/>
          <w:color w:val="auto"/>
          <w:sz w:val="22"/>
          <w:szCs w:val="22"/>
          <w:lang w:val="en-US" w:eastAsia="zh-CN"/>
        </w:rPr>
        <w:t>18.3请求报文示例</w:t>
      </w:r>
      <w:bookmarkEnd w:id="592"/>
      <w:bookmarkEnd w:id="593"/>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1F3667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33CAF59D">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w:t>
            </w:r>
          </w:p>
          <w:p w14:paraId="1AA11CE3">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pclsh</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批次流水号</w:t>
            </w:r>
            <w:r>
              <w:rPr>
                <w:rFonts w:hint="default" w:ascii="Times New Roman" w:hAnsi="Times New Roman" w:eastAsia="宋体" w:cs="Times New Roman"/>
                <w:color w:val="auto"/>
              </w:rPr>
              <w:t>",</w:t>
            </w:r>
          </w:p>
          <w:p w14:paraId="142BB7CA">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packageno</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包号</w:t>
            </w:r>
            <w:r>
              <w:rPr>
                <w:rFonts w:hint="default" w:ascii="Times New Roman" w:hAnsi="Times New Roman" w:eastAsia="宋体" w:cs="Times New Roman"/>
                <w:color w:val="auto"/>
              </w:rPr>
              <w:t>"</w:t>
            </w:r>
          </w:p>
          <w:p w14:paraId="00B17936">
            <w:pPr>
              <w:pStyle w:val="6"/>
              <w:rPr>
                <w:rFonts w:hint="default" w:ascii="Times New Roman" w:hAnsi="Times New Roman" w:cs="Times New Roman"/>
                <w:color w:val="auto"/>
              </w:rPr>
            </w:pPr>
            <w:r>
              <w:rPr>
                <w:rFonts w:hint="default" w:ascii="Times New Roman" w:hAnsi="Times New Roman" w:eastAsia="宋体" w:cs="Times New Roman"/>
                <w:color w:val="auto"/>
              </w:rPr>
              <w:t>}</w:t>
            </w:r>
          </w:p>
        </w:tc>
      </w:tr>
    </w:tbl>
    <w:p w14:paraId="4413A3E6">
      <w:pPr>
        <w:pStyle w:val="5"/>
        <w:rPr>
          <w:rFonts w:hint="default" w:ascii="Times New Roman" w:hAnsi="Times New Roman" w:eastAsia="宋体" w:cs="Times New Roman"/>
          <w:color w:val="auto"/>
          <w:sz w:val="22"/>
          <w:szCs w:val="22"/>
          <w:lang w:val="en-US" w:eastAsia="zh-CN"/>
        </w:rPr>
      </w:pPr>
      <w:bookmarkStart w:id="594" w:name="_Toc24151"/>
      <w:bookmarkStart w:id="595" w:name="_Toc29648"/>
      <w:r>
        <w:rPr>
          <w:rFonts w:hint="default" w:ascii="Times New Roman" w:hAnsi="Times New Roman" w:eastAsia="宋体" w:cs="Times New Roman"/>
          <w:color w:val="auto"/>
          <w:sz w:val="22"/>
          <w:szCs w:val="22"/>
          <w:lang w:val="en-US" w:eastAsia="zh-CN"/>
        </w:rPr>
        <w:t>18.4返回参数</w:t>
      </w:r>
      <w:bookmarkEnd w:id="594"/>
      <w:bookmarkEnd w:id="595"/>
    </w:p>
    <w:tbl>
      <w:tblPr>
        <w:tblStyle w:val="24"/>
        <w:tblW w:w="8472" w:type="dxa"/>
        <w:tblInd w:w="0"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701"/>
        <w:gridCol w:w="1843"/>
        <w:gridCol w:w="1276"/>
        <w:gridCol w:w="709"/>
        <w:gridCol w:w="708"/>
        <w:gridCol w:w="1560"/>
      </w:tblGrid>
      <w:tr w14:paraId="12C5B79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tcBorders>
              <w:top w:val="single" w:color="auto" w:sz="12" w:space="0"/>
              <w:bottom w:val="single" w:color="auto" w:sz="6" w:space="0"/>
            </w:tcBorders>
            <w:shd w:val="clear" w:color="auto" w:fill="D8D8D8"/>
            <w:noWrap w:val="0"/>
            <w:vAlign w:val="center"/>
          </w:tcPr>
          <w:p w14:paraId="45B6B087">
            <w:pPr>
              <w:adjustRightInd w:val="0"/>
              <w:snapToGrid w:val="0"/>
              <w:jc w:val="center"/>
              <w:rPr>
                <w:rFonts w:hint="default" w:ascii="Times New Roman" w:hAnsi="Times New Roman" w:cs="Times New Roman"/>
                <w:b/>
                <w:bCs/>
                <w:color w:val="auto"/>
                <w:kern w:val="0"/>
                <w:szCs w:val="21"/>
                <w:highlight w:val="none"/>
                <w:lang w:eastAsia="zh-TW"/>
              </w:rPr>
            </w:pPr>
            <w:r>
              <w:rPr>
                <w:rFonts w:hint="default" w:ascii="Times New Roman" w:hAnsi="Times New Roman" w:cs="Times New Roman"/>
                <w:b/>
                <w:color w:val="auto"/>
                <w:szCs w:val="21"/>
                <w:highlight w:val="none"/>
              </w:rPr>
              <w:t>序号</w:t>
            </w:r>
          </w:p>
        </w:tc>
        <w:tc>
          <w:tcPr>
            <w:tcW w:w="1701" w:type="dxa"/>
            <w:tcBorders>
              <w:top w:val="single" w:color="auto" w:sz="12" w:space="0"/>
              <w:bottom w:val="single" w:color="auto" w:sz="6" w:space="0"/>
            </w:tcBorders>
            <w:shd w:val="clear" w:color="auto" w:fill="D8D8D8"/>
            <w:noWrap w:val="0"/>
            <w:vAlign w:val="center"/>
          </w:tcPr>
          <w:p w14:paraId="094E9D61">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数据项标识</w:t>
            </w:r>
          </w:p>
        </w:tc>
        <w:tc>
          <w:tcPr>
            <w:tcW w:w="1843" w:type="dxa"/>
            <w:tcBorders>
              <w:top w:val="single" w:color="auto" w:sz="12" w:space="0"/>
              <w:bottom w:val="single" w:color="auto" w:sz="6" w:space="0"/>
            </w:tcBorders>
            <w:shd w:val="clear" w:color="auto" w:fill="D8D8D8"/>
            <w:noWrap w:val="0"/>
            <w:vAlign w:val="center"/>
          </w:tcPr>
          <w:p w14:paraId="562ABFBC">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数据项名称</w:t>
            </w:r>
          </w:p>
        </w:tc>
        <w:tc>
          <w:tcPr>
            <w:tcW w:w="1276" w:type="dxa"/>
            <w:tcBorders>
              <w:top w:val="single" w:color="auto" w:sz="12" w:space="0"/>
              <w:bottom w:val="single" w:color="auto" w:sz="6" w:space="0"/>
            </w:tcBorders>
            <w:shd w:val="clear" w:color="auto" w:fill="D8D8D8"/>
            <w:noWrap w:val="0"/>
            <w:vAlign w:val="center"/>
          </w:tcPr>
          <w:p w14:paraId="546770A0">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字段类型</w:t>
            </w:r>
          </w:p>
        </w:tc>
        <w:tc>
          <w:tcPr>
            <w:tcW w:w="709" w:type="dxa"/>
            <w:tcBorders>
              <w:top w:val="single" w:color="auto" w:sz="12" w:space="0"/>
              <w:bottom w:val="single" w:color="auto" w:sz="6" w:space="0"/>
            </w:tcBorders>
            <w:shd w:val="clear" w:color="auto" w:fill="D8D8D8"/>
            <w:noWrap w:val="0"/>
            <w:vAlign w:val="center"/>
          </w:tcPr>
          <w:p w14:paraId="2721F813">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长度</w:t>
            </w:r>
          </w:p>
        </w:tc>
        <w:tc>
          <w:tcPr>
            <w:tcW w:w="708" w:type="dxa"/>
            <w:tcBorders>
              <w:top w:val="single" w:color="auto" w:sz="12" w:space="0"/>
              <w:bottom w:val="single" w:color="auto" w:sz="6" w:space="0"/>
            </w:tcBorders>
            <w:shd w:val="clear" w:color="auto" w:fill="D8D8D8"/>
            <w:noWrap w:val="0"/>
            <w:vAlign w:val="center"/>
          </w:tcPr>
          <w:p w14:paraId="330F6AAD">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必须</w:t>
            </w:r>
          </w:p>
        </w:tc>
        <w:tc>
          <w:tcPr>
            <w:tcW w:w="1560" w:type="dxa"/>
            <w:tcBorders>
              <w:top w:val="single" w:color="auto" w:sz="12" w:space="0"/>
              <w:bottom w:val="single" w:color="auto" w:sz="6" w:space="0"/>
            </w:tcBorders>
            <w:shd w:val="clear" w:color="auto" w:fill="D8D8D8"/>
            <w:noWrap w:val="0"/>
            <w:vAlign w:val="center"/>
          </w:tcPr>
          <w:p w14:paraId="100549C9">
            <w:pPr>
              <w:adjustRightInd w:val="0"/>
              <w:snapToGrid w:val="0"/>
              <w:jc w:val="center"/>
              <w:rPr>
                <w:rFonts w:hint="default" w:ascii="Times New Roman" w:hAnsi="Times New Roman" w:cs="Times New Roman"/>
                <w:b/>
                <w:color w:val="auto"/>
                <w:szCs w:val="21"/>
                <w:highlight w:val="none"/>
              </w:rPr>
            </w:pPr>
            <w:r>
              <w:rPr>
                <w:rFonts w:hint="default" w:ascii="Times New Roman" w:hAnsi="Times New Roman" w:cs="Times New Roman"/>
                <w:b/>
                <w:color w:val="auto"/>
                <w:szCs w:val="21"/>
                <w:highlight w:val="none"/>
              </w:rPr>
              <w:t>说明</w:t>
            </w:r>
          </w:p>
        </w:tc>
      </w:tr>
      <w:tr w14:paraId="1BE07BB8">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0941DC1F">
            <w:pPr>
              <w:numPr>
                <w:ilvl w:val="0"/>
                <w:numId w:val="0"/>
              </w:numPr>
              <w:ind w:leftChars="0"/>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lang w:val="en-US" w:eastAsia="zh-CN"/>
              </w:rPr>
              <w:t>1</w:t>
            </w:r>
          </w:p>
        </w:tc>
        <w:tc>
          <w:tcPr>
            <w:tcW w:w="1701" w:type="dxa"/>
            <w:noWrap w:val="0"/>
            <w:vAlign w:val="center"/>
          </w:tcPr>
          <w:p w14:paraId="7AF8D631">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returncode</w:t>
            </w:r>
          </w:p>
        </w:tc>
        <w:tc>
          <w:tcPr>
            <w:tcW w:w="1843" w:type="dxa"/>
            <w:noWrap w:val="0"/>
            <w:vAlign w:val="center"/>
          </w:tcPr>
          <w:p w14:paraId="56EA11F3">
            <w:pPr>
              <w:rPr>
                <w:rFonts w:hint="default" w:ascii="Times New Roman" w:hAnsi="Times New Roman" w:eastAsia="宋体" w:cs="Times New Roman"/>
                <w:color w:val="auto"/>
                <w:kern w:val="0"/>
                <w:sz w:val="21"/>
                <w:szCs w:val="21"/>
                <w:highlight w:val="none"/>
                <w:lang w:bidi="ar"/>
              </w:rPr>
            </w:pPr>
            <w:r>
              <w:rPr>
                <w:rFonts w:hint="default" w:ascii="Times New Roman" w:hAnsi="Times New Roman" w:eastAsia="宋体" w:cs="Times New Roman"/>
                <w:color w:val="auto"/>
                <w:sz w:val="21"/>
                <w:szCs w:val="21"/>
                <w:highlight w:val="none"/>
              </w:rPr>
              <w:t>返回码</w:t>
            </w:r>
          </w:p>
        </w:tc>
        <w:tc>
          <w:tcPr>
            <w:tcW w:w="1276" w:type="dxa"/>
            <w:noWrap w:val="0"/>
            <w:vAlign w:val="center"/>
          </w:tcPr>
          <w:p w14:paraId="11281DF5">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1BA7F2A0">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2</w:t>
            </w:r>
          </w:p>
        </w:tc>
        <w:tc>
          <w:tcPr>
            <w:tcW w:w="708" w:type="dxa"/>
            <w:noWrap w:val="0"/>
            <w:vAlign w:val="center"/>
          </w:tcPr>
          <w:p w14:paraId="442A4A38">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是</w:t>
            </w:r>
          </w:p>
        </w:tc>
        <w:tc>
          <w:tcPr>
            <w:tcW w:w="1560" w:type="dxa"/>
            <w:noWrap w:val="0"/>
            <w:vAlign w:val="center"/>
          </w:tcPr>
          <w:p w14:paraId="5CA348C9">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00：成功</w:t>
            </w:r>
          </w:p>
          <w:p w14:paraId="436C0775">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其它：失败</w:t>
            </w:r>
          </w:p>
        </w:tc>
      </w:tr>
      <w:tr w14:paraId="4990ABB7">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468B38B1">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w:t>
            </w:r>
          </w:p>
        </w:tc>
        <w:tc>
          <w:tcPr>
            <w:tcW w:w="1701" w:type="dxa"/>
            <w:noWrap w:val="0"/>
            <w:vAlign w:val="center"/>
          </w:tcPr>
          <w:p w14:paraId="14D335CA">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returnmsg</w:t>
            </w:r>
          </w:p>
        </w:tc>
        <w:tc>
          <w:tcPr>
            <w:tcW w:w="1843" w:type="dxa"/>
            <w:noWrap w:val="0"/>
            <w:vAlign w:val="center"/>
          </w:tcPr>
          <w:p w14:paraId="3EF78B99">
            <w:pPr>
              <w:rPr>
                <w:rFonts w:hint="default" w:ascii="Times New Roman" w:hAnsi="Times New Roman" w:eastAsia="宋体" w:cs="Times New Roman"/>
                <w:color w:val="auto"/>
                <w:kern w:val="0"/>
                <w:sz w:val="21"/>
                <w:szCs w:val="21"/>
                <w:highlight w:val="none"/>
                <w:lang w:bidi="ar"/>
              </w:rPr>
            </w:pPr>
            <w:r>
              <w:rPr>
                <w:rFonts w:hint="default" w:ascii="Times New Roman" w:hAnsi="Times New Roman" w:eastAsia="宋体" w:cs="Times New Roman"/>
                <w:color w:val="auto"/>
                <w:sz w:val="21"/>
                <w:szCs w:val="21"/>
                <w:highlight w:val="none"/>
              </w:rPr>
              <w:t>返回信息</w:t>
            </w:r>
          </w:p>
        </w:tc>
        <w:tc>
          <w:tcPr>
            <w:tcW w:w="1276" w:type="dxa"/>
            <w:noWrap w:val="0"/>
            <w:vAlign w:val="center"/>
          </w:tcPr>
          <w:p w14:paraId="651FB00F">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14C5C61F">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2000</w:t>
            </w:r>
          </w:p>
        </w:tc>
        <w:tc>
          <w:tcPr>
            <w:tcW w:w="708" w:type="dxa"/>
            <w:noWrap w:val="0"/>
            <w:vAlign w:val="center"/>
          </w:tcPr>
          <w:p w14:paraId="49008533">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否</w:t>
            </w:r>
          </w:p>
        </w:tc>
        <w:tc>
          <w:tcPr>
            <w:tcW w:w="1560" w:type="dxa"/>
            <w:noWrap w:val="0"/>
            <w:vAlign w:val="center"/>
          </w:tcPr>
          <w:p w14:paraId="70473E84">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错误信息说明</w:t>
            </w:r>
          </w:p>
        </w:tc>
      </w:tr>
      <w:tr w14:paraId="72E4504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1862CC3">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3</w:t>
            </w:r>
          </w:p>
        </w:tc>
        <w:tc>
          <w:tcPr>
            <w:tcW w:w="1701" w:type="dxa"/>
            <w:noWrap w:val="0"/>
            <w:vAlign w:val="center"/>
          </w:tcPr>
          <w:p w14:paraId="6A375BC8">
            <w:pPr>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kern w:val="0"/>
              </w:rPr>
              <w:t>packagecount</w:t>
            </w:r>
          </w:p>
        </w:tc>
        <w:tc>
          <w:tcPr>
            <w:tcW w:w="1843" w:type="dxa"/>
            <w:noWrap w:val="0"/>
            <w:vAlign w:val="center"/>
          </w:tcPr>
          <w:p w14:paraId="1B5FD3E2">
            <w:pP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总包数</w:t>
            </w:r>
          </w:p>
        </w:tc>
        <w:tc>
          <w:tcPr>
            <w:tcW w:w="1276" w:type="dxa"/>
            <w:noWrap w:val="0"/>
            <w:vAlign w:val="center"/>
          </w:tcPr>
          <w:p w14:paraId="7FC19BD4">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String</w:t>
            </w:r>
          </w:p>
        </w:tc>
        <w:tc>
          <w:tcPr>
            <w:tcW w:w="709" w:type="dxa"/>
            <w:noWrap w:val="0"/>
            <w:vAlign w:val="center"/>
          </w:tcPr>
          <w:p w14:paraId="5F7AA0E2">
            <w:pPr>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val="en-US" w:eastAsia="zh-CN"/>
              </w:rPr>
              <w:t>5</w:t>
            </w:r>
          </w:p>
        </w:tc>
        <w:tc>
          <w:tcPr>
            <w:tcW w:w="708" w:type="dxa"/>
            <w:noWrap w:val="0"/>
            <w:vAlign w:val="center"/>
          </w:tcPr>
          <w:p w14:paraId="40A5AA69">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是</w:t>
            </w:r>
          </w:p>
        </w:tc>
        <w:tc>
          <w:tcPr>
            <w:tcW w:w="1560" w:type="dxa"/>
            <w:noWrap w:val="0"/>
            <w:vAlign w:val="center"/>
          </w:tcPr>
          <w:p w14:paraId="29E183F0">
            <w:pPr>
              <w:rPr>
                <w:rFonts w:hint="default" w:ascii="Times New Roman" w:hAnsi="Times New Roman" w:eastAsia="宋体" w:cs="Times New Roman"/>
                <w:color w:val="auto"/>
                <w:sz w:val="21"/>
                <w:szCs w:val="21"/>
                <w:highlight w:val="none"/>
                <w:lang w:eastAsia="zh-CN"/>
              </w:rPr>
            </w:pPr>
            <w:r>
              <w:rPr>
                <w:rFonts w:hint="default" w:ascii="Times New Roman" w:hAnsi="Times New Roman" w:cs="Times New Roman"/>
                <w:color w:val="auto"/>
                <w:kern w:val="0"/>
              </w:rPr>
              <w:t>当前</w:t>
            </w:r>
            <w:r>
              <w:rPr>
                <w:rFonts w:hint="default" w:ascii="Times New Roman" w:hAnsi="Times New Roman" w:cs="Times New Roman"/>
                <w:color w:val="auto"/>
                <w:kern w:val="0"/>
                <w:lang w:eastAsia="zh-CN"/>
              </w:rPr>
              <w:t>批次</w:t>
            </w:r>
            <w:r>
              <w:rPr>
                <w:rFonts w:hint="default" w:ascii="Times New Roman" w:hAnsi="Times New Roman" w:cs="Times New Roman"/>
                <w:color w:val="auto"/>
                <w:kern w:val="0"/>
              </w:rPr>
              <w:t>流水号下的总包数</w:t>
            </w:r>
          </w:p>
        </w:tc>
      </w:tr>
      <w:tr w14:paraId="1D51F20D">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779" w:hRule="atLeast"/>
        </w:trPr>
        <w:tc>
          <w:tcPr>
            <w:tcW w:w="675" w:type="dxa"/>
            <w:noWrap w:val="0"/>
            <w:vAlign w:val="center"/>
          </w:tcPr>
          <w:p w14:paraId="0281B556">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4</w:t>
            </w:r>
          </w:p>
        </w:tc>
        <w:tc>
          <w:tcPr>
            <w:tcW w:w="1701" w:type="dxa"/>
            <w:noWrap w:val="0"/>
            <w:vAlign w:val="center"/>
          </w:tcPr>
          <w:p w14:paraId="523C3234">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nsrsbh</w:t>
            </w:r>
          </w:p>
        </w:tc>
        <w:tc>
          <w:tcPr>
            <w:tcW w:w="1843" w:type="dxa"/>
            <w:noWrap w:val="0"/>
            <w:vAlign w:val="center"/>
          </w:tcPr>
          <w:p w14:paraId="4F5167B2">
            <w:pP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纳税人识别号</w:t>
            </w:r>
          </w:p>
        </w:tc>
        <w:tc>
          <w:tcPr>
            <w:tcW w:w="1276" w:type="dxa"/>
            <w:noWrap w:val="0"/>
            <w:vAlign w:val="center"/>
          </w:tcPr>
          <w:p w14:paraId="3EC5D6C7">
            <w:pPr>
              <w:pStyle w:val="23"/>
              <w:adjustRightInd w:val="0"/>
              <w:snapToGrid w:val="0"/>
              <w:rPr>
                <w:rFonts w:hint="default" w:ascii="Times New Roman" w:hAnsi="Times New Roman" w:eastAsia="宋体" w:cs="Times New Roman"/>
                <w:color w:val="auto"/>
                <w:sz w:val="21"/>
                <w:szCs w:val="21"/>
                <w:highlight w:val="none"/>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0F8CE215">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val="en-US" w:eastAsia="zh-CN"/>
              </w:rPr>
              <w:t>20</w:t>
            </w:r>
          </w:p>
        </w:tc>
        <w:tc>
          <w:tcPr>
            <w:tcW w:w="708" w:type="dxa"/>
            <w:noWrap w:val="0"/>
            <w:vAlign w:val="center"/>
          </w:tcPr>
          <w:p w14:paraId="457ADFE0">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lang w:eastAsia="zh-CN"/>
              </w:rPr>
              <w:t>是</w:t>
            </w:r>
          </w:p>
        </w:tc>
        <w:tc>
          <w:tcPr>
            <w:tcW w:w="1560" w:type="dxa"/>
            <w:noWrap w:val="0"/>
            <w:vAlign w:val="center"/>
          </w:tcPr>
          <w:p w14:paraId="4B54DF65">
            <w:pPr>
              <w:pStyle w:val="12"/>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val="en-US" w:eastAsia="zh-CN"/>
              </w:rPr>
              <w:t>纳税人识别号/社会信用代码</w:t>
            </w:r>
          </w:p>
        </w:tc>
      </w:tr>
      <w:tr w14:paraId="22931076">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14A35DE1">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5</w:t>
            </w:r>
          </w:p>
        </w:tc>
        <w:tc>
          <w:tcPr>
            <w:tcW w:w="1701" w:type="dxa"/>
            <w:noWrap w:val="0"/>
            <w:vAlign w:val="center"/>
          </w:tcPr>
          <w:p w14:paraId="3530FC90">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cljg</w:t>
            </w:r>
          </w:p>
        </w:tc>
        <w:tc>
          <w:tcPr>
            <w:tcW w:w="1843" w:type="dxa"/>
            <w:noWrap w:val="0"/>
            <w:vAlign w:val="center"/>
          </w:tcPr>
          <w:p w14:paraId="31DA5756">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处理结果</w:t>
            </w:r>
          </w:p>
        </w:tc>
        <w:tc>
          <w:tcPr>
            <w:tcW w:w="1276" w:type="dxa"/>
            <w:noWrap w:val="0"/>
            <w:vAlign w:val="center"/>
          </w:tcPr>
          <w:p w14:paraId="1556E979">
            <w:pPr>
              <w:pStyle w:val="23"/>
              <w:adjustRightInd w:val="0"/>
              <w:snapToGrid w:val="0"/>
              <w:rPr>
                <w:rFonts w:hint="default" w:ascii="Times New Roman" w:hAnsi="Times New Roman" w:eastAsia="宋体" w:cs="Times New Roman"/>
                <w:color w:val="auto"/>
                <w:sz w:val="21"/>
                <w:szCs w:val="21"/>
                <w:highlight w:val="none"/>
                <w:lang w:val="en-US"/>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5D55C2D8">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1</w:t>
            </w:r>
          </w:p>
        </w:tc>
        <w:tc>
          <w:tcPr>
            <w:tcW w:w="708" w:type="dxa"/>
            <w:noWrap w:val="0"/>
            <w:vAlign w:val="center"/>
          </w:tcPr>
          <w:p w14:paraId="2925487C">
            <w:pPr>
              <w:jc w:val="center"/>
              <w:rPr>
                <w:rFonts w:hint="default" w:ascii="Times New Roman" w:hAnsi="Times New Roman" w:eastAsia="宋体" w:cs="Times New Roman"/>
                <w:color w:val="auto"/>
                <w:sz w:val="21"/>
                <w:szCs w:val="21"/>
                <w:highlight w:val="none"/>
              </w:rPr>
            </w:pPr>
            <w:r>
              <w:rPr>
                <w:rFonts w:hint="default" w:ascii="Times New Roman" w:hAnsi="Times New Roman" w:eastAsia="宋体" w:cs="Times New Roman"/>
                <w:color w:val="auto"/>
                <w:sz w:val="21"/>
                <w:szCs w:val="21"/>
                <w:highlight w:val="none"/>
              </w:rPr>
              <w:t>是</w:t>
            </w:r>
          </w:p>
        </w:tc>
        <w:tc>
          <w:tcPr>
            <w:tcW w:w="1560" w:type="dxa"/>
            <w:noWrap w:val="0"/>
            <w:vAlign w:val="center"/>
          </w:tcPr>
          <w:p w14:paraId="57BD7059">
            <w:pPr>
              <w:pStyle w:val="12"/>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 xml:space="preserve">1：成功 </w:t>
            </w:r>
          </w:p>
          <w:p w14:paraId="15C94922">
            <w:pPr>
              <w:pStyle w:val="12"/>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2：不存在符合条件的数据</w:t>
            </w:r>
          </w:p>
          <w:p w14:paraId="373795E2">
            <w:pPr>
              <w:pStyle w:val="12"/>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sz w:val="21"/>
                <w:szCs w:val="21"/>
                <w:highlight w:val="none"/>
                <w:lang w:val="en-US" w:eastAsia="zh-CN"/>
              </w:rPr>
              <w:t>3：失败</w:t>
            </w:r>
          </w:p>
        </w:tc>
      </w:tr>
      <w:tr w14:paraId="1085087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54" w:hRule="atLeast"/>
        </w:trPr>
        <w:tc>
          <w:tcPr>
            <w:tcW w:w="675" w:type="dxa"/>
            <w:noWrap w:val="0"/>
            <w:vAlign w:val="center"/>
          </w:tcPr>
          <w:p w14:paraId="55844650">
            <w:pPr>
              <w:numPr>
                <w:ilvl w:val="0"/>
                <w:numId w:val="0"/>
              </w:numPr>
              <w:ind w:leftChars="0"/>
              <w:jc w:val="center"/>
              <w:rPr>
                <w:rFonts w:hint="default" w:ascii="Times New Roman" w:hAnsi="Times New Roman" w:eastAsia="宋体" w:cs="Times New Roman"/>
                <w:color w:val="auto"/>
                <w:sz w:val="21"/>
                <w:szCs w:val="21"/>
                <w:highlight w:val="none"/>
                <w:lang w:val="en-US" w:eastAsia="zh-CN"/>
              </w:rPr>
            </w:pPr>
            <w:bookmarkStart w:id="596" w:name="_Toc22182"/>
            <w:r>
              <w:rPr>
                <w:rFonts w:hint="default" w:ascii="Times New Roman" w:hAnsi="Times New Roman" w:eastAsia="宋体" w:cs="Times New Roman"/>
                <w:color w:val="auto"/>
                <w:sz w:val="21"/>
                <w:szCs w:val="21"/>
                <w:highlight w:val="none"/>
                <w:lang w:val="en-US" w:eastAsia="zh-CN"/>
              </w:rPr>
              <w:t>6</w:t>
            </w:r>
          </w:p>
        </w:tc>
        <w:tc>
          <w:tcPr>
            <w:tcW w:w="1701" w:type="dxa"/>
            <w:noWrap w:val="0"/>
            <w:vAlign w:val="center"/>
          </w:tcPr>
          <w:p w14:paraId="63D5D861">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sjl</w:t>
            </w:r>
          </w:p>
        </w:tc>
        <w:tc>
          <w:tcPr>
            <w:tcW w:w="1843" w:type="dxa"/>
            <w:noWrap w:val="0"/>
            <w:vAlign w:val="center"/>
          </w:tcPr>
          <w:p w14:paraId="46F4D95B">
            <w:pPr>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数据流</w:t>
            </w:r>
          </w:p>
        </w:tc>
        <w:tc>
          <w:tcPr>
            <w:tcW w:w="1276" w:type="dxa"/>
            <w:noWrap w:val="0"/>
            <w:vAlign w:val="center"/>
          </w:tcPr>
          <w:p w14:paraId="633D4197">
            <w:pPr>
              <w:pStyle w:val="23"/>
              <w:adjustRightInd w:val="0"/>
              <w:snapToGrid w:val="0"/>
              <w:rPr>
                <w:rFonts w:hint="default" w:ascii="Times New Roman" w:hAnsi="Times New Roman" w:cs="Times New Roman"/>
                <w:color w:val="auto"/>
                <w:sz w:val="21"/>
                <w:szCs w:val="21"/>
                <w:highlight w:val="none"/>
                <w:lang w:val="en-US" w:eastAsia="zh-CN"/>
              </w:rPr>
            </w:pPr>
            <w:r>
              <w:rPr>
                <w:rFonts w:hint="default" w:ascii="Times New Roman" w:hAnsi="Times New Roman" w:cs="Times New Roman"/>
                <w:color w:val="auto"/>
                <w:sz w:val="21"/>
                <w:szCs w:val="21"/>
                <w:highlight w:val="none"/>
                <w:lang w:val="en-US" w:eastAsia="zh-CN"/>
              </w:rPr>
              <w:t>String</w:t>
            </w:r>
          </w:p>
        </w:tc>
        <w:tc>
          <w:tcPr>
            <w:tcW w:w="709" w:type="dxa"/>
            <w:noWrap w:val="0"/>
            <w:vAlign w:val="center"/>
          </w:tcPr>
          <w:p w14:paraId="0535315D">
            <w:pPr>
              <w:jc w:val="center"/>
              <w:rPr>
                <w:rFonts w:hint="default" w:ascii="Times New Roman" w:hAnsi="Times New Roman" w:eastAsia="宋体" w:cs="Times New Roman"/>
                <w:color w:val="auto"/>
                <w:sz w:val="21"/>
                <w:szCs w:val="21"/>
                <w:highlight w:val="none"/>
              </w:rPr>
            </w:pPr>
          </w:p>
        </w:tc>
        <w:tc>
          <w:tcPr>
            <w:tcW w:w="708" w:type="dxa"/>
            <w:noWrap w:val="0"/>
            <w:vAlign w:val="center"/>
          </w:tcPr>
          <w:p w14:paraId="2CED6305">
            <w:pPr>
              <w:jc w:val="center"/>
              <w:rPr>
                <w:rFonts w:hint="default" w:ascii="Times New Roman" w:hAnsi="Times New Roman" w:eastAsia="宋体" w:cs="Times New Roman"/>
                <w:color w:val="auto"/>
                <w:sz w:val="21"/>
                <w:szCs w:val="21"/>
                <w:highlight w:val="none"/>
                <w:lang w:eastAsia="zh-CN"/>
              </w:rPr>
            </w:pPr>
            <w:r>
              <w:rPr>
                <w:rFonts w:hint="default" w:ascii="Times New Roman" w:hAnsi="Times New Roman" w:eastAsia="宋体" w:cs="Times New Roman"/>
                <w:color w:val="auto"/>
                <w:sz w:val="21"/>
                <w:szCs w:val="21"/>
                <w:highlight w:val="none"/>
                <w:lang w:eastAsia="zh-CN"/>
              </w:rPr>
              <w:t>否</w:t>
            </w:r>
          </w:p>
        </w:tc>
        <w:tc>
          <w:tcPr>
            <w:tcW w:w="1560" w:type="dxa"/>
            <w:noWrap w:val="0"/>
            <w:vAlign w:val="center"/>
          </w:tcPr>
          <w:p w14:paraId="14DA1743">
            <w:pPr>
              <w:pStyle w:val="12"/>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压缩包文件流（gzip+base64），原始数据为json报文</w:t>
            </w:r>
          </w:p>
          <w:p w14:paraId="04E445F6">
            <w:pPr>
              <w:pStyle w:val="12"/>
              <w:rPr>
                <w:rFonts w:hint="default" w:ascii="Times New Roman" w:hAnsi="Times New Roman" w:eastAsia="宋体" w:cs="Times New Roman"/>
                <w:color w:val="auto"/>
                <w:sz w:val="21"/>
                <w:szCs w:val="21"/>
                <w:highlight w:val="none"/>
                <w:lang w:val="en-US" w:eastAsia="zh-CN"/>
              </w:rPr>
            </w:pPr>
            <w:r>
              <w:rPr>
                <w:rFonts w:hint="default" w:ascii="Times New Roman" w:hAnsi="Times New Roman" w:eastAsia="宋体" w:cs="Times New Roman"/>
                <w:color w:val="auto"/>
                <w:sz w:val="21"/>
                <w:szCs w:val="21"/>
                <w:highlight w:val="none"/>
                <w:lang w:val="en-US" w:eastAsia="zh-CN"/>
              </w:rPr>
              <w:t>json报文格式详见：附件一、白酒商品信息数据说明</w:t>
            </w:r>
          </w:p>
        </w:tc>
      </w:tr>
    </w:tbl>
    <w:p w14:paraId="3092AF21">
      <w:pPr>
        <w:pStyle w:val="5"/>
        <w:rPr>
          <w:rFonts w:hint="default" w:ascii="Times New Roman" w:hAnsi="Times New Roman" w:eastAsia="宋体" w:cs="Times New Roman"/>
          <w:color w:val="auto"/>
          <w:sz w:val="22"/>
          <w:szCs w:val="22"/>
          <w:lang w:val="en-US" w:eastAsia="zh-CN"/>
        </w:rPr>
      </w:pPr>
      <w:bookmarkStart w:id="597" w:name="_Toc30742"/>
      <w:r>
        <w:rPr>
          <w:rFonts w:hint="default" w:ascii="Times New Roman" w:hAnsi="Times New Roman" w:eastAsia="宋体" w:cs="Times New Roman"/>
          <w:color w:val="auto"/>
          <w:sz w:val="22"/>
          <w:szCs w:val="22"/>
          <w:lang w:val="en-US" w:eastAsia="zh-CN"/>
        </w:rPr>
        <w:t>18.5返回报文示例</w:t>
      </w:r>
      <w:bookmarkEnd w:id="596"/>
      <w:bookmarkEnd w:id="597"/>
      <w:r>
        <w:rPr>
          <w:rFonts w:hint="default" w:ascii="Times New Roman" w:hAnsi="Times New Roman" w:eastAsia="宋体" w:cs="Times New Roman"/>
          <w:color w:val="auto"/>
          <w:sz w:val="22"/>
          <w:szCs w:val="22"/>
          <w:lang w:val="en-US" w:eastAsia="zh-CN"/>
        </w:rPr>
        <w:t xml:space="preserve"> </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322893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4B9D6FDF">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w:t>
            </w:r>
          </w:p>
          <w:p w14:paraId="78EA7252">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"Response": {</w:t>
            </w:r>
          </w:p>
          <w:p w14:paraId="05967320">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"RequestId": "16位随机数字和字母组合",</w:t>
            </w:r>
          </w:p>
          <w:p w14:paraId="60955AD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"Data": {</w:t>
            </w:r>
          </w:p>
          <w:p w14:paraId="61B9A75D">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"returncode": "结果代码",</w:t>
            </w:r>
          </w:p>
          <w:p w14:paraId="63D8AC2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"returnmsg": "返回信息",</w:t>
            </w:r>
          </w:p>
          <w:p w14:paraId="207B8F77">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packagecount</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总包数</w:t>
            </w:r>
            <w:r>
              <w:rPr>
                <w:rFonts w:hint="default" w:ascii="Times New Roman" w:hAnsi="Times New Roman" w:eastAsia="宋体" w:cs="Times New Roman"/>
                <w:color w:val="auto"/>
              </w:rPr>
              <w:t>",</w:t>
            </w:r>
          </w:p>
          <w:p w14:paraId="58F7F66A">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nsrsbh</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纳税人识别号</w:t>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w:t>
            </w:r>
          </w:p>
          <w:p w14:paraId="4152F601">
            <w:pPr>
              <w:pStyle w:val="6"/>
              <w:rPr>
                <w:rFonts w:hint="default" w:ascii="Times New Roman" w:hAnsi="Times New Roman" w:eastAsia="宋体" w:cs="Times New Roman"/>
                <w:color w:val="auto"/>
              </w:rPr>
            </w:pPr>
            <w:bookmarkStart w:id="598" w:name="OLE_LINK1"/>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bookmarkEnd w:id="598"/>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cljg</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处理结果</w:t>
            </w:r>
            <w:r>
              <w:rPr>
                <w:rFonts w:hint="default" w:ascii="Times New Roman" w:hAnsi="Times New Roman" w:eastAsia="宋体" w:cs="Times New Roman"/>
                <w:color w:val="auto"/>
              </w:rPr>
              <w:t>"</w:t>
            </w:r>
            <w:r>
              <w:rPr>
                <w:rFonts w:hint="default" w:ascii="Times New Roman" w:hAnsi="Times New Roman" w:eastAsia="宋体" w:cs="Times New Roman"/>
                <w:color w:val="auto"/>
                <w:sz w:val="24"/>
                <w:szCs w:val="20"/>
                <w:lang w:val="en-US" w:eastAsia="zh-CN"/>
              </w:rPr>
              <w:t>,</w:t>
            </w:r>
          </w:p>
          <w:p w14:paraId="2897A856">
            <w:pPr>
              <w:pStyle w:val="6"/>
              <w:rPr>
                <w:rFonts w:hint="default" w:ascii="Times New Roman" w:hAnsi="Times New Roman" w:eastAsia="宋体" w:cs="Times New Roman"/>
                <w:color w:val="auto"/>
                <w:lang w:val="en-US" w:eastAsia="zh-CN"/>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sjl</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数据流</w:t>
            </w:r>
            <w:r>
              <w:rPr>
                <w:rFonts w:hint="default" w:ascii="Times New Roman" w:hAnsi="Times New Roman" w:eastAsia="宋体" w:cs="Times New Roman"/>
                <w:color w:val="auto"/>
              </w:rPr>
              <w:t>"</w:t>
            </w:r>
          </w:p>
          <w:p w14:paraId="51EA498F">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4EB87A88">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00E5FC21">
            <w:pPr>
              <w:pStyle w:val="6"/>
              <w:rPr>
                <w:rFonts w:hint="default" w:ascii="Times New Roman" w:hAnsi="Times New Roman" w:cs="Times New Roman"/>
                <w:color w:val="auto"/>
              </w:rPr>
            </w:pPr>
            <w:r>
              <w:rPr>
                <w:rFonts w:hint="default" w:ascii="Times New Roman" w:hAnsi="Times New Roman" w:eastAsia="宋体" w:cs="Times New Roman"/>
                <w:color w:val="auto"/>
              </w:rPr>
              <w:t>}</w:t>
            </w:r>
          </w:p>
        </w:tc>
      </w:tr>
    </w:tbl>
    <w:p w14:paraId="73CDA9F9">
      <w:pPr>
        <w:rPr>
          <w:rFonts w:hint="default" w:ascii="Times New Roman" w:hAnsi="Times New Roman" w:cs="Times New Roman"/>
          <w:color w:val="auto"/>
          <w:szCs w:val="21"/>
          <w:shd w:val="clear" w:color="auto" w:fill="FFFFFF"/>
        </w:rPr>
      </w:pPr>
      <w:r>
        <w:rPr>
          <w:rFonts w:hint="default" w:ascii="Times New Roman" w:hAnsi="Times New Roman" w:cs="Times New Roman"/>
          <w:color w:val="auto"/>
          <w:szCs w:val="21"/>
          <w:shd w:val="clear" w:color="auto" w:fill="FFFFFF"/>
        </w:rPr>
        <w:t>失败返回：</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679CC4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41FCAA6">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w:t>
            </w:r>
          </w:p>
          <w:p w14:paraId="7E07E315">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"Response": {</w:t>
            </w:r>
          </w:p>
          <w:p w14:paraId="7C2505FB">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"RequestId": "16位随机数字和字母组合",</w:t>
            </w:r>
          </w:p>
          <w:p w14:paraId="421F1956">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"Error": {</w:t>
            </w:r>
          </w:p>
          <w:p w14:paraId="1DCDDC13">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"Code": "01",</w:t>
            </w:r>
          </w:p>
          <w:p w14:paraId="57B121C8">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"Message": "错误说明"</w:t>
            </w:r>
          </w:p>
          <w:p w14:paraId="70AFE4D1">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1E4F1D1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p>
          <w:p w14:paraId="6B1D8EC9">
            <w:pPr>
              <w:pStyle w:val="6"/>
              <w:rPr>
                <w:rFonts w:hint="default" w:ascii="Times New Roman" w:hAnsi="Times New Roman" w:cs="Times New Roman"/>
                <w:color w:val="auto"/>
              </w:rPr>
            </w:pPr>
            <w:r>
              <w:rPr>
                <w:rFonts w:hint="default" w:ascii="Times New Roman" w:hAnsi="Times New Roman" w:eastAsia="宋体" w:cs="Times New Roman"/>
                <w:color w:val="auto"/>
              </w:rPr>
              <w:t>}</w:t>
            </w:r>
          </w:p>
        </w:tc>
      </w:tr>
    </w:tbl>
    <w:p w14:paraId="79C290C0">
      <w:pPr>
        <w:pStyle w:val="2"/>
        <w:rPr>
          <w:rFonts w:hint="default" w:ascii="Times New Roman" w:hAnsi="Times New Roman" w:cs="Times New Roman"/>
          <w:color w:val="auto"/>
          <w:sz w:val="32"/>
          <w:szCs w:val="32"/>
          <w:lang w:eastAsia="zh-CN"/>
        </w:rPr>
      </w:pPr>
      <w:r>
        <w:rPr>
          <w:rFonts w:hint="eastAsia" w:ascii="Times New Roman" w:hAnsi="Times New Roman" w:cs="Times New Roman"/>
          <w:color w:val="auto"/>
          <w:lang w:val="en-US" w:eastAsia="zh-CN"/>
        </w:rPr>
        <w:t>六</w:t>
      </w:r>
      <w:r>
        <w:rPr>
          <w:rFonts w:hint="default" w:ascii="Times New Roman" w:hAnsi="Times New Roman" w:eastAsia="Segoe UI" w:cs="Times New Roman"/>
          <w:color w:val="auto"/>
        </w:rPr>
        <w:t>、</w:t>
      </w:r>
      <w:r>
        <w:rPr>
          <w:rFonts w:hint="eastAsia" w:ascii="Times New Roman" w:hAnsi="Times New Roman" w:cs="Times New Roman"/>
          <w:color w:val="auto"/>
          <w:lang w:val="en-US" w:eastAsia="zh-CN"/>
        </w:rPr>
        <w:t>附件</w:t>
      </w:r>
      <w:bookmarkEnd w:id="574"/>
      <w:bookmarkEnd w:id="575"/>
    </w:p>
    <w:p w14:paraId="76C0FF95">
      <w:pPr>
        <w:pStyle w:val="3"/>
        <w:rPr>
          <w:rFonts w:hint="default" w:ascii="Times New Roman" w:hAnsi="Times New Roman" w:eastAsia="宋体" w:cs="Times New Roman"/>
          <w:color w:val="auto"/>
          <w:sz w:val="28"/>
          <w:szCs w:val="28"/>
          <w:lang w:val="en-US" w:eastAsia="zh-CN"/>
        </w:rPr>
      </w:pPr>
      <w:bookmarkStart w:id="599" w:name="_Toc13705"/>
      <w:bookmarkStart w:id="600" w:name="_Toc12594"/>
      <w:r>
        <w:rPr>
          <w:rFonts w:hint="eastAsia" w:ascii="Times New Roman" w:hAnsi="Times New Roman" w:eastAsia="宋体" w:cs="Times New Roman"/>
          <w:color w:val="auto"/>
          <w:sz w:val="28"/>
          <w:szCs w:val="28"/>
          <w:lang w:val="en-US" w:eastAsia="zh-CN"/>
        </w:rPr>
        <w:t>（一）</w:t>
      </w:r>
      <w:r>
        <w:rPr>
          <w:rFonts w:hint="default" w:ascii="Times New Roman" w:hAnsi="Times New Roman" w:eastAsia="宋体" w:cs="Times New Roman"/>
          <w:color w:val="auto"/>
          <w:sz w:val="28"/>
          <w:szCs w:val="28"/>
          <w:lang w:val="en-US" w:eastAsia="zh-CN"/>
        </w:rPr>
        <w:t>白酒商品信息数据说明</w:t>
      </w:r>
      <w:bookmarkEnd w:id="599"/>
      <w:bookmarkEnd w:id="600"/>
    </w:p>
    <w:p w14:paraId="18E67C14">
      <w:pPr>
        <w:pStyle w:val="30"/>
        <w:spacing w:before="156" w:after="156"/>
        <w:ind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1.原始数据为json报文字段说明</w:t>
      </w:r>
    </w:p>
    <w:tbl>
      <w:tblPr>
        <w:tblStyle w:val="24"/>
        <w:tblW w:w="8522" w:type="dxa"/>
        <w:tblInd w:w="113"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675"/>
        <w:gridCol w:w="1843"/>
        <w:gridCol w:w="1559"/>
        <w:gridCol w:w="738"/>
        <w:gridCol w:w="1276"/>
        <w:gridCol w:w="708"/>
        <w:gridCol w:w="1723"/>
      </w:tblGrid>
      <w:tr w14:paraId="5EF0ABAF">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D9D9D9"/>
            <w:noWrap w:val="0"/>
            <w:vAlign w:val="center"/>
          </w:tcPr>
          <w:p w14:paraId="64602842">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序号</w:t>
            </w:r>
          </w:p>
        </w:tc>
        <w:tc>
          <w:tcPr>
            <w:tcW w:w="1843" w:type="dxa"/>
            <w:shd w:val="clear" w:color="auto" w:fill="D9D9D9"/>
            <w:noWrap w:val="0"/>
            <w:vAlign w:val="center"/>
          </w:tcPr>
          <w:p w14:paraId="75761B5B">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数据项名称</w:t>
            </w:r>
          </w:p>
        </w:tc>
        <w:tc>
          <w:tcPr>
            <w:tcW w:w="1559" w:type="dxa"/>
            <w:shd w:val="clear" w:color="auto" w:fill="D9D9D9"/>
            <w:noWrap w:val="0"/>
            <w:vAlign w:val="center"/>
          </w:tcPr>
          <w:p w14:paraId="1A5DD65C">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数据项标识符</w:t>
            </w:r>
          </w:p>
        </w:tc>
        <w:tc>
          <w:tcPr>
            <w:tcW w:w="738" w:type="dxa"/>
            <w:shd w:val="clear" w:color="auto" w:fill="D9D9D9"/>
            <w:noWrap w:val="0"/>
            <w:vAlign w:val="center"/>
          </w:tcPr>
          <w:p w14:paraId="685E0633">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是否可空</w:t>
            </w:r>
          </w:p>
        </w:tc>
        <w:tc>
          <w:tcPr>
            <w:tcW w:w="1276" w:type="dxa"/>
            <w:shd w:val="clear" w:color="auto" w:fill="D9D9D9"/>
            <w:noWrap w:val="0"/>
            <w:vAlign w:val="center"/>
          </w:tcPr>
          <w:p w14:paraId="06BE0F9E">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字段类型</w:t>
            </w:r>
          </w:p>
        </w:tc>
        <w:tc>
          <w:tcPr>
            <w:tcW w:w="708" w:type="dxa"/>
            <w:shd w:val="clear" w:color="auto" w:fill="D9D9D9"/>
            <w:noWrap w:val="0"/>
            <w:vAlign w:val="center"/>
          </w:tcPr>
          <w:p w14:paraId="1ADDE4A5">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字段长度</w:t>
            </w:r>
          </w:p>
        </w:tc>
        <w:tc>
          <w:tcPr>
            <w:tcW w:w="1723" w:type="dxa"/>
            <w:shd w:val="clear" w:color="auto" w:fill="D9D9D9"/>
            <w:noWrap w:val="0"/>
            <w:vAlign w:val="center"/>
          </w:tcPr>
          <w:p w14:paraId="5D48EF41">
            <w:pPr>
              <w:widowControl/>
              <w:jc w:val="center"/>
              <w:rPr>
                <w:rFonts w:hint="default" w:ascii="Times New Roman" w:hAnsi="Times New Roman" w:cs="Times New Roman"/>
                <w:b/>
                <w:bCs/>
                <w:color w:val="auto"/>
                <w:kern w:val="0"/>
                <w:szCs w:val="21"/>
              </w:rPr>
            </w:pPr>
            <w:r>
              <w:rPr>
                <w:rFonts w:hint="default" w:ascii="Times New Roman" w:hAnsi="Times New Roman" w:cs="Times New Roman"/>
                <w:b/>
                <w:bCs/>
                <w:color w:val="auto"/>
                <w:kern w:val="0"/>
                <w:szCs w:val="21"/>
              </w:rPr>
              <w:t>备注</w:t>
            </w:r>
          </w:p>
        </w:tc>
      </w:tr>
      <w:tr w14:paraId="3745A673">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noWrap w:val="0"/>
            <w:vAlign w:val="center"/>
          </w:tcPr>
          <w:p w14:paraId="0D61037A">
            <w:pPr>
              <w:widowControl/>
              <w:jc w:val="center"/>
              <w:textAlignment w:val="center"/>
              <w:rPr>
                <w:rFonts w:hint="default" w:ascii="Times New Roman" w:hAnsi="Times New Roman" w:cs="Times New Roman"/>
                <w:color w:val="auto"/>
                <w:kern w:val="0"/>
                <w:szCs w:val="21"/>
                <w:lang w:bidi="ar"/>
              </w:rPr>
            </w:pPr>
            <w:r>
              <w:rPr>
                <w:rFonts w:hint="default" w:ascii="Times New Roman" w:hAnsi="Times New Roman" w:cs="Times New Roman"/>
                <w:color w:val="auto"/>
                <w:kern w:val="0"/>
                <w:szCs w:val="21"/>
                <w:lang w:bidi="ar"/>
              </w:rPr>
              <w:t>1</w:t>
            </w:r>
          </w:p>
        </w:tc>
        <w:tc>
          <w:tcPr>
            <w:tcW w:w="1843" w:type="dxa"/>
            <w:shd w:val="clear" w:color="auto" w:fill="FFFFFF"/>
            <w:noWrap w:val="0"/>
            <w:vAlign w:val="center"/>
          </w:tcPr>
          <w:p w14:paraId="1785C2F3">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eastAsia="zh-CN" w:bidi="ar"/>
              </w:rPr>
              <w:t>生产企业社会信用代码</w:t>
            </w:r>
          </w:p>
        </w:tc>
        <w:tc>
          <w:tcPr>
            <w:tcW w:w="1559" w:type="dxa"/>
            <w:shd w:val="clear" w:color="auto" w:fill="FFFFFF"/>
            <w:noWrap w:val="0"/>
            <w:vAlign w:val="center"/>
          </w:tcPr>
          <w:p w14:paraId="3693AD54">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scqyshxydm</w:t>
            </w:r>
          </w:p>
        </w:tc>
        <w:tc>
          <w:tcPr>
            <w:tcW w:w="738" w:type="dxa"/>
            <w:shd w:val="clear" w:color="auto" w:fill="FFFFFF"/>
            <w:noWrap w:val="0"/>
            <w:vAlign w:val="center"/>
          </w:tcPr>
          <w:p w14:paraId="12018A0B">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N</w:t>
            </w:r>
          </w:p>
        </w:tc>
        <w:tc>
          <w:tcPr>
            <w:tcW w:w="1276" w:type="dxa"/>
            <w:shd w:val="clear" w:color="auto" w:fill="FFFFFF"/>
            <w:noWrap w:val="0"/>
            <w:vAlign w:val="center"/>
          </w:tcPr>
          <w:p w14:paraId="5131BE4A">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559309B1">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20</w:t>
            </w:r>
          </w:p>
        </w:tc>
        <w:tc>
          <w:tcPr>
            <w:tcW w:w="1723" w:type="dxa"/>
            <w:shd w:val="clear" w:color="auto" w:fill="FFFFFF"/>
            <w:noWrap w:val="0"/>
            <w:vAlign w:val="center"/>
          </w:tcPr>
          <w:p w14:paraId="0C06A5F6">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eastAsia="zh-CN" w:bidi="ar"/>
              </w:rPr>
              <w:t>统一社会信用代码/纳税人识别号</w:t>
            </w:r>
          </w:p>
        </w:tc>
      </w:tr>
      <w:tr w14:paraId="15422A4B">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25" w:hRule="atLeast"/>
        </w:trPr>
        <w:tc>
          <w:tcPr>
            <w:tcW w:w="675" w:type="dxa"/>
            <w:shd w:val="clear" w:color="auto" w:fill="FFFFFF"/>
            <w:noWrap w:val="0"/>
            <w:vAlign w:val="center"/>
          </w:tcPr>
          <w:p w14:paraId="0D637FF8">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cs="Times New Roman"/>
                <w:color w:val="auto"/>
                <w:kern w:val="0"/>
                <w:szCs w:val="21"/>
                <w:lang w:val="en-US" w:eastAsia="zh-CN" w:bidi="ar"/>
              </w:rPr>
              <w:t>2</w:t>
            </w:r>
          </w:p>
        </w:tc>
        <w:tc>
          <w:tcPr>
            <w:tcW w:w="1843" w:type="dxa"/>
            <w:shd w:val="clear" w:color="auto" w:fill="FFFFFF"/>
            <w:noWrap w:val="0"/>
            <w:vAlign w:val="center"/>
          </w:tcPr>
          <w:p w14:paraId="308B6A8B">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eastAsia="zh-CN" w:bidi="ar"/>
              </w:rPr>
              <w:t>生产企业名称</w:t>
            </w:r>
          </w:p>
        </w:tc>
        <w:tc>
          <w:tcPr>
            <w:tcW w:w="1559" w:type="dxa"/>
            <w:shd w:val="clear" w:color="auto" w:fill="FFFFFF"/>
            <w:noWrap w:val="0"/>
            <w:vAlign w:val="center"/>
          </w:tcPr>
          <w:p w14:paraId="73716D85">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scqymc</w:t>
            </w:r>
          </w:p>
        </w:tc>
        <w:tc>
          <w:tcPr>
            <w:tcW w:w="738" w:type="dxa"/>
            <w:shd w:val="clear" w:color="auto" w:fill="FFFFFF"/>
            <w:noWrap w:val="0"/>
            <w:vAlign w:val="center"/>
          </w:tcPr>
          <w:p w14:paraId="716B4732">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N</w:t>
            </w:r>
          </w:p>
        </w:tc>
        <w:tc>
          <w:tcPr>
            <w:tcW w:w="1276" w:type="dxa"/>
            <w:shd w:val="clear" w:color="auto" w:fill="FFFFFF"/>
            <w:noWrap w:val="0"/>
            <w:vAlign w:val="center"/>
          </w:tcPr>
          <w:p w14:paraId="1FB66F58">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074E8CF5">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300</w:t>
            </w:r>
          </w:p>
        </w:tc>
        <w:tc>
          <w:tcPr>
            <w:tcW w:w="1723" w:type="dxa"/>
            <w:shd w:val="clear" w:color="auto" w:fill="FFFFFF"/>
            <w:noWrap w:val="0"/>
            <w:vAlign w:val="center"/>
          </w:tcPr>
          <w:p w14:paraId="31100C63">
            <w:pPr>
              <w:widowControl/>
              <w:jc w:val="center"/>
              <w:textAlignment w:val="center"/>
              <w:rPr>
                <w:rFonts w:hint="default" w:ascii="Times New Roman" w:hAnsi="Times New Roman" w:eastAsia="宋体" w:cs="Times New Roman"/>
                <w:color w:val="auto"/>
                <w:kern w:val="0"/>
                <w:szCs w:val="21"/>
                <w:lang w:eastAsia="zh-CN" w:bidi="ar"/>
              </w:rPr>
            </w:pPr>
          </w:p>
        </w:tc>
      </w:tr>
      <w:tr w14:paraId="1DE9771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5" w:hRule="atLeast"/>
        </w:trPr>
        <w:tc>
          <w:tcPr>
            <w:tcW w:w="675" w:type="dxa"/>
            <w:shd w:val="clear" w:color="auto" w:fill="FFFFFF"/>
            <w:noWrap w:val="0"/>
            <w:vAlign w:val="center"/>
          </w:tcPr>
          <w:p w14:paraId="234C0DBC">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cs="Times New Roman"/>
                <w:color w:val="auto"/>
                <w:kern w:val="0"/>
                <w:szCs w:val="21"/>
                <w:lang w:val="en-US" w:eastAsia="zh-CN" w:bidi="ar"/>
              </w:rPr>
              <w:t>3</w:t>
            </w:r>
          </w:p>
        </w:tc>
        <w:tc>
          <w:tcPr>
            <w:tcW w:w="1843" w:type="dxa"/>
            <w:shd w:val="clear" w:color="auto" w:fill="FFFFFF"/>
            <w:noWrap w:val="0"/>
            <w:vAlign w:val="center"/>
          </w:tcPr>
          <w:p w14:paraId="1F96A8B9">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eastAsia="zh-CN" w:bidi="ar"/>
              </w:rPr>
              <w:t>商品条码</w:t>
            </w:r>
          </w:p>
        </w:tc>
        <w:tc>
          <w:tcPr>
            <w:tcW w:w="1559" w:type="dxa"/>
            <w:shd w:val="clear" w:color="auto" w:fill="FFFFFF"/>
            <w:noWrap w:val="0"/>
            <w:vAlign w:val="center"/>
          </w:tcPr>
          <w:p w14:paraId="37A03B9E">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sptm</w:t>
            </w:r>
          </w:p>
        </w:tc>
        <w:tc>
          <w:tcPr>
            <w:tcW w:w="738" w:type="dxa"/>
            <w:shd w:val="clear" w:color="auto" w:fill="FFFFFF"/>
            <w:noWrap w:val="0"/>
            <w:vAlign w:val="center"/>
          </w:tcPr>
          <w:p w14:paraId="7E150929">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48352F03">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51A771F5">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14</w:t>
            </w:r>
          </w:p>
        </w:tc>
        <w:tc>
          <w:tcPr>
            <w:tcW w:w="1723" w:type="dxa"/>
            <w:shd w:val="clear" w:color="auto" w:fill="FFFFFF"/>
            <w:noWrap w:val="0"/>
            <w:vAlign w:val="center"/>
          </w:tcPr>
          <w:p w14:paraId="64D2D33F">
            <w:pPr>
              <w:widowControl/>
              <w:jc w:val="center"/>
              <w:textAlignment w:val="center"/>
              <w:rPr>
                <w:rFonts w:hint="default" w:ascii="Times New Roman" w:hAnsi="Times New Roman" w:eastAsia="宋体" w:cs="Times New Roman"/>
                <w:color w:val="auto"/>
                <w:kern w:val="0"/>
                <w:szCs w:val="21"/>
                <w:lang w:eastAsia="zh-CN" w:bidi="ar"/>
              </w:rPr>
            </w:pPr>
          </w:p>
        </w:tc>
      </w:tr>
      <w:tr w14:paraId="31C2EA3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54" w:hRule="atLeast"/>
        </w:trPr>
        <w:tc>
          <w:tcPr>
            <w:tcW w:w="675" w:type="dxa"/>
            <w:shd w:val="clear" w:color="auto" w:fill="FFFFFF"/>
            <w:noWrap w:val="0"/>
            <w:vAlign w:val="center"/>
          </w:tcPr>
          <w:p w14:paraId="2264AC56">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cs="Times New Roman"/>
                <w:color w:val="auto"/>
                <w:kern w:val="0"/>
                <w:szCs w:val="21"/>
                <w:lang w:val="en-US" w:eastAsia="zh-CN" w:bidi="ar"/>
              </w:rPr>
              <w:t>4</w:t>
            </w:r>
          </w:p>
        </w:tc>
        <w:tc>
          <w:tcPr>
            <w:tcW w:w="1843" w:type="dxa"/>
            <w:shd w:val="clear" w:color="auto" w:fill="FFFFFF"/>
            <w:noWrap w:val="0"/>
            <w:vAlign w:val="center"/>
          </w:tcPr>
          <w:p w14:paraId="28F9630E">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eastAsia="zh-CN" w:bidi="ar"/>
              </w:rPr>
              <w:t>商品和服务税收分类合并编码</w:t>
            </w:r>
          </w:p>
        </w:tc>
        <w:tc>
          <w:tcPr>
            <w:tcW w:w="1559" w:type="dxa"/>
            <w:shd w:val="clear" w:color="auto" w:fill="FFFFFF"/>
            <w:noWrap w:val="0"/>
            <w:vAlign w:val="center"/>
          </w:tcPr>
          <w:p w14:paraId="2C051A48">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sphfwssflhbbm</w:t>
            </w:r>
          </w:p>
        </w:tc>
        <w:tc>
          <w:tcPr>
            <w:tcW w:w="738" w:type="dxa"/>
            <w:shd w:val="clear" w:color="auto" w:fill="FFFFFF"/>
            <w:noWrap w:val="0"/>
            <w:vAlign w:val="center"/>
          </w:tcPr>
          <w:p w14:paraId="3B451232">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N</w:t>
            </w:r>
          </w:p>
        </w:tc>
        <w:tc>
          <w:tcPr>
            <w:tcW w:w="1276" w:type="dxa"/>
            <w:shd w:val="clear" w:color="auto" w:fill="FFFFFF"/>
            <w:noWrap w:val="0"/>
            <w:vAlign w:val="center"/>
          </w:tcPr>
          <w:p w14:paraId="410E7FC0">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CHAR</w:t>
            </w:r>
          </w:p>
        </w:tc>
        <w:tc>
          <w:tcPr>
            <w:tcW w:w="708" w:type="dxa"/>
            <w:shd w:val="clear" w:color="auto" w:fill="FFFFFF"/>
            <w:noWrap w:val="0"/>
            <w:vAlign w:val="center"/>
          </w:tcPr>
          <w:p w14:paraId="122E1882">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19</w:t>
            </w:r>
          </w:p>
        </w:tc>
        <w:tc>
          <w:tcPr>
            <w:tcW w:w="1723" w:type="dxa"/>
            <w:shd w:val="clear" w:color="auto" w:fill="FFFFFF"/>
            <w:noWrap w:val="0"/>
            <w:vAlign w:val="center"/>
          </w:tcPr>
          <w:p w14:paraId="3D1FFED0">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eastAsia="zh-CN" w:bidi="ar"/>
              </w:rPr>
              <w:t>白酒产品编码</w:t>
            </w:r>
          </w:p>
        </w:tc>
      </w:tr>
      <w:tr w14:paraId="2AF3A54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0EE50301">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cs="Times New Roman"/>
                <w:color w:val="auto"/>
                <w:kern w:val="0"/>
                <w:szCs w:val="21"/>
                <w:lang w:val="en-US" w:eastAsia="zh-CN" w:bidi="ar"/>
              </w:rPr>
              <w:t>5</w:t>
            </w:r>
          </w:p>
        </w:tc>
        <w:tc>
          <w:tcPr>
            <w:tcW w:w="1843" w:type="dxa"/>
            <w:shd w:val="clear" w:color="auto" w:fill="FFFFFF"/>
            <w:noWrap w:val="0"/>
            <w:vAlign w:val="center"/>
          </w:tcPr>
          <w:p w14:paraId="5B2D81E6">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商品名称</w:t>
            </w:r>
          </w:p>
        </w:tc>
        <w:tc>
          <w:tcPr>
            <w:tcW w:w="1559" w:type="dxa"/>
            <w:shd w:val="clear" w:color="auto" w:fill="FFFFFF"/>
            <w:noWrap w:val="0"/>
            <w:vAlign w:val="center"/>
          </w:tcPr>
          <w:p w14:paraId="2218ED0E">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spmc</w:t>
            </w:r>
          </w:p>
        </w:tc>
        <w:tc>
          <w:tcPr>
            <w:tcW w:w="738" w:type="dxa"/>
            <w:shd w:val="clear" w:color="auto" w:fill="FFFFFF"/>
            <w:noWrap w:val="0"/>
            <w:vAlign w:val="center"/>
          </w:tcPr>
          <w:p w14:paraId="27D51519">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221D1726">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291824EA">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300</w:t>
            </w:r>
          </w:p>
        </w:tc>
        <w:tc>
          <w:tcPr>
            <w:tcW w:w="1723" w:type="dxa"/>
            <w:shd w:val="clear" w:color="auto" w:fill="FFFFFF"/>
            <w:noWrap w:val="0"/>
            <w:vAlign w:val="center"/>
          </w:tcPr>
          <w:p w14:paraId="32B07FF0">
            <w:pPr>
              <w:widowControl/>
              <w:jc w:val="center"/>
              <w:textAlignment w:val="center"/>
              <w:rPr>
                <w:rFonts w:hint="default" w:ascii="Times New Roman" w:hAnsi="Times New Roman" w:eastAsia="宋体" w:cs="Times New Roman"/>
                <w:color w:val="auto"/>
                <w:kern w:val="0"/>
                <w:szCs w:val="21"/>
                <w:lang w:eastAsia="zh-CN" w:bidi="ar"/>
              </w:rPr>
            </w:pPr>
          </w:p>
        </w:tc>
      </w:tr>
      <w:tr w14:paraId="28103B5A">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2B819F79">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6</w:t>
            </w:r>
          </w:p>
        </w:tc>
        <w:tc>
          <w:tcPr>
            <w:tcW w:w="1843" w:type="dxa"/>
            <w:shd w:val="clear" w:color="auto" w:fill="FFFFFF"/>
            <w:noWrap w:val="0"/>
            <w:vAlign w:val="center"/>
          </w:tcPr>
          <w:p w14:paraId="69284781">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规格型号</w:t>
            </w:r>
          </w:p>
        </w:tc>
        <w:tc>
          <w:tcPr>
            <w:tcW w:w="1559" w:type="dxa"/>
            <w:shd w:val="clear" w:color="auto" w:fill="FFFFFF"/>
            <w:noWrap w:val="0"/>
            <w:vAlign w:val="center"/>
          </w:tcPr>
          <w:p w14:paraId="79B05357">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ggxh</w:t>
            </w:r>
          </w:p>
        </w:tc>
        <w:tc>
          <w:tcPr>
            <w:tcW w:w="738" w:type="dxa"/>
            <w:shd w:val="clear" w:color="auto" w:fill="FFFFFF"/>
            <w:noWrap w:val="0"/>
            <w:vAlign w:val="center"/>
          </w:tcPr>
          <w:p w14:paraId="62026260">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18710860">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3C28713C">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150</w:t>
            </w:r>
          </w:p>
        </w:tc>
        <w:tc>
          <w:tcPr>
            <w:tcW w:w="1723" w:type="dxa"/>
            <w:shd w:val="clear" w:color="auto" w:fill="FFFFFF"/>
            <w:noWrap w:val="0"/>
            <w:vAlign w:val="center"/>
          </w:tcPr>
          <w:p w14:paraId="72257FBD">
            <w:pPr>
              <w:widowControl/>
              <w:jc w:val="center"/>
              <w:textAlignment w:val="center"/>
              <w:rPr>
                <w:rFonts w:hint="default" w:ascii="Times New Roman" w:hAnsi="Times New Roman" w:eastAsia="宋体" w:cs="Times New Roman"/>
                <w:color w:val="auto"/>
                <w:kern w:val="0"/>
                <w:szCs w:val="21"/>
                <w:lang w:eastAsia="zh-CN" w:bidi="ar"/>
              </w:rPr>
            </w:pPr>
          </w:p>
        </w:tc>
      </w:tr>
      <w:tr w14:paraId="1CC7787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67" w:hRule="atLeast"/>
        </w:trPr>
        <w:tc>
          <w:tcPr>
            <w:tcW w:w="675" w:type="dxa"/>
            <w:shd w:val="clear" w:color="auto" w:fill="FFFFFF"/>
            <w:noWrap w:val="0"/>
            <w:vAlign w:val="center"/>
          </w:tcPr>
          <w:p w14:paraId="1488587D">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cs="Times New Roman"/>
                <w:color w:val="auto"/>
                <w:kern w:val="0"/>
                <w:szCs w:val="21"/>
                <w:lang w:val="en-US" w:eastAsia="zh-CN" w:bidi="ar"/>
              </w:rPr>
              <w:t>7</w:t>
            </w:r>
          </w:p>
        </w:tc>
        <w:tc>
          <w:tcPr>
            <w:tcW w:w="1843" w:type="dxa"/>
            <w:shd w:val="clear" w:color="auto" w:fill="FFFFFF"/>
            <w:noWrap w:val="0"/>
            <w:vAlign w:val="center"/>
          </w:tcPr>
          <w:p w14:paraId="38DF55A1">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单位</w:t>
            </w:r>
          </w:p>
        </w:tc>
        <w:tc>
          <w:tcPr>
            <w:tcW w:w="1559" w:type="dxa"/>
            <w:shd w:val="clear" w:color="auto" w:fill="FFFFFF"/>
            <w:noWrap w:val="0"/>
            <w:vAlign w:val="center"/>
          </w:tcPr>
          <w:p w14:paraId="182D815D">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dw</w:t>
            </w:r>
          </w:p>
        </w:tc>
        <w:tc>
          <w:tcPr>
            <w:tcW w:w="738" w:type="dxa"/>
            <w:shd w:val="clear" w:color="auto" w:fill="FFFFFF"/>
            <w:noWrap w:val="0"/>
            <w:vAlign w:val="center"/>
          </w:tcPr>
          <w:p w14:paraId="341895DA">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1965E602">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1F096729">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300</w:t>
            </w:r>
          </w:p>
        </w:tc>
        <w:tc>
          <w:tcPr>
            <w:tcW w:w="1723" w:type="dxa"/>
            <w:shd w:val="clear" w:color="auto" w:fill="FFFFFF"/>
            <w:noWrap w:val="0"/>
            <w:vAlign w:val="center"/>
          </w:tcPr>
          <w:p w14:paraId="29786469">
            <w:pPr>
              <w:widowControl/>
              <w:jc w:val="center"/>
              <w:textAlignment w:val="center"/>
              <w:rPr>
                <w:rFonts w:hint="default" w:ascii="Times New Roman" w:hAnsi="Times New Roman" w:eastAsia="宋体" w:cs="Times New Roman"/>
                <w:color w:val="auto"/>
                <w:kern w:val="0"/>
                <w:szCs w:val="21"/>
                <w:lang w:eastAsia="zh-CN" w:bidi="ar"/>
              </w:rPr>
            </w:pPr>
          </w:p>
        </w:tc>
      </w:tr>
      <w:tr w14:paraId="053F12D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654FAED4">
            <w:pPr>
              <w:widowControl/>
              <w:jc w:val="center"/>
              <w:textAlignment w:val="center"/>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8</w:t>
            </w:r>
          </w:p>
        </w:tc>
        <w:tc>
          <w:tcPr>
            <w:tcW w:w="1843" w:type="dxa"/>
            <w:shd w:val="clear" w:color="auto" w:fill="FFFFFF"/>
            <w:noWrap w:val="0"/>
            <w:vAlign w:val="center"/>
          </w:tcPr>
          <w:p w14:paraId="26508185">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净含量</w:t>
            </w:r>
          </w:p>
        </w:tc>
        <w:tc>
          <w:tcPr>
            <w:tcW w:w="1559" w:type="dxa"/>
            <w:shd w:val="clear" w:color="auto" w:fill="FFFFFF"/>
            <w:noWrap w:val="0"/>
            <w:vAlign w:val="center"/>
          </w:tcPr>
          <w:p w14:paraId="50651209">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jhl</w:t>
            </w:r>
          </w:p>
        </w:tc>
        <w:tc>
          <w:tcPr>
            <w:tcW w:w="738" w:type="dxa"/>
            <w:shd w:val="clear" w:color="auto" w:fill="FFFFFF"/>
            <w:noWrap w:val="0"/>
            <w:vAlign w:val="center"/>
          </w:tcPr>
          <w:p w14:paraId="6AD5E852">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78692A70">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1E3C7573">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50</w:t>
            </w:r>
          </w:p>
        </w:tc>
        <w:tc>
          <w:tcPr>
            <w:tcW w:w="1723" w:type="dxa"/>
            <w:shd w:val="clear" w:color="auto" w:fill="FFFFFF"/>
            <w:noWrap w:val="0"/>
            <w:vAlign w:val="center"/>
          </w:tcPr>
          <w:p w14:paraId="27409830">
            <w:pPr>
              <w:widowControl/>
              <w:jc w:val="center"/>
              <w:textAlignment w:val="center"/>
              <w:rPr>
                <w:rFonts w:hint="default" w:ascii="Times New Roman" w:hAnsi="Times New Roman" w:eastAsia="宋体" w:cs="Times New Roman"/>
                <w:color w:val="auto"/>
                <w:kern w:val="0"/>
                <w:szCs w:val="21"/>
                <w:lang w:eastAsia="zh-CN" w:bidi="ar"/>
              </w:rPr>
            </w:pPr>
          </w:p>
        </w:tc>
      </w:tr>
      <w:tr w14:paraId="3D82C8B1">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72EE0680">
            <w:pPr>
              <w:widowControl/>
              <w:jc w:val="center"/>
              <w:textAlignment w:val="center"/>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9</w:t>
            </w:r>
          </w:p>
        </w:tc>
        <w:tc>
          <w:tcPr>
            <w:tcW w:w="1843" w:type="dxa"/>
            <w:shd w:val="clear" w:color="auto" w:fill="FFFFFF"/>
            <w:noWrap w:val="0"/>
            <w:vAlign w:val="center"/>
          </w:tcPr>
          <w:p w14:paraId="4E4660B2">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品牌名称</w:t>
            </w:r>
          </w:p>
        </w:tc>
        <w:tc>
          <w:tcPr>
            <w:tcW w:w="1559" w:type="dxa"/>
            <w:shd w:val="clear" w:color="auto" w:fill="FFFFFF"/>
            <w:noWrap w:val="0"/>
            <w:vAlign w:val="center"/>
          </w:tcPr>
          <w:p w14:paraId="06989D0B">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ppmc</w:t>
            </w:r>
          </w:p>
        </w:tc>
        <w:tc>
          <w:tcPr>
            <w:tcW w:w="738" w:type="dxa"/>
            <w:shd w:val="clear" w:color="auto" w:fill="FFFFFF"/>
            <w:noWrap w:val="0"/>
            <w:vAlign w:val="center"/>
          </w:tcPr>
          <w:p w14:paraId="6AC2FDAB">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22D91BE6">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3D251792">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300</w:t>
            </w:r>
          </w:p>
        </w:tc>
        <w:tc>
          <w:tcPr>
            <w:tcW w:w="1723" w:type="dxa"/>
            <w:shd w:val="clear" w:color="auto" w:fill="FFFFFF"/>
            <w:noWrap w:val="0"/>
            <w:vAlign w:val="center"/>
          </w:tcPr>
          <w:p w14:paraId="22F9FFC2">
            <w:pPr>
              <w:widowControl/>
              <w:jc w:val="center"/>
              <w:textAlignment w:val="center"/>
              <w:rPr>
                <w:rFonts w:hint="default" w:ascii="Times New Roman" w:hAnsi="Times New Roman" w:eastAsia="宋体" w:cs="Times New Roman"/>
                <w:color w:val="auto"/>
                <w:kern w:val="0"/>
                <w:szCs w:val="21"/>
                <w:lang w:eastAsia="zh-CN" w:bidi="ar"/>
              </w:rPr>
            </w:pPr>
          </w:p>
        </w:tc>
      </w:tr>
      <w:tr w14:paraId="6A1004F9">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0AA44C55">
            <w:pPr>
              <w:widowControl/>
              <w:jc w:val="center"/>
              <w:textAlignment w:val="center"/>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10</w:t>
            </w:r>
          </w:p>
        </w:tc>
        <w:tc>
          <w:tcPr>
            <w:tcW w:w="1843" w:type="dxa"/>
            <w:shd w:val="clear" w:color="auto" w:fill="FFFFFF"/>
            <w:noWrap w:val="0"/>
            <w:vAlign w:val="center"/>
          </w:tcPr>
          <w:p w14:paraId="34EF84B1">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eastAsia="zh-CN" w:bidi="ar"/>
              </w:rPr>
              <w:t>上市时间</w:t>
            </w:r>
          </w:p>
        </w:tc>
        <w:tc>
          <w:tcPr>
            <w:tcW w:w="1559" w:type="dxa"/>
            <w:shd w:val="clear" w:color="auto" w:fill="FFFFFF"/>
            <w:noWrap w:val="0"/>
            <w:vAlign w:val="center"/>
          </w:tcPr>
          <w:p w14:paraId="3EEA2AD0">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val="en-US" w:eastAsia="zh-CN" w:bidi="ar"/>
              </w:rPr>
              <w:t>sssj</w:t>
            </w:r>
          </w:p>
        </w:tc>
        <w:tc>
          <w:tcPr>
            <w:tcW w:w="738" w:type="dxa"/>
            <w:shd w:val="clear" w:color="auto" w:fill="FFFFFF"/>
            <w:noWrap w:val="0"/>
            <w:vAlign w:val="center"/>
          </w:tcPr>
          <w:p w14:paraId="50FBE350">
            <w:pPr>
              <w:widowControl/>
              <w:jc w:val="center"/>
              <w:textAlignment w:val="center"/>
              <w:rPr>
                <w:rFonts w:hint="default" w:ascii="Times New Roman" w:hAnsi="Times New Roman" w:eastAsia="宋体" w:cs="Times New Roman"/>
                <w:color w:val="auto"/>
                <w:kern w:val="0"/>
                <w:szCs w:val="21"/>
                <w:lang w:eastAsia="zh-CN" w:bidi="ar"/>
              </w:rPr>
            </w:pPr>
            <w:r>
              <w:rPr>
                <w:rFonts w:hint="default"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6525CDF4">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eastAsia="zh-CN" w:bidi="ar"/>
              </w:rPr>
              <w:t>VARCHAR</w:t>
            </w:r>
          </w:p>
        </w:tc>
        <w:tc>
          <w:tcPr>
            <w:tcW w:w="708" w:type="dxa"/>
            <w:shd w:val="clear" w:color="auto" w:fill="FFFFFF"/>
            <w:noWrap w:val="0"/>
            <w:vAlign w:val="center"/>
          </w:tcPr>
          <w:p w14:paraId="41E044DD">
            <w:pPr>
              <w:widowControl/>
              <w:jc w:val="center"/>
              <w:textAlignment w:val="center"/>
              <w:rPr>
                <w:rFonts w:hint="default" w:ascii="Times New Roman" w:hAnsi="Times New Roman" w:eastAsia="宋体" w:cs="Times New Roman"/>
                <w:color w:val="auto"/>
                <w:kern w:val="0"/>
                <w:szCs w:val="21"/>
                <w:lang w:val="en-US" w:eastAsia="zh-CN" w:bidi="ar"/>
              </w:rPr>
            </w:pPr>
            <w:r>
              <w:rPr>
                <w:rFonts w:hint="default" w:ascii="Times New Roman" w:hAnsi="Times New Roman" w:eastAsia="宋体" w:cs="Times New Roman"/>
                <w:color w:val="auto"/>
                <w:kern w:val="0"/>
                <w:szCs w:val="21"/>
                <w:lang w:eastAsia="zh-CN" w:bidi="ar"/>
              </w:rPr>
              <w:t>1</w:t>
            </w:r>
            <w:r>
              <w:rPr>
                <w:rFonts w:hint="default" w:ascii="Times New Roman" w:hAnsi="Times New Roman" w:eastAsia="宋体" w:cs="Times New Roman"/>
                <w:color w:val="auto"/>
                <w:kern w:val="0"/>
                <w:szCs w:val="21"/>
                <w:lang w:val="en-US" w:eastAsia="zh-CN" w:bidi="ar"/>
              </w:rPr>
              <w:t>0</w:t>
            </w:r>
          </w:p>
        </w:tc>
        <w:tc>
          <w:tcPr>
            <w:tcW w:w="1723" w:type="dxa"/>
            <w:shd w:val="clear" w:color="auto" w:fill="FFFFFF"/>
            <w:noWrap w:val="0"/>
            <w:vAlign w:val="center"/>
          </w:tcPr>
          <w:p w14:paraId="2F621797">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val="en-US" w:eastAsia="zh-CN" w:bidi="ar"/>
              </w:rPr>
              <w:t>yyyy-MM-dd</w:t>
            </w:r>
          </w:p>
        </w:tc>
      </w:tr>
      <w:tr w14:paraId="2F7FF10C">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1339D397">
            <w:pPr>
              <w:widowControl/>
              <w:jc w:val="center"/>
              <w:textAlignment w:val="center"/>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11</w:t>
            </w:r>
          </w:p>
        </w:tc>
        <w:tc>
          <w:tcPr>
            <w:tcW w:w="1843" w:type="dxa"/>
            <w:shd w:val="clear" w:color="auto" w:fill="FFFFFF"/>
            <w:noWrap w:val="0"/>
            <w:vAlign w:val="center"/>
          </w:tcPr>
          <w:p w14:paraId="20098D9B">
            <w:pPr>
              <w:widowControl/>
              <w:jc w:val="center"/>
              <w:textAlignment w:val="center"/>
              <w:rPr>
                <w:rFonts w:hint="eastAsia"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eastAsia="zh-CN" w:bidi="ar"/>
              </w:rPr>
              <w:t>生效日期</w:t>
            </w:r>
          </w:p>
        </w:tc>
        <w:tc>
          <w:tcPr>
            <w:tcW w:w="1559" w:type="dxa"/>
            <w:shd w:val="clear" w:color="auto" w:fill="FFFFFF"/>
            <w:noWrap w:val="0"/>
            <w:vAlign w:val="center"/>
          </w:tcPr>
          <w:p w14:paraId="6DD63464">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sxrq</w:t>
            </w:r>
          </w:p>
        </w:tc>
        <w:tc>
          <w:tcPr>
            <w:tcW w:w="738" w:type="dxa"/>
            <w:shd w:val="clear" w:color="auto" w:fill="FFFFFF"/>
            <w:noWrap w:val="0"/>
            <w:vAlign w:val="center"/>
          </w:tcPr>
          <w:p w14:paraId="01DA108F">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N</w:t>
            </w:r>
          </w:p>
        </w:tc>
        <w:tc>
          <w:tcPr>
            <w:tcW w:w="1276" w:type="dxa"/>
            <w:shd w:val="clear" w:color="auto" w:fill="FFFFFF"/>
            <w:noWrap w:val="0"/>
            <w:vAlign w:val="center"/>
          </w:tcPr>
          <w:p w14:paraId="674EFF69">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1EDFBA1F">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10</w:t>
            </w:r>
          </w:p>
        </w:tc>
        <w:tc>
          <w:tcPr>
            <w:tcW w:w="1723" w:type="dxa"/>
            <w:shd w:val="clear" w:color="auto" w:fill="FFFFFF"/>
            <w:noWrap w:val="0"/>
            <w:vAlign w:val="center"/>
          </w:tcPr>
          <w:p w14:paraId="1F55E9F3">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yyyy-MM-dd</w:t>
            </w:r>
          </w:p>
        </w:tc>
      </w:tr>
      <w:tr w14:paraId="39AA4ED2">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19B7DF11">
            <w:pPr>
              <w:widowControl/>
              <w:jc w:val="center"/>
              <w:textAlignment w:val="center"/>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12</w:t>
            </w:r>
          </w:p>
        </w:tc>
        <w:tc>
          <w:tcPr>
            <w:tcW w:w="1843" w:type="dxa"/>
            <w:shd w:val="clear" w:color="auto" w:fill="FFFFFF"/>
            <w:noWrap w:val="0"/>
            <w:vAlign w:val="center"/>
          </w:tcPr>
          <w:p w14:paraId="059F73D0">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eastAsia="zh-CN" w:bidi="ar"/>
              </w:rPr>
              <w:t>外包装商品条码</w:t>
            </w:r>
          </w:p>
        </w:tc>
        <w:tc>
          <w:tcPr>
            <w:tcW w:w="1559" w:type="dxa"/>
            <w:shd w:val="clear" w:color="auto" w:fill="FFFFFF"/>
            <w:noWrap w:val="0"/>
            <w:vAlign w:val="center"/>
          </w:tcPr>
          <w:p w14:paraId="121D3F8C">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wbzsptm</w:t>
            </w:r>
          </w:p>
        </w:tc>
        <w:tc>
          <w:tcPr>
            <w:tcW w:w="738" w:type="dxa"/>
            <w:shd w:val="clear" w:color="auto" w:fill="FFFFFF"/>
            <w:noWrap w:val="0"/>
            <w:vAlign w:val="center"/>
          </w:tcPr>
          <w:p w14:paraId="26B8E568">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Y</w:t>
            </w:r>
          </w:p>
        </w:tc>
        <w:tc>
          <w:tcPr>
            <w:tcW w:w="1276" w:type="dxa"/>
            <w:shd w:val="clear" w:color="auto" w:fill="FFFFFF"/>
            <w:noWrap w:val="0"/>
            <w:vAlign w:val="center"/>
          </w:tcPr>
          <w:p w14:paraId="60B43ECD">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val="en-US" w:eastAsia="zh-CN" w:bidi="ar"/>
              </w:rPr>
              <w:t>VARCHAR</w:t>
            </w:r>
          </w:p>
        </w:tc>
        <w:tc>
          <w:tcPr>
            <w:tcW w:w="708" w:type="dxa"/>
            <w:shd w:val="clear" w:color="auto" w:fill="FFFFFF"/>
            <w:noWrap w:val="0"/>
            <w:vAlign w:val="center"/>
          </w:tcPr>
          <w:p w14:paraId="050C4421">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14</w:t>
            </w:r>
          </w:p>
        </w:tc>
        <w:tc>
          <w:tcPr>
            <w:tcW w:w="1723" w:type="dxa"/>
            <w:shd w:val="clear" w:color="auto" w:fill="FFFFFF"/>
            <w:noWrap w:val="0"/>
            <w:vAlign w:val="center"/>
          </w:tcPr>
          <w:p w14:paraId="33D4F5B8">
            <w:pPr>
              <w:widowControl/>
              <w:jc w:val="center"/>
              <w:textAlignment w:val="center"/>
              <w:rPr>
                <w:rFonts w:hint="default" w:ascii="Times New Roman" w:hAnsi="Times New Roman" w:eastAsia="宋体" w:cs="Times New Roman"/>
                <w:color w:val="auto"/>
                <w:kern w:val="0"/>
                <w:szCs w:val="21"/>
                <w:lang w:eastAsia="zh-CN" w:bidi="ar"/>
              </w:rPr>
            </w:pPr>
          </w:p>
        </w:tc>
      </w:tr>
      <w:tr w14:paraId="11309F00">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82" w:hRule="atLeast"/>
        </w:trPr>
        <w:tc>
          <w:tcPr>
            <w:tcW w:w="675" w:type="dxa"/>
            <w:shd w:val="clear" w:color="auto" w:fill="FFFFFF"/>
            <w:noWrap w:val="0"/>
            <w:vAlign w:val="center"/>
          </w:tcPr>
          <w:p w14:paraId="35E3056F">
            <w:pPr>
              <w:widowControl/>
              <w:jc w:val="center"/>
              <w:textAlignment w:val="center"/>
              <w:rPr>
                <w:rFonts w:hint="default" w:ascii="Times New Roman" w:hAnsi="Times New Roman" w:cs="Times New Roman"/>
                <w:color w:val="auto"/>
                <w:kern w:val="0"/>
                <w:szCs w:val="21"/>
                <w:lang w:val="en-US" w:eastAsia="zh-CN" w:bidi="ar"/>
              </w:rPr>
            </w:pPr>
            <w:r>
              <w:rPr>
                <w:rFonts w:hint="eastAsia" w:ascii="Times New Roman" w:hAnsi="Times New Roman" w:cs="Times New Roman"/>
                <w:color w:val="auto"/>
                <w:kern w:val="0"/>
                <w:szCs w:val="21"/>
                <w:lang w:val="en-US" w:eastAsia="zh-CN" w:bidi="ar"/>
              </w:rPr>
              <w:t>13</w:t>
            </w:r>
          </w:p>
        </w:tc>
        <w:tc>
          <w:tcPr>
            <w:tcW w:w="1843" w:type="dxa"/>
            <w:shd w:val="clear" w:color="auto" w:fill="FFFFFF"/>
            <w:noWrap w:val="0"/>
            <w:vAlign w:val="center"/>
          </w:tcPr>
          <w:p w14:paraId="4ED6001F">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eastAsia="zh-CN" w:bidi="ar"/>
              </w:rPr>
              <w:t>商品状态代码</w:t>
            </w:r>
          </w:p>
        </w:tc>
        <w:tc>
          <w:tcPr>
            <w:tcW w:w="1559" w:type="dxa"/>
            <w:shd w:val="clear" w:color="auto" w:fill="FFFFFF"/>
            <w:noWrap w:val="0"/>
            <w:vAlign w:val="center"/>
          </w:tcPr>
          <w:p w14:paraId="7277CB64">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spztDm</w:t>
            </w:r>
          </w:p>
        </w:tc>
        <w:tc>
          <w:tcPr>
            <w:tcW w:w="738" w:type="dxa"/>
            <w:shd w:val="clear" w:color="auto" w:fill="FFFFFF"/>
            <w:noWrap w:val="0"/>
            <w:vAlign w:val="center"/>
          </w:tcPr>
          <w:p w14:paraId="3D1D230F">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N</w:t>
            </w:r>
          </w:p>
        </w:tc>
        <w:tc>
          <w:tcPr>
            <w:tcW w:w="1276" w:type="dxa"/>
            <w:shd w:val="clear" w:color="auto" w:fill="FFFFFF"/>
            <w:noWrap w:val="0"/>
            <w:vAlign w:val="center"/>
          </w:tcPr>
          <w:p w14:paraId="6FC28062">
            <w:pPr>
              <w:widowControl/>
              <w:jc w:val="center"/>
              <w:textAlignment w:val="center"/>
              <w:rPr>
                <w:rFonts w:hint="default" w:ascii="Times New Roman" w:hAnsi="Times New Roman" w:eastAsia="宋体" w:cs="Times New Roman"/>
                <w:color w:val="auto"/>
                <w:kern w:val="0"/>
                <w:szCs w:val="21"/>
                <w:lang w:eastAsia="zh-CN" w:bidi="ar"/>
              </w:rPr>
            </w:pPr>
            <w:r>
              <w:rPr>
                <w:rFonts w:hint="eastAsia" w:ascii="Times New Roman" w:hAnsi="Times New Roman" w:eastAsia="宋体" w:cs="Times New Roman"/>
                <w:color w:val="auto"/>
                <w:kern w:val="0"/>
                <w:szCs w:val="21"/>
                <w:lang w:val="en-US" w:eastAsia="zh-CN" w:bidi="ar"/>
              </w:rPr>
              <w:t>CHAR</w:t>
            </w:r>
          </w:p>
        </w:tc>
        <w:tc>
          <w:tcPr>
            <w:tcW w:w="708" w:type="dxa"/>
            <w:shd w:val="clear" w:color="auto" w:fill="FFFFFF"/>
            <w:noWrap w:val="0"/>
            <w:vAlign w:val="center"/>
          </w:tcPr>
          <w:p w14:paraId="063EC21C">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2</w:t>
            </w:r>
          </w:p>
        </w:tc>
        <w:tc>
          <w:tcPr>
            <w:tcW w:w="1723" w:type="dxa"/>
            <w:shd w:val="clear" w:color="auto" w:fill="FFFFFF"/>
            <w:noWrap w:val="0"/>
            <w:vAlign w:val="center"/>
          </w:tcPr>
          <w:p w14:paraId="1FB31540">
            <w:pPr>
              <w:widowControl/>
              <w:jc w:val="center"/>
              <w:textAlignment w:val="center"/>
              <w:rPr>
                <w:rFonts w:hint="eastAsia"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01：待确认</w:t>
            </w:r>
          </w:p>
          <w:p w14:paraId="751C0BB7">
            <w:pPr>
              <w:widowControl/>
              <w:jc w:val="center"/>
              <w:textAlignment w:val="center"/>
              <w:rPr>
                <w:rFonts w:hint="eastAsia"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02：确认无误</w:t>
            </w:r>
          </w:p>
          <w:p w14:paraId="1F2CDC37">
            <w:pPr>
              <w:widowControl/>
              <w:jc w:val="center"/>
              <w:textAlignment w:val="center"/>
              <w:rPr>
                <w:rFonts w:hint="eastAsia"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03：确认有误</w:t>
            </w:r>
          </w:p>
          <w:p w14:paraId="2FF2E4C6">
            <w:pPr>
              <w:widowControl/>
              <w:jc w:val="center"/>
              <w:textAlignment w:val="center"/>
              <w:rPr>
                <w:rFonts w:hint="eastAsia"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04：纳税人停用</w:t>
            </w:r>
          </w:p>
          <w:p w14:paraId="78B0F90B">
            <w:pPr>
              <w:widowControl/>
              <w:jc w:val="center"/>
              <w:textAlignment w:val="center"/>
              <w:rPr>
                <w:rFonts w:hint="default" w:ascii="Times New Roman" w:hAnsi="Times New Roman" w:eastAsia="宋体" w:cs="Times New Roman"/>
                <w:color w:val="auto"/>
                <w:kern w:val="0"/>
                <w:szCs w:val="21"/>
                <w:lang w:val="en-US" w:eastAsia="zh-CN" w:bidi="ar"/>
              </w:rPr>
            </w:pPr>
            <w:r>
              <w:rPr>
                <w:rFonts w:hint="eastAsia" w:ascii="Times New Roman" w:hAnsi="Times New Roman" w:eastAsia="宋体" w:cs="Times New Roman"/>
                <w:color w:val="auto"/>
                <w:kern w:val="0"/>
                <w:szCs w:val="21"/>
                <w:lang w:val="en-US" w:eastAsia="zh-CN" w:bidi="ar"/>
              </w:rPr>
              <w:t>05：税务人停用</w:t>
            </w:r>
          </w:p>
        </w:tc>
      </w:tr>
    </w:tbl>
    <w:p w14:paraId="11DCD295">
      <w:pPr>
        <w:pStyle w:val="30"/>
        <w:spacing w:before="156" w:after="156"/>
        <w:ind w:firstLine="0" w:firstLineChars="0"/>
        <w:rPr>
          <w:rFonts w:hint="default" w:ascii="Times New Roman" w:hAnsi="Times New Roman" w:cs="Times New Roman"/>
          <w:color w:val="auto"/>
          <w:sz w:val="24"/>
          <w:szCs w:val="24"/>
        </w:rPr>
      </w:pPr>
      <w:r>
        <w:rPr>
          <w:rFonts w:hint="default" w:ascii="Times New Roman" w:hAnsi="Times New Roman" w:cs="Times New Roman"/>
          <w:color w:val="auto"/>
          <w:sz w:val="24"/>
          <w:szCs w:val="24"/>
        </w:rPr>
        <w:t>2.原始数据为json报文示例</w:t>
      </w:r>
    </w:p>
    <w:tbl>
      <w:tblPr>
        <w:tblStyle w:val="2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522"/>
      </w:tblGrid>
      <w:tr w14:paraId="40F274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noWrap w:val="0"/>
            <w:vAlign w:val="top"/>
          </w:tcPr>
          <w:p w14:paraId="1A91EB5E">
            <w:pPr>
              <w:pStyle w:val="6"/>
              <w:rPr>
                <w:rFonts w:hint="default" w:ascii="Times New Roman" w:hAnsi="Times New Roman" w:eastAsia="宋体" w:cs="Times New Roman"/>
                <w:color w:val="auto"/>
                <w:sz w:val="24"/>
              </w:rPr>
            </w:pPr>
            <w:r>
              <w:rPr>
                <w:rFonts w:hint="default" w:ascii="Times New Roman" w:hAnsi="Times New Roman" w:eastAsia="宋体" w:cs="Times New Roman"/>
                <w:color w:val="auto"/>
              </w:rPr>
              <w:t>{</w:t>
            </w:r>
          </w:p>
          <w:p w14:paraId="2E2F9867">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scqyshxydm</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生产企业社会信用代码</w:t>
            </w:r>
            <w:r>
              <w:rPr>
                <w:rFonts w:hint="default" w:ascii="Times New Roman" w:hAnsi="Times New Roman" w:eastAsia="宋体" w:cs="Times New Roman"/>
                <w:color w:val="auto"/>
              </w:rPr>
              <w:t>",</w:t>
            </w:r>
          </w:p>
          <w:p w14:paraId="4F738C9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scqymc</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生产企业名称</w:t>
            </w:r>
            <w:r>
              <w:rPr>
                <w:rFonts w:hint="default" w:ascii="Times New Roman" w:hAnsi="Times New Roman" w:eastAsia="宋体" w:cs="Times New Roman"/>
                <w:color w:val="auto"/>
              </w:rPr>
              <w:t>",</w:t>
            </w:r>
          </w:p>
          <w:p w14:paraId="500079BB">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sptm</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商品条码</w:t>
            </w:r>
            <w:r>
              <w:rPr>
                <w:rFonts w:hint="default" w:ascii="Times New Roman" w:hAnsi="Times New Roman" w:eastAsia="宋体" w:cs="Times New Roman"/>
                <w:color w:val="auto"/>
              </w:rPr>
              <w:t>",</w:t>
            </w:r>
          </w:p>
          <w:p w14:paraId="27B31081">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sphfwssflhbbm</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商品和服务税收分类合并编码</w:t>
            </w:r>
            <w:r>
              <w:rPr>
                <w:rFonts w:hint="default" w:ascii="Times New Roman" w:hAnsi="Times New Roman" w:eastAsia="宋体" w:cs="Times New Roman"/>
                <w:color w:val="auto"/>
              </w:rPr>
              <w:t>",</w:t>
            </w:r>
          </w:p>
          <w:p w14:paraId="7C61E6DE">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spmc</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商品名称</w:t>
            </w:r>
            <w:r>
              <w:rPr>
                <w:rFonts w:hint="default" w:ascii="Times New Roman" w:hAnsi="Times New Roman" w:eastAsia="宋体" w:cs="Times New Roman"/>
                <w:color w:val="auto"/>
              </w:rPr>
              <w:t>",</w:t>
            </w:r>
          </w:p>
          <w:p w14:paraId="517FC313">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ggxh</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规格型号</w:t>
            </w:r>
            <w:r>
              <w:rPr>
                <w:rFonts w:hint="default" w:ascii="Times New Roman" w:hAnsi="Times New Roman" w:eastAsia="宋体" w:cs="Times New Roman"/>
                <w:color w:val="auto"/>
              </w:rPr>
              <w:t>",</w:t>
            </w:r>
          </w:p>
          <w:p w14:paraId="48897F1C">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dw</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单位</w:t>
            </w:r>
            <w:r>
              <w:rPr>
                <w:rFonts w:hint="default" w:ascii="Times New Roman" w:hAnsi="Times New Roman" w:eastAsia="宋体" w:cs="Times New Roman"/>
                <w:color w:val="auto"/>
              </w:rPr>
              <w:t>",</w:t>
            </w:r>
          </w:p>
          <w:p w14:paraId="76030DD0">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jhl</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净含量</w:t>
            </w:r>
            <w:r>
              <w:rPr>
                <w:rFonts w:hint="default" w:ascii="Times New Roman" w:hAnsi="Times New Roman" w:eastAsia="宋体" w:cs="Times New Roman"/>
                <w:color w:val="auto"/>
              </w:rPr>
              <w:t>",</w:t>
            </w:r>
          </w:p>
          <w:p w14:paraId="67602587">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ppmc</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品牌名称</w:t>
            </w:r>
            <w:r>
              <w:rPr>
                <w:rFonts w:hint="default" w:ascii="Times New Roman" w:hAnsi="Times New Roman" w:eastAsia="宋体" w:cs="Times New Roman"/>
                <w:color w:val="auto"/>
              </w:rPr>
              <w:t>",</w:t>
            </w:r>
          </w:p>
          <w:p w14:paraId="555E978E">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default" w:ascii="Times New Roman" w:hAnsi="Times New Roman" w:eastAsia="宋体" w:cs="Times New Roman"/>
                <w:color w:val="auto"/>
                <w:lang w:val="en-US" w:eastAsia="zh-CN"/>
              </w:rPr>
              <w:t>sssj</w:t>
            </w:r>
            <w:r>
              <w:rPr>
                <w:rFonts w:hint="default" w:ascii="Times New Roman" w:hAnsi="Times New Roman" w:eastAsia="宋体" w:cs="Times New Roman"/>
                <w:color w:val="auto"/>
              </w:rPr>
              <w:t>": "</w:t>
            </w:r>
            <w:r>
              <w:rPr>
                <w:rFonts w:hint="default" w:ascii="Times New Roman" w:hAnsi="Times New Roman" w:eastAsia="宋体" w:cs="Times New Roman"/>
                <w:color w:val="auto"/>
                <w:lang w:eastAsia="zh-CN"/>
              </w:rPr>
              <w:t>上市时间</w:t>
            </w:r>
            <w:r>
              <w:rPr>
                <w:rFonts w:hint="default" w:ascii="Times New Roman" w:hAnsi="Times New Roman" w:eastAsia="宋体" w:cs="Times New Roman"/>
                <w:color w:val="auto"/>
              </w:rPr>
              <w:t>",</w:t>
            </w:r>
          </w:p>
          <w:p w14:paraId="1DD858ED">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eastAsia" w:ascii="Times New Roman" w:hAnsi="Times New Roman" w:eastAsia="宋体" w:cs="Times New Roman"/>
                <w:color w:val="auto"/>
                <w:lang w:val="en-US" w:eastAsia="zh-CN"/>
              </w:rPr>
              <w:t>sxrq</w:t>
            </w:r>
            <w:r>
              <w:rPr>
                <w:rFonts w:hint="default" w:ascii="Times New Roman" w:hAnsi="Times New Roman" w:eastAsia="宋体" w:cs="Times New Roman"/>
                <w:color w:val="auto"/>
              </w:rPr>
              <w:t>": "</w:t>
            </w:r>
            <w:r>
              <w:rPr>
                <w:rFonts w:hint="eastAsia" w:ascii="Times New Roman" w:hAnsi="Times New Roman" w:eastAsia="宋体" w:cs="Times New Roman"/>
                <w:color w:val="auto"/>
                <w:lang w:eastAsia="zh-CN"/>
              </w:rPr>
              <w:t>生效日期</w:t>
            </w:r>
            <w:r>
              <w:rPr>
                <w:rFonts w:hint="default" w:ascii="Times New Roman" w:hAnsi="Times New Roman" w:eastAsia="宋体" w:cs="Times New Roman"/>
                <w:color w:val="auto"/>
              </w:rPr>
              <w:t>",</w:t>
            </w:r>
          </w:p>
          <w:p w14:paraId="0DA1162A">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eastAsia" w:ascii="Times New Roman" w:hAnsi="Times New Roman" w:eastAsia="宋体" w:cs="Times New Roman"/>
                <w:color w:val="auto"/>
                <w:lang w:val="en-US" w:eastAsia="zh-CN"/>
              </w:rPr>
              <w:t>wbzsptm</w:t>
            </w:r>
            <w:r>
              <w:rPr>
                <w:rFonts w:hint="default" w:ascii="Times New Roman" w:hAnsi="Times New Roman" w:eastAsia="宋体" w:cs="Times New Roman"/>
                <w:color w:val="auto"/>
              </w:rPr>
              <w:t>": "</w:t>
            </w:r>
            <w:r>
              <w:rPr>
                <w:rFonts w:hint="eastAsia" w:ascii="Times New Roman" w:hAnsi="Times New Roman" w:eastAsia="宋体" w:cs="Times New Roman"/>
                <w:color w:val="auto"/>
                <w:lang w:eastAsia="zh-CN"/>
              </w:rPr>
              <w:t>外包装商品条码</w:t>
            </w:r>
            <w:r>
              <w:rPr>
                <w:rFonts w:hint="default" w:ascii="Times New Roman" w:hAnsi="Times New Roman" w:eastAsia="宋体" w:cs="Times New Roman"/>
                <w:color w:val="auto"/>
              </w:rPr>
              <w:t>",</w:t>
            </w:r>
          </w:p>
          <w:p w14:paraId="765C234D">
            <w:pPr>
              <w:pStyle w:val="6"/>
              <w:rPr>
                <w:rFonts w:hint="default" w:ascii="Times New Roman" w:hAnsi="Times New Roman" w:eastAsia="宋体" w:cs="Times New Roman"/>
                <w:color w:val="auto"/>
              </w:rPr>
            </w:pPr>
            <w:r>
              <w:rPr>
                <w:rFonts w:hint="default" w:ascii="Times New Roman" w:hAnsi="Times New Roman" w:eastAsia="宋体" w:cs="Times New Roman"/>
                <w:color w:val="auto"/>
              </w:rPr>
              <w:tab/>
            </w:r>
            <w:r>
              <w:rPr>
                <w:rFonts w:hint="default" w:ascii="Times New Roman" w:hAnsi="Times New Roman" w:eastAsia="宋体" w:cs="Times New Roman"/>
                <w:color w:val="auto"/>
              </w:rPr>
              <w:t>"</w:t>
            </w:r>
            <w:r>
              <w:rPr>
                <w:rFonts w:hint="eastAsia" w:ascii="Times New Roman" w:hAnsi="Times New Roman" w:eastAsia="宋体" w:cs="Times New Roman"/>
                <w:color w:val="auto"/>
                <w:lang w:val="en-US" w:eastAsia="zh-CN"/>
              </w:rPr>
              <w:t>spztDm</w:t>
            </w:r>
            <w:r>
              <w:rPr>
                <w:rFonts w:hint="default" w:ascii="Times New Roman" w:hAnsi="Times New Roman" w:eastAsia="宋体" w:cs="Times New Roman"/>
                <w:color w:val="auto"/>
              </w:rPr>
              <w:t>": "</w:t>
            </w:r>
            <w:r>
              <w:rPr>
                <w:rFonts w:hint="eastAsia" w:ascii="Times New Roman" w:hAnsi="Times New Roman" w:eastAsia="宋体" w:cs="Times New Roman"/>
                <w:color w:val="auto"/>
                <w:lang w:eastAsia="zh-CN"/>
              </w:rPr>
              <w:t>商品状态代码</w:t>
            </w:r>
            <w:r>
              <w:rPr>
                <w:rFonts w:hint="default" w:ascii="Times New Roman" w:hAnsi="Times New Roman" w:eastAsia="宋体" w:cs="Times New Roman"/>
                <w:color w:val="auto"/>
              </w:rPr>
              <w:t>"</w:t>
            </w:r>
          </w:p>
          <w:p w14:paraId="7A890F08">
            <w:pPr>
              <w:pStyle w:val="6"/>
              <w:rPr>
                <w:rFonts w:hint="default" w:ascii="Times New Roman" w:hAnsi="Times New Roman" w:cs="Times New Roman"/>
                <w:color w:val="auto"/>
              </w:rPr>
            </w:pPr>
            <w:r>
              <w:rPr>
                <w:rFonts w:hint="default" w:ascii="Times New Roman" w:hAnsi="Times New Roman" w:eastAsia="宋体" w:cs="Times New Roman"/>
                <w:color w:val="auto"/>
                <w:lang w:val="en-US" w:eastAsia="zh-CN"/>
              </w:rPr>
              <w:t>}</w:t>
            </w:r>
          </w:p>
        </w:tc>
      </w:tr>
    </w:tbl>
    <w:p w14:paraId="61D09735">
      <w:pPr>
        <w:pStyle w:val="3"/>
        <w:rPr>
          <w:rFonts w:hint="default" w:ascii="Times New Roman" w:hAnsi="Times New Roman" w:eastAsia="宋体" w:cs="Times New Roman"/>
          <w:color w:val="auto"/>
          <w:sz w:val="28"/>
          <w:szCs w:val="28"/>
          <w:lang w:val="en-US" w:eastAsia="zh-CN"/>
        </w:rPr>
      </w:pPr>
      <w:bookmarkStart w:id="601" w:name="_Toc24640"/>
      <w:bookmarkStart w:id="602" w:name="_Toc2882"/>
      <w:r>
        <w:rPr>
          <w:rFonts w:hint="eastAsia" w:ascii="Times New Roman" w:hAnsi="Times New Roman" w:eastAsia="宋体" w:cs="Times New Roman"/>
          <w:color w:val="auto"/>
          <w:sz w:val="28"/>
          <w:szCs w:val="28"/>
          <w:lang w:val="en-US" w:eastAsia="zh-CN"/>
        </w:rPr>
        <w:t>（二）</w:t>
      </w:r>
      <w:r>
        <w:rPr>
          <w:rFonts w:hint="default" w:ascii="Times New Roman" w:hAnsi="Times New Roman" w:eastAsia="宋体" w:cs="Times New Roman"/>
          <w:color w:val="auto"/>
          <w:sz w:val="28"/>
          <w:szCs w:val="28"/>
          <w:lang w:val="en-US" w:eastAsia="zh-CN"/>
        </w:rPr>
        <w:t>国籍代码表</w:t>
      </w:r>
      <w:bookmarkEnd w:id="601"/>
      <w:bookmarkEnd w:id="602"/>
    </w:p>
    <w:tbl>
      <w:tblPr>
        <w:tblStyle w:val="24"/>
        <w:tblW w:w="8260" w:type="dxa"/>
        <w:tblInd w:w="98"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905"/>
        <w:gridCol w:w="1928"/>
        <w:gridCol w:w="3164"/>
        <w:gridCol w:w="2427"/>
      </w:tblGrid>
      <w:tr w14:paraId="530BCE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280" w:hRule="atLeast"/>
        </w:trPr>
        <w:tc>
          <w:tcPr>
            <w:tcW w:w="1040" w:type="dxa"/>
            <w:tcBorders>
              <w:top w:val="single" w:color="000000" w:sz="4" w:space="0"/>
              <w:left w:val="single" w:color="000000" w:sz="4" w:space="0"/>
              <w:bottom w:val="single" w:color="000000" w:sz="4" w:space="0"/>
              <w:right w:val="single" w:color="000000" w:sz="4" w:space="0"/>
            </w:tcBorders>
            <w:noWrap/>
            <w:vAlign w:val="center"/>
          </w:tcPr>
          <w:p w14:paraId="3758F13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序号</w:t>
            </w:r>
          </w:p>
        </w:tc>
        <w:tc>
          <w:tcPr>
            <w:tcW w:w="2260" w:type="dxa"/>
            <w:tcBorders>
              <w:top w:val="single" w:color="000000" w:sz="4" w:space="0"/>
              <w:left w:val="single" w:color="000000" w:sz="4" w:space="0"/>
              <w:bottom w:val="single" w:color="000000" w:sz="4" w:space="0"/>
              <w:right w:val="single" w:color="000000" w:sz="4" w:space="0"/>
            </w:tcBorders>
            <w:noWrap/>
            <w:vAlign w:val="center"/>
          </w:tcPr>
          <w:p w14:paraId="4752E88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国家或地区数字代码</w:t>
            </w:r>
          </w:p>
        </w:tc>
        <w:tc>
          <w:tcPr>
            <w:tcW w:w="2550" w:type="dxa"/>
            <w:tcBorders>
              <w:top w:val="single" w:color="000000" w:sz="4" w:space="0"/>
              <w:left w:val="single" w:color="000000" w:sz="4" w:space="0"/>
              <w:bottom w:val="single" w:color="000000" w:sz="4" w:space="0"/>
              <w:right w:val="single" w:color="000000" w:sz="4" w:space="0"/>
            </w:tcBorders>
            <w:noWrap/>
            <w:vAlign w:val="center"/>
          </w:tcPr>
          <w:p w14:paraId="29350F2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国家或地区名称</w:t>
            </w:r>
          </w:p>
        </w:tc>
        <w:tc>
          <w:tcPr>
            <w:tcW w:w="2410" w:type="dxa"/>
            <w:tcBorders>
              <w:top w:val="single" w:color="000000" w:sz="4" w:space="0"/>
              <w:left w:val="single" w:color="000000" w:sz="4" w:space="0"/>
              <w:bottom w:val="single" w:color="000000" w:sz="4" w:space="0"/>
              <w:right w:val="single" w:color="000000" w:sz="4" w:space="0"/>
            </w:tcBorders>
            <w:noWrap/>
            <w:vAlign w:val="center"/>
          </w:tcPr>
          <w:p w14:paraId="0FE4EE1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国家或地区简称</w:t>
            </w:r>
          </w:p>
        </w:tc>
      </w:tr>
      <w:tr w14:paraId="7CEEF6E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A8CB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973D6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AB551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阿富汗</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CA8E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阿富汗</w:t>
            </w:r>
          </w:p>
        </w:tc>
      </w:tr>
      <w:tr w14:paraId="620BD1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9607D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1847F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C0B70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阿尔巴尼亚共和国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96709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阿尔巴尼亚</w:t>
            </w:r>
          </w:p>
        </w:tc>
      </w:tr>
      <w:tr w14:paraId="1484566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52E09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9225B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0CDF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南极洲</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377FE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南极洲</w:t>
            </w:r>
          </w:p>
        </w:tc>
      </w:tr>
      <w:tr w14:paraId="4D4B15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C75CA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AA5E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3A4C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阿尔及利亚民主人民共和国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8342C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阿尔及利亚</w:t>
            </w:r>
          </w:p>
        </w:tc>
      </w:tr>
      <w:tr w14:paraId="67F151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10F72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65590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0426E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美属萨摩亚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89809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美属萨摩亚</w:t>
            </w:r>
          </w:p>
        </w:tc>
      </w:tr>
      <w:tr w14:paraId="1866B7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A8590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A68A0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B3288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安道尔公国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0738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安道尔</w:t>
            </w:r>
          </w:p>
        </w:tc>
      </w:tr>
      <w:tr w14:paraId="490ACB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2432C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C26F9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B5FAB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安哥拉共和国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5F84F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安哥拉</w:t>
            </w:r>
          </w:p>
        </w:tc>
      </w:tr>
      <w:tr w14:paraId="1BAD03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BDC5A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FBA2D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905B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安提瓜和巴布达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8763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安提瓜和巴布达</w:t>
            </w:r>
          </w:p>
        </w:tc>
      </w:tr>
      <w:tr w14:paraId="7AC1EB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43A52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DB99D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8230D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阿塞拜疆共和国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EE85F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阿塞拜疆</w:t>
            </w:r>
          </w:p>
        </w:tc>
      </w:tr>
      <w:tr w14:paraId="214100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6A56E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DD8E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B6A9D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阿根廷共和国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2ED4A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阿根廷</w:t>
            </w:r>
          </w:p>
        </w:tc>
      </w:tr>
      <w:tr w14:paraId="3BE462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7AF6E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20D4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50D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澳大利亚联邦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DD33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澳大利亚</w:t>
            </w:r>
          </w:p>
        </w:tc>
      </w:tr>
      <w:tr w14:paraId="137D50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9BC0A3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F9951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65A37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奥地利共和国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422A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奥地利</w:t>
            </w:r>
          </w:p>
        </w:tc>
      </w:tr>
      <w:tr w14:paraId="214D2B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17932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AC458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80D5E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巴哈马联邦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1787A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巴哈马</w:t>
            </w:r>
          </w:p>
        </w:tc>
      </w:tr>
      <w:tr w14:paraId="5D5DE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1CB4A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3A456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DAE8F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79E8F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巴林</w:t>
            </w:r>
          </w:p>
        </w:tc>
      </w:tr>
      <w:tr w14:paraId="469A5A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D3F39E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DDCD6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107C3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孟加拉人民共和国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923E3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孟加拉国</w:t>
            </w:r>
          </w:p>
        </w:tc>
      </w:tr>
      <w:tr w14:paraId="0DB8A81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686F7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F5896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946BC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亚美尼亚共和国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69F77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亚美尼亚</w:t>
            </w:r>
          </w:p>
        </w:tc>
      </w:tr>
      <w:tr w14:paraId="0858F3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1C5F6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06024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EE38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巴巴多斯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78E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巴巴多斯</w:t>
            </w:r>
          </w:p>
        </w:tc>
      </w:tr>
      <w:tr w14:paraId="6F63FA5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52B2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A5362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DA5BA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比利时王国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A4C4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比利时</w:t>
            </w:r>
          </w:p>
        </w:tc>
      </w:tr>
      <w:tr w14:paraId="02F867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53589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D0E53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6C0CF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百慕大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C86B6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百慕大</w:t>
            </w:r>
          </w:p>
        </w:tc>
      </w:tr>
      <w:tr w14:paraId="4AFE895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3C9FE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1E11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720DB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不丹王国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6EAD3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不丹</w:t>
            </w:r>
          </w:p>
        </w:tc>
      </w:tr>
      <w:tr w14:paraId="212397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52B3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D5F76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32D8F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玻利维亚共和国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F9545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玻利维亚</w:t>
            </w:r>
          </w:p>
        </w:tc>
      </w:tr>
      <w:tr w14:paraId="3A473B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FBF15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C90A9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CE8D9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波斯尼亚和黑塞哥维那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12D5F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波黑</w:t>
            </w:r>
          </w:p>
        </w:tc>
      </w:tr>
      <w:tr w14:paraId="6A280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0B5D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6E48E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172C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博茨瓦纳共和国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7C50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博茨瓦纳</w:t>
            </w:r>
          </w:p>
        </w:tc>
      </w:tr>
      <w:tr w14:paraId="6C3871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6BBB5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47D6A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E01C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布维岛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63B34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布维岛</w:t>
            </w:r>
          </w:p>
        </w:tc>
      </w:tr>
      <w:tr w14:paraId="53BF78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1CAC9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F6545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3D649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巴西联邦共和国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6CCA4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巴西</w:t>
            </w:r>
          </w:p>
        </w:tc>
      </w:tr>
      <w:tr w14:paraId="7F365F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BEBD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1FB8D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C531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伯利兹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322F9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伯利兹</w:t>
            </w:r>
          </w:p>
        </w:tc>
      </w:tr>
      <w:tr w14:paraId="267D3F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ACD27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1BBB4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273B9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英属印度洋领地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14AA9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英属印度洋领地</w:t>
            </w:r>
          </w:p>
        </w:tc>
      </w:tr>
      <w:tr w14:paraId="68474F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18D5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12FA8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E77DE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所罗门群岛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14255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所罗门群岛</w:t>
            </w:r>
          </w:p>
        </w:tc>
      </w:tr>
      <w:tr w14:paraId="7C1640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357CB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7DC2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13A85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英属维尔京群岛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D8D89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英属维尔京群岛</w:t>
            </w:r>
          </w:p>
        </w:tc>
      </w:tr>
      <w:tr w14:paraId="785401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CA5D8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3F47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096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6B7C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文莱达鲁萨兰国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66E42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文莱</w:t>
            </w:r>
          </w:p>
        </w:tc>
      </w:tr>
      <w:tr w14:paraId="543AF51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376A2B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AD4D9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D8C57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保加利亚共和国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8D5F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保加利亚</w:t>
            </w:r>
          </w:p>
        </w:tc>
      </w:tr>
      <w:tr w14:paraId="2B7E4A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7F1F3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5BC08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0DDA9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缅甸联邦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DDAB6F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缅甸</w:t>
            </w:r>
          </w:p>
        </w:tc>
      </w:tr>
      <w:tr w14:paraId="73F35EC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7C159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26E7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CE34E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布隆迪共和国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8713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布隆迪</w:t>
            </w:r>
          </w:p>
        </w:tc>
      </w:tr>
      <w:tr w14:paraId="71F66EC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74443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0C290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ADEC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白俄罗斯共和国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01FEA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白俄罗斯</w:t>
            </w:r>
          </w:p>
        </w:tc>
      </w:tr>
      <w:tr w14:paraId="27E555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96FE55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22F54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D6399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柬埔寨王国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FA26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柬埔寨</w:t>
            </w:r>
          </w:p>
        </w:tc>
      </w:tr>
      <w:tr w14:paraId="3EDE14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80E6D4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BCBC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41A99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喀麦隆共和国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5ADA2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喀麦隆</w:t>
            </w:r>
          </w:p>
        </w:tc>
      </w:tr>
      <w:tr w14:paraId="0734D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04490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8E8B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7A746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加拿大</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8A7B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加拿大</w:t>
            </w:r>
          </w:p>
        </w:tc>
      </w:tr>
      <w:tr w14:paraId="58FCB9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EC453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8A24F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03D4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佛得角共和国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4ED32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佛得角</w:t>
            </w:r>
          </w:p>
        </w:tc>
      </w:tr>
      <w:tr w14:paraId="68B4750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2EED15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B43AB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AAE70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开曼群岛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82A2E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开曼群岛</w:t>
            </w:r>
          </w:p>
        </w:tc>
      </w:tr>
      <w:tr w14:paraId="45564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B14DCD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2FA57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4BBE4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91757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中非</w:t>
            </w:r>
          </w:p>
        </w:tc>
      </w:tr>
      <w:tr w14:paraId="3E8B160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34C79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DD0B8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1FA71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斯里兰卡民主社会主义共和国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9E2AD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斯里兰卡</w:t>
            </w:r>
          </w:p>
        </w:tc>
      </w:tr>
      <w:tr w14:paraId="6696E2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0978E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64FDA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482E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乍得共和国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B428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乍得</w:t>
            </w:r>
          </w:p>
        </w:tc>
      </w:tr>
      <w:tr w14:paraId="2EC2F09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2F6F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76436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75F7D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智利共和国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5E6B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智利</w:t>
            </w:r>
          </w:p>
        </w:tc>
      </w:tr>
      <w:tr w14:paraId="4B713C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1A17E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F9835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E5ACB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中华人民共和国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51C8E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w:t>
            </w:r>
          </w:p>
        </w:tc>
      </w:tr>
      <w:tr w14:paraId="766B9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8F946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08D0E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5C2F2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中国台湾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B7388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中国台湾</w:t>
            </w:r>
          </w:p>
        </w:tc>
      </w:tr>
      <w:tr w14:paraId="2988A9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DE43C9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EF96F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7DC7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圣诞岛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2B10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圣诞岛</w:t>
            </w:r>
          </w:p>
        </w:tc>
      </w:tr>
      <w:tr w14:paraId="5D6641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E1705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67C9D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BCBA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科科斯（基林）群岛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9F437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科科斯（基林）群岛</w:t>
            </w:r>
          </w:p>
        </w:tc>
      </w:tr>
      <w:tr w14:paraId="743C9E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9E6DC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961BF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84CB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哥伦比亚共和国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4030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哥伦比亚</w:t>
            </w:r>
          </w:p>
        </w:tc>
      </w:tr>
      <w:tr w14:paraId="349FFD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0C8D9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94FE0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22F8E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科摩罗伊斯兰联邦共和国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D74A0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科摩罗</w:t>
            </w:r>
          </w:p>
        </w:tc>
      </w:tr>
      <w:tr w14:paraId="3CD010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A24E5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B4BB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C4B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马约特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FA37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马约特</w:t>
            </w:r>
          </w:p>
        </w:tc>
      </w:tr>
      <w:tr w14:paraId="57B79A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66AEE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BB25D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FE73E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刚果共和国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22D8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刚果（布）</w:t>
            </w:r>
          </w:p>
        </w:tc>
      </w:tr>
      <w:tr w14:paraId="48F4E0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E17F8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C8D25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8F8FA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刚果民主共和国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3313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刚果（金）</w:t>
            </w:r>
          </w:p>
        </w:tc>
      </w:tr>
      <w:tr w14:paraId="434D6F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5DF72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897A3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3C1B6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库克群岛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FE09E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库克群岛</w:t>
            </w:r>
          </w:p>
        </w:tc>
      </w:tr>
      <w:tr w14:paraId="0ED4EE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738D9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3E5AD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D91F7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哥斯达黎加共和国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98546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哥斯达黎加</w:t>
            </w:r>
          </w:p>
        </w:tc>
      </w:tr>
      <w:tr w14:paraId="55D31F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D1191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08FF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C5C0E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克罗地亚共和国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9DB94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克罗地亚</w:t>
            </w:r>
          </w:p>
        </w:tc>
      </w:tr>
      <w:tr w14:paraId="528798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32E2D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4524B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BFBD6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古巴共和国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838D9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古巴</w:t>
            </w:r>
          </w:p>
        </w:tc>
      </w:tr>
      <w:tr w14:paraId="4B2F55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644A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1D2270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F9D1C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塞浦路斯共和国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6C90E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塞浦路斯</w:t>
            </w:r>
          </w:p>
        </w:tc>
      </w:tr>
      <w:tr w14:paraId="3BE28E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6EDEE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89711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9428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捷克共和国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87100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捷克</w:t>
            </w:r>
          </w:p>
        </w:tc>
      </w:tr>
      <w:tr w14:paraId="2F78A81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2784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DB1C8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A1349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贝宁共和国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B1C82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贝宁</w:t>
            </w:r>
          </w:p>
        </w:tc>
      </w:tr>
      <w:tr w14:paraId="6DC58A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3C8FF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6822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3FABD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丹麦王国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AE621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丹麦</w:t>
            </w:r>
          </w:p>
        </w:tc>
      </w:tr>
      <w:tr w14:paraId="435DF0D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250F1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7F1F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A7C6F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多米尼克国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BDDC9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多米尼克</w:t>
            </w:r>
          </w:p>
        </w:tc>
      </w:tr>
      <w:tr w14:paraId="3567DF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9A88C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1ADF0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CCA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多米尼加共和国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ECDF7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多米尼加</w:t>
            </w:r>
          </w:p>
        </w:tc>
      </w:tr>
      <w:tr w14:paraId="34B59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D3BD0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2F93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E1418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厄瓜多尔共和国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C977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厄瓜多尔</w:t>
            </w:r>
          </w:p>
        </w:tc>
      </w:tr>
      <w:tr w14:paraId="532EA56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86721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EA1B4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F6228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萨尔瓦多共和国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B016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萨尔瓦多</w:t>
            </w:r>
          </w:p>
        </w:tc>
      </w:tr>
      <w:tr w14:paraId="2EE02D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EEF9AE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47E47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AFB1B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赤道几内亚共和国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5B71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赤道几内亚</w:t>
            </w:r>
          </w:p>
        </w:tc>
      </w:tr>
      <w:tr w14:paraId="4B7B4F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8BD28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BE58A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44840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埃塞俄比亚联邦民主共和国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60172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埃塞俄比亚</w:t>
            </w:r>
          </w:p>
        </w:tc>
      </w:tr>
      <w:tr w14:paraId="5E2DA7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41E3A4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E6181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129FC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厄立特里亚国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CED3A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厄立特里亚</w:t>
            </w:r>
          </w:p>
        </w:tc>
      </w:tr>
      <w:tr w14:paraId="33E4CB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741BD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650BF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66F7E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爱沙尼亚共和国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87BDE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爱沙尼亚</w:t>
            </w:r>
          </w:p>
        </w:tc>
      </w:tr>
      <w:tr w14:paraId="42E215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79F12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AFEB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3A156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法罗群岛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C9017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法罗群岛</w:t>
            </w:r>
          </w:p>
        </w:tc>
      </w:tr>
      <w:tr w14:paraId="19CF8C2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7437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8553C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0696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福克兰群岛（马尔维纳斯）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F1DBC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福克兰群岛（马尔维纳斯）</w:t>
            </w:r>
          </w:p>
        </w:tc>
      </w:tr>
      <w:tr w14:paraId="51C25BA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9764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8992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00A25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南乔治亚岛和南桑德韦奇岛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4A01E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南乔治亚岛和南桑德韦奇岛</w:t>
            </w:r>
          </w:p>
        </w:tc>
      </w:tr>
      <w:tr w14:paraId="5DBF17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36B04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2DBAC0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AD728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斐济群岛共和国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15F66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斐济</w:t>
            </w:r>
          </w:p>
        </w:tc>
      </w:tr>
      <w:tr w14:paraId="2A2FA5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58D18D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714C8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DA5B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芬兰共和国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62582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芬兰</w:t>
            </w:r>
          </w:p>
        </w:tc>
      </w:tr>
      <w:tr w14:paraId="1260003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8F7253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F0FEE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07018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法兰西共和国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A7CE8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法国</w:t>
            </w:r>
          </w:p>
        </w:tc>
      </w:tr>
      <w:tr w14:paraId="79D887C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59BF7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7C21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26AB3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法属圭亚那</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AC8B9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法属圭亚那</w:t>
            </w:r>
          </w:p>
        </w:tc>
      </w:tr>
      <w:tr w14:paraId="00407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43F15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D0F3D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D982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法属波利尼西亚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A435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法属波利尼西亚</w:t>
            </w:r>
          </w:p>
        </w:tc>
      </w:tr>
      <w:tr w14:paraId="7493E1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75ED4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F0B1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151C2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法属南部领地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AF7FA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法属南部领地</w:t>
            </w:r>
          </w:p>
        </w:tc>
      </w:tr>
      <w:tr w14:paraId="05475B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C58585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410F8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7D38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吉布提共和国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532C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吉布提</w:t>
            </w:r>
          </w:p>
        </w:tc>
      </w:tr>
      <w:tr w14:paraId="1A2D74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56C87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1FF3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5A91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加蓬共和国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B9D72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加蓬</w:t>
            </w:r>
          </w:p>
        </w:tc>
      </w:tr>
      <w:tr w14:paraId="48B5A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B03CC8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1BB42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11260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格鲁吉亚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04FE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格鲁吉亚</w:t>
            </w:r>
          </w:p>
        </w:tc>
      </w:tr>
      <w:tr w14:paraId="7DA700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9AE37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ED6D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77229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冈比亚共和国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E92D5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冈比亚</w:t>
            </w:r>
          </w:p>
        </w:tc>
      </w:tr>
      <w:tr w14:paraId="041F67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A53C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7128F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F2B0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巴勒斯坦国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22571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巴勒斯坦</w:t>
            </w:r>
          </w:p>
        </w:tc>
      </w:tr>
      <w:tr w14:paraId="27A41AC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5FF812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C58F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E42F7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德意志联邦共和国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1F878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德国</w:t>
            </w:r>
          </w:p>
        </w:tc>
      </w:tr>
      <w:tr w14:paraId="05774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F2038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9490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35F8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加纳共和国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56DCB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加纳</w:t>
            </w:r>
          </w:p>
        </w:tc>
      </w:tr>
      <w:tr w14:paraId="7A0A65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CD42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80BE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A7C1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直布罗陀</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7EF0A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直布罗陀</w:t>
            </w:r>
          </w:p>
        </w:tc>
      </w:tr>
      <w:tr w14:paraId="3D5A9F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5F0DB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C2A14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1E64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基里巴斯共和国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08CEE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基里巴斯</w:t>
            </w:r>
          </w:p>
        </w:tc>
      </w:tr>
      <w:tr w14:paraId="58C080C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CE81D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7D343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BC7D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希腊共和国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8BA39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希腊</w:t>
            </w:r>
          </w:p>
        </w:tc>
      </w:tr>
      <w:tr w14:paraId="220FE6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4B3D5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66ED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97B9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格陵兰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F3795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格陵兰</w:t>
            </w:r>
          </w:p>
        </w:tc>
      </w:tr>
      <w:tr w14:paraId="062E876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32B48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C380C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37A15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格林纳达</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5D44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格林纳达</w:t>
            </w:r>
          </w:p>
        </w:tc>
      </w:tr>
      <w:tr w14:paraId="7D69C9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E6997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34AAF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5C2F2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瓜德罗普</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F2DD2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瓜德罗普</w:t>
            </w:r>
          </w:p>
        </w:tc>
      </w:tr>
      <w:tr w14:paraId="41D613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427B0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78D6B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BFA3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DAB06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关岛</w:t>
            </w:r>
          </w:p>
        </w:tc>
      </w:tr>
      <w:tr w14:paraId="7538EA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B3BE9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D05F4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A857B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危地马拉共和国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F8DC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危地马</w:t>
            </w:r>
          </w:p>
        </w:tc>
      </w:tr>
      <w:tr w14:paraId="3F5E21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C0254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4D03D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C42DE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几内亚共和国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C1372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几内亚</w:t>
            </w:r>
          </w:p>
        </w:tc>
      </w:tr>
      <w:tr w14:paraId="59DB90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AF3D99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D311B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4AD90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圭亚那合作共和国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83F60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圭亚那</w:t>
            </w:r>
          </w:p>
        </w:tc>
      </w:tr>
      <w:tr w14:paraId="2F13D6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BFD97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18594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2873B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海地共和国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AA769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海地</w:t>
            </w:r>
          </w:p>
        </w:tc>
      </w:tr>
      <w:tr w14:paraId="7520E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89F9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2A1DD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725CC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赫德岛和麦克唐纳岛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2D8D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赫德岛和麦克唐纳岛</w:t>
            </w:r>
          </w:p>
        </w:tc>
      </w:tr>
      <w:tr w14:paraId="2CADA0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8DDE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9DD20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84ED0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梵蒂冈城国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26930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梵蒂冈</w:t>
            </w:r>
          </w:p>
        </w:tc>
      </w:tr>
      <w:tr w14:paraId="292611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A4BE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15B81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BAADD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洪都拉斯共和国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4CDA8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洪都拉斯</w:t>
            </w:r>
          </w:p>
        </w:tc>
      </w:tr>
      <w:tr w14:paraId="0F9D7C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D1EFD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2488F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F04B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中国香港特别行政区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97095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中国香港</w:t>
            </w:r>
          </w:p>
        </w:tc>
      </w:tr>
      <w:tr w14:paraId="3F03A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18D6D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8A65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088E0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匈牙利共和国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67254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匈牙利</w:t>
            </w:r>
          </w:p>
        </w:tc>
      </w:tr>
      <w:tr w14:paraId="4B050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52030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EDF64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4D575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冰岛共和国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86CBF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冰岛</w:t>
            </w:r>
          </w:p>
        </w:tc>
      </w:tr>
      <w:tr w14:paraId="26459E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69FFC9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572F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90C2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印度共和国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8911D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印度</w:t>
            </w:r>
          </w:p>
        </w:tc>
      </w:tr>
      <w:tr w14:paraId="2B6FC7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351D4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A0653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3BD9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印度尼西亚共和国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07A4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印度尼西亚</w:t>
            </w:r>
          </w:p>
        </w:tc>
      </w:tr>
      <w:tr w14:paraId="302EB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45E0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02400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0EB3F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伊朗伊斯兰共和国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3A482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伊朗</w:t>
            </w:r>
          </w:p>
        </w:tc>
      </w:tr>
      <w:tr w14:paraId="583A50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99477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17CE0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41E6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伊拉克共和国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3233D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伊拉克</w:t>
            </w:r>
          </w:p>
        </w:tc>
      </w:tr>
      <w:tr w14:paraId="2D53ABA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86635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86B92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9870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爱尔兰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A819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爱尔兰</w:t>
            </w:r>
          </w:p>
        </w:tc>
      </w:tr>
      <w:tr w14:paraId="3F907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2A5C9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D378C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F6461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以色列国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AE09E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以色列</w:t>
            </w:r>
          </w:p>
        </w:tc>
      </w:tr>
      <w:tr w14:paraId="6DE1E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AE96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EE7F3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9967B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意大利共和国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62077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意大利</w:t>
            </w:r>
          </w:p>
        </w:tc>
      </w:tr>
      <w:tr w14:paraId="4E8239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14024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72DFF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BF62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科特迪瓦共和国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97CBB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科特迪瓦</w:t>
            </w:r>
          </w:p>
        </w:tc>
      </w:tr>
      <w:tr w14:paraId="3B908FE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43C09C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447A1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8382C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牙买加</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B20FC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牙买加</w:t>
            </w:r>
          </w:p>
        </w:tc>
      </w:tr>
      <w:tr w14:paraId="456DFB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F9E5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C3FA1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9A632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日本国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4FB20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日本</w:t>
            </w:r>
          </w:p>
        </w:tc>
      </w:tr>
      <w:tr w14:paraId="4F8AB8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AEFA7A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7966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398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BBE85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哈萨克斯坦共和国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26935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哈萨克斯坦</w:t>
            </w:r>
          </w:p>
        </w:tc>
      </w:tr>
      <w:tr w14:paraId="2B2A603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CD68F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46245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672F8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约旦哈希姆王国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DE1FA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约旦</w:t>
            </w:r>
          </w:p>
        </w:tc>
      </w:tr>
      <w:tr w14:paraId="5A8A9B2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492E39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8BCA4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72284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肯尼亚共和国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D588F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肯尼亚</w:t>
            </w:r>
          </w:p>
        </w:tc>
      </w:tr>
      <w:tr w14:paraId="2E644E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F8FE1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1429D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8C23F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朝鲜民主主义人民共和国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40725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朝鲜</w:t>
            </w:r>
          </w:p>
        </w:tc>
      </w:tr>
      <w:tr w14:paraId="45654EA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E4032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DB0C2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7391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大韩民国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13198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韩国</w:t>
            </w:r>
          </w:p>
        </w:tc>
      </w:tr>
      <w:tr w14:paraId="20F751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551ADA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8D50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1E86B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科威特国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EA0B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科威特</w:t>
            </w:r>
          </w:p>
        </w:tc>
      </w:tr>
      <w:tr w14:paraId="0B4E263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D18351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EDD5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CF082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吉尔吉斯共和国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D17E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吉尔吉斯斯坦</w:t>
            </w:r>
          </w:p>
        </w:tc>
      </w:tr>
      <w:tr w14:paraId="20B8FA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18BE2B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7A10A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22897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老挝人民民主共和国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F60D1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老挝</w:t>
            </w:r>
          </w:p>
        </w:tc>
      </w:tr>
      <w:tr w14:paraId="5D3518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3C1090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A833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D9752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黎巴嫩共和国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E93D0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黎巴嫩</w:t>
            </w:r>
          </w:p>
        </w:tc>
      </w:tr>
      <w:tr w14:paraId="7DC3A50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3AB77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0AE3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E39EC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莱索托王国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CD5E9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莱索托</w:t>
            </w:r>
          </w:p>
        </w:tc>
      </w:tr>
      <w:tr w14:paraId="194C1C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CF4DB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983AB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61F35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拉脱维亚共和国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12A1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拉脱维亚</w:t>
            </w:r>
          </w:p>
        </w:tc>
      </w:tr>
      <w:tr w14:paraId="7FD48E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B9AA2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2F6B0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2ACE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利比里亚共和国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D260FA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利比里亚</w:t>
            </w:r>
          </w:p>
        </w:tc>
      </w:tr>
      <w:tr w14:paraId="560D57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19B75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CDBD8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1418B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大阿拉伯利比亚人民社会主义民众国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69E10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利比亚</w:t>
            </w:r>
          </w:p>
        </w:tc>
      </w:tr>
      <w:tr w14:paraId="0DC1E0F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608DC6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A8E8A6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43DB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列支敦士登公国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55C6B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列支敦士登</w:t>
            </w:r>
          </w:p>
        </w:tc>
      </w:tr>
      <w:tr w14:paraId="2061C2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39094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416D2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6623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立陶宛共和国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54163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立陶宛</w:t>
            </w:r>
          </w:p>
        </w:tc>
      </w:tr>
      <w:tr w14:paraId="07C6A77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2A0BB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3DA7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AA7D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卢森堡大公国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E1CE6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卢森堡</w:t>
            </w:r>
          </w:p>
        </w:tc>
      </w:tr>
      <w:tr w14:paraId="02DF728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D9CA22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34372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CC483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中国澳门特别行政区</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58960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中国澳门</w:t>
            </w:r>
          </w:p>
        </w:tc>
      </w:tr>
      <w:tr w14:paraId="4DAB5E2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C9EA8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AA26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BA0C7A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马达加斯加共和国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CED15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马达加斯加</w:t>
            </w:r>
          </w:p>
        </w:tc>
      </w:tr>
      <w:tr w14:paraId="1B36E44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91166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08C4E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492395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马拉维共和国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7D3AD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马拉维</w:t>
            </w:r>
          </w:p>
        </w:tc>
      </w:tr>
      <w:tr w14:paraId="485B7E2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5C6C23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8AC03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51D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马来西亚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5B1EE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马来西亚</w:t>
            </w:r>
          </w:p>
        </w:tc>
      </w:tr>
      <w:tr w14:paraId="406199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1C8F2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E1CDD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BCDE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马尔代夫共和国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C93E7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马尔代夫</w:t>
            </w:r>
          </w:p>
        </w:tc>
      </w:tr>
      <w:tr w14:paraId="70250B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3F41F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C128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22919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61566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马里</w:t>
            </w:r>
          </w:p>
        </w:tc>
      </w:tr>
      <w:tr w14:paraId="7F71E6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3BAB5B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17909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9A4A0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马耳他共和国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A33E4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马耳他</w:t>
            </w:r>
          </w:p>
        </w:tc>
      </w:tr>
      <w:tr w14:paraId="697124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E4BEC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15EBD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DD96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马提尼克</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1E9F0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马提尼克</w:t>
            </w:r>
          </w:p>
        </w:tc>
      </w:tr>
      <w:tr w14:paraId="766F0E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8E048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5FDE7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596EE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毛里塔尼亚伊斯兰共和国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08795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毛里塔尼亚</w:t>
            </w:r>
          </w:p>
        </w:tc>
      </w:tr>
      <w:tr w14:paraId="3B91DA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922241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226B2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D522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毛里求斯共和国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26A78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毛里求斯</w:t>
            </w:r>
          </w:p>
        </w:tc>
      </w:tr>
      <w:tr w14:paraId="7E66F4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4679C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4AAB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42698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墨西哥合众国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FC63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墨西哥</w:t>
            </w:r>
          </w:p>
        </w:tc>
      </w:tr>
      <w:tr w14:paraId="167962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A690F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66076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70CD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摩纳哥公国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431E4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摩纳哥</w:t>
            </w:r>
          </w:p>
        </w:tc>
      </w:tr>
      <w:tr w14:paraId="4E452B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DCE14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321D7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44439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蒙古国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5C9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蒙古</w:t>
            </w:r>
          </w:p>
        </w:tc>
      </w:tr>
      <w:tr w14:paraId="00BDE30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61B557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D0DCB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8A1D8C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摩尔多瓦共和国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19AD0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摩尔多瓦</w:t>
            </w:r>
          </w:p>
        </w:tc>
      </w:tr>
      <w:tr w14:paraId="121BE1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00731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A82D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499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6268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黑山</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8E0F7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黑山</w:t>
            </w:r>
          </w:p>
        </w:tc>
      </w:tr>
      <w:tr w14:paraId="606E38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AF21E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9C9B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BF924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蒙特塞拉特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4B66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蒙特塞拉特</w:t>
            </w:r>
          </w:p>
        </w:tc>
      </w:tr>
      <w:tr w14:paraId="50CEE4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E3BC5A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5E25B0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3F362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摩洛哥王国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C174A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摩洛哥</w:t>
            </w:r>
          </w:p>
        </w:tc>
      </w:tr>
      <w:tr w14:paraId="12871E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A8EBA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E18C1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4EE76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莫桑比克共和国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E4EBB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莫桑比克</w:t>
            </w:r>
          </w:p>
        </w:tc>
      </w:tr>
      <w:tr w14:paraId="7C3E778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C5F5EA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E8001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F3EE2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阿曼苏丹国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221BE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阿曼</w:t>
            </w:r>
          </w:p>
        </w:tc>
      </w:tr>
      <w:tr w14:paraId="66B3FF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753D4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1BDE8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699E7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纳米比亚共和国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E2C43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纳米比亚</w:t>
            </w:r>
          </w:p>
        </w:tc>
      </w:tr>
      <w:tr w14:paraId="7E3A1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C78D6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83CA0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CF2E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瑙鲁共和国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E855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瑙鲁</w:t>
            </w:r>
          </w:p>
        </w:tc>
      </w:tr>
      <w:tr w14:paraId="0E7F0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1050A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149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72F0B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9D7C3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尼泊尔王国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AB9DC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尼泊尔</w:t>
            </w:r>
          </w:p>
        </w:tc>
      </w:tr>
      <w:tr w14:paraId="57E7F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B0607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62DC9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AC5A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荷兰王国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1D596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荷兰</w:t>
            </w:r>
          </w:p>
        </w:tc>
      </w:tr>
      <w:tr w14:paraId="36EC03B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599ED2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DD6C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DC18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荷属安的列斯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A8744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荷属安的列斯</w:t>
            </w:r>
          </w:p>
        </w:tc>
      </w:tr>
      <w:tr w14:paraId="5E4E02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1473B8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B0150C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ACE869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阿鲁巴</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F2B1B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阿鲁巴</w:t>
            </w:r>
          </w:p>
        </w:tc>
      </w:tr>
      <w:tr w14:paraId="245B2B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A0381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9EF1E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13710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新喀里多尼亚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E2633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新喀里多尼亚</w:t>
            </w:r>
          </w:p>
        </w:tc>
      </w:tr>
      <w:tr w14:paraId="5049103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25C561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2D046B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FDC8E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瓦努阿图共和国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8FD8B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瓦努阿图</w:t>
            </w:r>
          </w:p>
        </w:tc>
      </w:tr>
      <w:tr w14:paraId="4FC5BD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07AA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0727B4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E11DE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新西兰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96998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新西兰</w:t>
            </w:r>
          </w:p>
        </w:tc>
      </w:tr>
      <w:tr w14:paraId="77049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35F1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35DEA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B710A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尼加拉瓜共和国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6946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尼加拉瓜</w:t>
            </w:r>
          </w:p>
        </w:tc>
      </w:tr>
      <w:tr w14:paraId="338F98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FA69D0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529F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9FF7A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尼日尔共和国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64570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尼日尔</w:t>
            </w:r>
          </w:p>
        </w:tc>
      </w:tr>
      <w:tr w14:paraId="71F19DA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489FC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7A1D4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5E1B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尼日利亚联邦共和国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1AA7A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尼日利亚</w:t>
            </w:r>
          </w:p>
        </w:tc>
      </w:tr>
      <w:tr w14:paraId="38C428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A409B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637D8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75D76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纽埃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CC4C9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纽埃</w:t>
            </w:r>
          </w:p>
        </w:tc>
      </w:tr>
      <w:tr w14:paraId="7198BEC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83109E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E465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39B8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诺福克岛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6200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诺福克岛</w:t>
            </w:r>
          </w:p>
        </w:tc>
      </w:tr>
      <w:tr w14:paraId="7E613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EB4F6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51013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7F8C9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挪威王国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5AF0C1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挪威</w:t>
            </w:r>
          </w:p>
        </w:tc>
      </w:tr>
      <w:tr w14:paraId="47C45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55BEC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BB8FB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77FAD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北马里亚纳自由联邦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2BE42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北马里亚纳</w:t>
            </w:r>
          </w:p>
        </w:tc>
      </w:tr>
      <w:tr w14:paraId="005973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D4F8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D8EB3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C88F3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美国本土外小岛屿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24FC6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美国本土外小岛屿</w:t>
            </w:r>
          </w:p>
        </w:tc>
      </w:tr>
      <w:tr w14:paraId="4DC961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6AD079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6DB5E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A8CE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密克罗尼西亚联邦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3934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密克罗尼西亚联邦</w:t>
            </w:r>
          </w:p>
        </w:tc>
      </w:tr>
      <w:tr w14:paraId="08CE929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EE456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1014F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8A6AA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马绍尔群岛共和国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984B9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马绍尔群岛</w:t>
            </w:r>
          </w:p>
        </w:tc>
      </w:tr>
      <w:tr w14:paraId="0A8737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D42995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7F1A0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AF485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帕劳共和国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19D62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帕劳</w:t>
            </w:r>
          </w:p>
        </w:tc>
      </w:tr>
      <w:tr w14:paraId="490EFF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F3C79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FECEE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22650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巴基斯坦伊斯兰共和国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0697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巴基斯坦</w:t>
            </w:r>
          </w:p>
        </w:tc>
      </w:tr>
      <w:tr w14:paraId="5C477F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0E64FC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558CE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14E5E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巴拿马共和国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F046D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巴拿马</w:t>
            </w:r>
          </w:p>
        </w:tc>
      </w:tr>
      <w:tr w14:paraId="201337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5A343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169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1CB8E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598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04AD6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巴布亚新几内亚独立国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3AEC7A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巴布亚新几内亚</w:t>
            </w:r>
          </w:p>
        </w:tc>
      </w:tr>
      <w:tr w14:paraId="4AB879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23035A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10A6D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D7AC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巴拉圭共和国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809C7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巴拉圭</w:t>
            </w:r>
          </w:p>
        </w:tc>
      </w:tr>
      <w:tr w14:paraId="40C1B6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E7819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C1908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766E9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秘鲁共和国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C864C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秘鲁</w:t>
            </w:r>
          </w:p>
        </w:tc>
      </w:tr>
      <w:tr w14:paraId="42210B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430642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D66C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93DD1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菲律宾共和国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E9E9A7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菲律宾</w:t>
            </w:r>
          </w:p>
        </w:tc>
      </w:tr>
      <w:tr w14:paraId="176D8F8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6E62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63E9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48A2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皮特凯恩</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FCAD1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皮特凯恩</w:t>
            </w:r>
          </w:p>
        </w:tc>
      </w:tr>
      <w:tr w14:paraId="0BD21D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6B377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F6686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9DE18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波兰共和国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B3A3E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波兰</w:t>
            </w:r>
          </w:p>
        </w:tc>
      </w:tr>
      <w:tr w14:paraId="09E4EE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F4676D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D9D395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02F379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葡萄牙共和国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1953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葡萄牙</w:t>
            </w:r>
          </w:p>
        </w:tc>
      </w:tr>
      <w:tr w14:paraId="779D713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88621B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5714D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DB74A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几内亚比绍共和国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2731E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几内亚比绍</w:t>
            </w:r>
          </w:p>
        </w:tc>
      </w:tr>
      <w:tr w14:paraId="61AD2E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6A7AC7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348E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D56C0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东帝汶</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4A366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东帝汶</w:t>
            </w:r>
          </w:p>
        </w:tc>
      </w:tr>
      <w:tr w14:paraId="0061569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2EFB9C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9FB02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30967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波多黎各</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968F6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波多黎各</w:t>
            </w:r>
          </w:p>
        </w:tc>
      </w:tr>
      <w:tr w14:paraId="308A123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A5E207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179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1C303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4FA0A7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卡塔尔国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CABDC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卡塔尔</w:t>
            </w:r>
          </w:p>
        </w:tc>
      </w:tr>
      <w:tr w14:paraId="6C740B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1A9BE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419E4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06C01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留尼汪</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732CC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留尼汪</w:t>
            </w:r>
          </w:p>
        </w:tc>
      </w:tr>
      <w:tr w14:paraId="51E17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B2195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78885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D94F89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罗马尼亚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6D5BA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罗马尼亚</w:t>
            </w:r>
          </w:p>
        </w:tc>
      </w:tr>
      <w:tr w14:paraId="746DB48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D822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E0E276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ECB49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俄罗斯联邦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C0DB5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俄罗斯联邦</w:t>
            </w:r>
          </w:p>
        </w:tc>
      </w:tr>
      <w:tr w14:paraId="6B3395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32B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B2960A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35C111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卢旺达共和国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DC14D6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卢旺达</w:t>
            </w:r>
          </w:p>
        </w:tc>
      </w:tr>
      <w:tr w14:paraId="71CBB75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7E90D4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72F99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CAD15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圣赫勒拿</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EA713B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圣赫勒拿</w:t>
            </w:r>
          </w:p>
        </w:tc>
      </w:tr>
      <w:tr w14:paraId="61B979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555A7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86E147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659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662B99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圣基茨和尼维斯联邦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25288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圣基茨和尼维斯</w:t>
            </w:r>
          </w:p>
        </w:tc>
      </w:tr>
      <w:tr w14:paraId="6657701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6B8EC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66755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CF858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安圭拉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59D834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安圭拉</w:t>
            </w:r>
          </w:p>
        </w:tc>
      </w:tr>
      <w:tr w14:paraId="50C79C5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0DA27C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70B99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BEBE7A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圣卢西亚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B96F8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圣卢西亚</w:t>
            </w:r>
          </w:p>
        </w:tc>
      </w:tr>
      <w:tr w14:paraId="4F7336F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06F7B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62B1D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666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63B14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圣皮埃尔和密克隆</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49AB2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圣皮埃尔和密克隆</w:t>
            </w:r>
          </w:p>
        </w:tc>
      </w:tr>
      <w:tr w14:paraId="3A13BD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769716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189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C710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670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7DF2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圣文森特和格林纳丁斯</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0FF7D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圣文森特和格林纳丁斯</w:t>
            </w:r>
          </w:p>
        </w:tc>
      </w:tr>
      <w:tr w14:paraId="2BC65C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3762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2CFA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674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775CCD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圣马力诺共和国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750C8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圣马力诺</w:t>
            </w:r>
          </w:p>
        </w:tc>
      </w:tr>
      <w:tr w14:paraId="1A48E1D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DA8E1B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DD3E4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678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B50F1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圣多美和普林西比民主共和国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F999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圣多美和普林西比</w:t>
            </w:r>
          </w:p>
        </w:tc>
      </w:tr>
      <w:tr w14:paraId="4E41F8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64A26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B9B3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04296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沙特阿拉伯王国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DFB41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沙特阿拉伯</w:t>
            </w:r>
          </w:p>
        </w:tc>
      </w:tr>
      <w:tr w14:paraId="66DD0E6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40C6E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2D05AF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686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B7C2FD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塞内加尔共和国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73BA3E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塞内加尔</w:t>
            </w:r>
          </w:p>
        </w:tc>
      </w:tr>
      <w:tr w14:paraId="64103E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F6BA0B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B4AF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B120A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塞尔维亚</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86FD5C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塞尔维亚</w:t>
            </w:r>
          </w:p>
        </w:tc>
      </w:tr>
      <w:tr w14:paraId="10EED5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BE0596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325AA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690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A10569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塞舌尔共和国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9785B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塞舌尔</w:t>
            </w:r>
          </w:p>
        </w:tc>
      </w:tr>
      <w:tr w14:paraId="0E82A65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A308A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3A548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694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AFF74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塞拉利昂共和国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6A98C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塞拉利昂</w:t>
            </w:r>
          </w:p>
        </w:tc>
      </w:tr>
      <w:tr w14:paraId="5BB785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EFEAE7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C5582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3D2109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新加坡共和国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F9438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新加坡</w:t>
            </w:r>
          </w:p>
        </w:tc>
      </w:tr>
      <w:tr w14:paraId="046FF1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CFC27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CF41B2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C528F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斯洛伐克共和国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C6279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斯洛伐克</w:t>
            </w:r>
          </w:p>
        </w:tc>
      </w:tr>
      <w:tr w14:paraId="329F54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1B6C5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199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E185E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14723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越南社会主义共和国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AF666A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越南</w:t>
            </w:r>
          </w:p>
        </w:tc>
      </w:tr>
      <w:tr w14:paraId="537F828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D1CF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6BF49A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DDA6C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斯洛文尼亚共和国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6ADF8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斯洛文尼亚</w:t>
            </w:r>
          </w:p>
        </w:tc>
      </w:tr>
      <w:tr w14:paraId="4A796E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FA76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D367A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0CE08F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索马里共和国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71E10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索马里</w:t>
            </w:r>
          </w:p>
        </w:tc>
      </w:tr>
      <w:tr w14:paraId="1BC54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85EF9F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F885A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6AE0CF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南非共和国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CD750B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南非</w:t>
            </w:r>
          </w:p>
        </w:tc>
      </w:tr>
      <w:tr w14:paraId="1A511DC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F12582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55FA8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892D59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津巴布韦共和国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06092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津巴布韦</w:t>
            </w:r>
          </w:p>
        </w:tc>
      </w:tr>
      <w:tr w14:paraId="4E6211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E50C58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5FD0C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F61C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西班牙王国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3969F1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西班牙</w:t>
            </w:r>
          </w:p>
        </w:tc>
      </w:tr>
      <w:tr w14:paraId="6E0A28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7ACF3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18591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C94ADA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南苏丹</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E050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南苏丹</w:t>
            </w:r>
          </w:p>
        </w:tc>
      </w:tr>
      <w:tr w14:paraId="4B04CF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A6964A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B0EB3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5BC6C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西撒哈拉</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7F8B2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西撒哈拉</w:t>
            </w:r>
          </w:p>
        </w:tc>
      </w:tr>
      <w:tr w14:paraId="3C5523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A15B86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E7A5A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26843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苏丹共和国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65790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苏丹</w:t>
            </w:r>
          </w:p>
        </w:tc>
      </w:tr>
      <w:tr w14:paraId="0EFAA0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61E710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1258A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A9ACEB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苏里南共和国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EAD31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苏里南</w:t>
            </w:r>
          </w:p>
        </w:tc>
      </w:tr>
      <w:tr w14:paraId="322B420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81805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209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06335E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94DD14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斯瓦尔巴岛和扬马延岛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12DBA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斯瓦尔巴岛和扬马延岛</w:t>
            </w:r>
          </w:p>
        </w:tc>
      </w:tr>
      <w:tr w14:paraId="5653903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E20E2C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4C9654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748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28ED1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斯威士兰王国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9BBFC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斯威士兰</w:t>
            </w:r>
          </w:p>
        </w:tc>
      </w:tr>
      <w:tr w14:paraId="381CDB4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3F34C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F19D51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752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7C455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瑞典王国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31D8C4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瑞典</w:t>
            </w:r>
          </w:p>
        </w:tc>
      </w:tr>
      <w:tr w14:paraId="0E3F4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246E65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AACF2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756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873E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瑞士联邦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2A0D35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瑞士</w:t>
            </w:r>
          </w:p>
        </w:tc>
      </w:tr>
      <w:tr w14:paraId="5C55C65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E65A41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0AAE3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3822E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阿拉伯叙利亚共和国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19358B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叙利亚</w:t>
            </w:r>
          </w:p>
        </w:tc>
      </w:tr>
      <w:tr w14:paraId="652FB6B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9332A2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6B7E7F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6DC5C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塔吉克斯坦共和国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D7E571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塔吉克斯坦</w:t>
            </w:r>
          </w:p>
        </w:tc>
      </w:tr>
      <w:tr w14:paraId="58E3C4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DDD5CD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0135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764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1C54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泰王国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F2E9B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泰国</w:t>
            </w:r>
          </w:p>
        </w:tc>
      </w:tr>
      <w:tr w14:paraId="1604EA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C298D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0C2E0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768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73D99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多哥共和国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FEC51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多哥</w:t>
            </w:r>
          </w:p>
        </w:tc>
      </w:tr>
      <w:tr w14:paraId="2588EA8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2BA4E3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CED8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772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88007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托克劳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9FD1D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托克劳</w:t>
            </w:r>
          </w:p>
        </w:tc>
      </w:tr>
      <w:tr w14:paraId="02FEC2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C1D900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1692A3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F44EC1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汤加王国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6EFB40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汤加</w:t>
            </w:r>
          </w:p>
        </w:tc>
      </w:tr>
      <w:tr w14:paraId="457A0D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7723A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219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E48B6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780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4239C2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特立尼达和多巴哥共和国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9D307B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特立尼达和多巴哥</w:t>
            </w:r>
          </w:p>
        </w:tc>
      </w:tr>
      <w:tr w14:paraId="372375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60F9D5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1AFC30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784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AF9FE5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阿拉伯联合酋长国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7E7385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阿联酋</w:t>
            </w:r>
          </w:p>
        </w:tc>
      </w:tr>
      <w:tr w14:paraId="1451F7F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5E499C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F56401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788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2E1142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突尼斯共和国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33D2D0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突尼斯</w:t>
            </w:r>
          </w:p>
        </w:tc>
      </w:tr>
      <w:tr w14:paraId="2896EF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63D3A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3BD3B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792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5660CC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土耳其共和国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E402C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土耳其</w:t>
            </w:r>
          </w:p>
        </w:tc>
      </w:tr>
      <w:tr w14:paraId="470C45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F7965B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7ABCC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795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DEA80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土库曼斯坦</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76FCA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土库曼斯坦</w:t>
            </w:r>
          </w:p>
        </w:tc>
      </w:tr>
      <w:tr w14:paraId="2F2F124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3FEEB5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EA2958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796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C16551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特克斯和凯科斯群岛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96B55E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特克斯和凯科斯群岛</w:t>
            </w:r>
          </w:p>
        </w:tc>
      </w:tr>
      <w:tr w14:paraId="059EF6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025DB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BEEF70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798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68791C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图瓦卢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C9D93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图瓦卢</w:t>
            </w:r>
          </w:p>
        </w:tc>
      </w:tr>
      <w:tr w14:paraId="2A73B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4E8CDB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8A376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B2A098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乌干达共和国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C25C1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乌干达</w:t>
            </w:r>
          </w:p>
        </w:tc>
      </w:tr>
      <w:tr w14:paraId="47E25F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768533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4E33B0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804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8734CA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乌克兰</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0954A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乌克兰</w:t>
            </w:r>
          </w:p>
        </w:tc>
      </w:tr>
      <w:tr w14:paraId="71006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C776B3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DFC66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807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1018F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前南斯拉夫马其顿共和国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62CC37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前南马其顿</w:t>
            </w:r>
          </w:p>
        </w:tc>
      </w:tr>
      <w:tr w14:paraId="2BF9D8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F723F0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229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954C9D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818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8DB5D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阿拉伯埃及共和国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3798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埃及</w:t>
            </w:r>
          </w:p>
        </w:tc>
      </w:tr>
      <w:tr w14:paraId="5D5899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0D484C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E5F1DF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826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BC889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大不列颠及北爱尔兰联合王国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093F78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英国</w:t>
            </w:r>
          </w:p>
        </w:tc>
      </w:tr>
      <w:tr w14:paraId="3DEA16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8155B3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99E192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831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DFC7A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根西岛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D97328">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根西岛</w:t>
            </w:r>
          </w:p>
        </w:tc>
      </w:tr>
      <w:tr w14:paraId="656464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1C368F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EE34D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832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71F91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泽西岛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7BC70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泽西岛</w:t>
            </w:r>
          </w:p>
        </w:tc>
      </w:tr>
      <w:tr w14:paraId="6D97B89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BEE02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DE48BB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833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6051060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马恩岛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4A7B0C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马恩岛</w:t>
            </w:r>
          </w:p>
        </w:tc>
      </w:tr>
      <w:tr w14:paraId="09344E1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4D78FB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9825303">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834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49A7B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坦桑尼亚联合共和国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597F62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坦桑尼亚</w:t>
            </w:r>
          </w:p>
        </w:tc>
      </w:tr>
      <w:tr w14:paraId="0E7D4F1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9D47CA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FD2D81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173878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美利坚合众国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6D6352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美国</w:t>
            </w:r>
          </w:p>
        </w:tc>
      </w:tr>
      <w:tr w14:paraId="35C09B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41034D0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C84FB6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850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F69930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美属维尔京群岛</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A6BD19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美属维尔京群岛</w:t>
            </w:r>
          </w:p>
        </w:tc>
      </w:tr>
      <w:tr w14:paraId="64DB84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08A51D7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1C7F226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854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EC3B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布基纳法索</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3170C8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布基纳法索</w:t>
            </w:r>
          </w:p>
        </w:tc>
      </w:tr>
      <w:tr w14:paraId="1F7618C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1B46D64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735EBD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858</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20BE75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乌拉圭东岸共和国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465A4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乌拉圭</w:t>
            </w:r>
          </w:p>
        </w:tc>
      </w:tr>
      <w:tr w14:paraId="2011B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737DDE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239</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A1A81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860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ED6C9CA">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乌兹别克斯坦共和国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834F38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乌兹别克斯坦</w:t>
            </w:r>
          </w:p>
        </w:tc>
      </w:tr>
      <w:tr w14:paraId="16C53BF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05917F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5A48B7F">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862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F97215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委内瑞拉共和国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5FB079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委内瑞拉</w:t>
            </w:r>
          </w:p>
        </w:tc>
      </w:tr>
      <w:tr w14:paraId="267345C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7AAFCA1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9F12F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876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4A9E0E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瓦利斯和富图纳</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9D6C0B">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瓦利斯和富图纳</w:t>
            </w:r>
          </w:p>
        </w:tc>
      </w:tr>
      <w:tr w14:paraId="16C57C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2E322AC">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E3BCD8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882</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FEF3C3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萨摩亚独立国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0D11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萨摩亚</w:t>
            </w:r>
          </w:p>
        </w:tc>
      </w:tr>
      <w:tr w14:paraId="7E937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27E786CD">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243</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B6D01C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887</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10D2B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也门共和国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0E2F4E1">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也门</w:t>
            </w:r>
          </w:p>
        </w:tc>
      </w:tr>
      <w:tr w14:paraId="120FCB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60E5C8F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C30386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891</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236EBA86">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南斯拉夫联盟共和国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02337F7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南斯拉夫</w:t>
            </w:r>
          </w:p>
        </w:tc>
      </w:tr>
      <w:tr w14:paraId="28C751F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3FD747B0">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245</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05FF105">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894</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988E847">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赞比亚共和国</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420D8B74">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赞比亚</w:t>
            </w:r>
          </w:p>
        </w:tc>
      </w:tr>
      <w:tr w14:paraId="6EED34B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0" w:hRule="atLeast"/>
        </w:trPr>
        <w:tc>
          <w:tcPr>
            <w:tcW w:w="0" w:type="auto"/>
            <w:tcBorders>
              <w:top w:val="single" w:color="000000" w:sz="4" w:space="0"/>
              <w:left w:val="single" w:color="000000" w:sz="4" w:space="0"/>
              <w:bottom w:val="single" w:color="000000" w:sz="4" w:space="0"/>
              <w:right w:val="single" w:color="000000" w:sz="4" w:space="0"/>
            </w:tcBorders>
            <w:noWrap/>
            <w:vAlign w:val="center"/>
          </w:tcPr>
          <w:p w14:paraId="52FCB76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246</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37EF805E">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A00</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51EBED09">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科索沃</w:t>
            </w:r>
          </w:p>
        </w:tc>
        <w:tc>
          <w:tcPr>
            <w:tcW w:w="0" w:type="auto"/>
            <w:tcBorders>
              <w:top w:val="single" w:color="000000" w:sz="4" w:space="0"/>
              <w:left w:val="single" w:color="000000" w:sz="4" w:space="0"/>
              <w:bottom w:val="single" w:color="000000" w:sz="4" w:space="0"/>
              <w:right w:val="single" w:color="000000" w:sz="4" w:space="0"/>
            </w:tcBorders>
            <w:noWrap/>
            <w:vAlign w:val="center"/>
          </w:tcPr>
          <w:p w14:paraId="756AFEC2">
            <w:pPr>
              <w:keepNext w:val="0"/>
              <w:keepLines w:val="0"/>
              <w:widowControl/>
              <w:suppressLineNumbers w:val="0"/>
              <w:jc w:val="both"/>
              <w:textAlignment w:val="bottom"/>
              <w:rPr>
                <w:rFonts w:hint="default" w:ascii="Times New Roman" w:hAnsi="Times New Roman" w:eastAsia="宋体" w:cs="Times New Roman"/>
                <w:i w:val="0"/>
                <w:iCs w:val="0"/>
                <w:color w:val="auto"/>
                <w:sz w:val="22"/>
                <w:szCs w:val="22"/>
                <w:u w:val="none"/>
              </w:rPr>
            </w:pPr>
            <w:r>
              <w:rPr>
                <w:rFonts w:hint="default" w:ascii="Times New Roman" w:hAnsi="Times New Roman" w:eastAsia="宋体" w:cs="Times New Roman"/>
                <w:i w:val="0"/>
                <w:iCs w:val="0"/>
                <w:color w:val="auto"/>
                <w:kern w:val="0"/>
                <w:sz w:val="22"/>
                <w:szCs w:val="22"/>
                <w:u w:val="none"/>
                <w:lang w:val="en-US" w:eastAsia="zh-CN" w:bidi="ar"/>
              </w:rPr>
              <w:t>科索沃</w:t>
            </w:r>
          </w:p>
        </w:tc>
      </w:tr>
    </w:tbl>
    <w:p w14:paraId="0ED3F44A">
      <w:pPr>
        <w:pStyle w:val="6"/>
        <w:ind w:firstLine="0"/>
        <w:rPr>
          <w:rFonts w:hint="default"/>
          <w:color w:val="auto"/>
          <w:lang w:val="en-US" w:eastAsia="zh-CN"/>
        </w:rPr>
      </w:pPr>
    </w:p>
    <w:p w14:paraId="5D542FB7">
      <w:pPr>
        <w:rPr>
          <w:color w:val="auto"/>
        </w:rPr>
      </w:pPr>
    </w:p>
    <w:sectPr>
      <w:footerReference r:id="rId4" w:type="default"/>
      <w:pgSz w:w="11906" w:h="16838"/>
      <w:pgMar w:top="1440" w:right="1800" w:bottom="1440" w:left="1800" w:header="851" w:footer="992" w:gutter="0"/>
      <w:pgNumType w:fmt="decimal"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1"/>
    <w:family w:val="roman"/>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altName w:val="仿宋"/>
    <w:panose1 w:val="02010609030101010101"/>
    <w:charset w:val="86"/>
    <w:family w:val="modern"/>
    <w:pitch w:val="default"/>
    <w:sig w:usb0="00000000" w:usb1="00000000" w:usb2="00000000" w:usb3="00000000" w:csb0="00040000" w:csb1="00000000"/>
  </w:font>
  <w:font w:name="仿宋">
    <w:panose1 w:val="02010609060101010101"/>
    <w:charset w:val="86"/>
    <w:family w:val="auto"/>
    <w:pitch w:val="default"/>
    <w:sig w:usb0="800002BF" w:usb1="38CF7CFA" w:usb2="00000016" w:usb3="00000000" w:csb0="00040001" w:csb1="00000000"/>
  </w:font>
  <w:font w:name="Helvetica">
    <w:altName w:val="Arial"/>
    <w:panose1 w:val="00000000000000000000"/>
    <w:charset w:val="00"/>
    <w:family w:val="swiss"/>
    <w:pitch w:val="default"/>
    <w:sig w:usb0="00000000" w:usb1="00000000" w:usb2="00000000" w:usb3="00000000" w:csb0="2000019F" w:csb1="4F010000"/>
  </w:font>
  <w:font w:name="Segoe UI">
    <w:panose1 w:val="020B0502040204020203"/>
    <w:charset w:val="00"/>
    <w:family w:val="swiss"/>
    <w:pitch w:val="default"/>
    <w:sig w:usb0="E4002EFF" w:usb1="C000E47F" w:usb2="00000009" w:usb3="00000000" w:csb0="200001FF"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FA1A4E">
    <w:pPr>
      <w:pStyle w:val="1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0C83C2">
    <w:pPr>
      <w:pStyle w:val="1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7" name="文本框 10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156693D3">
                          <w:pPr>
                            <w:pStyle w:val="16"/>
                          </w:pPr>
                          <w:r>
                            <w:fldChar w:fldCharType="begin"/>
                          </w:r>
                          <w:r>
                            <w:instrText xml:space="preserve"> PAGE  \* MERGEFORMAT </w:instrText>
                          </w:r>
                          <w:r>
                            <w:fldChar w:fldCharType="separate"/>
                          </w:r>
                          <w:r>
                            <w:t>7</w:t>
                          </w:r>
                          <w:r>
                            <w:fldChar w:fldCharType="end"/>
                          </w:r>
                        </w:p>
                      </w:txbxContent>
                    </wps:txbx>
                    <wps:bodyPr vert="horz" wrap="none" lIns="0" tIns="0" rIns="0" bIns="0" anchor="t" anchorCtr="0" upright="0">
                      <a:spAutoFit/>
                    </wps:bodyPr>
                  </wps:wsp>
                </a:graphicData>
              </a:graphic>
            </wp:anchor>
          </w:drawing>
        </mc:Choice>
        <mc:Fallback>
          <w:pict>
            <v:shape id="文本框 1028"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OqXm5zwAAAAUBAAAPAAAAAAAAAAEA&#10;IAAAACIAAABkcnMvZG93bnJldi54bWxQSwECFAAUAAAACACHTuJAKMBH4d8BAADBAwAADgAAAAAA&#10;AAABACAAAAAeAQAAZHJzL2Uyb0RvYy54bWxQSwUGAAAAAAYABgBZAQAAbwUAAAAA&#10;">
              <v:fill on="f" focussize="0,0"/>
              <v:stroke on="f"/>
              <v:imagedata o:title=""/>
              <o:lock v:ext="edit" aspectratio="f"/>
              <v:textbox inset="0mm,0mm,0mm,0mm" style="mso-fit-shape-to-text:t;">
                <w:txbxContent>
                  <w:p w14:paraId="156693D3">
                    <w:pPr>
                      <w:pStyle w:val="16"/>
                    </w:pPr>
                    <w:r>
                      <w:fldChar w:fldCharType="begin"/>
                    </w:r>
                    <w:r>
                      <w:instrText xml:space="preserve"> PAGE  \* MERGEFORMAT </w:instrText>
                    </w:r>
                    <w:r>
                      <w:fldChar w:fldCharType="separate"/>
                    </w:r>
                    <w:r>
                      <w:t>7</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CD342A4"/>
    <w:multiLevelType w:val="singleLevel"/>
    <w:tmpl w:val="4CD342A4"/>
    <w:lvl w:ilvl="0" w:tentative="0">
      <w:start w:val="5"/>
      <w:numFmt w:val="chineseCounting"/>
      <w:suff w:val="nothing"/>
      <w:lvlText w:val="%1、"/>
      <w:lvlJc w:val="left"/>
      <w:rPr>
        <w:rFonts w:hint="eastAsia"/>
      </w:rPr>
    </w:lvl>
  </w:abstractNum>
  <w:abstractNum w:abstractNumId="1">
    <w:nsid w:val="75EDB009"/>
    <w:multiLevelType w:val="singleLevel"/>
    <w:tmpl w:val="75EDB009"/>
    <w:lvl w:ilvl="0" w:tentative="0">
      <w:start w:val="1"/>
      <w:numFmt w:val="decimal"/>
      <w:lvlText w:val="%1."/>
      <w:lvlJc w:val="left"/>
      <w:pPr>
        <w:tabs>
          <w:tab w:val="left" w:pos="312"/>
        </w:tabs>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曹桂僮">
    <w15:presenceInfo w15:providerId="WPS Office" w15:userId="77407992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bordersDoNotSurroundHeader w:val="0"/>
  <w:bordersDoNotSurroundFooter w:val="0"/>
  <w:trackRevisions w:val="1"/>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NzI1OTNlNzAwMmUzNTU0ZTIwMzNjMjVhZDg1YTNmODQifQ=="/>
  </w:docVars>
  <w:rsids>
    <w:rsidRoot w:val="00172A27"/>
    <w:rsid w:val="00056C13"/>
    <w:rsid w:val="000B2BAA"/>
    <w:rsid w:val="000F1B5A"/>
    <w:rsid w:val="00107AE0"/>
    <w:rsid w:val="001976D6"/>
    <w:rsid w:val="001A311E"/>
    <w:rsid w:val="00201427"/>
    <w:rsid w:val="002133AC"/>
    <w:rsid w:val="0033158F"/>
    <w:rsid w:val="00335311"/>
    <w:rsid w:val="00340E95"/>
    <w:rsid w:val="004D337F"/>
    <w:rsid w:val="004D758B"/>
    <w:rsid w:val="00543D41"/>
    <w:rsid w:val="00546938"/>
    <w:rsid w:val="006B093B"/>
    <w:rsid w:val="007320B5"/>
    <w:rsid w:val="007D21F0"/>
    <w:rsid w:val="0081013C"/>
    <w:rsid w:val="008A6844"/>
    <w:rsid w:val="008C71A7"/>
    <w:rsid w:val="00933C09"/>
    <w:rsid w:val="0095347B"/>
    <w:rsid w:val="00990F49"/>
    <w:rsid w:val="009E0323"/>
    <w:rsid w:val="00A17613"/>
    <w:rsid w:val="00A422AD"/>
    <w:rsid w:val="00A43674"/>
    <w:rsid w:val="00A72756"/>
    <w:rsid w:val="00AC2267"/>
    <w:rsid w:val="00B16393"/>
    <w:rsid w:val="00C050C1"/>
    <w:rsid w:val="00C76E43"/>
    <w:rsid w:val="00C92DAF"/>
    <w:rsid w:val="00D05B05"/>
    <w:rsid w:val="00DF08B9"/>
    <w:rsid w:val="00E15234"/>
    <w:rsid w:val="00E265DD"/>
    <w:rsid w:val="00E478E4"/>
    <w:rsid w:val="00EC7921"/>
    <w:rsid w:val="00ED434C"/>
    <w:rsid w:val="01121891"/>
    <w:rsid w:val="01145609"/>
    <w:rsid w:val="013435B5"/>
    <w:rsid w:val="013531F3"/>
    <w:rsid w:val="015618F3"/>
    <w:rsid w:val="019C309D"/>
    <w:rsid w:val="01AD1903"/>
    <w:rsid w:val="01AE15BA"/>
    <w:rsid w:val="01CF1530"/>
    <w:rsid w:val="023B6BC5"/>
    <w:rsid w:val="027372D4"/>
    <w:rsid w:val="02AD361F"/>
    <w:rsid w:val="02BF7F2B"/>
    <w:rsid w:val="02C44E0D"/>
    <w:rsid w:val="02CD3A5F"/>
    <w:rsid w:val="02E244D2"/>
    <w:rsid w:val="02FE20CD"/>
    <w:rsid w:val="032A4461"/>
    <w:rsid w:val="032C0FB9"/>
    <w:rsid w:val="03425C39"/>
    <w:rsid w:val="03655CA8"/>
    <w:rsid w:val="036B4EE3"/>
    <w:rsid w:val="036F6B27"/>
    <w:rsid w:val="037A0B03"/>
    <w:rsid w:val="03922815"/>
    <w:rsid w:val="039E00E0"/>
    <w:rsid w:val="03C8103F"/>
    <w:rsid w:val="03CA0201"/>
    <w:rsid w:val="03EB4682"/>
    <w:rsid w:val="03EF7C67"/>
    <w:rsid w:val="03F82FC0"/>
    <w:rsid w:val="03FB03BA"/>
    <w:rsid w:val="04220D2D"/>
    <w:rsid w:val="044C6E68"/>
    <w:rsid w:val="046C1CCC"/>
    <w:rsid w:val="04817577"/>
    <w:rsid w:val="049B394B"/>
    <w:rsid w:val="04A86794"/>
    <w:rsid w:val="04AA25A9"/>
    <w:rsid w:val="04AF4163"/>
    <w:rsid w:val="04E26539"/>
    <w:rsid w:val="04FE6E7D"/>
    <w:rsid w:val="050E411D"/>
    <w:rsid w:val="051E3F3C"/>
    <w:rsid w:val="057A17B3"/>
    <w:rsid w:val="057D5811"/>
    <w:rsid w:val="05A50F26"/>
    <w:rsid w:val="05B024BF"/>
    <w:rsid w:val="05C649F8"/>
    <w:rsid w:val="061536FE"/>
    <w:rsid w:val="061614DB"/>
    <w:rsid w:val="063F4ED6"/>
    <w:rsid w:val="066E30C6"/>
    <w:rsid w:val="067209C6"/>
    <w:rsid w:val="067302D8"/>
    <w:rsid w:val="067508F8"/>
    <w:rsid w:val="069A035E"/>
    <w:rsid w:val="06B86A37"/>
    <w:rsid w:val="06E3642E"/>
    <w:rsid w:val="06E952F0"/>
    <w:rsid w:val="06EE02FB"/>
    <w:rsid w:val="06F333B5"/>
    <w:rsid w:val="06FA2BAB"/>
    <w:rsid w:val="0707619D"/>
    <w:rsid w:val="070D2742"/>
    <w:rsid w:val="070D6D82"/>
    <w:rsid w:val="070E01E7"/>
    <w:rsid w:val="07123331"/>
    <w:rsid w:val="073961A7"/>
    <w:rsid w:val="078B414B"/>
    <w:rsid w:val="079E5B2A"/>
    <w:rsid w:val="07C4264E"/>
    <w:rsid w:val="07C75183"/>
    <w:rsid w:val="07D00094"/>
    <w:rsid w:val="07DC6755"/>
    <w:rsid w:val="08012E64"/>
    <w:rsid w:val="082F4AD6"/>
    <w:rsid w:val="084762C4"/>
    <w:rsid w:val="085E53BC"/>
    <w:rsid w:val="08A07782"/>
    <w:rsid w:val="08A2799E"/>
    <w:rsid w:val="08B60D54"/>
    <w:rsid w:val="08BC26F2"/>
    <w:rsid w:val="08E1586D"/>
    <w:rsid w:val="090010C3"/>
    <w:rsid w:val="09086696"/>
    <w:rsid w:val="09246605"/>
    <w:rsid w:val="093B3F2C"/>
    <w:rsid w:val="093F73ED"/>
    <w:rsid w:val="094C3466"/>
    <w:rsid w:val="09686B0D"/>
    <w:rsid w:val="09722ECD"/>
    <w:rsid w:val="09D508D9"/>
    <w:rsid w:val="09D74D3A"/>
    <w:rsid w:val="09EF09C1"/>
    <w:rsid w:val="09F45FD8"/>
    <w:rsid w:val="09FB7366"/>
    <w:rsid w:val="0A0B18D7"/>
    <w:rsid w:val="0A1E1422"/>
    <w:rsid w:val="0A2D14EA"/>
    <w:rsid w:val="0A426D4A"/>
    <w:rsid w:val="0A453AEA"/>
    <w:rsid w:val="0A537634"/>
    <w:rsid w:val="0A8F3F52"/>
    <w:rsid w:val="0A91467A"/>
    <w:rsid w:val="0A9B6646"/>
    <w:rsid w:val="0AB319EF"/>
    <w:rsid w:val="0AB4794F"/>
    <w:rsid w:val="0AF0671E"/>
    <w:rsid w:val="0B126A1A"/>
    <w:rsid w:val="0B171281"/>
    <w:rsid w:val="0B1A1A6E"/>
    <w:rsid w:val="0B360079"/>
    <w:rsid w:val="0B452C00"/>
    <w:rsid w:val="0B4E27B6"/>
    <w:rsid w:val="0B64718D"/>
    <w:rsid w:val="0B805B54"/>
    <w:rsid w:val="0B810CF1"/>
    <w:rsid w:val="0B837015"/>
    <w:rsid w:val="0BA40DD3"/>
    <w:rsid w:val="0BBE572F"/>
    <w:rsid w:val="0BCB720C"/>
    <w:rsid w:val="0BCE309E"/>
    <w:rsid w:val="0BE43E2A"/>
    <w:rsid w:val="0BE75801"/>
    <w:rsid w:val="0BED04D6"/>
    <w:rsid w:val="0C040028"/>
    <w:rsid w:val="0C12322D"/>
    <w:rsid w:val="0C741652"/>
    <w:rsid w:val="0CA21CDC"/>
    <w:rsid w:val="0CA535B9"/>
    <w:rsid w:val="0CB028B3"/>
    <w:rsid w:val="0CD510CC"/>
    <w:rsid w:val="0CE00A95"/>
    <w:rsid w:val="0CE265BB"/>
    <w:rsid w:val="0CFF4026"/>
    <w:rsid w:val="0D0B0F1C"/>
    <w:rsid w:val="0D1644B7"/>
    <w:rsid w:val="0D3112F1"/>
    <w:rsid w:val="0D531267"/>
    <w:rsid w:val="0D554FDF"/>
    <w:rsid w:val="0D6D6135"/>
    <w:rsid w:val="0D7336B7"/>
    <w:rsid w:val="0D74379A"/>
    <w:rsid w:val="0D7453A4"/>
    <w:rsid w:val="0D797199"/>
    <w:rsid w:val="0D8D4779"/>
    <w:rsid w:val="0D9A6E96"/>
    <w:rsid w:val="0DC71BAF"/>
    <w:rsid w:val="0E5A477F"/>
    <w:rsid w:val="0E735D38"/>
    <w:rsid w:val="0E770F85"/>
    <w:rsid w:val="0EA55AAE"/>
    <w:rsid w:val="0EB64B82"/>
    <w:rsid w:val="0EC57F43"/>
    <w:rsid w:val="0ED14B39"/>
    <w:rsid w:val="0ED63EFE"/>
    <w:rsid w:val="0EDD528C"/>
    <w:rsid w:val="0EFC56C7"/>
    <w:rsid w:val="0F0A004B"/>
    <w:rsid w:val="0F5E5AA4"/>
    <w:rsid w:val="0F657030"/>
    <w:rsid w:val="0FB81855"/>
    <w:rsid w:val="0FB877EE"/>
    <w:rsid w:val="0FE863E6"/>
    <w:rsid w:val="0FFF0972"/>
    <w:rsid w:val="100E1475"/>
    <w:rsid w:val="101A5937"/>
    <w:rsid w:val="104B251C"/>
    <w:rsid w:val="107F0203"/>
    <w:rsid w:val="108300B5"/>
    <w:rsid w:val="108B4445"/>
    <w:rsid w:val="109920A2"/>
    <w:rsid w:val="109A0B17"/>
    <w:rsid w:val="10AB1CAB"/>
    <w:rsid w:val="10BC5375"/>
    <w:rsid w:val="10C31B86"/>
    <w:rsid w:val="10CA5CE4"/>
    <w:rsid w:val="10D17073"/>
    <w:rsid w:val="10DA2474"/>
    <w:rsid w:val="10E90416"/>
    <w:rsid w:val="10EF12A7"/>
    <w:rsid w:val="10F32401"/>
    <w:rsid w:val="111807FE"/>
    <w:rsid w:val="111B109D"/>
    <w:rsid w:val="113413B0"/>
    <w:rsid w:val="115B06EA"/>
    <w:rsid w:val="11742EE5"/>
    <w:rsid w:val="1183472C"/>
    <w:rsid w:val="11A46535"/>
    <w:rsid w:val="120B60A4"/>
    <w:rsid w:val="120D52C6"/>
    <w:rsid w:val="12152D8C"/>
    <w:rsid w:val="123A700C"/>
    <w:rsid w:val="1252704E"/>
    <w:rsid w:val="1253025E"/>
    <w:rsid w:val="126A7995"/>
    <w:rsid w:val="126F769A"/>
    <w:rsid w:val="12745F08"/>
    <w:rsid w:val="12755C18"/>
    <w:rsid w:val="12883761"/>
    <w:rsid w:val="12903DB0"/>
    <w:rsid w:val="1298204F"/>
    <w:rsid w:val="12BB3B36"/>
    <w:rsid w:val="12F901BB"/>
    <w:rsid w:val="12F9379A"/>
    <w:rsid w:val="12FB368F"/>
    <w:rsid w:val="131159A7"/>
    <w:rsid w:val="13373DBF"/>
    <w:rsid w:val="135548F5"/>
    <w:rsid w:val="1360016F"/>
    <w:rsid w:val="13793D3E"/>
    <w:rsid w:val="138025A8"/>
    <w:rsid w:val="13973C77"/>
    <w:rsid w:val="139B5716"/>
    <w:rsid w:val="139C0FEE"/>
    <w:rsid w:val="13A75E69"/>
    <w:rsid w:val="13C7475D"/>
    <w:rsid w:val="13D350F6"/>
    <w:rsid w:val="13F54E26"/>
    <w:rsid w:val="140D0007"/>
    <w:rsid w:val="1417033E"/>
    <w:rsid w:val="14186D67"/>
    <w:rsid w:val="14261759"/>
    <w:rsid w:val="14290E50"/>
    <w:rsid w:val="14321505"/>
    <w:rsid w:val="1436768E"/>
    <w:rsid w:val="143726E0"/>
    <w:rsid w:val="144E09DA"/>
    <w:rsid w:val="14830684"/>
    <w:rsid w:val="149A7620"/>
    <w:rsid w:val="14AA3E78"/>
    <w:rsid w:val="14B52807"/>
    <w:rsid w:val="14D507B4"/>
    <w:rsid w:val="14DE3B0C"/>
    <w:rsid w:val="14F83E15"/>
    <w:rsid w:val="14FF000B"/>
    <w:rsid w:val="15204125"/>
    <w:rsid w:val="156009C5"/>
    <w:rsid w:val="15830523"/>
    <w:rsid w:val="1583297A"/>
    <w:rsid w:val="159A35B8"/>
    <w:rsid w:val="15A87E99"/>
    <w:rsid w:val="15D43E56"/>
    <w:rsid w:val="162B2D81"/>
    <w:rsid w:val="16664646"/>
    <w:rsid w:val="168129A1"/>
    <w:rsid w:val="16917B7B"/>
    <w:rsid w:val="16AA78F7"/>
    <w:rsid w:val="16B1529C"/>
    <w:rsid w:val="16C95F93"/>
    <w:rsid w:val="16D36F75"/>
    <w:rsid w:val="17050611"/>
    <w:rsid w:val="1717159A"/>
    <w:rsid w:val="17345C65"/>
    <w:rsid w:val="173A1A7A"/>
    <w:rsid w:val="17435EA8"/>
    <w:rsid w:val="1749166E"/>
    <w:rsid w:val="175311F3"/>
    <w:rsid w:val="175357A1"/>
    <w:rsid w:val="17571954"/>
    <w:rsid w:val="1767428D"/>
    <w:rsid w:val="17683B61"/>
    <w:rsid w:val="17AB4972"/>
    <w:rsid w:val="17E70F2A"/>
    <w:rsid w:val="180A5FA2"/>
    <w:rsid w:val="18221F62"/>
    <w:rsid w:val="182E3C05"/>
    <w:rsid w:val="185A2D10"/>
    <w:rsid w:val="185D3DBF"/>
    <w:rsid w:val="18700F1F"/>
    <w:rsid w:val="18715E05"/>
    <w:rsid w:val="18924FF5"/>
    <w:rsid w:val="18B319A9"/>
    <w:rsid w:val="18C9062F"/>
    <w:rsid w:val="18DA45EA"/>
    <w:rsid w:val="19187C8F"/>
    <w:rsid w:val="191C31A6"/>
    <w:rsid w:val="19436634"/>
    <w:rsid w:val="19510D51"/>
    <w:rsid w:val="1953197C"/>
    <w:rsid w:val="19643F78"/>
    <w:rsid w:val="196E3D63"/>
    <w:rsid w:val="198D79E4"/>
    <w:rsid w:val="1999784F"/>
    <w:rsid w:val="19A40BD7"/>
    <w:rsid w:val="19A84F42"/>
    <w:rsid w:val="19A95AB8"/>
    <w:rsid w:val="19AA66B3"/>
    <w:rsid w:val="19B412DF"/>
    <w:rsid w:val="19BB4152"/>
    <w:rsid w:val="19C257AA"/>
    <w:rsid w:val="19CF7EC7"/>
    <w:rsid w:val="19E87465"/>
    <w:rsid w:val="19F31E08"/>
    <w:rsid w:val="1A246465"/>
    <w:rsid w:val="1A352420"/>
    <w:rsid w:val="1A3E5C0F"/>
    <w:rsid w:val="1A4E5290"/>
    <w:rsid w:val="1A5A3C35"/>
    <w:rsid w:val="1A821006"/>
    <w:rsid w:val="1A82544E"/>
    <w:rsid w:val="1A9E7CEB"/>
    <w:rsid w:val="1AA255DC"/>
    <w:rsid w:val="1AAE3F81"/>
    <w:rsid w:val="1AC9501A"/>
    <w:rsid w:val="1B1A73EC"/>
    <w:rsid w:val="1B397CEE"/>
    <w:rsid w:val="1B3B434F"/>
    <w:rsid w:val="1B680D51"/>
    <w:rsid w:val="1B9016AF"/>
    <w:rsid w:val="1BC63EA4"/>
    <w:rsid w:val="1BFB7DD8"/>
    <w:rsid w:val="1BFE2CE6"/>
    <w:rsid w:val="1BFE6842"/>
    <w:rsid w:val="1C6C7C4F"/>
    <w:rsid w:val="1C7A0A28"/>
    <w:rsid w:val="1C860F9F"/>
    <w:rsid w:val="1C8F64EE"/>
    <w:rsid w:val="1CB21B86"/>
    <w:rsid w:val="1CC161ED"/>
    <w:rsid w:val="1CC96E50"/>
    <w:rsid w:val="1CE41EDC"/>
    <w:rsid w:val="1D0C6B44"/>
    <w:rsid w:val="1D0D31E0"/>
    <w:rsid w:val="1D513F5C"/>
    <w:rsid w:val="1DB55EC9"/>
    <w:rsid w:val="1DE5415D"/>
    <w:rsid w:val="1E0D3A73"/>
    <w:rsid w:val="1E122A78"/>
    <w:rsid w:val="1E1D48D6"/>
    <w:rsid w:val="1E2702D2"/>
    <w:rsid w:val="1E2A7157"/>
    <w:rsid w:val="1E472722"/>
    <w:rsid w:val="1E6C0785"/>
    <w:rsid w:val="1E845724"/>
    <w:rsid w:val="1E911BEF"/>
    <w:rsid w:val="1EA41923"/>
    <w:rsid w:val="1ECA6C51"/>
    <w:rsid w:val="1ED16F43"/>
    <w:rsid w:val="1ED32208"/>
    <w:rsid w:val="1ED545A2"/>
    <w:rsid w:val="1EE804EC"/>
    <w:rsid w:val="1F0E485E"/>
    <w:rsid w:val="1F137834"/>
    <w:rsid w:val="1F1C37B4"/>
    <w:rsid w:val="1F1F1A31"/>
    <w:rsid w:val="1F255776"/>
    <w:rsid w:val="1F38650F"/>
    <w:rsid w:val="1F9131B2"/>
    <w:rsid w:val="1FA15793"/>
    <w:rsid w:val="1FA54967"/>
    <w:rsid w:val="1FA871F0"/>
    <w:rsid w:val="1FB41730"/>
    <w:rsid w:val="1FB57B5F"/>
    <w:rsid w:val="1FB7428E"/>
    <w:rsid w:val="1FBC7140"/>
    <w:rsid w:val="1FCA360B"/>
    <w:rsid w:val="1FCD20D9"/>
    <w:rsid w:val="1FD57F4C"/>
    <w:rsid w:val="1FE30874"/>
    <w:rsid w:val="1FF03E80"/>
    <w:rsid w:val="200603BB"/>
    <w:rsid w:val="201B3E66"/>
    <w:rsid w:val="202645B9"/>
    <w:rsid w:val="206975AC"/>
    <w:rsid w:val="20756023"/>
    <w:rsid w:val="208C618C"/>
    <w:rsid w:val="20995F5D"/>
    <w:rsid w:val="20B037BB"/>
    <w:rsid w:val="20B9542D"/>
    <w:rsid w:val="20EB036D"/>
    <w:rsid w:val="2100305C"/>
    <w:rsid w:val="210F62D0"/>
    <w:rsid w:val="2126395D"/>
    <w:rsid w:val="214967B1"/>
    <w:rsid w:val="21517336"/>
    <w:rsid w:val="217F6A87"/>
    <w:rsid w:val="218D2B42"/>
    <w:rsid w:val="21A32F77"/>
    <w:rsid w:val="21B856AF"/>
    <w:rsid w:val="21F92D9A"/>
    <w:rsid w:val="220C32E1"/>
    <w:rsid w:val="220E4507"/>
    <w:rsid w:val="2213068E"/>
    <w:rsid w:val="222B5EB7"/>
    <w:rsid w:val="2236271E"/>
    <w:rsid w:val="2274264E"/>
    <w:rsid w:val="228A4CB8"/>
    <w:rsid w:val="22916662"/>
    <w:rsid w:val="22AB7241"/>
    <w:rsid w:val="22EA477F"/>
    <w:rsid w:val="22FB3ADB"/>
    <w:rsid w:val="231C6E50"/>
    <w:rsid w:val="232A0CBB"/>
    <w:rsid w:val="233E511A"/>
    <w:rsid w:val="23574D4C"/>
    <w:rsid w:val="235F3FCD"/>
    <w:rsid w:val="2377346A"/>
    <w:rsid w:val="237A70F6"/>
    <w:rsid w:val="23B67821"/>
    <w:rsid w:val="23B733DB"/>
    <w:rsid w:val="23C860B3"/>
    <w:rsid w:val="23D2676A"/>
    <w:rsid w:val="23DB367D"/>
    <w:rsid w:val="241120F6"/>
    <w:rsid w:val="24276472"/>
    <w:rsid w:val="242A28CA"/>
    <w:rsid w:val="24523BCF"/>
    <w:rsid w:val="246B6832"/>
    <w:rsid w:val="246D45BD"/>
    <w:rsid w:val="24773635"/>
    <w:rsid w:val="249A1102"/>
    <w:rsid w:val="24A3267C"/>
    <w:rsid w:val="24AA7567"/>
    <w:rsid w:val="25276704"/>
    <w:rsid w:val="253A3071"/>
    <w:rsid w:val="25675458"/>
    <w:rsid w:val="256F255E"/>
    <w:rsid w:val="2574065E"/>
    <w:rsid w:val="25902C01"/>
    <w:rsid w:val="262D66A1"/>
    <w:rsid w:val="262E6657"/>
    <w:rsid w:val="26302B7A"/>
    <w:rsid w:val="26551754"/>
    <w:rsid w:val="26640061"/>
    <w:rsid w:val="26A03D40"/>
    <w:rsid w:val="26C37006"/>
    <w:rsid w:val="26E36F84"/>
    <w:rsid w:val="273D6447"/>
    <w:rsid w:val="27645E9B"/>
    <w:rsid w:val="276E6D43"/>
    <w:rsid w:val="27817833"/>
    <w:rsid w:val="27891DEA"/>
    <w:rsid w:val="279D7857"/>
    <w:rsid w:val="27A44741"/>
    <w:rsid w:val="27D8263D"/>
    <w:rsid w:val="27DE2A68"/>
    <w:rsid w:val="27DE3C47"/>
    <w:rsid w:val="280342CF"/>
    <w:rsid w:val="280451E0"/>
    <w:rsid w:val="2810103E"/>
    <w:rsid w:val="28117600"/>
    <w:rsid w:val="282C04B0"/>
    <w:rsid w:val="283D14DA"/>
    <w:rsid w:val="285C326E"/>
    <w:rsid w:val="28C22EAF"/>
    <w:rsid w:val="28C80E08"/>
    <w:rsid w:val="28CC3A62"/>
    <w:rsid w:val="28D50D7E"/>
    <w:rsid w:val="28E374EB"/>
    <w:rsid w:val="28F214DC"/>
    <w:rsid w:val="29232979"/>
    <w:rsid w:val="292739DD"/>
    <w:rsid w:val="29664922"/>
    <w:rsid w:val="296859B5"/>
    <w:rsid w:val="2973086F"/>
    <w:rsid w:val="29884516"/>
    <w:rsid w:val="29A46130"/>
    <w:rsid w:val="29B169C5"/>
    <w:rsid w:val="29BA46F0"/>
    <w:rsid w:val="29BF3D08"/>
    <w:rsid w:val="29C6209B"/>
    <w:rsid w:val="29D60E88"/>
    <w:rsid w:val="29D62BAC"/>
    <w:rsid w:val="29E879B7"/>
    <w:rsid w:val="29F8751D"/>
    <w:rsid w:val="2A0B0AA8"/>
    <w:rsid w:val="2A0E2346"/>
    <w:rsid w:val="2A143A15"/>
    <w:rsid w:val="2A164EE7"/>
    <w:rsid w:val="2A1F09F7"/>
    <w:rsid w:val="2A557F75"/>
    <w:rsid w:val="2A604B45"/>
    <w:rsid w:val="2A71703B"/>
    <w:rsid w:val="2AEC0372"/>
    <w:rsid w:val="2AF7102C"/>
    <w:rsid w:val="2B28354A"/>
    <w:rsid w:val="2B3D2B6A"/>
    <w:rsid w:val="2B670401"/>
    <w:rsid w:val="2B990335"/>
    <w:rsid w:val="2BBB474F"/>
    <w:rsid w:val="2BE041B6"/>
    <w:rsid w:val="2BEF1183"/>
    <w:rsid w:val="2BEF61A7"/>
    <w:rsid w:val="2C023810"/>
    <w:rsid w:val="2C161986"/>
    <w:rsid w:val="2C2440A3"/>
    <w:rsid w:val="2C287559"/>
    <w:rsid w:val="2C373B14"/>
    <w:rsid w:val="2C376828"/>
    <w:rsid w:val="2C40726C"/>
    <w:rsid w:val="2C416A03"/>
    <w:rsid w:val="2CAC2F9C"/>
    <w:rsid w:val="2CBE62A5"/>
    <w:rsid w:val="2CCB09C2"/>
    <w:rsid w:val="2CEA7A9F"/>
    <w:rsid w:val="2CFE2B46"/>
    <w:rsid w:val="2D0A14EA"/>
    <w:rsid w:val="2D26209C"/>
    <w:rsid w:val="2D597D7C"/>
    <w:rsid w:val="2D713318"/>
    <w:rsid w:val="2D7C1CBC"/>
    <w:rsid w:val="2D946080"/>
    <w:rsid w:val="2D9E6789"/>
    <w:rsid w:val="2DA84F02"/>
    <w:rsid w:val="2DD218DC"/>
    <w:rsid w:val="2DD815E9"/>
    <w:rsid w:val="2DF92B99"/>
    <w:rsid w:val="2E027569"/>
    <w:rsid w:val="2E1D6211"/>
    <w:rsid w:val="2E4D6D2E"/>
    <w:rsid w:val="2E89643F"/>
    <w:rsid w:val="2E951288"/>
    <w:rsid w:val="2E9D1C0D"/>
    <w:rsid w:val="2EBA7ED4"/>
    <w:rsid w:val="2EC4391B"/>
    <w:rsid w:val="2ED16CA0"/>
    <w:rsid w:val="2F0B154A"/>
    <w:rsid w:val="2F6A2714"/>
    <w:rsid w:val="2F6D6C0B"/>
    <w:rsid w:val="2F904641"/>
    <w:rsid w:val="2FA33530"/>
    <w:rsid w:val="2FA5374C"/>
    <w:rsid w:val="2FA572A9"/>
    <w:rsid w:val="2FB642AC"/>
    <w:rsid w:val="2FC628E5"/>
    <w:rsid w:val="2FD23E16"/>
    <w:rsid w:val="2FD333E4"/>
    <w:rsid w:val="301C641A"/>
    <w:rsid w:val="30420F9B"/>
    <w:rsid w:val="30437BE6"/>
    <w:rsid w:val="30765FBD"/>
    <w:rsid w:val="309704E6"/>
    <w:rsid w:val="30C710C0"/>
    <w:rsid w:val="30FF01EB"/>
    <w:rsid w:val="312B0C9E"/>
    <w:rsid w:val="312D191F"/>
    <w:rsid w:val="31466869"/>
    <w:rsid w:val="31487BF9"/>
    <w:rsid w:val="314F3F3F"/>
    <w:rsid w:val="31694616"/>
    <w:rsid w:val="316E39FA"/>
    <w:rsid w:val="316F66DB"/>
    <w:rsid w:val="31723B02"/>
    <w:rsid w:val="31750D70"/>
    <w:rsid w:val="317C672F"/>
    <w:rsid w:val="318B00ED"/>
    <w:rsid w:val="31A041CB"/>
    <w:rsid w:val="31BC6B2B"/>
    <w:rsid w:val="31E87278"/>
    <w:rsid w:val="31F1404C"/>
    <w:rsid w:val="32130E41"/>
    <w:rsid w:val="321B5F48"/>
    <w:rsid w:val="32255E15"/>
    <w:rsid w:val="32301037"/>
    <w:rsid w:val="32322FD9"/>
    <w:rsid w:val="324B4FF7"/>
    <w:rsid w:val="32764F2C"/>
    <w:rsid w:val="327652E9"/>
    <w:rsid w:val="32821B23"/>
    <w:rsid w:val="328E2276"/>
    <w:rsid w:val="3293359D"/>
    <w:rsid w:val="32C12EB2"/>
    <w:rsid w:val="32C156F8"/>
    <w:rsid w:val="32ED680E"/>
    <w:rsid w:val="33052B2F"/>
    <w:rsid w:val="331E22B4"/>
    <w:rsid w:val="332069D1"/>
    <w:rsid w:val="334D3EDF"/>
    <w:rsid w:val="336D27D3"/>
    <w:rsid w:val="336E20A7"/>
    <w:rsid w:val="3383417C"/>
    <w:rsid w:val="33871F44"/>
    <w:rsid w:val="339C6C14"/>
    <w:rsid w:val="33CA313B"/>
    <w:rsid w:val="33FE167D"/>
    <w:rsid w:val="34036C94"/>
    <w:rsid w:val="341C5253"/>
    <w:rsid w:val="34390907"/>
    <w:rsid w:val="344352E2"/>
    <w:rsid w:val="34551134"/>
    <w:rsid w:val="346040E6"/>
    <w:rsid w:val="347E1655"/>
    <w:rsid w:val="3482544F"/>
    <w:rsid w:val="348953EB"/>
    <w:rsid w:val="34A83D60"/>
    <w:rsid w:val="34E12D69"/>
    <w:rsid w:val="3538644B"/>
    <w:rsid w:val="353C06AF"/>
    <w:rsid w:val="354A221A"/>
    <w:rsid w:val="354D466A"/>
    <w:rsid w:val="35523A2F"/>
    <w:rsid w:val="35A324DC"/>
    <w:rsid w:val="35DC667B"/>
    <w:rsid w:val="36167542"/>
    <w:rsid w:val="3623361D"/>
    <w:rsid w:val="36653C36"/>
    <w:rsid w:val="366F23BE"/>
    <w:rsid w:val="3674626A"/>
    <w:rsid w:val="369B7657"/>
    <w:rsid w:val="36C340CA"/>
    <w:rsid w:val="36C7044C"/>
    <w:rsid w:val="36E20DE2"/>
    <w:rsid w:val="370C1021"/>
    <w:rsid w:val="37104168"/>
    <w:rsid w:val="372D0997"/>
    <w:rsid w:val="37305F0F"/>
    <w:rsid w:val="37590B61"/>
    <w:rsid w:val="3784633D"/>
    <w:rsid w:val="37E7D449"/>
    <w:rsid w:val="37E97D39"/>
    <w:rsid w:val="37ED7547"/>
    <w:rsid w:val="382968F9"/>
    <w:rsid w:val="383954F4"/>
    <w:rsid w:val="38804D57"/>
    <w:rsid w:val="388625C5"/>
    <w:rsid w:val="388E7327"/>
    <w:rsid w:val="389820A0"/>
    <w:rsid w:val="38BE762D"/>
    <w:rsid w:val="38C8225A"/>
    <w:rsid w:val="38F272DB"/>
    <w:rsid w:val="39017EAF"/>
    <w:rsid w:val="39074B30"/>
    <w:rsid w:val="390A39E8"/>
    <w:rsid w:val="390C736C"/>
    <w:rsid w:val="393022D9"/>
    <w:rsid w:val="39366B30"/>
    <w:rsid w:val="393D0743"/>
    <w:rsid w:val="395F496C"/>
    <w:rsid w:val="396F08E2"/>
    <w:rsid w:val="39745735"/>
    <w:rsid w:val="398D61E8"/>
    <w:rsid w:val="39921705"/>
    <w:rsid w:val="39A33BCD"/>
    <w:rsid w:val="39F43DDC"/>
    <w:rsid w:val="3A322081"/>
    <w:rsid w:val="3A437DEA"/>
    <w:rsid w:val="3A575643"/>
    <w:rsid w:val="3ACC6E0B"/>
    <w:rsid w:val="3AE94F02"/>
    <w:rsid w:val="3B1C4549"/>
    <w:rsid w:val="3B25729A"/>
    <w:rsid w:val="3B2716BE"/>
    <w:rsid w:val="3B2E20C4"/>
    <w:rsid w:val="3B410B1F"/>
    <w:rsid w:val="3B4C0F20"/>
    <w:rsid w:val="3B634927"/>
    <w:rsid w:val="3B84690C"/>
    <w:rsid w:val="3BA24FE4"/>
    <w:rsid w:val="3BA743A8"/>
    <w:rsid w:val="3BE15B0C"/>
    <w:rsid w:val="3C2314CC"/>
    <w:rsid w:val="3C381BA0"/>
    <w:rsid w:val="3C44609B"/>
    <w:rsid w:val="3C543E3F"/>
    <w:rsid w:val="3C636A53"/>
    <w:rsid w:val="3C683B38"/>
    <w:rsid w:val="3C942B7F"/>
    <w:rsid w:val="3CB7243C"/>
    <w:rsid w:val="3CBA2051"/>
    <w:rsid w:val="3CE60C32"/>
    <w:rsid w:val="3CF74593"/>
    <w:rsid w:val="3CF86216"/>
    <w:rsid w:val="3CF950D8"/>
    <w:rsid w:val="3D444B74"/>
    <w:rsid w:val="3D7E5153"/>
    <w:rsid w:val="3E0E4BB3"/>
    <w:rsid w:val="3E2D4298"/>
    <w:rsid w:val="3E324588"/>
    <w:rsid w:val="3E3C55E8"/>
    <w:rsid w:val="3E3C5E1B"/>
    <w:rsid w:val="3E4159A2"/>
    <w:rsid w:val="3E4C1C8D"/>
    <w:rsid w:val="3E66679D"/>
    <w:rsid w:val="3E8054C5"/>
    <w:rsid w:val="3E824157"/>
    <w:rsid w:val="3E891EE7"/>
    <w:rsid w:val="3EBA1B67"/>
    <w:rsid w:val="3EF06066"/>
    <w:rsid w:val="3EF87207"/>
    <w:rsid w:val="3F2536F2"/>
    <w:rsid w:val="3F281CA4"/>
    <w:rsid w:val="3F2E4303"/>
    <w:rsid w:val="3F863BD5"/>
    <w:rsid w:val="3F9134F1"/>
    <w:rsid w:val="3FAF1A7E"/>
    <w:rsid w:val="3FEB153C"/>
    <w:rsid w:val="3FF57DD8"/>
    <w:rsid w:val="3FF60FE3"/>
    <w:rsid w:val="40131120"/>
    <w:rsid w:val="402266F3"/>
    <w:rsid w:val="402F356D"/>
    <w:rsid w:val="40537672"/>
    <w:rsid w:val="40552625"/>
    <w:rsid w:val="406960D0"/>
    <w:rsid w:val="40893064"/>
    <w:rsid w:val="408A49C4"/>
    <w:rsid w:val="40A1394B"/>
    <w:rsid w:val="40A301BA"/>
    <w:rsid w:val="40CD48B1"/>
    <w:rsid w:val="40E5049C"/>
    <w:rsid w:val="410802B3"/>
    <w:rsid w:val="41316400"/>
    <w:rsid w:val="4134048C"/>
    <w:rsid w:val="41432DC5"/>
    <w:rsid w:val="41585A86"/>
    <w:rsid w:val="417435F7"/>
    <w:rsid w:val="41840171"/>
    <w:rsid w:val="41D30796"/>
    <w:rsid w:val="41DC535C"/>
    <w:rsid w:val="41E679D4"/>
    <w:rsid w:val="42051E29"/>
    <w:rsid w:val="421554F2"/>
    <w:rsid w:val="42334BE8"/>
    <w:rsid w:val="42610557"/>
    <w:rsid w:val="42B775C7"/>
    <w:rsid w:val="42E1029E"/>
    <w:rsid w:val="42F500EF"/>
    <w:rsid w:val="42FB3958"/>
    <w:rsid w:val="434C41B3"/>
    <w:rsid w:val="43670BBD"/>
    <w:rsid w:val="437FB931"/>
    <w:rsid w:val="43813731"/>
    <w:rsid w:val="43A614A2"/>
    <w:rsid w:val="43D93009"/>
    <w:rsid w:val="43DC0DEF"/>
    <w:rsid w:val="43E70FD1"/>
    <w:rsid w:val="43E97C54"/>
    <w:rsid w:val="43F14D5A"/>
    <w:rsid w:val="440A5331"/>
    <w:rsid w:val="442E5667"/>
    <w:rsid w:val="443766F3"/>
    <w:rsid w:val="444E5D09"/>
    <w:rsid w:val="44550074"/>
    <w:rsid w:val="445B21D4"/>
    <w:rsid w:val="44626203"/>
    <w:rsid w:val="44802200"/>
    <w:rsid w:val="44832D3F"/>
    <w:rsid w:val="448F2126"/>
    <w:rsid w:val="44B67D8D"/>
    <w:rsid w:val="44C164DD"/>
    <w:rsid w:val="450D1720"/>
    <w:rsid w:val="45113B29"/>
    <w:rsid w:val="4541586E"/>
    <w:rsid w:val="45433394"/>
    <w:rsid w:val="4549052D"/>
    <w:rsid w:val="4559545D"/>
    <w:rsid w:val="45774405"/>
    <w:rsid w:val="457F09A0"/>
    <w:rsid w:val="45883EDE"/>
    <w:rsid w:val="458863C4"/>
    <w:rsid w:val="45B55914"/>
    <w:rsid w:val="45BB117C"/>
    <w:rsid w:val="45C176EA"/>
    <w:rsid w:val="45CC4D4F"/>
    <w:rsid w:val="45E701C3"/>
    <w:rsid w:val="46016351"/>
    <w:rsid w:val="46037733"/>
    <w:rsid w:val="460D45BA"/>
    <w:rsid w:val="460F14C8"/>
    <w:rsid w:val="462C02CC"/>
    <w:rsid w:val="46383A05"/>
    <w:rsid w:val="464220A9"/>
    <w:rsid w:val="465A0995"/>
    <w:rsid w:val="46976310"/>
    <w:rsid w:val="46A14816"/>
    <w:rsid w:val="46C978C9"/>
    <w:rsid w:val="46D22C21"/>
    <w:rsid w:val="46DD4C98"/>
    <w:rsid w:val="46E85444"/>
    <w:rsid w:val="46F34946"/>
    <w:rsid w:val="47013507"/>
    <w:rsid w:val="471804E0"/>
    <w:rsid w:val="47205D34"/>
    <w:rsid w:val="4743767B"/>
    <w:rsid w:val="475353E4"/>
    <w:rsid w:val="47844476"/>
    <w:rsid w:val="479003E6"/>
    <w:rsid w:val="47AA76FA"/>
    <w:rsid w:val="47B02837"/>
    <w:rsid w:val="47B42327"/>
    <w:rsid w:val="47D12ED9"/>
    <w:rsid w:val="47D72EAC"/>
    <w:rsid w:val="48292F84"/>
    <w:rsid w:val="48367BD3"/>
    <w:rsid w:val="484F669B"/>
    <w:rsid w:val="48904B42"/>
    <w:rsid w:val="48A65876"/>
    <w:rsid w:val="48CA3479"/>
    <w:rsid w:val="48FD7F11"/>
    <w:rsid w:val="490C2A88"/>
    <w:rsid w:val="493C0826"/>
    <w:rsid w:val="494603A6"/>
    <w:rsid w:val="49B02FC2"/>
    <w:rsid w:val="49B74350"/>
    <w:rsid w:val="49BE748D"/>
    <w:rsid w:val="49D22F38"/>
    <w:rsid w:val="49E2464D"/>
    <w:rsid w:val="4A5D68B3"/>
    <w:rsid w:val="4A716504"/>
    <w:rsid w:val="4A811596"/>
    <w:rsid w:val="4AB56AE2"/>
    <w:rsid w:val="4AE051E1"/>
    <w:rsid w:val="4B02314E"/>
    <w:rsid w:val="4B044387"/>
    <w:rsid w:val="4B0A47E5"/>
    <w:rsid w:val="4B3B68BB"/>
    <w:rsid w:val="4B3D426F"/>
    <w:rsid w:val="4B46248B"/>
    <w:rsid w:val="4B4F76A7"/>
    <w:rsid w:val="4B6127C6"/>
    <w:rsid w:val="4B730BDC"/>
    <w:rsid w:val="4B792C39"/>
    <w:rsid w:val="4BB15C1C"/>
    <w:rsid w:val="4BDC508A"/>
    <w:rsid w:val="4C0F3FD0"/>
    <w:rsid w:val="4C1868AB"/>
    <w:rsid w:val="4C1B517A"/>
    <w:rsid w:val="4C34069B"/>
    <w:rsid w:val="4C6F4A6E"/>
    <w:rsid w:val="4C831EFC"/>
    <w:rsid w:val="4CCE1DB9"/>
    <w:rsid w:val="4CCE79E7"/>
    <w:rsid w:val="4CD9638C"/>
    <w:rsid w:val="4D362EE1"/>
    <w:rsid w:val="4D3A32CE"/>
    <w:rsid w:val="4D4252D9"/>
    <w:rsid w:val="4D6B3488"/>
    <w:rsid w:val="4D8730A4"/>
    <w:rsid w:val="4D907392"/>
    <w:rsid w:val="4DAB41CC"/>
    <w:rsid w:val="4DB90697"/>
    <w:rsid w:val="4DE421AB"/>
    <w:rsid w:val="4E080EAF"/>
    <w:rsid w:val="4E1C302D"/>
    <w:rsid w:val="4E5959D6"/>
    <w:rsid w:val="4E72262F"/>
    <w:rsid w:val="4EB8094F"/>
    <w:rsid w:val="4ED67AC3"/>
    <w:rsid w:val="4EE03CAB"/>
    <w:rsid w:val="4EE72FE2"/>
    <w:rsid w:val="4F0040A4"/>
    <w:rsid w:val="4F043B94"/>
    <w:rsid w:val="4F05379B"/>
    <w:rsid w:val="4F111E0D"/>
    <w:rsid w:val="4F343D4D"/>
    <w:rsid w:val="4F45166E"/>
    <w:rsid w:val="4F4915A7"/>
    <w:rsid w:val="4F4D1604"/>
    <w:rsid w:val="4F5A55DC"/>
    <w:rsid w:val="4F5B752C"/>
    <w:rsid w:val="4F604B42"/>
    <w:rsid w:val="4F6A5B2C"/>
    <w:rsid w:val="4F773F54"/>
    <w:rsid w:val="4F78787E"/>
    <w:rsid w:val="4F8627FB"/>
    <w:rsid w:val="4F892C9C"/>
    <w:rsid w:val="4F9A5959"/>
    <w:rsid w:val="4FB56C3C"/>
    <w:rsid w:val="4FD74E40"/>
    <w:rsid w:val="4FDFAD01"/>
    <w:rsid w:val="4FE65048"/>
    <w:rsid w:val="4FF27E90"/>
    <w:rsid w:val="50090E9D"/>
    <w:rsid w:val="50102CB0"/>
    <w:rsid w:val="501F1F11"/>
    <w:rsid w:val="504F7091"/>
    <w:rsid w:val="505225BB"/>
    <w:rsid w:val="505C17AE"/>
    <w:rsid w:val="50624A9C"/>
    <w:rsid w:val="508D1967"/>
    <w:rsid w:val="508F56DF"/>
    <w:rsid w:val="50BD7329"/>
    <w:rsid w:val="50C939BF"/>
    <w:rsid w:val="50F15D3D"/>
    <w:rsid w:val="50F6750C"/>
    <w:rsid w:val="50FE753B"/>
    <w:rsid w:val="511B3417"/>
    <w:rsid w:val="51397EFF"/>
    <w:rsid w:val="513F5357"/>
    <w:rsid w:val="514C4C92"/>
    <w:rsid w:val="5190553F"/>
    <w:rsid w:val="51994704"/>
    <w:rsid w:val="51AA7DA0"/>
    <w:rsid w:val="51AE07B8"/>
    <w:rsid w:val="51B75C32"/>
    <w:rsid w:val="51ED6B61"/>
    <w:rsid w:val="51F873F1"/>
    <w:rsid w:val="52181704"/>
    <w:rsid w:val="521A1920"/>
    <w:rsid w:val="527A1A59"/>
    <w:rsid w:val="52895374"/>
    <w:rsid w:val="52992845"/>
    <w:rsid w:val="52AD5A33"/>
    <w:rsid w:val="52BA5454"/>
    <w:rsid w:val="52EE71AA"/>
    <w:rsid w:val="52F51B8D"/>
    <w:rsid w:val="531C6FD2"/>
    <w:rsid w:val="53242244"/>
    <w:rsid w:val="532524A8"/>
    <w:rsid w:val="535451F4"/>
    <w:rsid w:val="536244C6"/>
    <w:rsid w:val="53786DFC"/>
    <w:rsid w:val="537A2677"/>
    <w:rsid w:val="5382152B"/>
    <w:rsid w:val="53CF71F1"/>
    <w:rsid w:val="53D02297"/>
    <w:rsid w:val="54216F96"/>
    <w:rsid w:val="54297BF9"/>
    <w:rsid w:val="54330A77"/>
    <w:rsid w:val="543427E1"/>
    <w:rsid w:val="54596730"/>
    <w:rsid w:val="548337AD"/>
    <w:rsid w:val="548F73A1"/>
    <w:rsid w:val="549534E0"/>
    <w:rsid w:val="54B11E8D"/>
    <w:rsid w:val="54C94F38"/>
    <w:rsid w:val="54F40207"/>
    <w:rsid w:val="5503044A"/>
    <w:rsid w:val="55587B9D"/>
    <w:rsid w:val="55A559A5"/>
    <w:rsid w:val="55AD03B6"/>
    <w:rsid w:val="55C018F1"/>
    <w:rsid w:val="55CE02C7"/>
    <w:rsid w:val="55FD7055"/>
    <w:rsid w:val="55FD758F"/>
    <w:rsid w:val="56332E88"/>
    <w:rsid w:val="56344FD3"/>
    <w:rsid w:val="56847663"/>
    <w:rsid w:val="568B2AF0"/>
    <w:rsid w:val="56D93B58"/>
    <w:rsid w:val="56DF59D6"/>
    <w:rsid w:val="56E2109B"/>
    <w:rsid w:val="56E9366F"/>
    <w:rsid w:val="56EF3F4F"/>
    <w:rsid w:val="57035B62"/>
    <w:rsid w:val="570F1328"/>
    <w:rsid w:val="57122006"/>
    <w:rsid w:val="57203535"/>
    <w:rsid w:val="573672FB"/>
    <w:rsid w:val="573B1E6B"/>
    <w:rsid w:val="575F3704"/>
    <w:rsid w:val="57700C92"/>
    <w:rsid w:val="5774668B"/>
    <w:rsid w:val="579B042C"/>
    <w:rsid w:val="57AC4DC9"/>
    <w:rsid w:val="57AD3866"/>
    <w:rsid w:val="57D53A9F"/>
    <w:rsid w:val="57FF3A29"/>
    <w:rsid w:val="580E7831"/>
    <w:rsid w:val="58207DF6"/>
    <w:rsid w:val="58537A5E"/>
    <w:rsid w:val="588303C2"/>
    <w:rsid w:val="589E0D71"/>
    <w:rsid w:val="58A22A5F"/>
    <w:rsid w:val="58A4140A"/>
    <w:rsid w:val="58A41F44"/>
    <w:rsid w:val="58A423CC"/>
    <w:rsid w:val="58A813BB"/>
    <w:rsid w:val="58A82036"/>
    <w:rsid w:val="58D81BED"/>
    <w:rsid w:val="58E10AA2"/>
    <w:rsid w:val="590071EE"/>
    <w:rsid w:val="59403A65"/>
    <w:rsid w:val="59517C74"/>
    <w:rsid w:val="5963177A"/>
    <w:rsid w:val="596C2A61"/>
    <w:rsid w:val="59845DF2"/>
    <w:rsid w:val="598B6C60"/>
    <w:rsid w:val="5999312B"/>
    <w:rsid w:val="59BB100C"/>
    <w:rsid w:val="59C6764A"/>
    <w:rsid w:val="59CE1713"/>
    <w:rsid w:val="59D2488F"/>
    <w:rsid w:val="5A02233A"/>
    <w:rsid w:val="5A0C7DA1"/>
    <w:rsid w:val="5A7D2A4C"/>
    <w:rsid w:val="5A80600F"/>
    <w:rsid w:val="5AAB75B9"/>
    <w:rsid w:val="5AAF0655"/>
    <w:rsid w:val="5AB24283"/>
    <w:rsid w:val="5AE15E78"/>
    <w:rsid w:val="5AEC372E"/>
    <w:rsid w:val="5B256F8B"/>
    <w:rsid w:val="5B2B1FCC"/>
    <w:rsid w:val="5B414466"/>
    <w:rsid w:val="5B547C51"/>
    <w:rsid w:val="5B6D0716"/>
    <w:rsid w:val="5B7203FF"/>
    <w:rsid w:val="5B7A2706"/>
    <w:rsid w:val="5B861F43"/>
    <w:rsid w:val="5B9722F4"/>
    <w:rsid w:val="5BC0716D"/>
    <w:rsid w:val="5BCA6AF7"/>
    <w:rsid w:val="5BEF1728"/>
    <w:rsid w:val="5BF79712"/>
    <w:rsid w:val="5BF81216"/>
    <w:rsid w:val="5C0E5953"/>
    <w:rsid w:val="5C1656FD"/>
    <w:rsid w:val="5C2515ED"/>
    <w:rsid w:val="5C433822"/>
    <w:rsid w:val="5C653798"/>
    <w:rsid w:val="5C9A5B38"/>
    <w:rsid w:val="5CB27795"/>
    <w:rsid w:val="5CE0518F"/>
    <w:rsid w:val="5CE31052"/>
    <w:rsid w:val="5D186709"/>
    <w:rsid w:val="5D3C6DCD"/>
    <w:rsid w:val="5D415FB3"/>
    <w:rsid w:val="5D647EF4"/>
    <w:rsid w:val="5D665C37"/>
    <w:rsid w:val="5D97496E"/>
    <w:rsid w:val="5DD04344"/>
    <w:rsid w:val="5DD51FFB"/>
    <w:rsid w:val="5DDA3CF8"/>
    <w:rsid w:val="5DF41277"/>
    <w:rsid w:val="5E3F59F7"/>
    <w:rsid w:val="5E3F66DB"/>
    <w:rsid w:val="5E79177D"/>
    <w:rsid w:val="5E7D0F2A"/>
    <w:rsid w:val="5E8E4A10"/>
    <w:rsid w:val="5E9860A7"/>
    <w:rsid w:val="5EBE2EAC"/>
    <w:rsid w:val="5ECB022A"/>
    <w:rsid w:val="5ED370DF"/>
    <w:rsid w:val="5EF17565"/>
    <w:rsid w:val="5F131BD1"/>
    <w:rsid w:val="5F227BB3"/>
    <w:rsid w:val="5F231864"/>
    <w:rsid w:val="5F265461"/>
    <w:rsid w:val="5F346EFD"/>
    <w:rsid w:val="5F685A79"/>
    <w:rsid w:val="5F993E84"/>
    <w:rsid w:val="5F9E593F"/>
    <w:rsid w:val="5F9E77DA"/>
    <w:rsid w:val="5FB44451"/>
    <w:rsid w:val="5FC77464"/>
    <w:rsid w:val="5FCA6734"/>
    <w:rsid w:val="5FDC6467"/>
    <w:rsid w:val="600927D5"/>
    <w:rsid w:val="601D5478"/>
    <w:rsid w:val="605B7469"/>
    <w:rsid w:val="60675D31"/>
    <w:rsid w:val="60824919"/>
    <w:rsid w:val="609F43E5"/>
    <w:rsid w:val="60A07495"/>
    <w:rsid w:val="60EF52F0"/>
    <w:rsid w:val="60F067A0"/>
    <w:rsid w:val="61354081"/>
    <w:rsid w:val="61457176"/>
    <w:rsid w:val="61461DEA"/>
    <w:rsid w:val="61573FF7"/>
    <w:rsid w:val="615E54D4"/>
    <w:rsid w:val="61607A23"/>
    <w:rsid w:val="61643C2F"/>
    <w:rsid w:val="61665FE8"/>
    <w:rsid w:val="61A723DA"/>
    <w:rsid w:val="61A94127"/>
    <w:rsid w:val="61C002D3"/>
    <w:rsid w:val="61F47A98"/>
    <w:rsid w:val="61F730E4"/>
    <w:rsid w:val="62045801"/>
    <w:rsid w:val="623065F6"/>
    <w:rsid w:val="623976BC"/>
    <w:rsid w:val="62467BC8"/>
    <w:rsid w:val="624B463E"/>
    <w:rsid w:val="626B1765"/>
    <w:rsid w:val="627E55B4"/>
    <w:rsid w:val="62943029"/>
    <w:rsid w:val="62947454"/>
    <w:rsid w:val="62A104EB"/>
    <w:rsid w:val="63416D0D"/>
    <w:rsid w:val="634342D2"/>
    <w:rsid w:val="634405AB"/>
    <w:rsid w:val="635B4017"/>
    <w:rsid w:val="63730E90"/>
    <w:rsid w:val="638A3729"/>
    <w:rsid w:val="63922142"/>
    <w:rsid w:val="639B6D94"/>
    <w:rsid w:val="63B86661"/>
    <w:rsid w:val="63C035AA"/>
    <w:rsid w:val="63E7059E"/>
    <w:rsid w:val="64027AD6"/>
    <w:rsid w:val="64400B1A"/>
    <w:rsid w:val="64587FD2"/>
    <w:rsid w:val="646F1658"/>
    <w:rsid w:val="64720B05"/>
    <w:rsid w:val="64B87858"/>
    <w:rsid w:val="64C473E4"/>
    <w:rsid w:val="64CD6D64"/>
    <w:rsid w:val="65104495"/>
    <w:rsid w:val="65107B35"/>
    <w:rsid w:val="651144BD"/>
    <w:rsid w:val="65175CC8"/>
    <w:rsid w:val="65634AA9"/>
    <w:rsid w:val="65705687"/>
    <w:rsid w:val="65732544"/>
    <w:rsid w:val="65750F0B"/>
    <w:rsid w:val="65907AD8"/>
    <w:rsid w:val="65A25A5D"/>
    <w:rsid w:val="65C769DA"/>
    <w:rsid w:val="65CE5EA2"/>
    <w:rsid w:val="66287D10"/>
    <w:rsid w:val="66320B8F"/>
    <w:rsid w:val="66494CB0"/>
    <w:rsid w:val="664E34EF"/>
    <w:rsid w:val="665A2244"/>
    <w:rsid w:val="666920D7"/>
    <w:rsid w:val="666B40A1"/>
    <w:rsid w:val="66870C74"/>
    <w:rsid w:val="6687332E"/>
    <w:rsid w:val="669D5B8D"/>
    <w:rsid w:val="66A6332B"/>
    <w:rsid w:val="66A92120"/>
    <w:rsid w:val="66AE560F"/>
    <w:rsid w:val="66B07D06"/>
    <w:rsid w:val="66F072D0"/>
    <w:rsid w:val="670267B3"/>
    <w:rsid w:val="67325951"/>
    <w:rsid w:val="674212A6"/>
    <w:rsid w:val="6747066A"/>
    <w:rsid w:val="674D7807"/>
    <w:rsid w:val="67573B99"/>
    <w:rsid w:val="676A7004"/>
    <w:rsid w:val="67791170"/>
    <w:rsid w:val="67853BF4"/>
    <w:rsid w:val="6790128E"/>
    <w:rsid w:val="67A53D09"/>
    <w:rsid w:val="67DC3F41"/>
    <w:rsid w:val="6808604B"/>
    <w:rsid w:val="683038C6"/>
    <w:rsid w:val="683055A2"/>
    <w:rsid w:val="683924B6"/>
    <w:rsid w:val="683F3225"/>
    <w:rsid w:val="68453BFC"/>
    <w:rsid w:val="68681670"/>
    <w:rsid w:val="6893161D"/>
    <w:rsid w:val="68A53A8B"/>
    <w:rsid w:val="68B80DBB"/>
    <w:rsid w:val="68D16EF4"/>
    <w:rsid w:val="68F0088D"/>
    <w:rsid w:val="68F71C1C"/>
    <w:rsid w:val="690305C1"/>
    <w:rsid w:val="690C17FF"/>
    <w:rsid w:val="69252C2D"/>
    <w:rsid w:val="69280027"/>
    <w:rsid w:val="692C3FBB"/>
    <w:rsid w:val="693A4200"/>
    <w:rsid w:val="693D7F76"/>
    <w:rsid w:val="6942558D"/>
    <w:rsid w:val="69580023"/>
    <w:rsid w:val="696077C1"/>
    <w:rsid w:val="69674FF3"/>
    <w:rsid w:val="69803661"/>
    <w:rsid w:val="69941ABE"/>
    <w:rsid w:val="699E0949"/>
    <w:rsid w:val="69DB153D"/>
    <w:rsid w:val="6A024D1C"/>
    <w:rsid w:val="6A0740E0"/>
    <w:rsid w:val="6A1528CA"/>
    <w:rsid w:val="6A303637"/>
    <w:rsid w:val="6A3E54D7"/>
    <w:rsid w:val="6A520BCB"/>
    <w:rsid w:val="6A6774CB"/>
    <w:rsid w:val="6A6B466F"/>
    <w:rsid w:val="6A9260A0"/>
    <w:rsid w:val="6AA47DA3"/>
    <w:rsid w:val="6AAB75DD"/>
    <w:rsid w:val="6AC975E8"/>
    <w:rsid w:val="6AD55F8D"/>
    <w:rsid w:val="6B2D475F"/>
    <w:rsid w:val="6B471808"/>
    <w:rsid w:val="6B4DFF4A"/>
    <w:rsid w:val="6B7177CF"/>
    <w:rsid w:val="6B7447FD"/>
    <w:rsid w:val="6B855C05"/>
    <w:rsid w:val="6B891453"/>
    <w:rsid w:val="6BA53BB1"/>
    <w:rsid w:val="6BB4602C"/>
    <w:rsid w:val="6BD34002"/>
    <w:rsid w:val="6C02220F"/>
    <w:rsid w:val="6C0E1756"/>
    <w:rsid w:val="6C285D81"/>
    <w:rsid w:val="6C2B48FD"/>
    <w:rsid w:val="6C3D0C05"/>
    <w:rsid w:val="6C60792F"/>
    <w:rsid w:val="6C6E1410"/>
    <w:rsid w:val="6C7837BE"/>
    <w:rsid w:val="6C92469F"/>
    <w:rsid w:val="6C92718F"/>
    <w:rsid w:val="6C944351"/>
    <w:rsid w:val="6CAB32ED"/>
    <w:rsid w:val="6CB15079"/>
    <w:rsid w:val="6CB26BE8"/>
    <w:rsid w:val="6CB37164"/>
    <w:rsid w:val="6CC531DD"/>
    <w:rsid w:val="6CC60283"/>
    <w:rsid w:val="6CF23E88"/>
    <w:rsid w:val="6D06501D"/>
    <w:rsid w:val="6D065D7A"/>
    <w:rsid w:val="6D1F7993"/>
    <w:rsid w:val="6D3D7366"/>
    <w:rsid w:val="6D6535F8"/>
    <w:rsid w:val="6D9252DB"/>
    <w:rsid w:val="6E080427"/>
    <w:rsid w:val="6E192AED"/>
    <w:rsid w:val="6E376282"/>
    <w:rsid w:val="6E4436A3"/>
    <w:rsid w:val="6E4B6C92"/>
    <w:rsid w:val="6E5337B5"/>
    <w:rsid w:val="6E55366C"/>
    <w:rsid w:val="6E8977BA"/>
    <w:rsid w:val="6E8F7F95"/>
    <w:rsid w:val="6F0137F4"/>
    <w:rsid w:val="6F062708"/>
    <w:rsid w:val="6F18173D"/>
    <w:rsid w:val="6F2968A7"/>
    <w:rsid w:val="6F2F5568"/>
    <w:rsid w:val="6F3473A1"/>
    <w:rsid w:val="6F392DD7"/>
    <w:rsid w:val="6F6B6BC5"/>
    <w:rsid w:val="6F9461AA"/>
    <w:rsid w:val="6FB16FC8"/>
    <w:rsid w:val="6FB43839"/>
    <w:rsid w:val="6FDE58E3"/>
    <w:rsid w:val="6FE85EEF"/>
    <w:rsid w:val="6FE8678D"/>
    <w:rsid w:val="701B56C0"/>
    <w:rsid w:val="70271038"/>
    <w:rsid w:val="703F24B3"/>
    <w:rsid w:val="70433998"/>
    <w:rsid w:val="70473489"/>
    <w:rsid w:val="706E6C67"/>
    <w:rsid w:val="708E730A"/>
    <w:rsid w:val="709A29A9"/>
    <w:rsid w:val="70AC22B7"/>
    <w:rsid w:val="70CA1DBF"/>
    <w:rsid w:val="70DF3DE2"/>
    <w:rsid w:val="70F22FC6"/>
    <w:rsid w:val="711F62B3"/>
    <w:rsid w:val="71273B55"/>
    <w:rsid w:val="7144439C"/>
    <w:rsid w:val="71A46659"/>
    <w:rsid w:val="71A566B9"/>
    <w:rsid w:val="71D72F81"/>
    <w:rsid w:val="71EA4A14"/>
    <w:rsid w:val="71FC534C"/>
    <w:rsid w:val="72165809"/>
    <w:rsid w:val="722F1ED5"/>
    <w:rsid w:val="72381356"/>
    <w:rsid w:val="72620A6D"/>
    <w:rsid w:val="727979CE"/>
    <w:rsid w:val="72872262"/>
    <w:rsid w:val="728A6533"/>
    <w:rsid w:val="729A1F96"/>
    <w:rsid w:val="72A46970"/>
    <w:rsid w:val="72BB015E"/>
    <w:rsid w:val="72BD7A32"/>
    <w:rsid w:val="73730306"/>
    <w:rsid w:val="738D1AB7"/>
    <w:rsid w:val="73A806E2"/>
    <w:rsid w:val="73BA21C4"/>
    <w:rsid w:val="73C03E57"/>
    <w:rsid w:val="73CA1536"/>
    <w:rsid w:val="73D524F9"/>
    <w:rsid w:val="73F25E01"/>
    <w:rsid w:val="73F77A8A"/>
    <w:rsid w:val="74087A70"/>
    <w:rsid w:val="743B1556"/>
    <w:rsid w:val="744C5512"/>
    <w:rsid w:val="745331C2"/>
    <w:rsid w:val="74577537"/>
    <w:rsid w:val="74E64490"/>
    <w:rsid w:val="74F4593C"/>
    <w:rsid w:val="751D2A0A"/>
    <w:rsid w:val="753D30AC"/>
    <w:rsid w:val="754B57C9"/>
    <w:rsid w:val="75577A04"/>
    <w:rsid w:val="755A531B"/>
    <w:rsid w:val="757F36C5"/>
    <w:rsid w:val="759E1128"/>
    <w:rsid w:val="75A130D7"/>
    <w:rsid w:val="75CA1E5F"/>
    <w:rsid w:val="75E40FA9"/>
    <w:rsid w:val="76055D22"/>
    <w:rsid w:val="761262E7"/>
    <w:rsid w:val="76126931"/>
    <w:rsid w:val="761E577D"/>
    <w:rsid w:val="761E6A3A"/>
    <w:rsid w:val="76676633"/>
    <w:rsid w:val="76717529"/>
    <w:rsid w:val="76733229"/>
    <w:rsid w:val="767E397C"/>
    <w:rsid w:val="76A63B36"/>
    <w:rsid w:val="76B1476F"/>
    <w:rsid w:val="76CB558A"/>
    <w:rsid w:val="76CE66B2"/>
    <w:rsid w:val="76FA4E7D"/>
    <w:rsid w:val="76FD0D45"/>
    <w:rsid w:val="772A355E"/>
    <w:rsid w:val="7730111A"/>
    <w:rsid w:val="77422BFC"/>
    <w:rsid w:val="7746477C"/>
    <w:rsid w:val="7772528F"/>
    <w:rsid w:val="777271A3"/>
    <w:rsid w:val="779A38D1"/>
    <w:rsid w:val="77AB07A1"/>
    <w:rsid w:val="77D23095"/>
    <w:rsid w:val="77F53858"/>
    <w:rsid w:val="783B537F"/>
    <w:rsid w:val="78743289"/>
    <w:rsid w:val="78782100"/>
    <w:rsid w:val="78782FB7"/>
    <w:rsid w:val="789B656C"/>
    <w:rsid w:val="78A75B51"/>
    <w:rsid w:val="78B13B95"/>
    <w:rsid w:val="78DD54A2"/>
    <w:rsid w:val="78F83566"/>
    <w:rsid w:val="78FF0DA4"/>
    <w:rsid w:val="7904172C"/>
    <w:rsid w:val="7904460D"/>
    <w:rsid w:val="790C57BF"/>
    <w:rsid w:val="796C5A53"/>
    <w:rsid w:val="79D5068D"/>
    <w:rsid w:val="79E17617"/>
    <w:rsid w:val="79F5608E"/>
    <w:rsid w:val="7A002023"/>
    <w:rsid w:val="7A063C90"/>
    <w:rsid w:val="7A1B2C27"/>
    <w:rsid w:val="7A5C2227"/>
    <w:rsid w:val="7A6D1D3E"/>
    <w:rsid w:val="7A7F1A71"/>
    <w:rsid w:val="7AA06403"/>
    <w:rsid w:val="7ABD2CC5"/>
    <w:rsid w:val="7AD068DF"/>
    <w:rsid w:val="7AD5252E"/>
    <w:rsid w:val="7ADB75EF"/>
    <w:rsid w:val="7AE71FFF"/>
    <w:rsid w:val="7B0C59FB"/>
    <w:rsid w:val="7B0D52CF"/>
    <w:rsid w:val="7B137A5D"/>
    <w:rsid w:val="7B470F6B"/>
    <w:rsid w:val="7B647318"/>
    <w:rsid w:val="7B875081"/>
    <w:rsid w:val="7BA606CB"/>
    <w:rsid w:val="7BE349AD"/>
    <w:rsid w:val="7BFB7EC5"/>
    <w:rsid w:val="7C042B76"/>
    <w:rsid w:val="7C043E2E"/>
    <w:rsid w:val="7C0466D2"/>
    <w:rsid w:val="7C0D37D8"/>
    <w:rsid w:val="7C364528"/>
    <w:rsid w:val="7C440408"/>
    <w:rsid w:val="7C455485"/>
    <w:rsid w:val="7C4616C8"/>
    <w:rsid w:val="7C516C9E"/>
    <w:rsid w:val="7C677099"/>
    <w:rsid w:val="7C6D14A2"/>
    <w:rsid w:val="7C6F696B"/>
    <w:rsid w:val="7C8773AB"/>
    <w:rsid w:val="7CB10CDA"/>
    <w:rsid w:val="7CB2612E"/>
    <w:rsid w:val="7CB91E86"/>
    <w:rsid w:val="7CBC0313"/>
    <w:rsid w:val="7CDF68D6"/>
    <w:rsid w:val="7CE12CEF"/>
    <w:rsid w:val="7CFF187B"/>
    <w:rsid w:val="7D060228"/>
    <w:rsid w:val="7D32554E"/>
    <w:rsid w:val="7D3772D8"/>
    <w:rsid w:val="7D5573D2"/>
    <w:rsid w:val="7D594629"/>
    <w:rsid w:val="7D5D253D"/>
    <w:rsid w:val="7D5E6F26"/>
    <w:rsid w:val="7DC26C74"/>
    <w:rsid w:val="7DC825B4"/>
    <w:rsid w:val="7DDD6824"/>
    <w:rsid w:val="7DEB38EB"/>
    <w:rsid w:val="7DF54524"/>
    <w:rsid w:val="7E062057"/>
    <w:rsid w:val="7E076335"/>
    <w:rsid w:val="7E1728D6"/>
    <w:rsid w:val="7E1F5A45"/>
    <w:rsid w:val="7E2D63B4"/>
    <w:rsid w:val="7E7172B9"/>
    <w:rsid w:val="7E775881"/>
    <w:rsid w:val="7E7C2E97"/>
    <w:rsid w:val="7E9975A5"/>
    <w:rsid w:val="7EA06B86"/>
    <w:rsid w:val="7EAD4DFF"/>
    <w:rsid w:val="7EDFBBBB"/>
    <w:rsid w:val="7EEE2E8E"/>
    <w:rsid w:val="7EEF5417"/>
    <w:rsid w:val="7F0A35AB"/>
    <w:rsid w:val="7F0B28E4"/>
    <w:rsid w:val="7F0E4817"/>
    <w:rsid w:val="7F1020C7"/>
    <w:rsid w:val="7F1153BF"/>
    <w:rsid w:val="7F1827B6"/>
    <w:rsid w:val="7F1F6BD8"/>
    <w:rsid w:val="7F297BB6"/>
    <w:rsid w:val="7F3B240A"/>
    <w:rsid w:val="7F4C286A"/>
    <w:rsid w:val="7FB33C1B"/>
    <w:rsid w:val="7FF8479F"/>
    <w:rsid w:val="9BF7306E"/>
    <w:rsid w:val="B87E9D66"/>
    <w:rsid w:val="D317BBA3"/>
    <w:rsid w:val="EDFF233D"/>
    <w:rsid w:val="F1DB269F"/>
    <w:rsid w:val="FF4CAA79"/>
    <w:rsid w:val="FF9FC350"/>
    <w:rsid w:val="FFF6F487"/>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9"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iPriority="0" w:name="heading 9"/>
    <w:lsdException w:qFormat="1"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99"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3"/>
    <w:next w:val="1"/>
    <w:qFormat/>
    <w:uiPriority w:val="0"/>
    <w:pPr>
      <w:spacing w:beforeAutospacing="1" w:afterAutospacing="1"/>
      <w:jc w:val="left"/>
      <w:outlineLvl w:val="0"/>
    </w:pPr>
    <w:rPr>
      <w:rFonts w:hint="eastAsia" w:ascii="宋体" w:hAnsi="宋体" w:eastAsia="宋体" w:cs="Times New Roman"/>
      <w:kern w:val="44"/>
      <w:sz w:val="48"/>
      <w:szCs w:val="48"/>
    </w:rPr>
  </w:style>
  <w:style w:type="paragraph" w:styleId="3">
    <w:name w:val="heading 2"/>
    <w:basedOn w:val="4"/>
    <w:next w:val="1"/>
    <w:qFormat/>
    <w:uiPriority w:val="9"/>
    <w:pPr>
      <w:spacing w:beforeAutospacing="1" w:afterAutospacing="1"/>
      <w:jc w:val="left"/>
      <w:outlineLvl w:val="1"/>
    </w:pPr>
    <w:rPr>
      <w:rFonts w:hint="eastAsia" w:ascii="宋体" w:hAnsi="宋体" w:eastAsia="宋体" w:cs="Times New Roman"/>
      <w:kern w:val="0"/>
      <w:sz w:val="36"/>
      <w:szCs w:val="36"/>
    </w:rPr>
  </w:style>
  <w:style w:type="paragraph" w:styleId="4">
    <w:name w:val="heading 3"/>
    <w:basedOn w:val="1"/>
    <w:next w:val="1"/>
    <w:qFormat/>
    <w:uiPriority w:val="0"/>
    <w:pPr>
      <w:spacing w:beforeAutospacing="1" w:afterAutospacing="1"/>
      <w:jc w:val="left"/>
      <w:outlineLvl w:val="2"/>
    </w:pPr>
    <w:rPr>
      <w:rFonts w:hint="eastAsia" w:ascii="宋体" w:hAnsi="宋体" w:eastAsia="宋体" w:cs="Times New Roman"/>
      <w:b/>
      <w:bCs/>
      <w:kern w:val="0"/>
      <w:sz w:val="27"/>
      <w:szCs w:val="27"/>
    </w:rPr>
  </w:style>
  <w:style w:type="paragraph" w:styleId="5">
    <w:name w:val="heading 4"/>
    <w:basedOn w:val="1"/>
    <w:next w:val="6"/>
    <w:qFormat/>
    <w:uiPriority w:val="0"/>
    <w:pPr>
      <w:keepNext/>
      <w:keepLines/>
      <w:widowControl/>
      <w:tabs>
        <w:tab w:val="left" w:pos="432"/>
        <w:tab w:val="left" w:pos="864"/>
      </w:tabs>
      <w:spacing w:before="100" w:after="100" w:line="360" w:lineRule="auto"/>
      <w:ind w:left="864" w:hanging="864"/>
      <w:jc w:val="left"/>
      <w:outlineLvl w:val="3"/>
    </w:pPr>
    <w:rPr>
      <w:rFonts w:ascii="Arial" w:hAnsi="Arial" w:eastAsia="宋体" w:cs="Times New Roman"/>
      <w:b/>
      <w:kern w:val="0"/>
      <w:sz w:val="24"/>
      <w:szCs w:val="20"/>
    </w:rPr>
  </w:style>
  <w:style w:type="paragraph" w:styleId="7">
    <w:name w:val="heading 5"/>
    <w:basedOn w:val="1"/>
    <w:next w:val="1"/>
    <w:qFormat/>
    <w:uiPriority w:val="0"/>
    <w:pPr>
      <w:spacing w:beforeAutospacing="1" w:afterAutospacing="1"/>
      <w:jc w:val="left"/>
      <w:outlineLvl w:val="4"/>
    </w:pPr>
    <w:rPr>
      <w:rFonts w:hint="eastAsia" w:ascii="宋体" w:hAnsi="宋体" w:eastAsia="宋体" w:cs="Times New Roman"/>
      <w:b/>
      <w:bCs/>
      <w:kern w:val="0"/>
      <w:sz w:val="20"/>
      <w:szCs w:val="20"/>
    </w:rPr>
  </w:style>
  <w:style w:type="paragraph" w:styleId="8">
    <w:name w:val="heading 6"/>
    <w:basedOn w:val="1"/>
    <w:next w:val="6"/>
    <w:qFormat/>
    <w:uiPriority w:val="0"/>
    <w:pPr>
      <w:keepNext/>
      <w:keepLines/>
      <w:tabs>
        <w:tab w:val="left" w:pos="432"/>
        <w:tab w:val="left" w:pos="1152"/>
        <w:tab w:val="left" w:pos="1248"/>
      </w:tabs>
      <w:spacing w:before="60" w:after="60" w:line="360" w:lineRule="auto"/>
      <w:ind w:left="1152" w:hanging="1152"/>
      <w:outlineLvl w:val="5"/>
    </w:pPr>
    <w:rPr>
      <w:rFonts w:ascii="Arial" w:hAnsi="Arial" w:eastAsia="宋体" w:cs="Times New Roman"/>
      <w:bCs/>
      <w:sz w:val="24"/>
    </w:rPr>
  </w:style>
  <w:style w:type="paragraph" w:styleId="9">
    <w:name w:val="heading 7"/>
    <w:basedOn w:val="1"/>
    <w:next w:val="6"/>
    <w:qFormat/>
    <w:uiPriority w:val="0"/>
    <w:pPr>
      <w:keepNext/>
      <w:keepLines/>
      <w:tabs>
        <w:tab w:val="left" w:pos="432"/>
        <w:tab w:val="left" w:pos="1296"/>
      </w:tabs>
      <w:spacing w:before="60" w:after="60" w:line="360" w:lineRule="auto"/>
      <w:ind w:left="1296" w:hanging="1296"/>
      <w:outlineLvl w:val="6"/>
    </w:pPr>
    <w:rPr>
      <w:rFonts w:ascii="Times New Roman" w:hAnsi="Times New Roman" w:eastAsia="宋体" w:cs="Times New Roman"/>
      <w:bCs/>
      <w:sz w:val="24"/>
    </w:rPr>
  </w:style>
  <w:style w:type="paragraph" w:styleId="10">
    <w:name w:val="heading 8"/>
    <w:basedOn w:val="1"/>
    <w:next w:val="6"/>
    <w:qFormat/>
    <w:uiPriority w:val="0"/>
    <w:pPr>
      <w:keepNext/>
      <w:keepLines/>
      <w:tabs>
        <w:tab w:val="left" w:pos="432"/>
        <w:tab w:val="left" w:pos="1392"/>
        <w:tab w:val="left" w:pos="1440"/>
      </w:tabs>
      <w:spacing w:before="60" w:after="60" w:line="360" w:lineRule="auto"/>
      <w:ind w:left="1440" w:hanging="1440"/>
      <w:outlineLvl w:val="7"/>
    </w:pPr>
    <w:rPr>
      <w:rFonts w:ascii="Arial" w:hAnsi="Arial" w:eastAsia="宋体" w:cs="Times New Roman"/>
      <w:sz w:val="24"/>
    </w:rPr>
  </w:style>
  <w:style w:type="character" w:default="1" w:styleId="26">
    <w:name w:val="Default Paragraph Font"/>
    <w:semiHidden/>
    <w:qFormat/>
    <w:uiPriority w:val="0"/>
  </w:style>
  <w:style w:type="table" w:default="1" w:styleId="24">
    <w:name w:val="Normal Table"/>
    <w:semiHidden/>
    <w:qFormat/>
    <w:uiPriority w:val="0"/>
    <w:tblPr>
      <w:tblCellMar>
        <w:top w:w="0" w:type="dxa"/>
        <w:left w:w="108" w:type="dxa"/>
        <w:bottom w:w="0" w:type="dxa"/>
        <w:right w:w="108" w:type="dxa"/>
      </w:tblCellMar>
    </w:tblPr>
  </w:style>
  <w:style w:type="paragraph" w:styleId="6">
    <w:name w:val="Normal Indent"/>
    <w:basedOn w:val="1"/>
    <w:link w:val="28"/>
    <w:qFormat/>
    <w:uiPriority w:val="99"/>
    <w:pPr>
      <w:spacing w:line="360" w:lineRule="auto"/>
      <w:ind w:firstLine="482"/>
    </w:pPr>
    <w:rPr>
      <w:rFonts w:ascii="Times New Roman" w:hAnsi="Times New Roman" w:eastAsia="宋体" w:cs="Times New Roman"/>
      <w:sz w:val="24"/>
      <w:szCs w:val="20"/>
    </w:rPr>
  </w:style>
  <w:style w:type="paragraph" w:styleId="11">
    <w:name w:val="annotation text"/>
    <w:basedOn w:val="1"/>
    <w:qFormat/>
    <w:uiPriority w:val="0"/>
    <w:pPr>
      <w:jc w:val="left"/>
    </w:pPr>
  </w:style>
  <w:style w:type="paragraph" w:styleId="12">
    <w:name w:val="Body Text"/>
    <w:basedOn w:val="1"/>
    <w:next w:val="1"/>
    <w:qFormat/>
    <w:uiPriority w:val="0"/>
    <w:pPr>
      <w:spacing w:after="120"/>
    </w:pPr>
    <w:rPr>
      <w:rFonts w:ascii="仿宋_GB2312" w:hAnsi="黑体" w:eastAsia="仿宋_GB2312" w:cs="仿宋_GB2312"/>
      <w:sz w:val="28"/>
      <w:szCs w:val="28"/>
    </w:rPr>
  </w:style>
  <w:style w:type="paragraph" w:styleId="13">
    <w:name w:val="toc 5"/>
    <w:basedOn w:val="1"/>
    <w:next w:val="1"/>
    <w:qFormat/>
    <w:uiPriority w:val="0"/>
    <w:pPr>
      <w:ind w:left="1680" w:leftChars="800"/>
    </w:pPr>
  </w:style>
  <w:style w:type="paragraph" w:styleId="14">
    <w:name w:val="toc 3"/>
    <w:basedOn w:val="1"/>
    <w:next w:val="1"/>
    <w:qFormat/>
    <w:uiPriority w:val="0"/>
    <w:pPr>
      <w:ind w:left="840" w:leftChars="400"/>
    </w:pPr>
  </w:style>
  <w:style w:type="paragraph" w:styleId="15">
    <w:name w:val="Balloon Text"/>
    <w:basedOn w:val="1"/>
    <w:link w:val="29"/>
    <w:qFormat/>
    <w:uiPriority w:val="0"/>
    <w:rPr>
      <w:sz w:val="18"/>
      <w:szCs w:val="18"/>
    </w:rPr>
  </w:style>
  <w:style w:type="paragraph" w:styleId="16">
    <w:name w:val="footer"/>
    <w:basedOn w:val="1"/>
    <w:qFormat/>
    <w:uiPriority w:val="0"/>
    <w:pPr>
      <w:tabs>
        <w:tab w:val="center" w:pos="4153"/>
        <w:tab w:val="right" w:pos="8306"/>
      </w:tabs>
      <w:snapToGrid w:val="0"/>
      <w:jc w:val="left"/>
    </w:pPr>
    <w:rPr>
      <w:sz w:val="18"/>
    </w:rPr>
  </w:style>
  <w:style w:type="paragraph" w:styleId="1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18">
    <w:name w:val="toc 1"/>
    <w:basedOn w:val="1"/>
    <w:next w:val="1"/>
    <w:qFormat/>
    <w:uiPriority w:val="39"/>
    <w:pPr>
      <w:spacing w:before="120" w:beforeLines="50" w:after="120" w:afterLines="50" w:line="360" w:lineRule="auto"/>
      <w:ind w:firstLine="200" w:firstLineChars="200"/>
      <w:jc w:val="left"/>
    </w:pPr>
    <w:rPr>
      <w:rFonts w:cs="Calibri"/>
      <w:b/>
      <w:bCs/>
      <w:caps/>
      <w:sz w:val="20"/>
      <w:szCs w:val="20"/>
    </w:rPr>
  </w:style>
  <w:style w:type="paragraph" w:styleId="19">
    <w:name w:val="toc 4"/>
    <w:basedOn w:val="1"/>
    <w:next w:val="1"/>
    <w:qFormat/>
    <w:uiPriority w:val="0"/>
    <w:pPr>
      <w:ind w:left="1260" w:leftChars="600"/>
    </w:pPr>
  </w:style>
  <w:style w:type="paragraph" w:styleId="20">
    <w:name w:val="toc 6"/>
    <w:basedOn w:val="1"/>
    <w:next w:val="1"/>
    <w:qFormat/>
    <w:uiPriority w:val="0"/>
    <w:pPr>
      <w:ind w:left="2100" w:leftChars="1000"/>
    </w:pPr>
  </w:style>
  <w:style w:type="paragraph" w:styleId="21">
    <w:name w:val="toc 2"/>
    <w:basedOn w:val="1"/>
    <w:next w:val="1"/>
    <w:qFormat/>
    <w:uiPriority w:val="0"/>
    <w:pPr>
      <w:ind w:left="420" w:leftChars="200"/>
    </w:pPr>
  </w:style>
  <w:style w:type="paragraph" w:styleId="22">
    <w:name w:val="Normal (Web)"/>
    <w:basedOn w:val="1"/>
    <w:qFormat/>
    <w:uiPriority w:val="0"/>
    <w:rPr>
      <w:sz w:val="24"/>
    </w:rPr>
  </w:style>
  <w:style w:type="paragraph" w:styleId="23">
    <w:name w:val="index 1"/>
    <w:basedOn w:val="1"/>
    <w:next w:val="1"/>
    <w:qFormat/>
    <w:uiPriority w:val="0"/>
    <w:rPr>
      <w:rFonts w:ascii="宋体" w:hAnsi="宋体" w:eastAsia="宋体" w:cs="Times New Roman"/>
      <w:szCs w:val="20"/>
    </w:rPr>
  </w:style>
  <w:style w:type="table" w:styleId="25">
    <w:name w:val="Table Grid"/>
    <w:basedOn w:val="24"/>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7">
    <w:name w:val="Hyperlink"/>
    <w:unhideWhenUsed/>
    <w:qFormat/>
    <w:uiPriority w:val="0"/>
    <w:rPr>
      <w:color w:val="0563C1"/>
      <w:u w:val="single"/>
    </w:rPr>
  </w:style>
  <w:style w:type="character" w:customStyle="1" w:styleId="28">
    <w:name w:val="正文缩进 字符"/>
    <w:link w:val="6"/>
    <w:qFormat/>
    <w:uiPriority w:val="99"/>
    <w:rPr>
      <w:rFonts w:ascii="Times New Roman" w:hAnsi="Times New Roman"/>
      <w:kern w:val="2"/>
      <w:sz w:val="24"/>
    </w:rPr>
  </w:style>
  <w:style w:type="character" w:customStyle="1" w:styleId="29">
    <w:name w:val="批注框文本 字符"/>
    <w:link w:val="15"/>
    <w:qFormat/>
    <w:uiPriority w:val="0"/>
    <w:rPr>
      <w:kern w:val="2"/>
      <w:sz w:val="18"/>
      <w:szCs w:val="18"/>
    </w:rPr>
  </w:style>
  <w:style w:type="paragraph" w:customStyle="1" w:styleId="30">
    <w:name w:val="Normal Indent1"/>
    <w:qFormat/>
    <w:uiPriority w:val="0"/>
    <w:pPr>
      <w:spacing w:afterLines="50" w:line="360" w:lineRule="auto"/>
      <w:ind w:firstLine="420" w:firstLineChars="200"/>
    </w:pPr>
    <w:rPr>
      <w:rFonts w:ascii="Times New Roman" w:hAnsi="Times New Roman" w:eastAsia="宋体" w:cs="Times New Roman"/>
      <w:sz w:val="21"/>
      <w:szCs w:val="22"/>
      <w:lang w:val="en-US" w:eastAsia="zh-CN" w:bidi="ar-SA"/>
    </w:rPr>
  </w:style>
  <w:style w:type="paragraph" w:customStyle="1" w:styleId="31">
    <w:name w:val="_正文"/>
    <w:basedOn w:val="1"/>
    <w:qFormat/>
    <w:uiPriority w:val="0"/>
    <w:pPr>
      <w:adjustRightInd w:val="0"/>
      <w:snapToGrid w:val="0"/>
      <w:spacing w:line="360" w:lineRule="auto"/>
      <w:ind w:firstLine="200" w:firstLineChars="200"/>
    </w:pPr>
    <w:rPr>
      <w:rFonts w:ascii="Times New Roman" w:hAnsi="Times New Roman" w:eastAsia="宋体" w:cs="Times New Roman"/>
      <w:sz w:val="24"/>
    </w:rPr>
  </w:style>
  <w:style w:type="paragraph" w:styleId="32">
    <w:name w:val="No Spacing"/>
    <w:qFormat/>
    <w:uiPriority w:val="1"/>
    <w:rPr>
      <w:rFonts w:ascii="Times New Roman" w:hAnsi="Times New Roman" w:eastAsia="宋体" w:cs="Times New Roman"/>
      <w:sz w:val="22"/>
      <w:szCs w:val="22"/>
      <w:lang w:val="en-US" w:eastAsia="zh-CN" w:bidi="ar-SA"/>
    </w:rPr>
  </w:style>
  <w:style w:type="paragraph" w:customStyle="1" w:styleId="33">
    <w:name w:val="封面项目名称样式"/>
    <w:basedOn w:val="2"/>
    <w:qFormat/>
    <w:uiPriority w:val="0"/>
    <w:pPr>
      <w:keepNext w:val="0"/>
      <w:keepLines w:val="0"/>
      <w:widowControl/>
      <w:suppressLineNumbers w:val="0"/>
      <w:spacing w:before="200" w:beforeAutospacing="0" w:after="200" w:afterAutospacing="0" w:line="408" w:lineRule="auto"/>
      <w:ind w:left="0" w:right="0" w:firstLine="0" w:firstLineChars="0"/>
      <w:jc w:val="center"/>
      <w:outlineLvl w:val="9"/>
    </w:pPr>
    <w:rPr>
      <w:rFonts w:cs="Times New Roman"/>
      <w:sz w:val="48"/>
    </w:rPr>
  </w:style>
  <w:style w:type="paragraph" w:customStyle="1" w:styleId="34">
    <w:name w:val="版本信息记录表标题"/>
    <w:basedOn w:val="1"/>
    <w:qFormat/>
    <w:uiPriority w:val="0"/>
    <w:pPr>
      <w:keepNext w:val="0"/>
      <w:keepLines w:val="0"/>
      <w:widowControl/>
      <w:suppressLineNumbers w:val="0"/>
      <w:spacing w:before="120" w:beforeAutospacing="0" w:after="120" w:afterAutospacing="0" w:line="360" w:lineRule="atLeast"/>
      <w:ind w:left="0" w:right="0"/>
      <w:jc w:val="center"/>
    </w:pPr>
    <w:rPr>
      <w:rFonts w:hint="eastAsia" w:ascii="黑体" w:hAnsi="宋体" w:eastAsia="黑体" w:cs="Times New Roman"/>
      <w:b/>
      <w:bCs/>
      <w:color w:val="000000"/>
      <w:kern w:val="0"/>
      <w:sz w:val="44"/>
      <w:szCs w:val="44"/>
      <w:lang w:val="en-US" w:eastAsia="zh-CN" w:bidi="ar"/>
    </w:rPr>
  </w:style>
  <w:style w:type="paragraph" w:customStyle="1" w:styleId="35">
    <w:name w:val="表格标题居中"/>
    <w:basedOn w:val="1"/>
    <w:qFormat/>
    <w:uiPriority w:val="0"/>
    <w:pPr>
      <w:keepNext w:val="0"/>
      <w:keepLines w:val="0"/>
      <w:widowControl w:val="0"/>
      <w:suppressLineNumbers w:val="0"/>
      <w:adjustRightInd w:val="0"/>
      <w:snapToGrid w:val="0"/>
      <w:spacing w:before="0" w:beforeAutospacing="0" w:after="0" w:afterAutospacing="0"/>
      <w:ind w:left="0" w:right="0"/>
      <w:jc w:val="center"/>
    </w:pPr>
    <w:rPr>
      <w:rFonts w:hint="eastAsia" w:ascii="宋体" w:hAnsi="宋体" w:eastAsia="宋体" w:cs="Calibri"/>
      <w:b/>
      <w:color w:val="000000"/>
      <w:kern w:val="2"/>
      <w:sz w:val="21"/>
      <w:szCs w:val="24"/>
      <w:lang w:val="en-US" w:eastAsia="zh-CN" w:bidi="ar"/>
    </w:rPr>
  </w:style>
  <w:style w:type="paragraph" w:customStyle="1" w:styleId="36">
    <w:name w:val="表格正文-中间对齐"/>
    <w:basedOn w:val="1"/>
    <w:qFormat/>
    <w:uiPriority w:val="0"/>
    <w:pPr>
      <w:keepNext w:val="0"/>
      <w:keepLines w:val="0"/>
      <w:widowControl/>
      <w:suppressLineNumbers w:val="0"/>
      <w:spacing w:before="0" w:beforeAutospacing="0" w:after="0" w:afterAutospacing="0"/>
      <w:ind w:left="0" w:right="0"/>
      <w:jc w:val="center"/>
    </w:pPr>
    <w:rPr>
      <w:rFonts w:hint="default" w:ascii="Times New Roman" w:hAnsi="Times New Roman" w:eastAsia="宋体" w:cs="宋体"/>
      <w:kern w:val="2"/>
      <w:sz w:val="21"/>
      <w:szCs w:val="22"/>
      <w:lang w:val="en-US" w:eastAsia="zh-CN" w:bidi="ar"/>
    </w:rPr>
  </w:style>
  <w:style w:type="paragraph" w:customStyle="1" w:styleId="37">
    <w:name w:val="表格标题栏"/>
    <w:autoRedefine/>
    <w:qFormat/>
    <w:uiPriority w:val="0"/>
    <w:pPr>
      <w:jc w:val="center"/>
    </w:pPr>
    <w:rPr>
      <w:rFonts w:ascii="Times New Roman" w:hAnsi="Times New Roman" w:eastAsia="宋体" w:cs="宋体"/>
      <w:b/>
      <w:bCs/>
      <w:kern w:val="2"/>
      <w:sz w:val="21"/>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5" Type="http://schemas.microsoft.com/office/2011/relationships/people" Target="people.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119</Pages>
  <Words>21988</Words>
  <Characters>24539</Characters>
  <Lines>491</Lines>
  <Paragraphs>138</Paragraphs>
  <TotalTime>0</TotalTime>
  <ScaleCrop>false</ScaleCrop>
  <LinksUpToDate>false</LinksUpToDate>
  <CharactersWithSpaces>25006</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2022-07-21T01:42:00Z</dcterms:created>
  <dc:creator>Administrator</dc:creator>
  <cp:lastModifiedBy>曹桂僮</cp:lastModifiedBy>
  <dcterms:modified xsi:type="dcterms:W3CDTF">2025-06-10T09:06:46Z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2052-12.1.0.19302</vt:lpwstr>
  </property>
  <property fmtid="{D5CDD505-2E9C-101B-9397-08002B2CF9AE}" pid="3" name="ICV">
    <vt:lpwstr>618D8D745EAD454494F922C17BFADB40_13</vt:lpwstr>
  </property>
  <property fmtid="{D5CDD505-2E9C-101B-9397-08002B2CF9AE}" pid="4" name="KSOTemplateDocerSaveRecord">
    <vt:lpwstr>eyJoZGlkIjoiNzI1OTNlNzAwMmUzNTU0ZTIwMzNjMjVhZDg1YTNmODQiLCJ1c2VySWQiOiIxNTI2ODQ2OTIyIn0=</vt:lpwstr>
  </property>
</Properties>
</file>