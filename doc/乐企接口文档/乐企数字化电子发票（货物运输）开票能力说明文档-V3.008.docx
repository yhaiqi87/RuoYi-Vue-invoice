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AECFF">
      <w:pPr>
        <w:pStyle w:val="41"/>
        <w:tabs>
          <w:tab w:val="left" w:pos="432"/>
          <w:tab w:val="left" w:pos="864"/>
        </w:tabs>
        <w:bidi w:val="0"/>
        <w:rPr>
          <w:rFonts w:hint="default" w:ascii="Helvetica" w:hAnsi="Helvetica" w:eastAsia="Helvetica" w:cs="Helvetica"/>
          <w:color w:val="000000"/>
          <w:kern w:val="2"/>
          <w:szCs w:val="32"/>
          <w:lang w:val="en-US" w:eastAsia="zh-CN" w:bidi="ar"/>
        </w:rPr>
      </w:pPr>
      <w:bookmarkStart w:id="0" w:name="_Toc16227"/>
      <w:bookmarkStart w:id="1" w:name="_Toc27186"/>
      <w:bookmarkStart w:id="2" w:name="_Toc139621498"/>
      <w:bookmarkStart w:id="3" w:name="_Toc21015"/>
      <w:bookmarkStart w:id="4" w:name="_Toc21348"/>
      <w:bookmarkStart w:id="5" w:name="_Toc82"/>
      <w:bookmarkStart w:id="6" w:name="_Toc30394"/>
      <w:r>
        <w:rPr>
          <w:rFonts w:hint="default" w:ascii="Helvetica" w:hAnsi="Helvetica" w:eastAsia="Helvetica" w:cs="Helvetica"/>
          <w:color w:val="000000"/>
          <w:kern w:val="2"/>
          <w:szCs w:val="32"/>
          <w:lang w:eastAsia="zh-CN" w:bidi="ar"/>
        </w:rPr>
        <w:t>乐企数字化电子发票（货物运输服务）开票能力说明文档V</w:t>
      </w:r>
      <w:r>
        <w:rPr>
          <w:rFonts w:hint="eastAsia" w:ascii="Helvetica" w:hAnsi="Helvetica" w:eastAsia="Helvetica" w:cs="Helvetica"/>
          <w:color w:val="000000"/>
          <w:kern w:val="2"/>
          <w:szCs w:val="32"/>
          <w:lang w:val="en-US" w:eastAsia="zh-CN" w:bidi="ar"/>
        </w:rPr>
        <w:t>3</w:t>
      </w:r>
      <w:r>
        <w:rPr>
          <w:rFonts w:hint="default" w:ascii="Helvetica" w:hAnsi="Helvetica" w:eastAsia="Helvetica" w:cs="Helvetica"/>
          <w:color w:val="000000"/>
          <w:kern w:val="2"/>
          <w:szCs w:val="32"/>
          <w:lang w:eastAsia="zh-CN" w:bidi="ar"/>
        </w:rPr>
        <w:t>.00</w:t>
      </w:r>
      <w:bookmarkEnd w:id="0"/>
      <w:bookmarkEnd w:id="1"/>
      <w:bookmarkEnd w:id="2"/>
      <w:bookmarkEnd w:id="3"/>
      <w:bookmarkEnd w:id="4"/>
      <w:bookmarkEnd w:id="5"/>
      <w:bookmarkEnd w:id="6"/>
      <w:ins w:id="0" w:author="曹桂僮" w:date="2025-06-10T15:02:27Z">
        <w:r>
          <w:rPr>
            <w:rFonts w:hint="eastAsia" w:ascii="Helvetica" w:hAnsi="Helvetica" w:eastAsia="Helvetica" w:cs="Helvetica"/>
            <w:color w:val="000000"/>
            <w:kern w:val="2"/>
            <w:szCs w:val="32"/>
            <w:lang w:val="en-US" w:eastAsia="zh-CN" w:bidi="ar"/>
          </w:rPr>
          <w:t>8</w:t>
        </w:r>
      </w:ins>
    </w:p>
    <w:p w14:paraId="4F28DB55">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6F643A48">
      <w:pPr>
        <w:widowControl/>
        <w:spacing w:before="120" w:after="120" w:line="360" w:lineRule="atLeast"/>
        <w:jc w:val="center"/>
        <w:rPr>
          <w:rFonts w:eastAsia="黑体"/>
          <w:b/>
          <w:bCs/>
          <w:color w:val="000000"/>
          <w:kern w:val="0"/>
          <w:sz w:val="44"/>
          <w:szCs w:val="44"/>
        </w:rPr>
      </w:pPr>
    </w:p>
    <w:p w14:paraId="0D4F4808">
      <w:pPr>
        <w:widowControl/>
        <w:spacing w:before="120" w:after="120" w:line="360" w:lineRule="atLeast"/>
        <w:jc w:val="center"/>
        <w:rPr>
          <w:rFonts w:eastAsia="黑体"/>
          <w:b/>
          <w:bCs/>
          <w:color w:val="000000"/>
          <w:kern w:val="0"/>
          <w:sz w:val="44"/>
          <w:szCs w:val="44"/>
        </w:rPr>
      </w:pPr>
    </w:p>
    <w:p w14:paraId="325EAC5B">
      <w:pPr>
        <w:widowControl/>
        <w:spacing w:before="120" w:after="120" w:line="360" w:lineRule="atLeast"/>
        <w:jc w:val="center"/>
        <w:rPr>
          <w:rFonts w:eastAsia="黑体"/>
          <w:b/>
          <w:bCs/>
          <w:color w:val="000000"/>
          <w:kern w:val="0"/>
          <w:sz w:val="44"/>
          <w:szCs w:val="44"/>
        </w:rPr>
      </w:pPr>
    </w:p>
    <w:p w14:paraId="09656724">
      <w:pPr>
        <w:widowControl/>
        <w:spacing w:before="120" w:after="120" w:line="360" w:lineRule="atLeast"/>
        <w:jc w:val="center"/>
        <w:rPr>
          <w:rFonts w:eastAsia="黑体"/>
          <w:b/>
          <w:bCs/>
          <w:color w:val="000000"/>
          <w:kern w:val="0"/>
          <w:sz w:val="44"/>
          <w:szCs w:val="44"/>
        </w:rPr>
      </w:pPr>
    </w:p>
    <w:p w14:paraId="2EE61E47">
      <w:pPr>
        <w:widowControl/>
        <w:spacing w:before="120" w:after="120" w:line="360" w:lineRule="atLeast"/>
        <w:jc w:val="center"/>
        <w:rPr>
          <w:rFonts w:eastAsia="黑体"/>
          <w:b/>
          <w:bCs/>
          <w:color w:val="000000"/>
          <w:kern w:val="0"/>
          <w:sz w:val="44"/>
          <w:szCs w:val="44"/>
        </w:rPr>
      </w:pPr>
    </w:p>
    <w:p w14:paraId="1E7E1E06">
      <w:pPr>
        <w:widowControl/>
        <w:spacing w:before="120" w:after="120" w:line="360" w:lineRule="atLeast"/>
        <w:jc w:val="center"/>
        <w:rPr>
          <w:rFonts w:eastAsia="黑体"/>
          <w:b/>
          <w:bCs/>
          <w:color w:val="000000"/>
          <w:kern w:val="0"/>
          <w:sz w:val="44"/>
          <w:szCs w:val="44"/>
        </w:rPr>
      </w:pPr>
    </w:p>
    <w:p w14:paraId="1ED5062D">
      <w:pPr>
        <w:widowControl/>
        <w:spacing w:before="120" w:after="120" w:line="360" w:lineRule="atLeast"/>
        <w:jc w:val="center"/>
        <w:rPr>
          <w:rFonts w:eastAsia="黑体"/>
          <w:b/>
          <w:bCs/>
          <w:color w:val="000000"/>
          <w:kern w:val="0"/>
          <w:sz w:val="44"/>
          <w:szCs w:val="44"/>
        </w:rPr>
      </w:pPr>
    </w:p>
    <w:p w14:paraId="69E65DB1">
      <w:pPr>
        <w:widowControl/>
        <w:spacing w:before="120" w:after="120" w:line="360" w:lineRule="atLeast"/>
        <w:jc w:val="center"/>
        <w:rPr>
          <w:rFonts w:eastAsia="黑体"/>
          <w:b/>
          <w:bCs/>
          <w:color w:val="000000"/>
          <w:kern w:val="0"/>
          <w:sz w:val="44"/>
          <w:szCs w:val="44"/>
        </w:rPr>
      </w:pPr>
    </w:p>
    <w:p w14:paraId="4A695665">
      <w:pPr>
        <w:widowControl/>
        <w:spacing w:before="120" w:after="120" w:line="360" w:lineRule="atLeast"/>
        <w:jc w:val="center"/>
        <w:rPr>
          <w:rFonts w:eastAsia="黑体"/>
          <w:b/>
          <w:bCs/>
          <w:color w:val="000000"/>
          <w:kern w:val="0"/>
          <w:sz w:val="44"/>
          <w:szCs w:val="44"/>
        </w:rPr>
      </w:pPr>
    </w:p>
    <w:p w14:paraId="6E3DCA03">
      <w:pPr>
        <w:widowControl/>
        <w:spacing w:before="120" w:after="120" w:line="360" w:lineRule="atLeast"/>
        <w:jc w:val="center"/>
        <w:rPr>
          <w:rFonts w:eastAsia="黑体"/>
          <w:b/>
          <w:bCs/>
          <w:color w:val="000000"/>
          <w:kern w:val="0"/>
          <w:sz w:val="44"/>
          <w:szCs w:val="44"/>
        </w:rPr>
      </w:pPr>
    </w:p>
    <w:p w14:paraId="6711A232">
      <w:pPr>
        <w:widowControl/>
        <w:spacing w:before="120" w:after="120" w:line="360" w:lineRule="atLeast"/>
        <w:jc w:val="center"/>
        <w:rPr>
          <w:rFonts w:eastAsia="黑体"/>
          <w:b/>
          <w:bCs/>
          <w:color w:val="000000"/>
          <w:kern w:val="0"/>
          <w:sz w:val="44"/>
          <w:szCs w:val="44"/>
        </w:rPr>
      </w:pPr>
    </w:p>
    <w:p w14:paraId="743F3F4A">
      <w:pPr>
        <w:widowControl/>
        <w:spacing w:before="120" w:after="120" w:line="360" w:lineRule="atLeast"/>
        <w:jc w:val="center"/>
        <w:rPr>
          <w:rFonts w:eastAsia="黑体"/>
          <w:b/>
          <w:bCs/>
          <w:color w:val="000000"/>
          <w:kern w:val="0"/>
          <w:sz w:val="44"/>
          <w:szCs w:val="44"/>
        </w:rPr>
      </w:pPr>
    </w:p>
    <w:p w14:paraId="3A8AB83B">
      <w:pPr>
        <w:widowControl/>
        <w:spacing w:before="120" w:after="120" w:line="360" w:lineRule="atLeast"/>
        <w:jc w:val="center"/>
        <w:rPr>
          <w:rFonts w:eastAsia="黑体"/>
          <w:b/>
          <w:bCs/>
          <w:color w:val="000000"/>
          <w:kern w:val="0"/>
          <w:sz w:val="44"/>
          <w:szCs w:val="44"/>
        </w:rPr>
      </w:pPr>
    </w:p>
    <w:p w14:paraId="290BBDC0">
      <w:pPr>
        <w:widowControl/>
        <w:spacing w:before="120" w:after="120" w:line="360" w:lineRule="atLeast"/>
        <w:jc w:val="center"/>
        <w:rPr>
          <w:rFonts w:eastAsia="黑体"/>
          <w:b/>
          <w:bCs/>
          <w:color w:val="000000"/>
          <w:kern w:val="0"/>
          <w:sz w:val="44"/>
          <w:szCs w:val="44"/>
        </w:rPr>
      </w:pPr>
    </w:p>
    <w:p w14:paraId="5EB1E747">
      <w:pPr>
        <w:widowControl/>
        <w:spacing w:before="120" w:after="120" w:line="360" w:lineRule="atLeast"/>
        <w:jc w:val="center"/>
        <w:rPr>
          <w:rFonts w:eastAsia="黑体"/>
          <w:b/>
          <w:bCs/>
          <w:color w:val="000000"/>
          <w:kern w:val="0"/>
          <w:sz w:val="44"/>
          <w:szCs w:val="44"/>
        </w:rPr>
      </w:pPr>
    </w:p>
    <w:p w14:paraId="60907E7C">
      <w:pPr>
        <w:widowControl/>
        <w:spacing w:before="120" w:after="120" w:line="360" w:lineRule="atLeast"/>
        <w:jc w:val="center"/>
        <w:rPr>
          <w:rFonts w:eastAsia="黑体"/>
          <w:b/>
          <w:bCs/>
          <w:color w:val="000000"/>
          <w:kern w:val="0"/>
          <w:sz w:val="44"/>
          <w:szCs w:val="44"/>
        </w:rPr>
      </w:pPr>
    </w:p>
    <w:p w14:paraId="280186E9">
      <w:pPr>
        <w:pStyle w:val="38"/>
        <w:bidi w:val="0"/>
        <w:rPr>
          <w:rFonts w:hint="eastAsia"/>
          <w:lang w:val="en-US"/>
        </w:rPr>
      </w:pPr>
      <w:r>
        <w:rPr>
          <w:rFonts w:hint="eastAsia"/>
          <w:lang w:val="en-US"/>
        </w:rPr>
        <w:t>修改说明</w:t>
      </w:r>
    </w:p>
    <w:tbl>
      <w:tblPr>
        <w:tblStyle w:val="27"/>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15" w:type="dxa"/>
          <w:left w:w="15" w:type="dxa"/>
          <w:bottom w:w="15" w:type="dxa"/>
          <w:right w:w="15" w:type="dxa"/>
        </w:tblCellMar>
      </w:tblPr>
      <w:tblGrid>
        <w:gridCol w:w="961"/>
        <w:gridCol w:w="1372"/>
        <w:gridCol w:w="4505"/>
        <w:gridCol w:w="1240"/>
      </w:tblGrid>
      <w:tr w14:paraId="48FBB8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shd w:val="clear" w:color="auto" w:fill="DDDDDD"/>
            <w:noWrap w:val="0"/>
            <w:tcMar>
              <w:top w:w="0" w:type="dxa"/>
              <w:left w:w="108" w:type="dxa"/>
              <w:bottom w:w="0" w:type="dxa"/>
              <w:right w:w="108" w:type="dxa"/>
            </w:tcMar>
            <w:vAlign w:val="center"/>
          </w:tcPr>
          <w:p w14:paraId="184E54D4">
            <w:pPr>
              <w:widowControl/>
              <w:spacing w:before="100" w:beforeAutospacing="1" w:after="100" w:afterAutospacing="1"/>
              <w:jc w:val="left"/>
              <w:rPr>
                <w:kern w:val="0"/>
                <w:sz w:val="20"/>
                <w:szCs w:val="20"/>
              </w:rPr>
            </w:pPr>
            <w:r>
              <w:rPr>
                <w:b/>
                <w:bCs/>
                <w:kern w:val="0"/>
                <w:szCs w:val="21"/>
              </w:rPr>
              <w:t>版本</w:t>
            </w:r>
          </w:p>
        </w:tc>
        <w:tc>
          <w:tcPr>
            <w:tcW w:w="1372" w:type="dxa"/>
            <w:shd w:val="clear" w:color="auto" w:fill="DDDDDD"/>
            <w:noWrap w:val="0"/>
            <w:tcMar>
              <w:top w:w="0" w:type="dxa"/>
              <w:left w:w="108" w:type="dxa"/>
              <w:bottom w:w="0" w:type="dxa"/>
              <w:right w:w="108" w:type="dxa"/>
            </w:tcMar>
            <w:vAlign w:val="center"/>
          </w:tcPr>
          <w:p w14:paraId="19162C82">
            <w:pPr>
              <w:widowControl/>
              <w:spacing w:before="100" w:beforeAutospacing="1" w:after="100" w:afterAutospacing="1"/>
              <w:jc w:val="left"/>
              <w:rPr>
                <w:kern w:val="0"/>
                <w:sz w:val="20"/>
                <w:szCs w:val="20"/>
              </w:rPr>
            </w:pPr>
            <w:r>
              <w:rPr>
                <w:b/>
                <w:bCs/>
                <w:kern w:val="0"/>
                <w:szCs w:val="21"/>
              </w:rPr>
              <w:t>章节编号</w:t>
            </w:r>
          </w:p>
        </w:tc>
        <w:tc>
          <w:tcPr>
            <w:tcW w:w="4505" w:type="dxa"/>
            <w:shd w:val="clear" w:color="auto" w:fill="DDDDDD"/>
            <w:noWrap w:val="0"/>
            <w:tcMar>
              <w:top w:w="0" w:type="dxa"/>
              <w:left w:w="108" w:type="dxa"/>
              <w:bottom w:w="0" w:type="dxa"/>
              <w:right w:w="108" w:type="dxa"/>
            </w:tcMar>
            <w:vAlign w:val="center"/>
          </w:tcPr>
          <w:p w14:paraId="482F1278">
            <w:pPr>
              <w:widowControl/>
              <w:spacing w:before="100" w:beforeAutospacing="1" w:after="100" w:afterAutospacing="1"/>
              <w:jc w:val="left"/>
              <w:rPr>
                <w:kern w:val="0"/>
                <w:sz w:val="20"/>
                <w:szCs w:val="20"/>
              </w:rPr>
            </w:pPr>
            <w:r>
              <w:rPr>
                <w:b/>
                <w:bCs/>
                <w:kern w:val="0"/>
                <w:szCs w:val="21"/>
              </w:rPr>
              <w:t>修订内容简述</w:t>
            </w:r>
          </w:p>
        </w:tc>
        <w:tc>
          <w:tcPr>
            <w:tcW w:w="1240" w:type="dxa"/>
            <w:shd w:val="clear" w:color="auto" w:fill="DDDDDD"/>
            <w:noWrap w:val="0"/>
            <w:tcMar>
              <w:top w:w="0" w:type="dxa"/>
              <w:left w:w="108" w:type="dxa"/>
              <w:bottom w:w="0" w:type="dxa"/>
              <w:right w:w="108" w:type="dxa"/>
            </w:tcMar>
            <w:vAlign w:val="center"/>
          </w:tcPr>
          <w:p w14:paraId="2A1FFA05">
            <w:pPr>
              <w:widowControl/>
              <w:spacing w:before="100" w:beforeAutospacing="1" w:after="100" w:afterAutospacing="1"/>
              <w:jc w:val="left"/>
              <w:rPr>
                <w:kern w:val="0"/>
                <w:sz w:val="20"/>
                <w:szCs w:val="20"/>
              </w:rPr>
            </w:pPr>
            <w:r>
              <w:rPr>
                <w:b/>
                <w:bCs/>
                <w:kern w:val="0"/>
                <w:szCs w:val="21"/>
              </w:rPr>
              <w:t>生效日期</w:t>
            </w:r>
          </w:p>
        </w:tc>
      </w:tr>
      <w:tr w14:paraId="19BB95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0AEB4053">
            <w:pPr>
              <w:widowControl/>
              <w:spacing w:before="100" w:beforeAutospacing="1" w:after="100" w:afterAutospacing="1"/>
              <w:jc w:val="left"/>
              <w:rPr>
                <w:kern w:val="0"/>
                <w:sz w:val="20"/>
                <w:szCs w:val="20"/>
              </w:rPr>
            </w:pPr>
            <w:r>
              <w:rPr>
                <w:kern w:val="0"/>
                <w:szCs w:val="21"/>
              </w:rPr>
              <w:t> V1.000</w:t>
            </w:r>
          </w:p>
        </w:tc>
        <w:tc>
          <w:tcPr>
            <w:tcW w:w="1372" w:type="dxa"/>
            <w:noWrap w:val="0"/>
            <w:tcMar>
              <w:top w:w="0" w:type="dxa"/>
              <w:left w:w="108" w:type="dxa"/>
              <w:bottom w:w="0" w:type="dxa"/>
              <w:right w:w="108" w:type="dxa"/>
            </w:tcMar>
            <w:vAlign w:val="center"/>
          </w:tcPr>
          <w:p w14:paraId="573B2A88">
            <w:pPr>
              <w:widowControl/>
              <w:spacing w:before="100" w:beforeAutospacing="1" w:after="100" w:afterAutospacing="1"/>
              <w:jc w:val="left"/>
              <w:rPr>
                <w:kern w:val="0"/>
                <w:sz w:val="20"/>
                <w:szCs w:val="20"/>
              </w:rPr>
            </w:pPr>
          </w:p>
        </w:tc>
        <w:tc>
          <w:tcPr>
            <w:tcW w:w="4505" w:type="dxa"/>
            <w:noWrap w:val="0"/>
            <w:tcMar>
              <w:top w:w="0" w:type="dxa"/>
              <w:left w:w="108" w:type="dxa"/>
              <w:bottom w:w="0" w:type="dxa"/>
              <w:right w:w="108" w:type="dxa"/>
            </w:tcMar>
            <w:vAlign w:val="center"/>
          </w:tcPr>
          <w:p w14:paraId="7414343D">
            <w:pPr>
              <w:widowControl/>
              <w:spacing w:before="100" w:beforeAutospacing="1" w:after="100" w:afterAutospacing="1"/>
              <w:jc w:val="left"/>
              <w:rPr>
                <w:kern w:val="0"/>
                <w:sz w:val="20"/>
                <w:szCs w:val="20"/>
              </w:rPr>
            </w:pPr>
            <w:r>
              <w:rPr>
                <w:kern w:val="0"/>
                <w:szCs w:val="21"/>
              </w:rPr>
              <w:t>创建文档</w:t>
            </w:r>
          </w:p>
        </w:tc>
        <w:tc>
          <w:tcPr>
            <w:tcW w:w="1240" w:type="dxa"/>
            <w:vMerge w:val="restart"/>
            <w:noWrap w:val="0"/>
            <w:tcMar>
              <w:top w:w="0" w:type="dxa"/>
              <w:left w:w="108" w:type="dxa"/>
              <w:bottom w:w="0" w:type="dxa"/>
              <w:right w:w="108" w:type="dxa"/>
            </w:tcMar>
            <w:vAlign w:val="center"/>
          </w:tcPr>
          <w:p w14:paraId="7826AD72">
            <w:pPr>
              <w:widowControl/>
              <w:spacing w:before="100" w:beforeAutospacing="1" w:after="100" w:afterAutospacing="1"/>
              <w:jc w:val="left"/>
              <w:rPr>
                <w:kern w:val="0"/>
                <w:sz w:val="20"/>
                <w:szCs w:val="20"/>
              </w:rPr>
            </w:pPr>
            <w:r>
              <w:rPr>
                <w:kern w:val="0"/>
                <w:sz w:val="20"/>
                <w:szCs w:val="20"/>
              </w:rPr>
              <w:t>2022.12.29</w:t>
            </w:r>
          </w:p>
        </w:tc>
      </w:tr>
      <w:tr w14:paraId="601326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4081D882">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19D97C05">
            <w:pPr>
              <w:widowControl/>
              <w:spacing w:before="100" w:beforeAutospacing="1" w:after="100" w:afterAutospacing="1"/>
              <w:jc w:val="left"/>
              <w:rPr>
                <w:kern w:val="0"/>
                <w:szCs w:val="21"/>
              </w:rPr>
            </w:pPr>
            <w:r>
              <w:rPr>
                <w:rFonts w:hint="eastAsia"/>
                <w:kern w:val="0"/>
                <w:szCs w:val="21"/>
                <w:lang w:eastAsia="zh-CN"/>
              </w:rPr>
              <w:t>第四章</w:t>
            </w:r>
            <w:r>
              <w:rPr>
                <w:kern w:val="0"/>
                <w:szCs w:val="21"/>
              </w:rPr>
              <w:t>/1.2.1</w:t>
            </w:r>
          </w:p>
        </w:tc>
        <w:tc>
          <w:tcPr>
            <w:tcW w:w="4505" w:type="dxa"/>
            <w:noWrap w:val="0"/>
            <w:tcMar>
              <w:top w:w="0" w:type="dxa"/>
              <w:left w:w="108" w:type="dxa"/>
              <w:bottom w:w="0" w:type="dxa"/>
              <w:right w:w="108" w:type="dxa"/>
            </w:tcMar>
            <w:vAlign w:val="center"/>
          </w:tcPr>
          <w:p w14:paraId="634DC719">
            <w:pPr>
              <w:widowControl/>
              <w:spacing w:before="100" w:beforeAutospacing="1" w:after="100" w:afterAutospacing="1"/>
              <w:jc w:val="left"/>
              <w:rPr>
                <w:kern w:val="0"/>
                <w:szCs w:val="21"/>
              </w:rPr>
            </w:pPr>
            <w:r>
              <w:rPr>
                <w:kern w:val="0"/>
                <w:szCs w:val="21"/>
              </w:rPr>
              <w:t> 增加数字化电子发票段禁止跨年使用校验。</w:t>
            </w:r>
          </w:p>
        </w:tc>
        <w:tc>
          <w:tcPr>
            <w:tcW w:w="1240" w:type="dxa"/>
            <w:vMerge w:val="continue"/>
            <w:noWrap w:val="0"/>
            <w:tcMar>
              <w:top w:w="0" w:type="dxa"/>
              <w:left w:w="108" w:type="dxa"/>
              <w:bottom w:w="0" w:type="dxa"/>
              <w:right w:w="108" w:type="dxa"/>
            </w:tcMar>
            <w:vAlign w:val="center"/>
          </w:tcPr>
          <w:p w14:paraId="48BDC05F">
            <w:pPr>
              <w:widowControl/>
              <w:spacing w:before="100" w:beforeAutospacing="1" w:after="100" w:afterAutospacing="1"/>
              <w:jc w:val="left"/>
              <w:rPr>
                <w:kern w:val="0"/>
                <w:szCs w:val="21"/>
              </w:rPr>
            </w:pPr>
          </w:p>
        </w:tc>
      </w:tr>
      <w:tr w14:paraId="6A552E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609F3EFE">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3A9D7EF4">
            <w:pPr>
              <w:widowControl/>
              <w:spacing w:before="100" w:beforeAutospacing="1" w:after="100" w:afterAutospacing="1"/>
              <w:jc w:val="left"/>
              <w:rPr>
                <w:kern w:val="0"/>
                <w:szCs w:val="21"/>
              </w:rPr>
            </w:pPr>
            <w:r>
              <w:rPr>
                <w:rFonts w:hint="eastAsia"/>
                <w:kern w:val="0"/>
                <w:szCs w:val="21"/>
                <w:lang w:eastAsia="zh-CN"/>
              </w:rPr>
              <w:t>第五章</w:t>
            </w:r>
            <w:r>
              <w:rPr>
                <w:kern w:val="0"/>
                <w:szCs w:val="21"/>
              </w:rPr>
              <w:t>/12</w:t>
            </w:r>
          </w:p>
        </w:tc>
        <w:tc>
          <w:tcPr>
            <w:tcW w:w="4505" w:type="dxa"/>
            <w:noWrap w:val="0"/>
            <w:tcMar>
              <w:top w:w="0" w:type="dxa"/>
              <w:left w:w="108" w:type="dxa"/>
              <w:bottom w:w="0" w:type="dxa"/>
              <w:right w:w="108" w:type="dxa"/>
            </w:tcMar>
            <w:vAlign w:val="center"/>
          </w:tcPr>
          <w:p w14:paraId="76A5DD6E">
            <w:pPr>
              <w:widowControl/>
              <w:spacing w:before="100" w:beforeAutospacing="1" w:after="100" w:afterAutospacing="1"/>
              <w:jc w:val="left"/>
              <w:rPr>
                <w:kern w:val="0"/>
                <w:szCs w:val="21"/>
              </w:rPr>
            </w:pPr>
            <w:r>
              <w:rPr>
                <w:kern w:val="0"/>
                <w:szCs w:val="21"/>
              </w:rPr>
              <w:t>发票上传接口中货物运输服务特定要素字段增加说明；按照新版文档格式调整接口框架名称</w:t>
            </w:r>
          </w:p>
        </w:tc>
        <w:tc>
          <w:tcPr>
            <w:tcW w:w="1240" w:type="dxa"/>
            <w:vMerge w:val="continue"/>
            <w:noWrap w:val="0"/>
            <w:tcMar>
              <w:top w:w="0" w:type="dxa"/>
              <w:left w:w="108" w:type="dxa"/>
              <w:bottom w:w="0" w:type="dxa"/>
              <w:right w:w="108" w:type="dxa"/>
            </w:tcMar>
            <w:vAlign w:val="center"/>
          </w:tcPr>
          <w:p w14:paraId="458F30A6">
            <w:pPr>
              <w:widowControl/>
              <w:spacing w:before="100" w:beforeAutospacing="1" w:after="100" w:afterAutospacing="1"/>
              <w:jc w:val="left"/>
              <w:rPr>
                <w:kern w:val="0"/>
                <w:szCs w:val="21"/>
              </w:rPr>
            </w:pPr>
          </w:p>
        </w:tc>
      </w:tr>
      <w:tr w14:paraId="4F02C1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25C43CA1">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76BFED7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34A821FF">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1240" w:type="dxa"/>
            <w:vMerge w:val="continue"/>
            <w:noWrap w:val="0"/>
            <w:tcMar>
              <w:top w:w="0" w:type="dxa"/>
              <w:left w:w="108" w:type="dxa"/>
              <w:bottom w:w="0" w:type="dxa"/>
              <w:right w:w="108" w:type="dxa"/>
            </w:tcMar>
            <w:vAlign w:val="center"/>
          </w:tcPr>
          <w:p w14:paraId="5F652606">
            <w:pPr>
              <w:widowControl/>
              <w:spacing w:before="100" w:beforeAutospacing="1" w:after="100" w:afterAutospacing="1"/>
              <w:jc w:val="left"/>
              <w:rPr>
                <w:kern w:val="0"/>
                <w:szCs w:val="21"/>
              </w:rPr>
            </w:pPr>
          </w:p>
        </w:tc>
      </w:tr>
      <w:tr w14:paraId="0F253F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6A0723C3">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7BA6219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7B24D3CA">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1240" w:type="dxa"/>
            <w:vMerge w:val="continue"/>
            <w:noWrap w:val="0"/>
            <w:tcMar>
              <w:top w:w="0" w:type="dxa"/>
              <w:left w:w="108" w:type="dxa"/>
              <w:bottom w:w="0" w:type="dxa"/>
              <w:right w:w="108" w:type="dxa"/>
            </w:tcMar>
            <w:vAlign w:val="center"/>
          </w:tcPr>
          <w:p w14:paraId="59E2BEA7">
            <w:pPr>
              <w:widowControl/>
              <w:spacing w:before="100" w:beforeAutospacing="1" w:after="100" w:afterAutospacing="1"/>
              <w:jc w:val="left"/>
              <w:rPr>
                <w:kern w:val="0"/>
                <w:szCs w:val="21"/>
              </w:rPr>
            </w:pPr>
          </w:p>
        </w:tc>
      </w:tr>
      <w:tr w14:paraId="590AF8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29748FEB">
            <w:pPr>
              <w:widowControl/>
              <w:spacing w:before="100" w:beforeAutospacing="1" w:after="100" w:afterAutospacing="1"/>
              <w:jc w:val="left"/>
              <w:rPr>
                <w:kern w:val="0"/>
                <w:szCs w:val="21"/>
              </w:rPr>
            </w:pPr>
            <w:r>
              <w:rPr>
                <w:kern w:val="0"/>
                <w:szCs w:val="21"/>
              </w:rPr>
              <w:t>V1.001</w:t>
            </w:r>
          </w:p>
        </w:tc>
        <w:tc>
          <w:tcPr>
            <w:tcW w:w="1372" w:type="dxa"/>
            <w:noWrap w:val="0"/>
            <w:tcMar>
              <w:top w:w="0" w:type="dxa"/>
              <w:left w:w="108" w:type="dxa"/>
              <w:bottom w:w="0" w:type="dxa"/>
              <w:right w:w="108" w:type="dxa"/>
            </w:tcMar>
            <w:vAlign w:val="center"/>
          </w:tcPr>
          <w:p w14:paraId="49701435">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r>
              <w:rPr>
                <w:kern w:val="0"/>
                <w:szCs w:val="21"/>
              </w:rPr>
              <w:t>和</w:t>
            </w: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4B9D64B8">
            <w:pPr>
              <w:widowControl/>
              <w:spacing w:before="100" w:beforeAutospacing="1" w:after="100" w:afterAutospacing="1"/>
              <w:jc w:val="left"/>
              <w:rPr>
                <w:kern w:val="0"/>
                <w:szCs w:val="21"/>
              </w:rPr>
            </w:pPr>
            <w:r>
              <w:rPr>
                <w:kern w:val="0"/>
                <w:szCs w:val="21"/>
              </w:rPr>
              <w:t>将“全电发票”“新电票”改为“数字化电子发票”。</w:t>
            </w:r>
          </w:p>
        </w:tc>
        <w:tc>
          <w:tcPr>
            <w:tcW w:w="1240" w:type="dxa"/>
            <w:noWrap w:val="0"/>
            <w:tcMar>
              <w:top w:w="0" w:type="dxa"/>
              <w:left w:w="108" w:type="dxa"/>
              <w:bottom w:w="0" w:type="dxa"/>
              <w:right w:w="108" w:type="dxa"/>
            </w:tcMar>
            <w:vAlign w:val="center"/>
          </w:tcPr>
          <w:p w14:paraId="543B0DB1">
            <w:pPr>
              <w:widowControl/>
              <w:spacing w:before="100" w:beforeAutospacing="1" w:after="100" w:afterAutospacing="1"/>
              <w:jc w:val="left"/>
              <w:rPr>
                <w:kern w:val="0"/>
                <w:szCs w:val="21"/>
              </w:rPr>
            </w:pPr>
            <w:r>
              <w:rPr>
                <w:kern w:val="0"/>
                <w:szCs w:val="21"/>
              </w:rPr>
              <w:t>2023.01.10</w:t>
            </w:r>
          </w:p>
        </w:tc>
      </w:tr>
      <w:tr w14:paraId="19463D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28915B25">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7AE229EE">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1C6D287D">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1240" w:type="dxa"/>
            <w:noWrap w:val="0"/>
            <w:tcMar>
              <w:top w:w="0" w:type="dxa"/>
              <w:left w:w="108" w:type="dxa"/>
              <w:bottom w:w="0" w:type="dxa"/>
              <w:right w:w="108" w:type="dxa"/>
            </w:tcMar>
            <w:vAlign w:val="center"/>
          </w:tcPr>
          <w:p w14:paraId="26822D20">
            <w:pPr>
              <w:widowControl/>
              <w:spacing w:before="100" w:beforeAutospacing="1" w:after="100" w:afterAutospacing="1"/>
              <w:jc w:val="left"/>
              <w:rPr>
                <w:kern w:val="0"/>
                <w:szCs w:val="21"/>
              </w:rPr>
            </w:pPr>
          </w:p>
        </w:tc>
      </w:tr>
      <w:tr w14:paraId="02E0F7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5D3DAB1E">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2551E0B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254EC0AB">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1240" w:type="dxa"/>
            <w:noWrap w:val="0"/>
            <w:tcMar>
              <w:top w:w="0" w:type="dxa"/>
              <w:left w:w="108" w:type="dxa"/>
              <w:bottom w:w="0" w:type="dxa"/>
              <w:right w:w="108" w:type="dxa"/>
            </w:tcMar>
            <w:vAlign w:val="center"/>
          </w:tcPr>
          <w:p w14:paraId="53F6C4A1">
            <w:pPr>
              <w:widowControl/>
              <w:spacing w:before="100" w:beforeAutospacing="1" w:after="100" w:afterAutospacing="1"/>
              <w:jc w:val="left"/>
              <w:rPr>
                <w:kern w:val="0"/>
                <w:szCs w:val="21"/>
              </w:rPr>
            </w:pPr>
          </w:p>
        </w:tc>
      </w:tr>
      <w:tr w14:paraId="39A5C1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393D5BED">
            <w:pPr>
              <w:widowControl/>
              <w:spacing w:before="100" w:beforeAutospacing="1" w:after="100" w:afterAutospacing="1"/>
              <w:jc w:val="left"/>
              <w:rPr>
                <w:kern w:val="0"/>
                <w:szCs w:val="21"/>
              </w:rPr>
            </w:pPr>
            <w:r>
              <w:rPr>
                <w:kern w:val="0"/>
                <w:szCs w:val="21"/>
              </w:rPr>
              <w:t>V1.002</w:t>
            </w:r>
          </w:p>
        </w:tc>
        <w:tc>
          <w:tcPr>
            <w:tcW w:w="1372" w:type="dxa"/>
            <w:noWrap w:val="0"/>
            <w:tcMar>
              <w:top w:w="0" w:type="dxa"/>
              <w:left w:w="108" w:type="dxa"/>
              <w:bottom w:w="0" w:type="dxa"/>
              <w:right w:w="108" w:type="dxa"/>
            </w:tcMar>
            <w:vAlign w:val="center"/>
          </w:tcPr>
          <w:p w14:paraId="4250682A">
            <w:pPr>
              <w:widowControl/>
              <w:spacing w:before="100" w:beforeAutospacing="1" w:after="100" w:afterAutospacing="1"/>
              <w:jc w:val="left"/>
              <w:rPr>
                <w:kern w:val="0"/>
                <w:szCs w:val="21"/>
              </w:rPr>
            </w:pPr>
            <w:r>
              <w:rPr>
                <w:color w:val="000000"/>
                <w:kern w:val="0"/>
                <w:sz w:val="20"/>
                <w:szCs w:val="20"/>
              </w:rPr>
              <w:t>全部</w:t>
            </w:r>
          </w:p>
        </w:tc>
        <w:tc>
          <w:tcPr>
            <w:tcW w:w="4505" w:type="dxa"/>
            <w:noWrap w:val="0"/>
            <w:tcMar>
              <w:top w:w="0" w:type="dxa"/>
              <w:left w:w="108" w:type="dxa"/>
              <w:bottom w:w="0" w:type="dxa"/>
              <w:right w:w="108" w:type="dxa"/>
            </w:tcMar>
            <w:vAlign w:val="center"/>
          </w:tcPr>
          <w:p w14:paraId="1011F51B">
            <w:pPr>
              <w:jc w:val="left"/>
              <w:rPr>
                <w:kern w:val="0"/>
                <w:szCs w:val="21"/>
              </w:rPr>
            </w:pPr>
            <w:r>
              <w:rPr>
                <w:color w:val="000000"/>
                <w:kern w:val="0"/>
                <w:szCs w:val="21"/>
                <w:lang w:bidi="ar"/>
              </w:rPr>
              <w:t>添加目录与页码</w:t>
            </w:r>
          </w:p>
        </w:tc>
        <w:tc>
          <w:tcPr>
            <w:tcW w:w="1240" w:type="dxa"/>
            <w:noWrap w:val="0"/>
            <w:tcMar>
              <w:top w:w="0" w:type="dxa"/>
              <w:left w:w="108" w:type="dxa"/>
              <w:bottom w:w="0" w:type="dxa"/>
              <w:right w:w="108" w:type="dxa"/>
            </w:tcMar>
            <w:vAlign w:val="center"/>
          </w:tcPr>
          <w:p w14:paraId="297F7CB9">
            <w:pPr>
              <w:widowControl/>
              <w:spacing w:before="100" w:beforeAutospacing="1" w:after="100" w:afterAutospacing="1"/>
              <w:jc w:val="left"/>
              <w:rPr>
                <w:kern w:val="0"/>
                <w:szCs w:val="21"/>
              </w:rPr>
            </w:pPr>
            <w:r>
              <w:rPr>
                <w:kern w:val="0"/>
                <w:szCs w:val="21"/>
              </w:rPr>
              <w:t>2023.02.04</w:t>
            </w:r>
          </w:p>
        </w:tc>
      </w:tr>
      <w:tr w14:paraId="333E45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00714720">
            <w:pPr>
              <w:widowControl/>
              <w:spacing w:before="100" w:beforeAutospacing="1" w:after="100" w:afterAutospacing="1"/>
              <w:jc w:val="left"/>
              <w:rPr>
                <w:kern w:val="0"/>
                <w:szCs w:val="21"/>
              </w:rPr>
            </w:pPr>
            <w:r>
              <w:rPr>
                <w:kern w:val="0"/>
                <w:szCs w:val="21"/>
              </w:rPr>
              <w:t>V1.003</w:t>
            </w:r>
          </w:p>
        </w:tc>
        <w:tc>
          <w:tcPr>
            <w:tcW w:w="1372" w:type="dxa"/>
            <w:noWrap w:val="0"/>
            <w:tcMar>
              <w:top w:w="0" w:type="dxa"/>
              <w:left w:w="108" w:type="dxa"/>
              <w:bottom w:w="0" w:type="dxa"/>
              <w:right w:w="108" w:type="dxa"/>
            </w:tcMar>
            <w:vAlign w:val="center"/>
          </w:tcPr>
          <w:p w14:paraId="1BF50CAA">
            <w:pPr>
              <w:widowControl/>
              <w:spacing w:before="100" w:beforeAutospacing="1" w:after="100" w:afterAutospacing="1"/>
              <w:jc w:val="left"/>
              <w:rPr>
                <w:color w:val="000000"/>
                <w:kern w:val="0"/>
                <w:sz w:val="20"/>
                <w:szCs w:val="20"/>
              </w:rPr>
            </w:pPr>
            <w:r>
              <w:rPr>
                <w:color w:val="000000"/>
                <w:kern w:val="0"/>
                <w:sz w:val="20"/>
                <w:szCs w:val="20"/>
              </w:rPr>
              <w:t>全部</w:t>
            </w:r>
          </w:p>
        </w:tc>
        <w:tc>
          <w:tcPr>
            <w:tcW w:w="4505" w:type="dxa"/>
            <w:noWrap w:val="0"/>
            <w:tcMar>
              <w:top w:w="0" w:type="dxa"/>
              <w:left w:w="108" w:type="dxa"/>
              <w:bottom w:w="0" w:type="dxa"/>
              <w:right w:w="108" w:type="dxa"/>
            </w:tcMar>
            <w:vAlign w:val="center"/>
          </w:tcPr>
          <w:p w14:paraId="22B675F3">
            <w:pPr>
              <w:jc w:val="left"/>
              <w:rPr>
                <w:color w:val="000000"/>
                <w:kern w:val="0"/>
                <w:szCs w:val="21"/>
                <w:lang w:bidi="ar"/>
              </w:rPr>
            </w:pPr>
            <w:r>
              <w:rPr>
                <w:color w:val="000000"/>
                <w:kern w:val="0"/>
                <w:szCs w:val="21"/>
                <w:lang w:bidi="ar"/>
              </w:rPr>
              <w:t>“接入单位”修改为“直连单位”。</w:t>
            </w:r>
          </w:p>
        </w:tc>
        <w:tc>
          <w:tcPr>
            <w:tcW w:w="1240" w:type="dxa"/>
            <w:noWrap w:val="0"/>
            <w:tcMar>
              <w:top w:w="0" w:type="dxa"/>
              <w:left w:w="108" w:type="dxa"/>
              <w:bottom w:w="0" w:type="dxa"/>
              <w:right w:w="108" w:type="dxa"/>
            </w:tcMar>
            <w:vAlign w:val="center"/>
          </w:tcPr>
          <w:p w14:paraId="01EB757F">
            <w:pPr>
              <w:widowControl/>
              <w:spacing w:before="100" w:beforeAutospacing="1" w:after="100" w:afterAutospacing="1"/>
              <w:jc w:val="left"/>
              <w:rPr>
                <w:kern w:val="0"/>
                <w:szCs w:val="21"/>
              </w:rPr>
            </w:pPr>
            <w:r>
              <w:rPr>
                <w:kern w:val="0"/>
                <w:szCs w:val="21"/>
              </w:rPr>
              <w:t>2023.02.16</w:t>
            </w:r>
          </w:p>
        </w:tc>
      </w:tr>
      <w:tr w14:paraId="427C3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716010D5">
            <w:pPr>
              <w:widowControl/>
              <w:spacing w:before="100" w:beforeAutospacing="1" w:after="100" w:afterAutospacing="1"/>
              <w:jc w:val="left"/>
              <w:rPr>
                <w:kern w:val="0"/>
                <w:szCs w:val="21"/>
              </w:rPr>
            </w:pPr>
            <w:r>
              <w:rPr>
                <w:kern w:val="0"/>
                <w:szCs w:val="21"/>
              </w:rPr>
              <w:t>V1.004</w:t>
            </w:r>
          </w:p>
        </w:tc>
        <w:tc>
          <w:tcPr>
            <w:tcW w:w="1372" w:type="dxa"/>
            <w:noWrap w:val="0"/>
            <w:tcMar>
              <w:top w:w="0" w:type="dxa"/>
              <w:left w:w="108" w:type="dxa"/>
              <w:bottom w:w="0" w:type="dxa"/>
              <w:right w:w="108" w:type="dxa"/>
            </w:tcMar>
            <w:vAlign w:val="center"/>
          </w:tcPr>
          <w:p w14:paraId="178700F6">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tc>
        <w:tc>
          <w:tcPr>
            <w:tcW w:w="4505" w:type="dxa"/>
            <w:noWrap w:val="0"/>
            <w:tcMar>
              <w:top w:w="0" w:type="dxa"/>
              <w:left w:w="108" w:type="dxa"/>
              <w:bottom w:w="0" w:type="dxa"/>
              <w:right w:w="108" w:type="dxa"/>
            </w:tcMar>
            <w:vAlign w:val="center"/>
          </w:tcPr>
          <w:p w14:paraId="57F43EDA">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2.2.4.3业务逻辑校验增加“平台编号”字段值必须为直连单位ID校验。</w:t>
            </w:r>
          </w:p>
        </w:tc>
        <w:tc>
          <w:tcPr>
            <w:tcW w:w="1240" w:type="dxa"/>
            <w:noWrap w:val="0"/>
            <w:tcMar>
              <w:top w:w="0" w:type="dxa"/>
              <w:left w:w="108" w:type="dxa"/>
              <w:bottom w:w="0" w:type="dxa"/>
              <w:right w:w="108" w:type="dxa"/>
            </w:tcMar>
            <w:vAlign w:val="center"/>
          </w:tcPr>
          <w:p w14:paraId="7804192E">
            <w:pPr>
              <w:widowControl/>
              <w:spacing w:before="100" w:beforeAutospacing="1" w:after="100" w:afterAutospacing="1"/>
              <w:jc w:val="left"/>
              <w:rPr>
                <w:kern w:val="0"/>
                <w:szCs w:val="21"/>
              </w:rPr>
            </w:pPr>
            <w:r>
              <w:rPr>
                <w:kern w:val="0"/>
                <w:szCs w:val="21"/>
              </w:rPr>
              <w:t>2023.04.19</w:t>
            </w:r>
          </w:p>
        </w:tc>
      </w:tr>
      <w:tr w14:paraId="1425F4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7498F5AC">
            <w:pPr>
              <w:widowControl/>
              <w:spacing w:before="100" w:beforeAutospacing="1" w:after="100" w:afterAutospacing="1"/>
              <w:jc w:val="left"/>
              <w:rPr>
                <w:kern w:val="0"/>
                <w:szCs w:val="21"/>
              </w:rPr>
            </w:pPr>
            <w:r>
              <w:rPr>
                <w:kern w:val="0"/>
                <w:szCs w:val="21"/>
              </w:rPr>
              <w:t>V1.005</w:t>
            </w:r>
          </w:p>
        </w:tc>
        <w:tc>
          <w:tcPr>
            <w:tcW w:w="1372" w:type="dxa"/>
            <w:noWrap w:val="0"/>
            <w:tcMar>
              <w:top w:w="0" w:type="dxa"/>
              <w:left w:w="108" w:type="dxa"/>
              <w:bottom w:w="0" w:type="dxa"/>
              <w:right w:w="108" w:type="dxa"/>
            </w:tcMar>
            <w:vAlign w:val="center"/>
          </w:tcPr>
          <w:p w14:paraId="50D0E383">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第四、五章</w:t>
            </w:r>
          </w:p>
        </w:tc>
        <w:tc>
          <w:tcPr>
            <w:tcW w:w="4505" w:type="dxa"/>
            <w:noWrap w:val="0"/>
            <w:tcMar>
              <w:top w:w="0" w:type="dxa"/>
              <w:left w:w="108" w:type="dxa"/>
              <w:bottom w:w="0" w:type="dxa"/>
              <w:right w:w="108" w:type="dxa"/>
            </w:tcMar>
            <w:vAlign w:val="center"/>
          </w:tcPr>
          <w:p w14:paraId="6C9A75CF">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2.2.4.3业务逻辑校验增加“购买方自然人标志”业务校验逻辑。</w:t>
            </w:r>
            <w:r>
              <w:rPr>
                <w:rFonts w:hint="eastAsia"/>
                <w:color w:val="000000"/>
                <w:kern w:val="0"/>
                <w:szCs w:val="21"/>
                <w:lang w:eastAsia="zh-CN" w:bidi="ar"/>
              </w:rPr>
              <w:t>第五章</w:t>
            </w:r>
            <w:r>
              <w:rPr>
                <w:color w:val="000000"/>
                <w:kern w:val="0"/>
                <w:szCs w:val="21"/>
                <w:lang w:bidi="ar"/>
              </w:rPr>
              <w:t>发票上传接口中增加“购买方自然人标志”字段。</w:t>
            </w:r>
          </w:p>
        </w:tc>
        <w:tc>
          <w:tcPr>
            <w:tcW w:w="1240" w:type="dxa"/>
            <w:noWrap w:val="0"/>
            <w:tcMar>
              <w:top w:w="0" w:type="dxa"/>
              <w:left w:w="108" w:type="dxa"/>
              <w:bottom w:w="0" w:type="dxa"/>
              <w:right w:w="108" w:type="dxa"/>
            </w:tcMar>
            <w:vAlign w:val="center"/>
          </w:tcPr>
          <w:p w14:paraId="68CE215E">
            <w:pPr>
              <w:widowControl/>
              <w:spacing w:before="100" w:beforeAutospacing="1" w:after="100" w:afterAutospacing="1"/>
              <w:jc w:val="left"/>
              <w:rPr>
                <w:kern w:val="0"/>
                <w:szCs w:val="21"/>
              </w:rPr>
            </w:pPr>
            <w:r>
              <w:rPr>
                <w:kern w:val="0"/>
                <w:szCs w:val="21"/>
              </w:rPr>
              <w:t>2023.05.09</w:t>
            </w:r>
          </w:p>
        </w:tc>
      </w:tr>
      <w:tr w14:paraId="5F6EC0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43334357">
            <w:pPr>
              <w:widowControl/>
              <w:spacing w:before="100" w:beforeAutospacing="1" w:after="100" w:afterAutospacing="1"/>
              <w:jc w:val="left"/>
              <w:rPr>
                <w:kern w:val="0"/>
                <w:szCs w:val="21"/>
              </w:rPr>
            </w:pPr>
            <w:r>
              <w:rPr>
                <w:kern w:val="0"/>
                <w:szCs w:val="21"/>
              </w:rPr>
              <w:t>V1.006</w:t>
            </w:r>
          </w:p>
        </w:tc>
        <w:tc>
          <w:tcPr>
            <w:tcW w:w="1372" w:type="dxa"/>
            <w:noWrap w:val="0"/>
            <w:tcMar>
              <w:top w:w="0" w:type="dxa"/>
              <w:left w:w="108" w:type="dxa"/>
              <w:bottom w:w="0" w:type="dxa"/>
              <w:right w:w="108" w:type="dxa"/>
            </w:tcMar>
            <w:vAlign w:val="center"/>
          </w:tcPr>
          <w:p w14:paraId="3D84B69A">
            <w:pPr>
              <w:jc w:val="left"/>
              <w:rPr>
                <w:rFonts w:hint="eastAsia" w:eastAsia="宋体"/>
                <w:color w:val="000000"/>
                <w:kern w:val="0"/>
                <w:sz w:val="20"/>
                <w:szCs w:val="20"/>
                <w:lang w:eastAsia="zh-CN"/>
              </w:rPr>
            </w:pPr>
            <w:r>
              <w:rPr>
                <w:rFonts w:hint="eastAsia"/>
                <w:color w:val="000000"/>
                <w:kern w:val="0"/>
                <w:szCs w:val="21"/>
                <w:lang w:eastAsia="zh-CN" w:bidi="ar"/>
              </w:rPr>
              <w:t>第四、五章</w:t>
            </w:r>
          </w:p>
        </w:tc>
        <w:tc>
          <w:tcPr>
            <w:tcW w:w="4505" w:type="dxa"/>
            <w:noWrap w:val="0"/>
            <w:tcMar>
              <w:top w:w="0" w:type="dxa"/>
              <w:left w:w="108" w:type="dxa"/>
              <w:bottom w:w="0" w:type="dxa"/>
              <w:right w:w="108" w:type="dxa"/>
            </w:tcMar>
            <w:vAlign w:val="center"/>
          </w:tcPr>
          <w:p w14:paraId="57306FBB">
            <w:pPr>
              <w:jc w:val="left"/>
              <w:rPr>
                <w:color w:val="000000"/>
                <w:kern w:val="0"/>
                <w:sz w:val="20"/>
                <w:szCs w:val="20"/>
              </w:rPr>
            </w:pPr>
            <w:bookmarkStart w:id="7" w:name="OLE_LINK2"/>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“1.2.6获取可用税收分类编码”增加增值税特殊开票税率实现内容。“4.2.4上传货物运输服务红字确认单确认信息”增加红字确认单撤销内容。</w:t>
            </w:r>
            <w:r>
              <w:rPr>
                <w:rFonts w:hint="eastAsia"/>
                <w:color w:val="000000"/>
                <w:kern w:val="0"/>
                <w:szCs w:val="21"/>
                <w:lang w:eastAsia="zh-CN" w:bidi="ar"/>
              </w:rPr>
              <w:t>第五章</w:t>
            </w:r>
            <w:r>
              <w:rPr>
                <w:color w:val="000000"/>
                <w:kern w:val="0"/>
                <w:szCs w:val="21"/>
                <w:lang w:bidi="ar"/>
              </w:rPr>
              <w:t>16红字确认单确认接口中“确认类型”增加“C：撤销”状态。11查询货物运输服务红字确认单明细信息、13查询货物运输服务红字确认单列表信息接口返回参数增加“录入日期”字段。</w:t>
            </w:r>
            <w:bookmarkEnd w:id="7"/>
          </w:p>
        </w:tc>
        <w:tc>
          <w:tcPr>
            <w:tcW w:w="1240" w:type="dxa"/>
            <w:noWrap w:val="0"/>
            <w:tcMar>
              <w:top w:w="0" w:type="dxa"/>
              <w:left w:w="108" w:type="dxa"/>
              <w:bottom w:w="0" w:type="dxa"/>
              <w:right w:w="108" w:type="dxa"/>
            </w:tcMar>
            <w:vAlign w:val="center"/>
          </w:tcPr>
          <w:p w14:paraId="2F605736">
            <w:pPr>
              <w:widowControl/>
              <w:spacing w:before="100" w:beforeAutospacing="1" w:after="100" w:afterAutospacing="1"/>
              <w:jc w:val="left"/>
              <w:rPr>
                <w:kern w:val="0"/>
                <w:szCs w:val="21"/>
              </w:rPr>
            </w:pPr>
            <w:r>
              <w:rPr>
                <w:kern w:val="0"/>
                <w:szCs w:val="21"/>
              </w:rPr>
              <w:t>2023.05.27</w:t>
            </w:r>
          </w:p>
        </w:tc>
      </w:tr>
      <w:tr w14:paraId="195D09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5CB6826A">
            <w:pPr>
              <w:widowControl/>
              <w:spacing w:before="100" w:beforeAutospacing="1" w:after="100" w:afterAutospacing="1"/>
              <w:jc w:val="left"/>
              <w:rPr>
                <w:kern w:val="0"/>
                <w:szCs w:val="21"/>
              </w:rPr>
            </w:pPr>
            <w:r>
              <w:rPr>
                <w:kern w:val="0"/>
                <w:szCs w:val="21"/>
              </w:rPr>
              <w:t>V2.000</w:t>
            </w:r>
          </w:p>
        </w:tc>
        <w:tc>
          <w:tcPr>
            <w:tcW w:w="1372" w:type="dxa"/>
            <w:noWrap w:val="0"/>
            <w:tcMar>
              <w:top w:w="0" w:type="dxa"/>
              <w:left w:w="108" w:type="dxa"/>
              <w:bottom w:w="0" w:type="dxa"/>
              <w:right w:w="108" w:type="dxa"/>
            </w:tcMar>
            <w:vAlign w:val="center"/>
          </w:tcPr>
          <w:p w14:paraId="261E0F81">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第四章</w:t>
            </w:r>
          </w:p>
        </w:tc>
        <w:tc>
          <w:tcPr>
            <w:tcW w:w="4505" w:type="dxa"/>
            <w:noWrap w:val="0"/>
            <w:tcMar>
              <w:top w:w="0" w:type="dxa"/>
              <w:left w:w="108" w:type="dxa"/>
              <w:bottom w:w="0" w:type="dxa"/>
              <w:right w:w="108" w:type="dxa"/>
            </w:tcMar>
            <w:vAlign w:val="center"/>
          </w:tcPr>
          <w:p w14:paraId="49A5D7B7">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1240" w:type="dxa"/>
            <w:vMerge w:val="restart"/>
            <w:noWrap w:val="0"/>
            <w:tcMar>
              <w:top w:w="0" w:type="dxa"/>
              <w:left w:w="108" w:type="dxa"/>
              <w:bottom w:w="0" w:type="dxa"/>
              <w:right w:w="108" w:type="dxa"/>
            </w:tcMar>
            <w:vAlign w:val="center"/>
          </w:tcPr>
          <w:p w14:paraId="6F3D1516">
            <w:pPr>
              <w:widowControl/>
              <w:spacing w:before="100" w:beforeAutospacing="1" w:after="100" w:afterAutospacing="1"/>
              <w:jc w:val="left"/>
              <w:rPr>
                <w:kern w:val="0"/>
                <w:szCs w:val="21"/>
              </w:rPr>
            </w:pPr>
            <w:r>
              <w:rPr>
                <w:kern w:val="0"/>
                <w:szCs w:val="21"/>
              </w:rPr>
              <w:t>2023.05.30</w:t>
            </w:r>
          </w:p>
        </w:tc>
      </w:tr>
      <w:tr w14:paraId="3DB6A1F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3C2112ED">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5C4956F7">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7FE97140">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1240" w:type="dxa"/>
            <w:vMerge w:val="continue"/>
            <w:noWrap w:val="0"/>
            <w:tcMar>
              <w:top w:w="0" w:type="dxa"/>
              <w:left w:w="108" w:type="dxa"/>
              <w:bottom w:w="0" w:type="dxa"/>
              <w:right w:w="108" w:type="dxa"/>
            </w:tcMar>
            <w:vAlign w:val="center"/>
          </w:tcPr>
          <w:p w14:paraId="302B54E8">
            <w:pPr>
              <w:widowControl/>
              <w:spacing w:before="100" w:beforeAutospacing="1" w:after="100" w:afterAutospacing="1"/>
              <w:jc w:val="left"/>
              <w:rPr>
                <w:kern w:val="0"/>
                <w:szCs w:val="21"/>
              </w:rPr>
            </w:pPr>
          </w:p>
        </w:tc>
      </w:tr>
      <w:tr w14:paraId="704EC5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6684FD04">
            <w:pPr>
              <w:widowControl/>
              <w:spacing w:before="100" w:beforeAutospacing="1" w:after="100" w:afterAutospacing="1"/>
              <w:jc w:val="left"/>
              <w:rPr>
                <w:kern w:val="0"/>
                <w:szCs w:val="21"/>
              </w:rPr>
            </w:pPr>
            <w:r>
              <w:rPr>
                <w:kern w:val="0"/>
                <w:szCs w:val="21"/>
              </w:rPr>
              <w:t>V2.001</w:t>
            </w:r>
          </w:p>
        </w:tc>
        <w:tc>
          <w:tcPr>
            <w:tcW w:w="1372" w:type="dxa"/>
            <w:noWrap w:val="0"/>
            <w:tcMar>
              <w:top w:w="0" w:type="dxa"/>
              <w:left w:w="108" w:type="dxa"/>
              <w:bottom w:w="0" w:type="dxa"/>
              <w:right w:w="108" w:type="dxa"/>
            </w:tcMar>
            <w:vAlign w:val="center"/>
          </w:tcPr>
          <w:p w14:paraId="5A5922E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4505" w:type="dxa"/>
            <w:noWrap w:val="0"/>
            <w:tcMar>
              <w:top w:w="0" w:type="dxa"/>
              <w:left w:w="108" w:type="dxa"/>
              <w:bottom w:w="0" w:type="dxa"/>
              <w:right w:w="108" w:type="dxa"/>
            </w:tcMar>
            <w:vAlign w:val="center"/>
          </w:tcPr>
          <w:p w14:paraId="49E024E0">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2.2.4.1 调整“单价”、“数量”的校验逻辑</w:t>
            </w:r>
          </w:p>
          <w:p w14:paraId="62EB008A">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3.2.3.1调整“单价”、“数量”的校验逻辑</w:t>
            </w:r>
          </w:p>
          <w:p w14:paraId="0C4D0AD8">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5.2.4.1调整“单价”、“数量”的校验逻辑</w:t>
            </w:r>
          </w:p>
          <w:p w14:paraId="66070C9A">
            <w:pPr>
              <w:pStyle w:val="13"/>
              <w:spacing w:after="0"/>
              <w:rPr>
                <w:rFonts w:ascii="Times New Roman" w:hAnsi="Times New Roman" w:eastAsia="宋体" w:cs="Times New Roman"/>
                <w:kern w:val="0"/>
                <w:sz w:val="21"/>
                <w:szCs w:val="21"/>
              </w:rPr>
            </w:pPr>
            <w:bookmarkStart w:id="8" w:name="OLE_LINK12"/>
            <w:r>
              <w:rPr>
                <w:rFonts w:ascii="Times New Roman" w:hAnsi="Times New Roman" w:eastAsia="宋体" w:cs="Times New Roman"/>
                <w:kern w:val="0"/>
                <w:sz w:val="21"/>
                <w:szCs w:val="21"/>
              </w:rPr>
              <w:t>6调整发票汇总确认时间。</w:t>
            </w:r>
            <w:bookmarkEnd w:id="8"/>
          </w:p>
        </w:tc>
        <w:tc>
          <w:tcPr>
            <w:tcW w:w="1240" w:type="dxa"/>
            <w:vMerge w:val="restart"/>
            <w:noWrap w:val="0"/>
            <w:tcMar>
              <w:top w:w="0" w:type="dxa"/>
              <w:left w:w="108" w:type="dxa"/>
              <w:bottom w:w="0" w:type="dxa"/>
              <w:right w:w="108" w:type="dxa"/>
            </w:tcMar>
            <w:vAlign w:val="center"/>
          </w:tcPr>
          <w:p w14:paraId="4D832CB6">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2023.07.07</w:t>
            </w:r>
          </w:p>
        </w:tc>
      </w:tr>
      <w:tr w14:paraId="370A93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10EE917F">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25B1E69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75E9E60D">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12.货物运输服务发票上传接口，调整“单位”、“单价”、“数量”填写说明</w:t>
            </w:r>
          </w:p>
          <w:p w14:paraId="18F8D1AD">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15.货物运输服务红字确认单申请接口，调整“单位”、“单价”、“数量”填写说明</w:t>
            </w:r>
          </w:p>
          <w:p w14:paraId="6BA44C2B">
            <w:pPr>
              <w:pStyle w:val="13"/>
              <w:spacing w:after="0"/>
              <w:rPr>
                <w:rFonts w:ascii="Times New Roman" w:hAnsi="Times New Roman" w:eastAsia="宋体" w:cs="Times New Roman"/>
                <w:kern w:val="0"/>
                <w:sz w:val="21"/>
                <w:szCs w:val="21"/>
              </w:rPr>
            </w:pPr>
            <w:r>
              <w:rPr>
                <w:rFonts w:ascii="Times New Roman" w:hAnsi="Times New Roman" w:eastAsia="宋体" w:cs="Times New Roman"/>
                <w:kern w:val="0"/>
                <w:sz w:val="21"/>
                <w:szCs w:val="21"/>
              </w:rPr>
              <w:t>11.查询货物运输服务红字确认单明细信息接口，调整“单位”、“单价”、“数量”说明</w:t>
            </w:r>
          </w:p>
          <w:p w14:paraId="05171A25">
            <w:pPr>
              <w:pStyle w:val="13"/>
              <w:spacing w:after="0"/>
              <w:rPr>
                <w:rFonts w:ascii="Times New Roman" w:hAnsi="Times New Roman" w:cs="Times New Roman"/>
              </w:rPr>
            </w:pPr>
            <w:r>
              <w:rPr>
                <w:rFonts w:ascii="Times New Roman" w:hAnsi="Times New Roman" w:eastAsia="宋体" w:cs="Times New Roman"/>
                <w:kern w:val="0"/>
                <w:sz w:val="21"/>
                <w:szCs w:val="21"/>
              </w:rPr>
              <w:t>17.上传发票汇总确认信息调整发票汇总确认时间。</w:t>
            </w:r>
          </w:p>
        </w:tc>
        <w:tc>
          <w:tcPr>
            <w:tcW w:w="1240" w:type="dxa"/>
            <w:vMerge w:val="continue"/>
            <w:noWrap w:val="0"/>
            <w:tcMar>
              <w:top w:w="0" w:type="dxa"/>
              <w:left w:w="108" w:type="dxa"/>
              <w:bottom w:w="0" w:type="dxa"/>
              <w:right w:w="108" w:type="dxa"/>
            </w:tcMar>
            <w:vAlign w:val="center"/>
          </w:tcPr>
          <w:p w14:paraId="4A9F0A25">
            <w:pPr>
              <w:widowControl/>
              <w:spacing w:before="100" w:beforeAutospacing="1" w:after="100" w:afterAutospacing="1"/>
              <w:jc w:val="left"/>
              <w:rPr>
                <w:kern w:val="0"/>
                <w:szCs w:val="21"/>
              </w:rPr>
            </w:pPr>
          </w:p>
        </w:tc>
      </w:tr>
      <w:tr w14:paraId="182975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4D3D2C4D">
            <w:pPr>
              <w:widowControl/>
              <w:spacing w:before="100" w:beforeAutospacing="1" w:after="100" w:afterAutospacing="1"/>
              <w:jc w:val="left"/>
              <w:rPr>
                <w:kern w:val="0"/>
                <w:szCs w:val="21"/>
              </w:rPr>
            </w:pPr>
            <w:r>
              <w:rPr>
                <w:kern w:val="0"/>
                <w:szCs w:val="21"/>
              </w:rPr>
              <w:t>V2.002</w:t>
            </w:r>
          </w:p>
        </w:tc>
        <w:tc>
          <w:tcPr>
            <w:tcW w:w="1372" w:type="dxa"/>
            <w:noWrap w:val="0"/>
            <w:tcMar>
              <w:top w:w="0" w:type="dxa"/>
              <w:left w:w="108" w:type="dxa"/>
              <w:bottom w:w="0" w:type="dxa"/>
              <w:right w:w="108" w:type="dxa"/>
            </w:tcMar>
            <w:vAlign w:val="center"/>
          </w:tcPr>
          <w:p w14:paraId="449C91C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505" w:type="dxa"/>
            <w:noWrap w:val="0"/>
            <w:tcMar>
              <w:top w:w="0" w:type="dxa"/>
              <w:left w:w="108" w:type="dxa"/>
              <w:bottom w:w="0" w:type="dxa"/>
              <w:right w:w="108" w:type="dxa"/>
            </w:tcMar>
            <w:vAlign w:val="center"/>
          </w:tcPr>
          <w:p w14:paraId="337E5D2E">
            <w:pPr>
              <w:pStyle w:val="13"/>
              <w:rPr>
                <w:rFonts w:ascii="Times New Roman" w:hAnsi="Times New Roman" w:eastAsia="宋体" w:cs="Times New Roman"/>
                <w:kern w:val="0"/>
                <w:sz w:val="21"/>
                <w:szCs w:val="21"/>
              </w:rPr>
            </w:pPr>
            <w:r>
              <w:rPr>
                <w:rFonts w:ascii="Times New Roman" w:hAnsi="Times New Roman" w:eastAsia="宋体" w:cs="Times New Roman"/>
                <w:kern w:val="0"/>
                <w:sz w:val="21"/>
                <w:szCs w:val="21"/>
              </w:rPr>
              <w:t>1.获取发票批量预赋码信息、3.下载/退回授信额度接口请求参数增加“业务流水号”。</w:t>
            </w:r>
          </w:p>
        </w:tc>
        <w:tc>
          <w:tcPr>
            <w:tcW w:w="1240" w:type="dxa"/>
            <w:noWrap w:val="0"/>
            <w:tcMar>
              <w:top w:w="0" w:type="dxa"/>
              <w:left w:w="108" w:type="dxa"/>
              <w:bottom w:w="0" w:type="dxa"/>
              <w:right w:w="108" w:type="dxa"/>
            </w:tcMar>
            <w:vAlign w:val="center"/>
          </w:tcPr>
          <w:p w14:paraId="0F3F80D6">
            <w:pPr>
              <w:widowControl/>
              <w:spacing w:before="100" w:beforeAutospacing="1" w:after="100" w:afterAutospacing="1"/>
              <w:jc w:val="left"/>
              <w:rPr>
                <w:kern w:val="0"/>
                <w:szCs w:val="21"/>
              </w:rPr>
            </w:pPr>
            <w:r>
              <w:rPr>
                <w:kern w:val="0"/>
                <w:szCs w:val="21"/>
              </w:rPr>
              <w:t>2023．07.15</w:t>
            </w:r>
          </w:p>
        </w:tc>
      </w:tr>
      <w:tr w14:paraId="2AEE1BA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4BEE6EA3">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4AFF9D8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4505" w:type="dxa"/>
            <w:noWrap w:val="0"/>
            <w:tcMar>
              <w:top w:w="0" w:type="dxa"/>
              <w:left w:w="108" w:type="dxa"/>
              <w:bottom w:w="0" w:type="dxa"/>
              <w:right w:w="108" w:type="dxa"/>
            </w:tcMar>
            <w:vAlign w:val="center"/>
          </w:tcPr>
          <w:p w14:paraId="0065BD68">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1240" w:type="dxa"/>
            <w:noWrap w:val="0"/>
            <w:tcMar>
              <w:top w:w="0" w:type="dxa"/>
              <w:left w:w="108" w:type="dxa"/>
              <w:bottom w:w="0" w:type="dxa"/>
              <w:right w:w="108" w:type="dxa"/>
            </w:tcMar>
            <w:vAlign w:val="center"/>
          </w:tcPr>
          <w:p w14:paraId="5512E2AA">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7D088F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3176F568">
            <w:pPr>
              <w:widowControl/>
              <w:spacing w:before="100" w:beforeAutospacing="1" w:after="100" w:afterAutospacing="1"/>
              <w:jc w:val="left"/>
              <w:rPr>
                <w:kern w:val="0"/>
                <w:szCs w:val="21"/>
              </w:rPr>
            </w:pPr>
          </w:p>
        </w:tc>
        <w:tc>
          <w:tcPr>
            <w:tcW w:w="1372" w:type="dxa"/>
            <w:noWrap w:val="0"/>
            <w:tcMar>
              <w:top w:w="0" w:type="dxa"/>
              <w:left w:w="108" w:type="dxa"/>
              <w:bottom w:w="0" w:type="dxa"/>
              <w:right w:w="108" w:type="dxa"/>
            </w:tcMar>
            <w:vAlign w:val="center"/>
          </w:tcPr>
          <w:p w14:paraId="6571C5C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4505" w:type="dxa"/>
            <w:noWrap w:val="0"/>
            <w:tcMar>
              <w:top w:w="0" w:type="dxa"/>
              <w:left w:w="108" w:type="dxa"/>
              <w:bottom w:w="0" w:type="dxa"/>
              <w:right w:w="108" w:type="dxa"/>
            </w:tcMar>
            <w:vAlign w:val="center"/>
          </w:tcPr>
          <w:p w14:paraId="063C2509">
            <w:pPr>
              <w:widowControl/>
              <w:spacing w:before="100" w:beforeAutospacing="1" w:after="100" w:afterAutospacing="1"/>
              <w:jc w:val="left"/>
              <w:rPr>
                <w:rFonts w:hint="eastAsia"/>
                <w:kern w:val="0"/>
                <w:szCs w:val="21"/>
              </w:rPr>
            </w:pPr>
            <w:r>
              <w:rPr>
                <w:rFonts w:hint="eastAsia"/>
                <w:kern w:val="0"/>
                <w:szCs w:val="21"/>
                <w:lang w:eastAsia="zh-CN"/>
              </w:rPr>
              <w:t>第四章</w:t>
            </w:r>
            <w:r>
              <w:rPr>
                <w:kern w:val="0"/>
                <w:szCs w:val="21"/>
              </w:rPr>
              <w:t>5.2.4.1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货物运输</w:t>
            </w:r>
            <w:r>
              <w:rPr>
                <w:rFonts w:hint="eastAsia"/>
                <w:kern w:val="0"/>
                <w:szCs w:val="21"/>
              </w:rPr>
              <w:t>发票上传接口修改对应蓝字发票号码说明。</w:t>
            </w:r>
          </w:p>
        </w:tc>
        <w:tc>
          <w:tcPr>
            <w:tcW w:w="1240" w:type="dxa"/>
            <w:noWrap w:val="0"/>
            <w:tcMar>
              <w:top w:w="0" w:type="dxa"/>
              <w:left w:w="108" w:type="dxa"/>
              <w:bottom w:w="0" w:type="dxa"/>
              <w:right w:w="108" w:type="dxa"/>
            </w:tcMar>
            <w:vAlign w:val="center"/>
          </w:tcPr>
          <w:p w14:paraId="5C9594CA">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448E4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38AFE647">
            <w:pPr>
              <w:widowControl/>
              <w:spacing w:before="100" w:beforeAutospacing="1" w:after="100" w:afterAutospacing="1"/>
              <w:jc w:val="left"/>
              <w:rPr>
                <w:rFonts w:hint="eastAsia" w:eastAsia="宋体"/>
                <w:kern w:val="0"/>
                <w:sz w:val="21"/>
                <w:szCs w:val="21"/>
                <w:lang w:val="en-US" w:eastAsia="zh-CN" w:bidi="ar-SA"/>
              </w:rPr>
            </w:pPr>
            <w:bookmarkStart w:id="9" w:name="OLE_LINK1" w:colFirst="0" w:colLast="3"/>
            <w:r>
              <w:rPr>
                <w:rFonts w:hint="eastAsia"/>
                <w:kern w:val="0"/>
                <w:szCs w:val="21"/>
              </w:rPr>
              <w:t>V2.00</w:t>
            </w:r>
            <w:r>
              <w:rPr>
                <w:rFonts w:hint="eastAsia"/>
                <w:kern w:val="0"/>
                <w:szCs w:val="21"/>
                <w:lang w:val="en-US" w:eastAsia="zh-CN"/>
              </w:rPr>
              <w:t>3</w:t>
            </w:r>
          </w:p>
        </w:tc>
        <w:tc>
          <w:tcPr>
            <w:tcW w:w="1372" w:type="dxa"/>
            <w:noWrap w:val="0"/>
            <w:tcMar>
              <w:top w:w="0" w:type="dxa"/>
              <w:left w:w="108" w:type="dxa"/>
              <w:bottom w:w="0" w:type="dxa"/>
              <w:right w:w="108" w:type="dxa"/>
            </w:tcMar>
            <w:vAlign w:val="center"/>
          </w:tcPr>
          <w:p w14:paraId="677E89EA">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4505" w:type="dxa"/>
            <w:noWrap w:val="0"/>
            <w:tcMar>
              <w:top w:w="0" w:type="dxa"/>
              <w:left w:w="108" w:type="dxa"/>
              <w:bottom w:w="0" w:type="dxa"/>
              <w:right w:w="108" w:type="dxa"/>
            </w:tcMar>
            <w:vAlign w:val="center"/>
          </w:tcPr>
          <w:p w14:paraId="592D9D4D">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第四章2.2.4.1，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.货物运输发票上传接口相应增加字段。</w:t>
            </w:r>
          </w:p>
        </w:tc>
        <w:tc>
          <w:tcPr>
            <w:tcW w:w="1240" w:type="dxa"/>
            <w:noWrap w:val="0"/>
            <w:tcMar>
              <w:top w:w="0" w:type="dxa"/>
              <w:left w:w="108" w:type="dxa"/>
              <w:bottom w:w="0" w:type="dxa"/>
              <w:right w:w="108" w:type="dxa"/>
            </w:tcMar>
            <w:vAlign w:val="center"/>
          </w:tcPr>
          <w:p w14:paraId="75ADC647">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13D746C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03895BEC">
            <w:pPr>
              <w:widowControl/>
              <w:spacing w:before="100" w:beforeAutospacing="1" w:after="100" w:afterAutospacing="1"/>
              <w:jc w:val="left"/>
              <w:rPr>
                <w:rFonts w:hint="default" w:ascii="Times New Roman" w:hAnsi="Times New Roman" w:cs="Times New Roman"/>
                <w:kern w:val="0"/>
                <w:sz w:val="21"/>
                <w:szCs w:val="21"/>
                <w:lang w:val="en-US" w:eastAsia="zh-CN" w:bidi="ar-SA"/>
              </w:rPr>
            </w:pPr>
            <w:r>
              <w:rPr>
                <w:rFonts w:hint="default" w:ascii="Times New Roman" w:hAnsi="Times New Roman" w:cs="Times New Roman"/>
                <w:kern w:val="0"/>
                <w:szCs w:val="21"/>
                <w:lang w:val="en-US"/>
              </w:rPr>
              <w:t>V2.004</w:t>
            </w:r>
          </w:p>
        </w:tc>
        <w:tc>
          <w:tcPr>
            <w:tcW w:w="1372" w:type="dxa"/>
            <w:noWrap w:val="0"/>
            <w:tcMar>
              <w:top w:w="0" w:type="dxa"/>
              <w:left w:w="108" w:type="dxa"/>
              <w:bottom w:w="0" w:type="dxa"/>
              <w:right w:w="108" w:type="dxa"/>
            </w:tcMar>
            <w:vAlign w:val="center"/>
          </w:tcPr>
          <w:p w14:paraId="5CDF104B">
            <w:pPr>
              <w:widowControl/>
              <w:spacing w:before="100" w:beforeAutospacing="1" w:after="100" w:afterAutospacing="1"/>
              <w:jc w:val="left"/>
              <w:rPr>
                <w:rFonts w:hint="default" w:ascii="Times New Roman" w:hAnsi="Times New Roman" w:cs="Times New Roman"/>
                <w:kern w:val="0"/>
                <w:sz w:val="21"/>
                <w:szCs w:val="21"/>
                <w:lang w:val="en-US" w:eastAsia="zh-CN" w:bidi="ar-SA"/>
              </w:rPr>
            </w:pPr>
            <w:r>
              <w:rPr>
                <w:rFonts w:hint="eastAsia" w:ascii="宋体" w:hAnsi="宋体"/>
                <w:kern w:val="0"/>
                <w:szCs w:val="21"/>
                <w:lang w:val="en-US" w:eastAsia="zh-CN"/>
              </w:rPr>
              <w:t>第四、五章</w:t>
            </w:r>
          </w:p>
        </w:tc>
        <w:tc>
          <w:tcPr>
            <w:tcW w:w="4505" w:type="dxa"/>
            <w:noWrap w:val="0"/>
            <w:tcMar>
              <w:top w:w="0" w:type="dxa"/>
              <w:left w:w="108" w:type="dxa"/>
              <w:bottom w:w="0" w:type="dxa"/>
              <w:right w:w="108" w:type="dxa"/>
            </w:tcMar>
            <w:vAlign w:val="center"/>
          </w:tcPr>
          <w:p w14:paraId="3D17568E">
            <w:pPr>
              <w:widowControl/>
              <w:spacing w:before="100" w:beforeAutospacing="1" w:after="100" w:afterAutospacing="1"/>
              <w:jc w:val="left"/>
              <w:rPr>
                <w:rFonts w:hint="default" w:ascii="Times New Roman" w:hAnsi="Times New Roman" w:cs="Times New Roman"/>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14.</w:t>
            </w:r>
            <w:r>
              <w:rPr>
                <w:rFonts w:hint="eastAsia"/>
                <w:kern w:val="0"/>
                <w:szCs w:val="21"/>
                <w:lang w:val="en-US" w:eastAsia="zh-CN"/>
              </w:rPr>
              <w:t>查询货物运输服务发票上传结果增加查询时间限制。</w:t>
            </w:r>
          </w:p>
        </w:tc>
        <w:tc>
          <w:tcPr>
            <w:tcW w:w="1240" w:type="dxa"/>
            <w:noWrap w:val="0"/>
            <w:tcMar>
              <w:top w:w="0" w:type="dxa"/>
              <w:left w:w="108" w:type="dxa"/>
              <w:bottom w:w="0" w:type="dxa"/>
              <w:right w:w="108" w:type="dxa"/>
            </w:tcMar>
            <w:vAlign w:val="center"/>
          </w:tcPr>
          <w:p w14:paraId="7722C1A1">
            <w:pPr>
              <w:widowControl/>
              <w:spacing w:before="100" w:beforeAutospacing="1" w:after="100" w:afterAutospacing="1"/>
              <w:jc w:val="left"/>
              <w:rPr>
                <w:rFonts w:hint="default" w:ascii="Times New Roman" w:hAnsi="Times New Roman" w:cs="Times New Roman"/>
                <w:kern w:val="0"/>
                <w:sz w:val="21"/>
                <w:szCs w:val="21"/>
                <w:lang w:val="en-US" w:eastAsia="zh-CN" w:bidi="ar-SA"/>
              </w:rPr>
            </w:pPr>
            <w:r>
              <w:rPr>
                <w:rFonts w:hint="default"/>
                <w:kern w:val="0"/>
                <w:szCs w:val="21"/>
                <w:lang w:val="en-US"/>
              </w:rPr>
              <w:t>2023.08.23</w:t>
            </w:r>
          </w:p>
        </w:tc>
      </w:tr>
      <w:tr w14:paraId="475A5E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2E23D7EB">
            <w:pPr>
              <w:widowControl/>
              <w:spacing w:before="100" w:beforeAutospacing="1" w:after="100" w:afterAutospacing="1"/>
              <w:jc w:val="left"/>
              <w:rPr>
                <w:rFonts w:hint="default" w:ascii="Times New Roman" w:hAnsi="Times New Roman" w:cs="Times New Roman"/>
                <w:kern w:val="0"/>
                <w:szCs w:val="21"/>
                <w:lang w:val="en-US"/>
              </w:rPr>
            </w:pPr>
          </w:p>
        </w:tc>
        <w:tc>
          <w:tcPr>
            <w:tcW w:w="1372" w:type="dxa"/>
            <w:noWrap w:val="0"/>
            <w:tcMar>
              <w:top w:w="0" w:type="dxa"/>
              <w:left w:w="108" w:type="dxa"/>
              <w:bottom w:w="0" w:type="dxa"/>
              <w:right w:w="108" w:type="dxa"/>
            </w:tcMar>
            <w:vAlign w:val="center"/>
          </w:tcPr>
          <w:p w14:paraId="7A4BED88">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4505" w:type="dxa"/>
            <w:noWrap w:val="0"/>
            <w:tcMar>
              <w:top w:w="0" w:type="dxa"/>
              <w:left w:w="108" w:type="dxa"/>
              <w:bottom w:w="0" w:type="dxa"/>
              <w:right w:w="108" w:type="dxa"/>
            </w:tcMar>
            <w:vAlign w:val="center"/>
          </w:tcPr>
          <w:p w14:paraId="689A8DFF">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1240" w:type="dxa"/>
            <w:noWrap w:val="0"/>
            <w:tcMar>
              <w:top w:w="0" w:type="dxa"/>
              <w:left w:w="108" w:type="dxa"/>
              <w:bottom w:w="0" w:type="dxa"/>
              <w:right w:w="108" w:type="dxa"/>
            </w:tcMar>
            <w:vAlign w:val="center"/>
          </w:tcPr>
          <w:p w14:paraId="2C78EB77">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2023.09.02</w:t>
            </w:r>
          </w:p>
        </w:tc>
      </w:tr>
      <w:tr w14:paraId="09684C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1C04306C">
            <w:pPr>
              <w:widowControl/>
              <w:spacing w:before="100" w:beforeAutospacing="1" w:after="100" w:afterAutospacing="1"/>
              <w:jc w:val="left"/>
              <w:rPr>
                <w:rFonts w:hint="default"/>
                <w:kern w:val="0"/>
                <w:sz w:val="21"/>
                <w:szCs w:val="21"/>
                <w:lang w:val="en-US" w:eastAsia="zh-CN" w:bidi="ar-SA"/>
              </w:rPr>
            </w:pPr>
            <w:bookmarkStart w:id="10" w:name="OLE_LINK19" w:colFirst="0" w:colLast="3"/>
            <w:r>
              <w:rPr>
                <w:rFonts w:hint="default"/>
                <w:kern w:val="0"/>
                <w:szCs w:val="21"/>
                <w:lang w:val="en-US"/>
              </w:rPr>
              <w:t>V2.005</w:t>
            </w:r>
          </w:p>
        </w:tc>
        <w:tc>
          <w:tcPr>
            <w:tcW w:w="1372" w:type="dxa"/>
            <w:noWrap w:val="0"/>
            <w:tcMar>
              <w:top w:w="0" w:type="dxa"/>
              <w:left w:w="108" w:type="dxa"/>
              <w:bottom w:w="0" w:type="dxa"/>
              <w:right w:w="108" w:type="dxa"/>
            </w:tcMar>
            <w:vAlign w:val="center"/>
          </w:tcPr>
          <w:p w14:paraId="70BABC9C">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4505" w:type="dxa"/>
            <w:noWrap w:val="0"/>
            <w:tcMar>
              <w:top w:w="0" w:type="dxa"/>
              <w:left w:w="108" w:type="dxa"/>
              <w:bottom w:w="0" w:type="dxa"/>
              <w:right w:w="108" w:type="dxa"/>
            </w:tcMar>
            <w:vAlign w:val="center"/>
          </w:tcPr>
          <w:p w14:paraId="6553B403">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业务逻辑校验增加非汇总项编码校验。</w:t>
            </w:r>
          </w:p>
        </w:tc>
        <w:tc>
          <w:tcPr>
            <w:tcW w:w="1240" w:type="dxa"/>
            <w:noWrap w:val="0"/>
            <w:tcMar>
              <w:top w:w="0" w:type="dxa"/>
              <w:left w:w="108" w:type="dxa"/>
              <w:bottom w:w="0" w:type="dxa"/>
              <w:right w:w="108" w:type="dxa"/>
            </w:tcMar>
            <w:vAlign w:val="center"/>
          </w:tcPr>
          <w:p w14:paraId="62515445">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tr w14:paraId="1454C0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5A6D8EBA">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V2.006</w:t>
            </w:r>
          </w:p>
        </w:tc>
        <w:tc>
          <w:tcPr>
            <w:tcW w:w="1372" w:type="dxa"/>
            <w:noWrap w:val="0"/>
            <w:tcMar>
              <w:top w:w="0" w:type="dxa"/>
              <w:left w:w="108" w:type="dxa"/>
              <w:bottom w:w="0" w:type="dxa"/>
              <w:right w:w="108" w:type="dxa"/>
            </w:tcMar>
            <w:vAlign w:val="center"/>
          </w:tcPr>
          <w:p w14:paraId="73FD661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32D0E97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三、开发指引：增加Unicode编码使用限制</w:t>
            </w:r>
          </w:p>
        </w:tc>
        <w:tc>
          <w:tcPr>
            <w:tcW w:w="1240" w:type="dxa"/>
            <w:noWrap w:val="0"/>
            <w:tcMar>
              <w:top w:w="0" w:type="dxa"/>
              <w:left w:w="108" w:type="dxa"/>
              <w:bottom w:w="0" w:type="dxa"/>
              <w:right w:w="108" w:type="dxa"/>
            </w:tcMar>
            <w:vAlign w:val="center"/>
          </w:tcPr>
          <w:p w14:paraId="7508D61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r>
      <w:tr w14:paraId="667594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03AAD7D3">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V2.007</w:t>
            </w:r>
          </w:p>
        </w:tc>
        <w:tc>
          <w:tcPr>
            <w:tcW w:w="1372" w:type="dxa"/>
            <w:noWrap w:val="0"/>
            <w:tcMar>
              <w:top w:w="0" w:type="dxa"/>
              <w:left w:w="108" w:type="dxa"/>
              <w:bottom w:w="0" w:type="dxa"/>
              <w:right w:w="108" w:type="dxa"/>
            </w:tcMar>
            <w:vAlign w:val="center"/>
          </w:tcPr>
          <w:p w14:paraId="1F497A4D">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4505" w:type="dxa"/>
            <w:noWrap w:val="0"/>
            <w:tcMar>
              <w:top w:w="0" w:type="dxa"/>
              <w:left w:w="108" w:type="dxa"/>
              <w:bottom w:w="0" w:type="dxa"/>
              <w:right w:w="108" w:type="dxa"/>
            </w:tcMar>
            <w:vAlign w:val="center"/>
          </w:tcPr>
          <w:p w14:paraId="309A5456">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业务逻辑校验增加购销方税号校验规则。</w:t>
            </w:r>
          </w:p>
        </w:tc>
        <w:tc>
          <w:tcPr>
            <w:tcW w:w="1240" w:type="dxa"/>
            <w:noWrap w:val="0"/>
            <w:tcMar>
              <w:top w:w="0" w:type="dxa"/>
              <w:left w:w="108" w:type="dxa"/>
              <w:bottom w:w="0" w:type="dxa"/>
              <w:right w:w="108" w:type="dxa"/>
            </w:tcMar>
            <w:vAlign w:val="center"/>
          </w:tcPr>
          <w:p w14:paraId="34F654A2">
            <w:pPr>
              <w:widowControl/>
              <w:spacing w:before="100" w:beforeAutospacing="1" w:after="100" w:afterAutospacing="1"/>
              <w:jc w:val="left"/>
              <w:rPr>
                <w:rFonts w:hint="default" w:eastAsia="宋体"/>
                <w:kern w:val="0"/>
                <w:sz w:val="21"/>
                <w:szCs w:val="21"/>
                <w:lang w:val="en-US" w:eastAsia="zh-CN" w:bidi="ar-SA"/>
              </w:rPr>
            </w:pPr>
            <w:r>
              <w:rPr>
                <w:rFonts w:hint="default"/>
                <w:kern w:val="0"/>
                <w:szCs w:val="21"/>
                <w:lang w:val="en-US"/>
              </w:rPr>
              <w:t>2023.1</w:t>
            </w:r>
            <w:r>
              <w:rPr>
                <w:rFonts w:hint="eastAsia"/>
                <w:kern w:val="0"/>
                <w:szCs w:val="21"/>
                <w:lang w:val="en-US" w:eastAsia="zh-CN"/>
              </w:rPr>
              <w:t>1</w:t>
            </w:r>
            <w:r>
              <w:rPr>
                <w:rFonts w:hint="default"/>
                <w:kern w:val="0"/>
                <w:szCs w:val="21"/>
                <w:lang w:val="en-US"/>
              </w:rPr>
              <w:t>.</w:t>
            </w:r>
            <w:r>
              <w:rPr>
                <w:rFonts w:hint="eastAsia"/>
                <w:kern w:val="0"/>
                <w:szCs w:val="21"/>
                <w:lang w:val="en-US" w:eastAsia="zh-CN"/>
              </w:rPr>
              <w:t>03</w:t>
            </w:r>
          </w:p>
        </w:tc>
      </w:tr>
      <w:tr w14:paraId="069156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40FAD312">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V2.008</w:t>
            </w:r>
          </w:p>
        </w:tc>
        <w:tc>
          <w:tcPr>
            <w:tcW w:w="1372" w:type="dxa"/>
            <w:noWrap w:val="0"/>
            <w:tcMar>
              <w:top w:w="0" w:type="dxa"/>
              <w:left w:w="108" w:type="dxa"/>
              <w:bottom w:w="0" w:type="dxa"/>
              <w:right w:w="108" w:type="dxa"/>
            </w:tcMar>
            <w:vAlign w:val="center"/>
          </w:tcPr>
          <w:p w14:paraId="4DAD07D8">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15ED5D8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1240" w:type="dxa"/>
            <w:noWrap w:val="0"/>
            <w:tcMar>
              <w:top w:w="0" w:type="dxa"/>
              <w:left w:w="108" w:type="dxa"/>
              <w:bottom w:w="0" w:type="dxa"/>
              <w:right w:w="108" w:type="dxa"/>
            </w:tcMar>
            <w:vAlign w:val="center"/>
          </w:tcPr>
          <w:p w14:paraId="3986A4B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613791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00AC65BB">
            <w:pPr>
              <w:widowControl/>
              <w:spacing w:before="100" w:beforeAutospacing="1" w:after="100" w:afterAutospacing="1"/>
              <w:jc w:val="left"/>
              <w:rPr>
                <w:rFonts w:hint="eastAsia" w:eastAsia="宋体"/>
                <w:kern w:val="0"/>
                <w:szCs w:val="21"/>
                <w:lang w:val="en-US" w:eastAsia="zh-CN"/>
              </w:rPr>
            </w:pPr>
          </w:p>
        </w:tc>
        <w:tc>
          <w:tcPr>
            <w:tcW w:w="1372" w:type="dxa"/>
            <w:noWrap w:val="0"/>
            <w:tcMar>
              <w:top w:w="0" w:type="dxa"/>
              <w:left w:w="108" w:type="dxa"/>
              <w:bottom w:w="0" w:type="dxa"/>
              <w:right w:w="108" w:type="dxa"/>
            </w:tcMar>
            <w:vAlign w:val="center"/>
          </w:tcPr>
          <w:p w14:paraId="2ED21BA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4505" w:type="dxa"/>
            <w:noWrap w:val="0"/>
            <w:tcMar>
              <w:top w:w="0" w:type="dxa"/>
              <w:left w:w="108" w:type="dxa"/>
              <w:bottom w:w="0" w:type="dxa"/>
              <w:right w:w="108" w:type="dxa"/>
            </w:tcMar>
            <w:vAlign w:val="center"/>
          </w:tcPr>
          <w:p w14:paraId="14B3A0F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18.查询发票汇总确认信息返回参数增加销售方纳税人识别号</w:t>
            </w:r>
          </w:p>
        </w:tc>
        <w:tc>
          <w:tcPr>
            <w:tcW w:w="1240" w:type="dxa"/>
            <w:noWrap w:val="0"/>
            <w:tcMar>
              <w:top w:w="0" w:type="dxa"/>
              <w:left w:w="108" w:type="dxa"/>
              <w:bottom w:w="0" w:type="dxa"/>
              <w:right w:w="108" w:type="dxa"/>
            </w:tcMar>
            <w:vAlign w:val="center"/>
          </w:tcPr>
          <w:p w14:paraId="314DD81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62311C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3D00CDD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V3.000</w:t>
            </w:r>
          </w:p>
        </w:tc>
        <w:tc>
          <w:tcPr>
            <w:tcW w:w="1372" w:type="dxa"/>
            <w:noWrap w:val="0"/>
            <w:tcMar>
              <w:top w:w="0" w:type="dxa"/>
              <w:left w:w="108" w:type="dxa"/>
              <w:bottom w:w="0" w:type="dxa"/>
              <w:right w:w="108" w:type="dxa"/>
            </w:tcMar>
            <w:vAlign w:val="center"/>
          </w:tcPr>
          <w:p w14:paraId="3FBF9DD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505" w:type="dxa"/>
            <w:noWrap w:val="0"/>
            <w:tcMar>
              <w:top w:w="0" w:type="dxa"/>
              <w:left w:w="108" w:type="dxa"/>
              <w:bottom w:w="0" w:type="dxa"/>
              <w:right w:w="108" w:type="dxa"/>
            </w:tcMar>
            <w:vAlign w:val="center"/>
          </w:tcPr>
          <w:p w14:paraId="1913B8A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第四章2.2.4.1合规性校验、2.2.4.2数据校验、2.2.4.3业务逻辑校验、3.2.3.3业务逻辑校验、5.2.4.1合规性校验、5.2.4.2数据校验增加差额征税发票相关校验。</w:t>
            </w:r>
            <w:r>
              <w:rPr>
                <w:rFonts w:hint="eastAsia" w:ascii="Times New Roman" w:hAnsi="Times New Roman" w:eastAsia="宋体" w:cs="Times New Roman"/>
                <w:kern w:val="0"/>
                <w:szCs w:val="21"/>
                <w:lang w:val="en-US" w:eastAsia="zh-CN"/>
              </w:rPr>
              <w:br w:type="textWrapping"/>
            </w:r>
            <w:bookmarkStart w:id="11" w:name="OLE_LINK21"/>
            <w:r>
              <w:rPr>
                <w:rFonts w:hint="eastAsia" w:ascii="Times New Roman" w:hAnsi="Times New Roman" w:eastAsia="宋体" w:cs="Times New Roman"/>
                <w:kern w:val="0"/>
                <w:szCs w:val="21"/>
                <w:lang w:val="en-US" w:eastAsia="zh-CN"/>
              </w:rPr>
              <w:t>第五章11.查询货物运输红字确认单明细信息返回参数增加差额征税类型代码、扣除额、优惠政策标识字段，</w:t>
            </w:r>
            <w:bookmarkEnd w:id="11"/>
            <w:r>
              <w:rPr>
                <w:rFonts w:hint="eastAsia" w:ascii="Times New Roman" w:hAnsi="Times New Roman" w:eastAsia="宋体" w:cs="Times New Roman"/>
                <w:kern w:val="0"/>
                <w:szCs w:val="21"/>
                <w:lang w:val="en-US" w:eastAsia="zh-CN"/>
              </w:rPr>
              <w:t>12.货物运输发票上传接口增加差额扣除清单，新增19.查询差额征收编码接口。</w:t>
            </w:r>
          </w:p>
        </w:tc>
        <w:tc>
          <w:tcPr>
            <w:tcW w:w="1240" w:type="dxa"/>
            <w:noWrap w:val="0"/>
            <w:tcMar>
              <w:top w:w="0" w:type="dxa"/>
              <w:left w:w="108" w:type="dxa"/>
              <w:bottom w:w="0" w:type="dxa"/>
              <w:right w:w="108" w:type="dxa"/>
            </w:tcMar>
            <w:vAlign w:val="center"/>
          </w:tcPr>
          <w:p w14:paraId="5C656D5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p>
        </w:tc>
      </w:tr>
      <w:tr w14:paraId="70B48C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09756EDD">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2" w:name="OLE_LINK22" w:colFirst="1" w:colLast="3"/>
          </w:p>
        </w:tc>
        <w:tc>
          <w:tcPr>
            <w:tcW w:w="1372" w:type="dxa"/>
            <w:noWrap w:val="0"/>
            <w:tcMar>
              <w:top w:w="0" w:type="dxa"/>
              <w:left w:w="108" w:type="dxa"/>
              <w:bottom w:w="0" w:type="dxa"/>
              <w:right w:w="108" w:type="dxa"/>
            </w:tcMar>
            <w:vAlign w:val="center"/>
          </w:tcPr>
          <w:p w14:paraId="03B6566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1C4265C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1240" w:type="dxa"/>
            <w:noWrap w:val="0"/>
            <w:tcMar>
              <w:top w:w="0" w:type="dxa"/>
              <w:left w:w="108" w:type="dxa"/>
              <w:bottom w:w="0" w:type="dxa"/>
              <w:right w:w="108" w:type="dxa"/>
            </w:tcMar>
            <w:vAlign w:val="center"/>
          </w:tcPr>
          <w:p w14:paraId="5A6AA9E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4A55AF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331EED1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1372" w:type="dxa"/>
            <w:noWrap w:val="0"/>
            <w:tcMar>
              <w:top w:w="0" w:type="dxa"/>
              <w:left w:w="108" w:type="dxa"/>
              <w:bottom w:w="0" w:type="dxa"/>
              <w:right w:w="108" w:type="dxa"/>
            </w:tcMar>
            <w:vAlign w:val="center"/>
          </w:tcPr>
          <w:p w14:paraId="3BF7A22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21FA256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1.2.6获取可用税收分类编码减按优惠政策标识描述调整。</w:t>
            </w:r>
          </w:p>
        </w:tc>
        <w:tc>
          <w:tcPr>
            <w:tcW w:w="1240" w:type="dxa"/>
            <w:noWrap w:val="0"/>
            <w:tcMar>
              <w:top w:w="0" w:type="dxa"/>
              <w:left w:w="108" w:type="dxa"/>
              <w:bottom w:w="0" w:type="dxa"/>
              <w:right w:w="108" w:type="dxa"/>
            </w:tcMar>
            <w:vAlign w:val="center"/>
          </w:tcPr>
          <w:p w14:paraId="3484803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2B9818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2842742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V3.002</w:t>
            </w:r>
          </w:p>
        </w:tc>
        <w:tc>
          <w:tcPr>
            <w:tcW w:w="1372" w:type="dxa"/>
            <w:noWrap w:val="0"/>
            <w:tcMar>
              <w:top w:w="0" w:type="dxa"/>
              <w:left w:w="108" w:type="dxa"/>
              <w:bottom w:w="0" w:type="dxa"/>
              <w:right w:w="108" w:type="dxa"/>
            </w:tcMar>
            <w:vAlign w:val="center"/>
          </w:tcPr>
          <w:p w14:paraId="4DD64A7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2D03B54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1240" w:type="dxa"/>
            <w:noWrap w:val="0"/>
            <w:tcMar>
              <w:top w:w="0" w:type="dxa"/>
              <w:left w:w="108" w:type="dxa"/>
              <w:bottom w:w="0" w:type="dxa"/>
              <w:right w:w="108" w:type="dxa"/>
            </w:tcMar>
            <w:vAlign w:val="center"/>
          </w:tcPr>
          <w:p w14:paraId="2B7A8E2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140382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03DBEEE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72" w:type="dxa"/>
            <w:noWrap w:val="0"/>
            <w:tcMar>
              <w:top w:w="0" w:type="dxa"/>
              <w:left w:w="108" w:type="dxa"/>
              <w:bottom w:w="0" w:type="dxa"/>
              <w:right w:w="108" w:type="dxa"/>
            </w:tcMar>
            <w:vAlign w:val="center"/>
          </w:tcPr>
          <w:p w14:paraId="0D2884B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46FCD4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2.2.4.1合规性校验、5.2.4.1合规性校验增加联用他用开票员校验规则。</w:t>
            </w:r>
          </w:p>
        </w:tc>
        <w:tc>
          <w:tcPr>
            <w:tcW w:w="1240" w:type="dxa"/>
            <w:noWrap w:val="0"/>
            <w:tcMar>
              <w:top w:w="0" w:type="dxa"/>
              <w:left w:w="108" w:type="dxa"/>
              <w:bottom w:w="0" w:type="dxa"/>
              <w:right w:w="108" w:type="dxa"/>
            </w:tcMar>
            <w:vAlign w:val="center"/>
          </w:tcPr>
          <w:p w14:paraId="4873DC6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5D6F6A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5C01180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V3.003</w:t>
            </w:r>
          </w:p>
        </w:tc>
        <w:tc>
          <w:tcPr>
            <w:tcW w:w="1372" w:type="dxa"/>
            <w:noWrap w:val="0"/>
            <w:tcMar>
              <w:top w:w="0" w:type="dxa"/>
              <w:left w:w="108" w:type="dxa"/>
              <w:bottom w:w="0" w:type="dxa"/>
              <w:right w:w="108" w:type="dxa"/>
            </w:tcMar>
            <w:vAlign w:val="center"/>
          </w:tcPr>
          <w:p w14:paraId="439DBD4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55C6D8C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1240" w:type="dxa"/>
            <w:noWrap w:val="0"/>
            <w:tcMar>
              <w:top w:w="0" w:type="dxa"/>
              <w:left w:w="108" w:type="dxa"/>
              <w:bottom w:w="0" w:type="dxa"/>
              <w:right w:w="108" w:type="dxa"/>
            </w:tcMar>
            <w:vAlign w:val="center"/>
          </w:tcPr>
          <w:p w14:paraId="5035D206">
            <w:pPr>
              <w:bidi w:val="0"/>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9C67C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4E62FD4F">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13" w:name="OLE_LINK24"/>
            <w:r>
              <w:rPr>
                <w:rFonts w:hint="eastAsia" w:ascii="Times New Roman" w:hAnsi="Times New Roman" w:eastAsia="宋体" w:cs="Times New Roman"/>
                <w:kern w:val="0"/>
                <w:szCs w:val="21"/>
                <w:lang w:val="en-US" w:eastAsia="zh-CN"/>
              </w:rPr>
              <w:t>V3.0</w:t>
            </w:r>
            <w:bookmarkEnd w:id="13"/>
            <w:r>
              <w:rPr>
                <w:rFonts w:hint="eastAsia" w:ascii="Times New Roman" w:hAnsi="Times New Roman" w:eastAsia="宋体" w:cs="Times New Roman"/>
                <w:kern w:val="0"/>
                <w:szCs w:val="21"/>
                <w:lang w:val="en-US" w:eastAsia="zh-CN"/>
              </w:rPr>
              <w:t>04</w:t>
            </w:r>
          </w:p>
        </w:tc>
        <w:tc>
          <w:tcPr>
            <w:tcW w:w="1372" w:type="dxa"/>
            <w:noWrap w:val="0"/>
            <w:tcMar>
              <w:top w:w="0" w:type="dxa"/>
              <w:left w:w="108" w:type="dxa"/>
              <w:bottom w:w="0" w:type="dxa"/>
              <w:right w:w="108" w:type="dxa"/>
            </w:tcMar>
            <w:vAlign w:val="center"/>
          </w:tcPr>
          <w:p w14:paraId="0B2CF7D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07F5B96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1240" w:type="dxa"/>
            <w:noWrap w:val="0"/>
            <w:tcMar>
              <w:top w:w="0" w:type="dxa"/>
              <w:left w:w="108" w:type="dxa"/>
              <w:bottom w:w="0" w:type="dxa"/>
              <w:right w:w="108" w:type="dxa"/>
            </w:tcMar>
            <w:vAlign w:val="center"/>
          </w:tcPr>
          <w:p w14:paraId="51915CD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A8BCE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4D9D751E">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72" w:type="dxa"/>
            <w:noWrap w:val="0"/>
            <w:tcMar>
              <w:top w:w="0" w:type="dxa"/>
              <w:left w:w="108" w:type="dxa"/>
              <w:bottom w:w="0" w:type="dxa"/>
              <w:right w:w="108" w:type="dxa"/>
            </w:tcMar>
            <w:vAlign w:val="center"/>
          </w:tcPr>
          <w:p w14:paraId="03D459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4505" w:type="dxa"/>
            <w:noWrap w:val="0"/>
            <w:tcMar>
              <w:top w:w="0" w:type="dxa"/>
              <w:left w:w="108" w:type="dxa"/>
              <w:bottom w:w="0" w:type="dxa"/>
              <w:right w:w="108" w:type="dxa"/>
            </w:tcMar>
            <w:vAlign w:val="center"/>
          </w:tcPr>
          <w:p w14:paraId="66AB527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12.货物运输发票上传增加“运输工具种类”备注增加内容</w:t>
            </w:r>
          </w:p>
        </w:tc>
        <w:tc>
          <w:tcPr>
            <w:tcW w:w="1240" w:type="dxa"/>
            <w:noWrap w:val="0"/>
            <w:tcMar>
              <w:top w:w="0" w:type="dxa"/>
              <w:left w:w="108" w:type="dxa"/>
              <w:bottom w:w="0" w:type="dxa"/>
              <w:right w:w="108" w:type="dxa"/>
            </w:tcMar>
            <w:vAlign w:val="center"/>
          </w:tcPr>
          <w:p w14:paraId="40899EF9">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766A4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6294326A">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72" w:type="dxa"/>
            <w:noWrap w:val="0"/>
            <w:tcMar>
              <w:top w:w="0" w:type="dxa"/>
              <w:left w:w="108" w:type="dxa"/>
              <w:bottom w:w="0" w:type="dxa"/>
              <w:right w:w="108" w:type="dxa"/>
            </w:tcMar>
            <w:vAlign w:val="center"/>
          </w:tcPr>
          <w:p w14:paraId="0CBD340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1B4C3D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1240" w:type="dxa"/>
            <w:noWrap w:val="0"/>
            <w:tcMar>
              <w:top w:w="0" w:type="dxa"/>
              <w:left w:w="108" w:type="dxa"/>
              <w:bottom w:w="0" w:type="dxa"/>
              <w:right w:w="108" w:type="dxa"/>
            </w:tcMar>
            <w:vAlign w:val="center"/>
          </w:tcPr>
          <w:p w14:paraId="484B00D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750084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noWrap w:val="0"/>
            <w:tcMar>
              <w:top w:w="0" w:type="dxa"/>
              <w:left w:w="108" w:type="dxa"/>
              <w:bottom w:w="0" w:type="dxa"/>
              <w:right w:w="108" w:type="dxa"/>
            </w:tcMar>
            <w:vAlign w:val="center"/>
          </w:tcPr>
          <w:p w14:paraId="27F3189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w:t>
            </w:r>
            <w:r>
              <w:rPr>
                <w:rFonts w:hint="eastAsia" w:cs="Times New Roman"/>
                <w:kern w:val="0"/>
                <w:szCs w:val="21"/>
                <w:lang w:val="en-US" w:eastAsia="zh-CN"/>
              </w:rPr>
              <w:t>5</w:t>
            </w:r>
          </w:p>
        </w:tc>
        <w:tc>
          <w:tcPr>
            <w:tcW w:w="1372" w:type="dxa"/>
            <w:noWrap w:val="0"/>
            <w:tcMar>
              <w:top w:w="0" w:type="dxa"/>
              <w:left w:w="108" w:type="dxa"/>
              <w:bottom w:w="0" w:type="dxa"/>
              <w:right w:w="108" w:type="dxa"/>
            </w:tcMar>
            <w:vAlign w:val="center"/>
          </w:tcPr>
          <w:p w14:paraId="162E179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505" w:type="dxa"/>
            <w:noWrap w:val="0"/>
            <w:tcMar>
              <w:top w:w="0" w:type="dxa"/>
              <w:left w:w="108" w:type="dxa"/>
              <w:bottom w:w="0" w:type="dxa"/>
              <w:right w:w="108" w:type="dxa"/>
            </w:tcMar>
            <w:vAlign w:val="center"/>
          </w:tcPr>
          <w:p w14:paraId="10DAAAE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1240" w:type="dxa"/>
            <w:noWrap w:val="0"/>
            <w:tcMar>
              <w:top w:w="0" w:type="dxa"/>
              <w:left w:w="108" w:type="dxa"/>
              <w:bottom w:w="0" w:type="dxa"/>
              <w:right w:w="108" w:type="dxa"/>
            </w:tcMar>
            <w:vAlign w:val="center"/>
          </w:tcPr>
          <w:p w14:paraId="5615E285">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EF4E4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21185C8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1372" w:type="dxa"/>
            <w:noWrap w:val="0"/>
            <w:tcMar>
              <w:top w:w="0" w:type="dxa"/>
              <w:left w:w="108" w:type="dxa"/>
              <w:bottom w:w="0" w:type="dxa"/>
              <w:right w:w="108" w:type="dxa"/>
            </w:tcMar>
            <w:vAlign w:val="center"/>
          </w:tcPr>
          <w:p w14:paraId="5CD985D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noWrap w:val="0"/>
            <w:tcMar>
              <w:top w:w="0" w:type="dxa"/>
              <w:left w:w="108" w:type="dxa"/>
              <w:bottom w:w="0" w:type="dxa"/>
              <w:right w:w="108" w:type="dxa"/>
            </w:tcMar>
            <w:vAlign w:val="center"/>
          </w:tcPr>
          <w:p w14:paraId="33F34A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1240" w:type="dxa"/>
            <w:noWrap w:val="0"/>
            <w:tcMar>
              <w:top w:w="0" w:type="dxa"/>
              <w:left w:w="108" w:type="dxa"/>
              <w:bottom w:w="0" w:type="dxa"/>
              <w:right w:w="108" w:type="dxa"/>
            </w:tcMar>
            <w:vAlign w:val="center"/>
          </w:tcPr>
          <w:p w14:paraId="0CB4FCBC">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4D3CF5D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63FEE1C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72" w:type="dxa"/>
            <w:noWrap w:val="0"/>
            <w:tcMar>
              <w:top w:w="0" w:type="dxa"/>
              <w:left w:w="108" w:type="dxa"/>
              <w:bottom w:w="0" w:type="dxa"/>
              <w:right w:w="108" w:type="dxa"/>
            </w:tcMar>
            <w:vAlign w:val="center"/>
          </w:tcPr>
          <w:p w14:paraId="64CC343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505" w:type="dxa"/>
            <w:noWrap w:val="0"/>
            <w:tcMar>
              <w:top w:w="0" w:type="dxa"/>
              <w:left w:w="108" w:type="dxa"/>
              <w:bottom w:w="0" w:type="dxa"/>
              <w:right w:w="108" w:type="dxa"/>
            </w:tcMar>
            <w:vAlign w:val="center"/>
          </w:tcPr>
          <w:p w14:paraId="7889BFC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第四章5.2.4.1调整备注长度；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12.货物运输发票</w:t>
            </w:r>
            <w:r>
              <w:rPr>
                <w:rFonts w:hint="eastAsia" w:ascii="Times New Roman" w:hAnsi="Times New Roman" w:eastAsia="宋体" w:cs="Times New Roman"/>
                <w:kern w:val="0"/>
                <w:szCs w:val="21"/>
                <w:lang w:val="en-US" w:eastAsia="zh-CN"/>
              </w:rPr>
              <w:t>上传调整备注字段说明。</w:t>
            </w:r>
          </w:p>
        </w:tc>
        <w:tc>
          <w:tcPr>
            <w:tcW w:w="1240" w:type="dxa"/>
            <w:noWrap w:val="0"/>
            <w:tcMar>
              <w:top w:w="0" w:type="dxa"/>
              <w:left w:w="108" w:type="dxa"/>
              <w:bottom w:w="0" w:type="dxa"/>
              <w:right w:w="108" w:type="dxa"/>
            </w:tcMar>
            <w:vAlign w:val="center"/>
          </w:tcPr>
          <w:p w14:paraId="7285891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64A907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restart"/>
            <w:noWrap w:val="0"/>
            <w:tcMar>
              <w:top w:w="0" w:type="dxa"/>
              <w:left w:w="108" w:type="dxa"/>
              <w:bottom w:w="0" w:type="dxa"/>
              <w:right w:w="108" w:type="dxa"/>
            </w:tcMar>
            <w:vAlign w:val="center"/>
          </w:tcPr>
          <w:p w14:paraId="6469C7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7</w:t>
            </w:r>
          </w:p>
        </w:tc>
        <w:tc>
          <w:tcPr>
            <w:tcW w:w="1372" w:type="dxa"/>
            <w:noWrap w:val="0"/>
            <w:tcMar>
              <w:top w:w="0" w:type="dxa"/>
              <w:left w:w="108" w:type="dxa"/>
              <w:bottom w:w="0" w:type="dxa"/>
              <w:right w:w="108" w:type="dxa"/>
            </w:tcMar>
            <w:vAlign w:val="center"/>
          </w:tcPr>
          <w:p w14:paraId="7A425A8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4505" w:type="dxa"/>
            <w:noWrap w:val="0"/>
            <w:tcMar>
              <w:top w:w="0" w:type="dxa"/>
              <w:left w:w="108" w:type="dxa"/>
              <w:bottom w:w="0" w:type="dxa"/>
              <w:right w:w="108" w:type="dxa"/>
            </w:tcMar>
            <w:vAlign w:val="center"/>
          </w:tcPr>
          <w:p w14:paraId="3F072A4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12.货物运输发票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增加发票开具方式代码字段。</w:t>
            </w:r>
          </w:p>
        </w:tc>
        <w:tc>
          <w:tcPr>
            <w:tcW w:w="1240" w:type="dxa"/>
            <w:noWrap w:val="0"/>
            <w:tcMar>
              <w:top w:w="0" w:type="dxa"/>
              <w:left w:w="108" w:type="dxa"/>
              <w:bottom w:w="0" w:type="dxa"/>
              <w:right w:w="108" w:type="dxa"/>
            </w:tcMar>
            <w:vAlign w:val="center"/>
          </w:tcPr>
          <w:p w14:paraId="19D6CFC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11428E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961" w:type="dxa"/>
            <w:vMerge w:val="continue"/>
            <w:noWrap w:val="0"/>
            <w:tcMar>
              <w:top w:w="0" w:type="dxa"/>
              <w:left w:w="108" w:type="dxa"/>
              <w:bottom w:w="0" w:type="dxa"/>
              <w:right w:w="108" w:type="dxa"/>
            </w:tcMar>
            <w:vAlign w:val="center"/>
          </w:tcPr>
          <w:p w14:paraId="77D833EF">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372" w:type="dxa"/>
            <w:noWrap w:val="0"/>
            <w:tcMar>
              <w:top w:w="0" w:type="dxa"/>
              <w:left w:w="108" w:type="dxa"/>
              <w:bottom w:w="0" w:type="dxa"/>
              <w:right w:w="108" w:type="dxa"/>
            </w:tcMar>
            <w:vAlign w:val="center"/>
          </w:tcPr>
          <w:p w14:paraId="076290E8">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第四、五、六章</w:t>
            </w:r>
          </w:p>
        </w:tc>
        <w:tc>
          <w:tcPr>
            <w:tcW w:w="4505" w:type="dxa"/>
            <w:noWrap w:val="0"/>
            <w:tcMar>
              <w:top w:w="0" w:type="dxa"/>
              <w:left w:w="108" w:type="dxa"/>
              <w:bottom w:w="0" w:type="dxa"/>
              <w:right w:w="108" w:type="dxa"/>
            </w:tcMar>
            <w:vAlign w:val="center"/>
          </w:tcPr>
          <w:p w14:paraId="4ED9265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第四章2.2.4.1、5.2.4.1合规性校验增加购买方自然人信息（自然人证件类型、自然人证件号码自然人国籍代码）字段；2.2.4.3、5.2.4.2业务逻辑校验增加自然人信息相关校验规则。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12.货物运输发票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增加购买方自然人信息（自然人证件类型、自然人证件号码自然人国籍代码）字段。</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新增第六章附件一、国籍代码。</w:t>
            </w:r>
          </w:p>
        </w:tc>
        <w:tc>
          <w:tcPr>
            <w:tcW w:w="1240" w:type="dxa"/>
            <w:noWrap w:val="0"/>
            <w:tcMar>
              <w:top w:w="0" w:type="dxa"/>
              <w:left w:w="108" w:type="dxa"/>
              <w:bottom w:w="0" w:type="dxa"/>
              <w:right w:w="108" w:type="dxa"/>
            </w:tcMar>
            <w:vAlign w:val="center"/>
          </w:tcPr>
          <w:p w14:paraId="781407D2">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52661B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ins w:id="1" w:author="曹桂僮" w:date="2025-06-10T15:02:33Z"/>
        </w:trPr>
        <w:tc>
          <w:tcPr>
            <w:tcW w:w="961" w:type="dxa"/>
            <w:shd w:val="clear" w:color="auto" w:fill="auto"/>
            <w:noWrap w:val="0"/>
            <w:tcMar>
              <w:top w:w="0" w:type="dxa"/>
              <w:left w:w="108" w:type="dxa"/>
              <w:bottom w:w="0" w:type="dxa"/>
              <w:right w:w="108" w:type="dxa"/>
            </w:tcMar>
            <w:vAlign w:val="center"/>
          </w:tcPr>
          <w:p w14:paraId="290143CC">
            <w:pPr>
              <w:pStyle w:val="40"/>
              <w:bidi w:val="0"/>
              <w:ind w:left="0" w:leftChars="0" w:right="0" w:rightChars="0"/>
              <w:jc w:val="left"/>
              <w:rPr>
                <w:ins w:id="2" w:author="曹桂僮" w:date="2025-06-10T15:02:33Z"/>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del w:id="3" w:author="曹桂僮" w:date="2025-06-10T15:02:39Z">
              <w:r>
                <w:rPr>
                  <w:rFonts w:hint="default"/>
                  <w:lang w:val="en-US" w:eastAsia="zh-CN"/>
                </w:rPr>
                <w:delText>13</w:delText>
              </w:r>
            </w:del>
            <w:ins w:id="4" w:author="曹桂僮" w:date="2025-06-10T15:02:39Z">
              <w:r>
                <w:rPr>
                  <w:rFonts w:hint="eastAsia"/>
                  <w:lang w:val="en-US" w:eastAsia="zh-CN"/>
                </w:rPr>
                <w:t>08</w:t>
              </w:r>
            </w:ins>
          </w:p>
        </w:tc>
        <w:tc>
          <w:tcPr>
            <w:tcW w:w="1372" w:type="dxa"/>
            <w:shd w:val="clear" w:color="auto" w:fill="auto"/>
            <w:noWrap w:val="0"/>
            <w:tcMar>
              <w:top w:w="0" w:type="dxa"/>
              <w:left w:w="108" w:type="dxa"/>
              <w:bottom w:w="0" w:type="dxa"/>
              <w:right w:w="108" w:type="dxa"/>
            </w:tcMar>
            <w:vAlign w:val="center"/>
          </w:tcPr>
          <w:p w14:paraId="04A44A2D">
            <w:pPr>
              <w:widowControl/>
              <w:spacing w:before="100" w:beforeAutospacing="1" w:after="100" w:afterAutospacing="1"/>
              <w:jc w:val="left"/>
              <w:rPr>
                <w:ins w:id="5" w:author="曹桂僮" w:date="2025-06-10T15:02:33Z"/>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5" w:type="dxa"/>
            <w:shd w:val="clear" w:color="auto" w:fill="auto"/>
            <w:noWrap w:val="0"/>
            <w:tcMar>
              <w:top w:w="0" w:type="dxa"/>
              <w:left w:w="108" w:type="dxa"/>
              <w:bottom w:w="0" w:type="dxa"/>
              <w:right w:w="108" w:type="dxa"/>
            </w:tcMar>
            <w:vAlign w:val="center"/>
          </w:tcPr>
          <w:p w14:paraId="2C5DD1C8">
            <w:pPr>
              <w:widowControl/>
              <w:spacing w:before="100" w:beforeAutospacing="1" w:after="100" w:afterAutospacing="1"/>
              <w:jc w:val="left"/>
              <w:rPr>
                <w:ins w:id="6" w:author="曹桂僮" w:date="2025-06-10T15:02:33Z"/>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1240" w:type="dxa"/>
            <w:shd w:val="clear" w:color="auto" w:fill="auto"/>
            <w:noWrap w:val="0"/>
            <w:tcMar>
              <w:top w:w="0" w:type="dxa"/>
              <w:left w:w="108" w:type="dxa"/>
              <w:bottom w:w="0" w:type="dxa"/>
              <w:right w:w="108" w:type="dxa"/>
            </w:tcMar>
            <w:vAlign w:val="center"/>
          </w:tcPr>
          <w:p w14:paraId="1373F311">
            <w:pPr>
              <w:widowControl/>
              <w:spacing w:before="100" w:beforeAutospacing="1" w:after="100" w:afterAutospacing="1"/>
              <w:jc w:val="left"/>
              <w:rPr>
                <w:ins w:id="7" w:author="曹桂僮" w:date="2025-06-10T15:02:33Z"/>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bookmarkEnd w:id="9"/>
      <w:bookmarkEnd w:id="10"/>
      <w:bookmarkEnd w:id="12"/>
    </w:tbl>
    <w:p w14:paraId="1241EC9B">
      <w:pPr>
        <w:widowControl/>
        <w:spacing w:before="120" w:after="120" w:line="360" w:lineRule="atLeast"/>
        <w:jc w:val="center"/>
        <w:rPr>
          <w:rFonts w:eastAsia="黑体"/>
          <w:b/>
          <w:bCs/>
          <w:color w:val="000000"/>
          <w:kern w:val="0"/>
          <w:sz w:val="44"/>
          <w:szCs w:val="44"/>
        </w:rPr>
      </w:pPr>
      <w:r>
        <w:rPr>
          <w:rFonts w:eastAsia="黑体"/>
          <w:b/>
          <w:bCs/>
          <w:color w:val="000000"/>
          <w:kern w:val="0"/>
          <w:sz w:val="44"/>
          <w:szCs w:val="44"/>
        </w:rPr>
        <w:br w:type="page"/>
      </w:r>
      <w:r>
        <w:rPr>
          <w:rFonts w:eastAsia="黑体"/>
          <w:b/>
          <w:bCs/>
          <w:color w:val="000000"/>
          <w:kern w:val="0"/>
          <w:sz w:val="44"/>
          <w:szCs w:val="44"/>
        </w:rPr>
        <w:t>目</w:t>
      </w:r>
      <w:r>
        <w:rPr>
          <w:rFonts w:hint="eastAsia" w:eastAsia="黑体"/>
          <w:b/>
          <w:bCs/>
          <w:color w:val="000000"/>
          <w:kern w:val="0"/>
          <w:sz w:val="44"/>
          <w:szCs w:val="44"/>
          <w:lang w:val="en-US" w:eastAsia="zh-CN"/>
        </w:rPr>
        <w:t xml:space="preserve"> </w:t>
      </w:r>
      <w:r>
        <w:rPr>
          <w:rFonts w:eastAsia="黑体"/>
          <w:b/>
          <w:bCs/>
          <w:color w:val="000000"/>
          <w:kern w:val="0"/>
          <w:sz w:val="44"/>
          <w:szCs w:val="44"/>
        </w:rPr>
        <w:t>录</w:t>
      </w:r>
    </w:p>
    <w:p w14:paraId="4F935705">
      <w:pPr>
        <w:pStyle w:val="20"/>
        <w:tabs>
          <w:tab w:val="right" w:leader="dot" w:pos="8306"/>
        </w:tabs>
      </w:pPr>
      <w:r>
        <w:fldChar w:fldCharType="begin"/>
      </w:r>
      <w:r>
        <w:instrText xml:space="preserve">TOC \o "1-3" \h \u </w:instrText>
      </w:r>
      <w:r>
        <w:fldChar w:fldCharType="separate"/>
      </w:r>
      <w:r>
        <w:fldChar w:fldCharType="begin"/>
      </w:r>
      <w:r>
        <w:instrText xml:space="preserve"> HYPERLINK \l _Toc21828 </w:instrText>
      </w:r>
      <w:r>
        <w:fldChar w:fldCharType="separate"/>
      </w:r>
      <w:r>
        <w:rPr>
          <w:rFonts w:hint="default" w:ascii="Times New Roman" w:hAnsi="Times New Roman"/>
          <w:szCs w:val="32"/>
        </w:rPr>
        <w:t>一、阅读指引</w:t>
      </w:r>
      <w:r>
        <w:tab/>
      </w:r>
      <w:r>
        <w:fldChar w:fldCharType="begin"/>
      </w:r>
      <w:r>
        <w:instrText xml:space="preserve"> PAGEREF _Toc21828 \h </w:instrText>
      </w:r>
      <w:r>
        <w:fldChar w:fldCharType="separate"/>
      </w:r>
      <w:r>
        <w:t>7</w:t>
      </w:r>
      <w:r>
        <w:fldChar w:fldCharType="end"/>
      </w:r>
      <w:r>
        <w:fldChar w:fldCharType="end"/>
      </w:r>
    </w:p>
    <w:p w14:paraId="2D3211C4">
      <w:pPr>
        <w:pStyle w:val="20"/>
        <w:tabs>
          <w:tab w:val="right" w:leader="dot" w:pos="8306"/>
        </w:tabs>
      </w:pPr>
      <w:r>
        <w:fldChar w:fldCharType="begin"/>
      </w:r>
      <w:r>
        <w:instrText xml:space="preserve"> HYPERLINK \l _Toc10992 </w:instrText>
      </w:r>
      <w:r>
        <w:fldChar w:fldCharType="separate"/>
      </w:r>
      <w:r>
        <w:rPr>
          <w:rFonts w:hint="default" w:ascii="Times New Roman" w:hAnsi="Times New Roman"/>
          <w:szCs w:val="32"/>
        </w:rPr>
        <w:t>二、能力介绍</w:t>
      </w:r>
      <w:r>
        <w:tab/>
      </w:r>
      <w:r>
        <w:fldChar w:fldCharType="begin"/>
      </w:r>
      <w:r>
        <w:instrText xml:space="preserve"> PAGEREF _Toc10992 \h </w:instrText>
      </w:r>
      <w:r>
        <w:fldChar w:fldCharType="separate"/>
      </w:r>
      <w:r>
        <w:t>7</w:t>
      </w:r>
      <w:r>
        <w:fldChar w:fldCharType="end"/>
      </w:r>
      <w:r>
        <w:fldChar w:fldCharType="end"/>
      </w:r>
    </w:p>
    <w:p w14:paraId="1FBD6054">
      <w:pPr>
        <w:pStyle w:val="23"/>
        <w:tabs>
          <w:tab w:val="right" w:leader="dot" w:pos="8306"/>
        </w:tabs>
      </w:pPr>
      <w:r>
        <w:fldChar w:fldCharType="begin"/>
      </w:r>
      <w:r>
        <w:instrText xml:space="preserve"> HYPERLINK \l _Toc8191 </w:instrText>
      </w:r>
      <w:r>
        <w:fldChar w:fldCharType="separate"/>
      </w:r>
      <w:r>
        <w:rPr>
          <w:rFonts w:hint="default" w:ascii="Times New Roman" w:hAnsi="Times New Roman"/>
          <w:szCs w:val="28"/>
        </w:rPr>
        <w:t>（一）能力简介</w:t>
      </w:r>
      <w:r>
        <w:tab/>
      </w:r>
      <w:r>
        <w:fldChar w:fldCharType="begin"/>
      </w:r>
      <w:r>
        <w:instrText xml:space="preserve"> PAGEREF _Toc8191 \h </w:instrText>
      </w:r>
      <w:r>
        <w:fldChar w:fldCharType="separate"/>
      </w:r>
      <w:r>
        <w:t>7</w:t>
      </w:r>
      <w:r>
        <w:fldChar w:fldCharType="end"/>
      </w:r>
      <w:r>
        <w:fldChar w:fldCharType="end"/>
      </w:r>
    </w:p>
    <w:p w14:paraId="4090173C">
      <w:pPr>
        <w:pStyle w:val="23"/>
        <w:tabs>
          <w:tab w:val="right" w:leader="dot" w:pos="8306"/>
        </w:tabs>
      </w:pPr>
      <w:r>
        <w:fldChar w:fldCharType="begin"/>
      </w:r>
      <w:r>
        <w:instrText xml:space="preserve"> HYPERLINK \l _Toc16586 </w:instrText>
      </w:r>
      <w:r>
        <w:fldChar w:fldCharType="separate"/>
      </w:r>
      <w:r>
        <w:rPr>
          <w:rFonts w:hint="default" w:ascii="Times New Roman" w:hAnsi="Times New Roman"/>
          <w:szCs w:val="28"/>
        </w:rPr>
        <w:t>（二）应用案例</w:t>
      </w:r>
      <w:r>
        <w:tab/>
      </w:r>
      <w:r>
        <w:fldChar w:fldCharType="begin"/>
      </w:r>
      <w:r>
        <w:instrText xml:space="preserve"> PAGEREF _Toc16586 \h </w:instrText>
      </w:r>
      <w:r>
        <w:fldChar w:fldCharType="separate"/>
      </w:r>
      <w:r>
        <w:t>7</w:t>
      </w:r>
      <w:r>
        <w:fldChar w:fldCharType="end"/>
      </w:r>
      <w:r>
        <w:fldChar w:fldCharType="end"/>
      </w:r>
    </w:p>
    <w:p w14:paraId="1C9980E2">
      <w:pPr>
        <w:pStyle w:val="23"/>
        <w:tabs>
          <w:tab w:val="right" w:leader="dot" w:pos="8306"/>
        </w:tabs>
      </w:pPr>
      <w:r>
        <w:fldChar w:fldCharType="begin"/>
      </w:r>
      <w:r>
        <w:instrText xml:space="preserve"> HYPERLINK \l _Toc30707 </w:instrText>
      </w:r>
      <w:r>
        <w:fldChar w:fldCharType="separate"/>
      </w:r>
      <w:r>
        <w:rPr>
          <w:rFonts w:hint="default" w:ascii="Times New Roman" w:hAnsi="Times New Roman"/>
          <w:szCs w:val="28"/>
        </w:rPr>
        <w:t>（</w:t>
      </w:r>
      <w:r>
        <w:rPr>
          <w:rFonts w:hint="eastAsia" w:ascii="Times New Roman" w:hAnsi="Times New Roman"/>
          <w:szCs w:val="28"/>
          <w:lang w:val="en-US" w:eastAsia="zh-CN"/>
        </w:rPr>
        <w:t>三</w:t>
      </w:r>
      <w:r>
        <w:rPr>
          <w:rFonts w:hint="default" w:ascii="Times New Roman" w:hAnsi="Times New Roman"/>
          <w:szCs w:val="28"/>
        </w:rPr>
        <w:t>）名词解释</w:t>
      </w:r>
      <w:r>
        <w:tab/>
      </w:r>
      <w:r>
        <w:fldChar w:fldCharType="begin"/>
      </w:r>
      <w:r>
        <w:instrText xml:space="preserve"> PAGEREF _Toc30707 \h </w:instrText>
      </w:r>
      <w:r>
        <w:fldChar w:fldCharType="separate"/>
      </w:r>
      <w:r>
        <w:t>7</w:t>
      </w:r>
      <w:r>
        <w:fldChar w:fldCharType="end"/>
      </w:r>
      <w:r>
        <w:fldChar w:fldCharType="end"/>
      </w:r>
    </w:p>
    <w:p w14:paraId="1741D15E">
      <w:pPr>
        <w:pStyle w:val="23"/>
        <w:tabs>
          <w:tab w:val="right" w:leader="dot" w:pos="8306"/>
        </w:tabs>
      </w:pPr>
      <w:r>
        <w:fldChar w:fldCharType="begin"/>
      </w:r>
      <w:r>
        <w:instrText xml:space="preserve"> HYPERLINK \l _Toc31116 </w:instrText>
      </w:r>
      <w:r>
        <w:fldChar w:fldCharType="separate"/>
      </w:r>
      <w:r>
        <w:rPr>
          <w:rFonts w:hint="default" w:ascii="Times New Roman" w:hAnsi="Times New Roman"/>
          <w:szCs w:val="28"/>
        </w:rPr>
        <w:t>（</w:t>
      </w:r>
      <w:r>
        <w:rPr>
          <w:rFonts w:hint="eastAsia" w:ascii="Times New Roman" w:hAnsi="Times New Roman"/>
          <w:szCs w:val="28"/>
          <w:lang w:val="en-US" w:eastAsia="zh-CN"/>
        </w:rPr>
        <w:t>四</w:t>
      </w:r>
      <w:r>
        <w:rPr>
          <w:rFonts w:hint="default" w:ascii="Times New Roman" w:hAnsi="Times New Roman"/>
          <w:szCs w:val="28"/>
        </w:rPr>
        <w:t>）扩展阅读</w:t>
      </w:r>
      <w:r>
        <w:tab/>
      </w:r>
      <w:r>
        <w:fldChar w:fldCharType="begin"/>
      </w:r>
      <w:r>
        <w:instrText xml:space="preserve"> PAGEREF _Toc31116 \h </w:instrText>
      </w:r>
      <w:r>
        <w:fldChar w:fldCharType="separate"/>
      </w:r>
      <w:r>
        <w:t>8</w:t>
      </w:r>
      <w:r>
        <w:fldChar w:fldCharType="end"/>
      </w:r>
      <w:r>
        <w:fldChar w:fldCharType="end"/>
      </w:r>
    </w:p>
    <w:p w14:paraId="75ECE2EB">
      <w:pPr>
        <w:pStyle w:val="20"/>
        <w:tabs>
          <w:tab w:val="right" w:leader="dot" w:pos="8306"/>
        </w:tabs>
      </w:pPr>
      <w:r>
        <w:fldChar w:fldCharType="begin"/>
      </w:r>
      <w:r>
        <w:instrText xml:space="preserve"> HYPERLINK \l _Toc25717 </w:instrText>
      </w:r>
      <w:r>
        <w:fldChar w:fldCharType="separate"/>
      </w:r>
      <w:r>
        <w:rPr>
          <w:rFonts w:hint="eastAsia" w:ascii="Times New Roman" w:hAnsi="Times New Roman" w:cs="Times New Roman"/>
          <w:szCs w:val="32"/>
          <w:lang w:val="en-US" w:eastAsia="zh-CN"/>
        </w:rPr>
        <w:t>三、政策依据</w:t>
      </w:r>
      <w:r>
        <w:tab/>
      </w:r>
      <w:r>
        <w:fldChar w:fldCharType="begin"/>
      </w:r>
      <w:r>
        <w:instrText xml:space="preserve"> PAGEREF _Toc25717 \h </w:instrText>
      </w:r>
      <w:r>
        <w:fldChar w:fldCharType="separate"/>
      </w:r>
      <w:r>
        <w:t>8</w:t>
      </w:r>
      <w:r>
        <w:fldChar w:fldCharType="end"/>
      </w:r>
      <w:r>
        <w:fldChar w:fldCharType="end"/>
      </w:r>
    </w:p>
    <w:p w14:paraId="7EA534C8">
      <w:pPr>
        <w:pStyle w:val="20"/>
        <w:tabs>
          <w:tab w:val="right" w:leader="dot" w:pos="8306"/>
        </w:tabs>
      </w:pPr>
      <w:r>
        <w:fldChar w:fldCharType="begin"/>
      </w:r>
      <w:r>
        <w:instrText xml:space="preserve"> HYPERLINK \l _Toc26065 </w:instrText>
      </w:r>
      <w:r>
        <w:fldChar w:fldCharType="separate"/>
      </w:r>
      <w:r>
        <w:rPr>
          <w:rFonts w:hint="eastAsia" w:ascii="Times New Roman" w:hAnsi="Times New Roman"/>
          <w:szCs w:val="32"/>
          <w:lang w:val="en-US" w:eastAsia="zh-CN"/>
        </w:rPr>
        <w:t>四</w:t>
      </w:r>
      <w:r>
        <w:rPr>
          <w:rFonts w:hint="default" w:ascii="Times New Roman" w:hAnsi="Times New Roman" w:eastAsia="Helvetica"/>
          <w:szCs w:val="32"/>
        </w:rPr>
        <w:t>、开发指引</w:t>
      </w:r>
      <w:r>
        <w:tab/>
      </w:r>
      <w:r>
        <w:fldChar w:fldCharType="begin"/>
      </w:r>
      <w:r>
        <w:instrText xml:space="preserve"> PAGEREF _Toc26065 \h </w:instrText>
      </w:r>
      <w:r>
        <w:fldChar w:fldCharType="separate"/>
      </w:r>
      <w:r>
        <w:t>8</w:t>
      </w:r>
      <w:r>
        <w:fldChar w:fldCharType="end"/>
      </w:r>
      <w:r>
        <w:fldChar w:fldCharType="end"/>
      </w:r>
    </w:p>
    <w:p w14:paraId="67CC2ACC">
      <w:pPr>
        <w:pStyle w:val="23"/>
        <w:tabs>
          <w:tab w:val="right" w:leader="dot" w:pos="8306"/>
        </w:tabs>
      </w:pPr>
      <w:r>
        <w:fldChar w:fldCharType="begin"/>
      </w:r>
      <w:r>
        <w:instrText xml:space="preserve"> HYPERLINK \l _Toc10213 </w:instrText>
      </w:r>
      <w:r>
        <w:fldChar w:fldCharType="separate"/>
      </w:r>
      <w:r>
        <w:rPr>
          <w:rFonts w:hint="default" w:ascii="Times New Roman" w:hAnsi="Times New Roman"/>
          <w:szCs w:val="28"/>
        </w:rPr>
        <w:t>（一）业务场景</w:t>
      </w:r>
      <w:r>
        <w:tab/>
      </w:r>
      <w:r>
        <w:fldChar w:fldCharType="begin"/>
      </w:r>
      <w:r>
        <w:instrText xml:space="preserve"> PAGEREF _Toc10213 \h </w:instrText>
      </w:r>
      <w:r>
        <w:fldChar w:fldCharType="separate"/>
      </w:r>
      <w:r>
        <w:t>8</w:t>
      </w:r>
      <w:r>
        <w:fldChar w:fldCharType="end"/>
      </w:r>
      <w:r>
        <w:fldChar w:fldCharType="end"/>
      </w:r>
    </w:p>
    <w:p w14:paraId="37C5A2E6">
      <w:pPr>
        <w:pStyle w:val="15"/>
        <w:tabs>
          <w:tab w:val="right" w:leader="dot" w:pos="8306"/>
        </w:tabs>
      </w:pPr>
      <w:r>
        <w:fldChar w:fldCharType="begin"/>
      </w:r>
      <w:r>
        <w:instrText xml:space="preserve"> HYPERLINK \l _Toc10724 </w:instrText>
      </w:r>
      <w:r>
        <w:fldChar w:fldCharType="separate"/>
      </w:r>
      <w:r>
        <w:rPr>
          <w:rFonts w:ascii="Times New Roman" w:hAnsi="Times New Roman"/>
        </w:rPr>
        <w:t>1货物运输服务发票开具前置</w:t>
      </w:r>
      <w:r>
        <w:tab/>
      </w:r>
      <w:r>
        <w:fldChar w:fldCharType="begin"/>
      </w:r>
      <w:r>
        <w:instrText xml:space="preserve"> PAGEREF _Toc10724 \h </w:instrText>
      </w:r>
      <w:r>
        <w:fldChar w:fldCharType="separate"/>
      </w:r>
      <w:r>
        <w:t>8</w:t>
      </w:r>
      <w:r>
        <w:fldChar w:fldCharType="end"/>
      </w:r>
      <w:r>
        <w:fldChar w:fldCharType="end"/>
      </w:r>
    </w:p>
    <w:p w14:paraId="0390AE1D">
      <w:pPr>
        <w:pStyle w:val="15"/>
        <w:tabs>
          <w:tab w:val="right" w:leader="dot" w:pos="8306"/>
        </w:tabs>
      </w:pPr>
      <w:r>
        <w:fldChar w:fldCharType="begin"/>
      </w:r>
      <w:r>
        <w:instrText xml:space="preserve"> HYPERLINK \l _Toc15141 </w:instrText>
      </w:r>
      <w:r>
        <w:fldChar w:fldCharType="separate"/>
      </w:r>
      <w:r>
        <w:rPr>
          <w:rFonts w:ascii="Times New Roman" w:hAnsi="Times New Roman"/>
        </w:rPr>
        <w:t>2货物运输服务蓝字发票开具</w:t>
      </w:r>
      <w:r>
        <w:tab/>
      </w:r>
      <w:r>
        <w:fldChar w:fldCharType="begin"/>
      </w:r>
      <w:r>
        <w:instrText xml:space="preserve"> PAGEREF _Toc15141 \h </w:instrText>
      </w:r>
      <w:r>
        <w:fldChar w:fldCharType="separate"/>
      </w:r>
      <w:r>
        <w:t>23</w:t>
      </w:r>
      <w:r>
        <w:fldChar w:fldCharType="end"/>
      </w:r>
      <w:r>
        <w:fldChar w:fldCharType="end"/>
      </w:r>
    </w:p>
    <w:p w14:paraId="36447064">
      <w:pPr>
        <w:pStyle w:val="15"/>
        <w:tabs>
          <w:tab w:val="right" w:leader="dot" w:pos="8306"/>
        </w:tabs>
      </w:pPr>
      <w:r>
        <w:fldChar w:fldCharType="begin"/>
      </w:r>
      <w:r>
        <w:instrText xml:space="preserve"> HYPERLINK \l _Toc12760 </w:instrText>
      </w:r>
      <w:r>
        <w:fldChar w:fldCharType="separate"/>
      </w:r>
      <w:r>
        <w:rPr>
          <w:rFonts w:ascii="Times New Roman" w:hAnsi="Times New Roman"/>
        </w:rPr>
        <w:t>3货物运输服务红字确认单申请</w:t>
      </w:r>
      <w:r>
        <w:tab/>
      </w:r>
      <w:r>
        <w:fldChar w:fldCharType="begin"/>
      </w:r>
      <w:r>
        <w:instrText xml:space="preserve"> PAGEREF _Toc12760 \h </w:instrText>
      </w:r>
      <w:r>
        <w:fldChar w:fldCharType="separate"/>
      </w:r>
      <w:r>
        <w:t>40</w:t>
      </w:r>
      <w:r>
        <w:fldChar w:fldCharType="end"/>
      </w:r>
      <w:r>
        <w:fldChar w:fldCharType="end"/>
      </w:r>
    </w:p>
    <w:p w14:paraId="7FF43114">
      <w:pPr>
        <w:pStyle w:val="15"/>
        <w:tabs>
          <w:tab w:val="right" w:leader="dot" w:pos="8306"/>
        </w:tabs>
      </w:pPr>
      <w:r>
        <w:fldChar w:fldCharType="begin"/>
      </w:r>
      <w:r>
        <w:instrText xml:space="preserve"> HYPERLINK \l _Toc15822 </w:instrText>
      </w:r>
      <w:r>
        <w:fldChar w:fldCharType="separate"/>
      </w:r>
      <w:r>
        <w:rPr>
          <w:rFonts w:ascii="Times New Roman" w:hAnsi="Times New Roman"/>
        </w:rPr>
        <w:t>4货物运输服务红字确认单确认</w:t>
      </w:r>
      <w:r>
        <w:tab/>
      </w:r>
      <w:r>
        <w:fldChar w:fldCharType="begin"/>
      </w:r>
      <w:r>
        <w:instrText xml:space="preserve"> PAGEREF _Toc15822 \h </w:instrText>
      </w:r>
      <w:r>
        <w:fldChar w:fldCharType="separate"/>
      </w:r>
      <w:r>
        <w:t>48</w:t>
      </w:r>
      <w:r>
        <w:fldChar w:fldCharType="end"/>
      </w:r>
      <w:r>
        <w:fldChar w:fldCharType="end"/>
      </w:r>
    </w:p>
    <w:p w14:paraId="0953294D">
      <w:pPr>
        <w:pStyle w:val="15"/>
        <w:tabs>
          <w:tab w:val="right" w:leader="dot" w:pos="8306"/>
        </w:tabs>
      </w:pPr>
      <w:r>
        <w:fldChar w:fldCharType="begin"/>
      </w:r>
      <w:r>
        <w:instrText xml:space="preserve"> HYPERLINK \l _Toc15210 </w:instrText>
      </w:r>
      <w:r>
        <w:fldChar w:fldCharType="separate"/>
      </w:r>
      <w:r>
        <w:rPr>
          <w:rFonts w:ascii="Times New Roman" w:hAnsi="Times New Roman"/>
        </w:rPr>
        <w:t>5货物运输服务红字发票开具</w:t>
      </w:r>
      <w:r>
        <w:tab/>
      </w:r>
      <w:r>
        <w:fldChar w:fldCharType="begin"/>
      </w:r>
      <w:r>
        <w:instrText xml:space="preserve"> PAGEREF _Toc15210 \h </w:instrText>
      </w:r>
      <w:r>
        <w:fldChar w:fldCharType="separate"/>
      </w:r>
      <w:r>
        <w:t>54</w:t>
      </w:r>
      <w:r>
        <w:fldChar w:fldCharType="end"/>
      </w:r>
      <w:r>
        <w:fldChar w:fldCharType="end"/>
      </w:r>
    </w:p>
    <w:p w14:paraId="63D4A7FE">
      <w:pPr>
        <w:pStyle w:val="15"/>
        <w:tabs>
          <w:tab w:val="right" w:leader="dot" w:pos="8306"/>
        </w:tabs>
      </w:pPr>
      <w:r>
        <w:fldChar w:fldCharType="begin"/>
      </w:r>
      <w:r>
        <w:instrText xml:space="preserve"> HYPERLINK \l _Toc18700 </w:instrText>
      </w:r>
      <w:r>
        <w:fldChar w:fldCharType="separate"/>
      </w:r>
      <w:r>
        <w:rPr>
          <w:rFonts w:ascii="Times New Roman" w:hAnsi="Times New Roman"/>
        </w:rPr>
        <w:t>6开票汇总确认</w:t>
      </w:r>
      <w:r>
        <w:tab/>
      </w:r>
      <w:r>
        <w:fldChar w:fldCharType="begin"/>
      </w:r>
      <w:r>
        <w:instrText xml:space="preserve"> PAGEREF _Toc18700 \h </w:instrText>
      </w:r>
      <w:r>
        <w:fldChar w:fldCharType="separate"/>
      </w:r>
      <w:r>
        <w:t>66</w:t>
      </w:r>
      <w:r>
        <w:fldChar w:fldCharType="end"/>
      </w:r>
      <w:r>
        <w:fldChar w:fldCharType="end"/>
      </w:r>
    </w:p>
    <w:p w14:paraId="518F8521">
      <w:pPr>
        <w:pStyle w:val="20"/>
        <w:tabs>
          <w:tab w:val="right" w:leader="dot" w:pos="8306"/>
        </w:tabs>
      </w:pPr>
      <w:r>
        <w:fldChar w:fldCharType="begin"/>
      </w:r>
      <w:r>
        <w:instrText xml:space="preserve"> HYPERLINK \l _Toc3061 </w:instrText>
      </w:r>
      <w:r>
        <w:fldChar w:fldCharType="separate"/>
      </w:r>
      <w:r>
        <w:rPr>
          <w:rFonts w:hint="eastAsia" w:ascii="Segoe UI" w:hAnsi="Segoe UI" w:eastAsia="Segoe UI" w:cs="Segoe UI"/>
          <w:lang w:val="en-US" w:eastAsia="zh-CN"/>
        </w:rPr>
        <w:t xml:space="preserve">五、 </w:t>
      </w:r>
      <w:r>
        <w:rPr>
          <w:rFonts w:hint="default" w:ascii="Times New Roman" w:hAnsi="Times New Roman"/>
        </w:rPr>
        <w:t>接口</w:t>
      </w:r>
      <w:r>
        <w:rPr>
          <w:rFonts w:hint="eastAsia" w:ascii="Segoe UI" w:hAnsi="Segoe UI" w:eastAsia="Segoe UI" w:cs="Segoe UI"/>
          <w:lang w:val="en-US" w:eastAsia="zh-CN"/>
        </w:rPr>
        <w:t>技术说明</w:t>
      </w:r>
      <w:r>
        <w:tab/>
      </w:r>
      <w:r>
        <w:fldChar w:fldCharType="begin"/>
      </w:r>
      <w:r>
        <w:instrText xml:space="preserve"> PAGEREF _Toc3061 \h </w:instrText>
      </w:r>
      <w:r>
        <w:fldChar w:fldCharType="separate"/>
      </w:r>
      <w:r>
        <w:t>70</w:t>
      </w:r>
      <w:r>
        <w:fldChar w:fldCharType="end"/>
      </w:r>
      <w:r>
        <w:fldChar w:fldCharType="end"/>
      </w:r>
    </w:p>
    <w:p w14:paraId="57B2C9F8">
      <w:pPr>
        <w:pStyle w:val="23"/>
        <w:tabs>
          <w:tab w:val="right" w:leader="dot" w:pos="8306"/>
        </w:tabs>
      </w:pPr>
      <w:r>
        <w:fldChar w:fldCharType="begin"/>
      </w:r>
      <w:r>
        <w:instrText xml:space="preserve"> HYPERLINK \l _Toc16959 </w:instrText>
      </w:r>
      <w:r>
        <w:fldChar w:fldCharType="separate"/>
      </w:r>
      <w:r>
        <w:rPr>
          <w:lang w:eastAsia="zh-CN"/>
        </w:rPr>
        <w:t>（一）</w:t>
      </w:r>
      <w:r>
        <w:rPr>
          <w:rFonts w:hint="eastAsia"/>
          <w:lang w:val="en-US" w:eastAsia="zh-CN"/>
        </w:rPr>
        <w:t>能力编码</w:t>
      </w:r>
      <w:r>
        <w:tab/>
      </w:r>
      <w:r>
        <w:fldChar w:fldCharType="begin"/>
      </w:r>
      <w:r>
        <w:instrText xml:space="preserve"> PAGEREF _Toc16959 \h </w:instrText>
      </w:r>
      <w:r>
        <w:fldChar w:fldCharType="separate"/>
      </w:r>
      <w:r>
        <w:t>70</w:t>
      </w:r>
      <w:r>
        <w:fldChar w:fldCharType="end"/>
      </w:r>
      <w:r>
        <w:fldChar w:fldCharType="end"/>
      </w:r>
    </w:p>
    <w:p w14:paraId="494396F1">
      <w:pPr>
        <w:pStyle w:val="23"/>
        <w:tabs>
          <w:tab w:val="right" w:leader="dot" w:pos="8306"/>
        </w:tabs>
      </w:pPr>
      <w:r>
        <w:fldChar w:fldCharType="begin"/>
      </w:r>
      <w:r>
        <w:instrText xml:space="preserve"> HYPERLINK \l _Toc6909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_Toc6909 \h </w:instrText>
      </w:r>
      <w:r>
        <w:fldChar w:fldCharType="separate"/>
      </w:r>
      <w:r>
        <w:t>70</w:t>
      </w:r>
      <w:r>
        <w:fldChar w:fldCharType="end"/>
      </w:r>
      <w:r>
        <w:fldChar w:fldCharType="end"/>
      </w:r>
    </w:p>
    <w:p w14:paraId="11A0630D">
      <w:pPr>
        <w:pStyle w:val="23"/>
        <w:tabs>
          <w:tab w:val="right" w:leader="dot" w:pos="8306"/>
        </w:tabs>
      </w:pPr>
      <w:r>
        <w:fldChar w:fldCharType="begin"/>
      </w:r>
      <w:r>
        <w:instrText xml:space="preserve"> HYPERLINK \l _Toc29662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_Toc29662 \h </w:instrText>
      </w:r>
      <w:r>
        <w:fldChar w:fldCharType="separate"/>
      </w:r>
      <w:r>
        <w:t>71</w:t>
      </w:r>
      <w:r>
        <w:fldChar w:fldCharType="end"/>
      </w:r>
      <w:r>
        <w:fldChar w:fldCharType="end"/>
      </w:r>
    </w:p>
    <w:p w14:paraId="478D4BE9">
      <w:pPr>
        <w:pStyle w:val="15"/>
        <w:tabs>
          <w:tab w:val="right" w:leader="dot" w:pos="8306"/>
        </w:tabs>
      </w:pPr>
      <w:r>
        <w:fldChar w:fldCharType="begin"/>
      </w:r>
      <w:r>
        <w:instrText xml:space="preserve"> HYPERLINK \l _Toc32285 </w:instrText>
      </w:r>
      <w:r>
        <w:fldChar w:fldCharType="separate"/>
      </w:r>
      <w:r>
        <w:rPr>
          <w:rFonts w:hint="default" w:ascii="Times New Roman" w:hAnsi="Times New Roman"/>
          <w:szCs w:val="28"/>
        </w:rPr>
        <w:t>1.获取</w:t>
      </w:r>
      <w:r>
        <w:rPr>
          <w:rFonts w:hint="default" w:ascii="Times New Roman" w:hAnsi="Times New Roman"/>
        </w:rPr>
        <w:t>发票</w:t>
      </w:r>
      <w:r>
        <w:rPr>
          <w:rFonts w:hint="default" w:ascii="Times New Roman" w:hAnsi="Times New Roman"/>
          <w:szCs w:val="28"/>
        </w:rPr>
        <w:t>批量预赋码信息</w:t>
      </w:r>
      <w:r>
        <w:tab/>
      </w:r>
      <w:r>
        <w:fldChar w:fldCharType="begin"/>
      </w:r>
      <w:r>
        <w:instrText xml:space="preserve"> PAGEREF _Toc32285 \h </w:instrText>
      </w:r>
      <w:r>
        <w:fldChar w:fldCharType="separate"/>
      </w:r>
      <w:r>
        <w:t>71</w:t>
      </w:r>
      <w:r>
        <w:fldChar w:fldCharType="end"/>
      </w:r>
      <w:r>
        <w:fldChar w:fldCharType="end"/>
      </w:r>
    </w:p>
    <w:p w14:paraId="52A44BDF">
      <w:pPr>
        <w:pStyle w:val="15"/>
        <w:tabs>
          <w:tab w:val="right" w:leader="dot" w:pos="8306"/>
        </w:tabs>
      </w:pPr>
      <w:r>
        <w:fldChar w:fldCharType="begin"/>
      </w:r>
      <w:r>
        <w:instrText xml:space="preserve"> HYPERLINK \l _Toc9769 </w:instrText>
      </w:r>
      <w:r>
        <w:fldChar w:fldCharType="separate"/>
      </w:r>
      <w:r>
        <w:rPr>
          <w:rFonts w:hint="default" w:ascii="Times New Roman" w:hAnsi="Times New Roman"/>
          <w:szCs w:val="28"/>
        </w:rPr>
        <w:t>2.查询授信额度</w:t>
      </w:r>
      <w:r>
        <w:tab/>
      </w:r>
      <w:r>
        <w:fldChar w:fldCharType="begin"/>
      </w:r>
      <w:r>
        <w:instrText xml:space="preserve"> PAGEREF _Toc9769 \h </w:instrText>
      </w:r>
      <w:r>
        <w:fldChar w:fldCharType="separate"/>
      </w:r>
      <w:r>
        <w:t>73</w:t>
      </w:r>
      <w:r>
        <w:fldChar w:fldCharType="end"/>
      </w:r>
      <w:r>
        <w:fldChar w:fldCharType="end"/>
      </w:r>
    </w:p>
    <w:p w14:paraId="4E688D65">
      <w:pPr>
        <w:pStyle w:val="15"/>
        <w:tabs>
          <w:tab w:val="right" w:leader="dot" w:pos="8306"/>
        </w:tabs>
      </w:pPr>
      <w:r>
        <w:fldChar w:fldCharType="begin"/>
      </w:r>
      <w:r>
        <w:instrText xml:space="preserve"> HYPERLINK \l _Toc2397 </w:instrText>
      </w:r>
      <w:r>
        <w:fldChar w:fldCharType="separate"/>
      </w:r>
      <w:r>
        <w:rPr>
          <w:rFonts w:hint="default" w:ascii="Times New Roman" w:hAnsi="Times New Roman"/>
          <w:szCs w:val="28"/>
        </w:rPr>
        <w:t>3.下载/退回授信额度</w:t>
      </w:r>
      <w:r>
        <w:tab/>
      </w:r>
      <w:r>
        <w:fldChar w:fldCharType="begin"/>
      </w:r>
      <w:r>
        <w:instrText xml:space="preserve"> PAGEREF _Toc2397 \h </w:instrText>
      </w:r>
      <w:r>
        <w:fldChar w:fldCharType="separate"/>
      </w:r>
      <w:r>
        <w:t>76</w:t>
      </w:r>
      <w:r>
        <w:fldChar w:fldCharType="end"/>
      </w:r>
      <w:r>
        <w:fldChar w:fldCharType="end"/>
      </w:r>
    </w:p>
    <w:p w14:paraId="63CA8826">
      <w:pPr>
        <w:pStyle w:val="15"/>
        <w:tabs>
          <w:tab w:val="right" w:leader="dot" w:pos="8306"/>
        </w:tabs>
      </w:pPr>
      <w:r>
        <w:fldChar w:fldCharType="begin"/>
      </w:r>
      <w:r>
        <w:instrText xml:space="preserve"> HYPERLINK \l _Toc32425 </w:instrText>
      </w:r>
      <w:r>
        <w:fldChar w:fldCharType="separate"/>
      </w:r>
      <w:r>
        <w:rPr>
          <w:rFonts w:hint="default" w:ascii="Times New Roman" w:hAnsi="Times New Roman"/>
          <w:szCs w:val="28"/>
        </w:rPr>
        <w:t>4.调整授信额度有效期</w:t>
      </w:r>
      <w:r>
        <w:tab/>
      </w:r>
      <w:r>
        <w:fldChar w:fldCharType="begin"/>
      </w:r>
      <w:r>
        <w:instrText xml:space="preserve"> PAGEREF _Toc32425 \h </w:instrText>
      </w:r>
      <w:r>
        <w:fldChar w:fldCharType="separate"/>
      </w:r>
      <w:r>
        <w:t>78</w:t>
      </w:r>
      <w:r>
        <w:fldChar w:fldCharType="end"/>
      </w:r>
      <w:r>
        <w:fldChar w:fldCharType="end"/>
      </w:r>
    </w:p>
    <w:p w14:paraId="184BEF9C">
      <w:pPr>
        <w:pStyle w:val="15"/>
        <w:tabs>
          <w:tab w:val="right" w:leader="dot" w:pos="8306"/>
        </w:tabs>
      </w:pPr>
      <w:r>
        <w:fldChar w:fldCharType="begin"/>
      </w:r>
      <w:r>
        <w:instrText xml:space="preserve"> HYPERLINK \l _Toc28474 </w:instrText>
      </w:r>
      <w:r>
        <w:fldChar w:fldCharType="separate"/>
      </w:r>
      <w:r>
        <w:rPr>
          <w:rFonts w:hint="default" w:ascii="Times New Roman" w:hAnsi="Times New Roman"/>
          <w:szCs w:val="28"/>
        </w:rPr>
        <w:t>5.查询纳税人风险信息</w:t>
      </w:r>
      <w:r>
        <w:tab/>
      </w:r>
      <w:r>
        <w:fldChar w:fldCharType="begin"/>
      </w:r>
      <w:r>
        <w:instrText xml:space="preserve"> PAGEREF _Toc28474 \h </w:instrText>
      </w:r>
      <w:r>
        <w:fldChar w:fldCharType="separate"/>
      </w:r>
      <w:r>
        <w:t>81</w:t>
      </w:r>
      <w:r>
        <w:fldChar w:fldCharType="end"/>
      </w:r>
      <w:r>
        <w:fldChar w:fldCharType="end"/>
      </w:r>
    </w:p>
    <w:p w14:paraId="34270FF3">
      <w:pPr>
        <w:pStyle w:val="15"/>
        <w:tabs>
          <w:tab w:val="right" w:leader="dot" w:pos="8306"/>
        </w:tabs>
      </w:pPr>
      <w:r>
        <w:fldChar w:fldCharType="begin"/>
      </w:r>
      <w:r>
        <w:instrText xml:space="preserve"> HYPERLINK \l _Toc25757 </w:instrText>
      </w:r>
      <w:r>
        <w:fldChar w:fldCharType="separate"/>
      </w:r>
      <w:r>
        <w:rPr>
          <w:rFonts w:hint="default" w:ascii="Times New Roman" w:hAnsi="Times New Roman"/>
          <w:szCs w:val="28"/>
        </w:rPr>
        <w:t>6.查询纳税人基本信息</w:t>
      </w:r>
      <w:r>
        <w:tab/>
      </w:r>
      <w:r>
        <w:fldChar w:fldCharType="begin"/>
      </w:r>
      <w:r>
        <w:instrText xml:space="preserve"> PAGEREF _Toc25757 \h </w:instrText>
      </w:r>
      <w:r>
        <w:fldChar w:fldCharType="separate"/>
      </w:r>
      <w:r>
        <w:t>83</w:t>
      </w:r>
      <w:r>
        <w:fldChar w:fldCharType="end"/>
      </w:r>
      <w:r>
        <w:fldChar w:fldCharType="end"/>
      </w:r>
    </w:p>
    <w:p w14:paraId="30D0D409">
      <w:pPr>
        <w:pStyle w:val="15"/>
        <w:tabs>
          <w:tab w:val="right" w:leader="dot" w:pos="8306"/>
        </w:tabs>
      </w:pPr>
      <w:r>
        <w:fldChar w:fldCharType="begin"/>
      </w:r>
      <w:r>
        <w:instrText xml:space="preserve"> HYPERLINK \l _Toc17891 </w:instrText>
      </w:r>
      <w:r>
        <w:fldChar w:fldCharType="separate"/>
      </w:r>
      <w:r>
        <w:rPr>
          <w:rFonts w:hint="default" w:ascii="Times New Roman" w:hAnsi="Times New Roman"/>
          <w:szCs w:val="28"/>
        </w:rPr>
        <w:t>7.查询可用税率信息</w:t>
      </w:r>
      <w:r>
        <w:tab/>
      </w:r>
      <w:r>
        <w:fldChar w:fldCharType="begin"/>
      </w:r>
      <w:r>
        <w:instrText xml:space="preserve"> PAGEREF _Toc17891 \h </w:instrText>
      </w:r>
      <w:r>
        <w:fldChar w:fldCharType="separate"/>
      </w:r>
      <w:r>
        <w:t>92</w:t>
      </w:r>
      <w:r>
        <w:fldChar w:fldCharType="end"/>
      </w:r>
      <w:r>
        <w:fldChar w:fldCharType="end"/>
      </w:r>
    </w:p>
    <w:p w14:paraId="73E18A58">
      <w:pPr>
        <w:pStyle w:val="15"/>
        <w:tabs>
          <w:tab w:val="right" w:leader="dot" w:pos="8306"/>
        </w:tabs>
      </w:pPr>
      <w:r>
        <w:fldChar w:fldCharType="begin"/>
      </w:r>
      <w:r>
        <w:instrText xml:space="preserve"> HYPERLINK \l _Toc22965 </w:instrText>
      </w:r>
      <w:r>
        <w:fldChar w:fldCharType="separate"/>
      </w:r>
      <w:r>
        <w:rPr>
          <w:rFonts w:hint="default" w:ascii="Times New Roman" w:hAnsi="Times New Roman"/>
          <w:szCs w:val="28"/>
        </w:rPr>
        <w:t>8.查询税收分类编码信息</w:t>
      </w:r>
      <w:r>
        <w:tab/>
      </w:r>
      <w:r>
        <w:fldChar w:fldCharType="begin"/>
      </w:r>
      <w:r>
        <w:instrText xml:space="preserve"> PAGEREF _Toc22965 \h </w:instrText>
      </w:r>
      <w:r>
        <w:fldChar w:fldCharType="separate"/>
      </w:r>
      <w:r>
        <w:t>94</w:t>
      </w:r>
      <w:r>
        <w:fldChar w:fldCharType="end"/>
      </w:r>
      <w:r>
        <w:fldChar w:fldCharType="end"/>
      </w:r>
    </w:p>
    <w:p w14:paraId="3119E039">
      <w:pPr>
        <w:pStyle w:val="15"/>
        <w:tabs>
          <w:tab w:val="right" w:leader="dot" w:pos="8306"/>
        </w:tabs>
      </w:pPr>
      <w:r>
        <w:fldChar w:fldCharType="begin"/>
      </w:r>
      <w:r>
        <w:instrText xml:space="preserve"> HYPERLINK \l _Toc17277 </w:instrText>
      </w:r>
      <w:r>
        <w:fldChar w:fldCharType="separate"/>
      </w:r>
      <w:r>
        <w:rPr>
          <w:rFonts w:hint="default" w:ascii="Times New Roman" w:hAnsi="Times New Roman"/>
          <w:szCs w:val="28"/>
        </w:rPr>
        <w:t>9.批量发票下载申请</w:t>
      </w:r>
      <w:r>
        <w:tab/>
      </w:r>
      <w:r>
        <w:fldChar w:fldCharType="begin"/>
      </w:r>
      <w:r>
        <w:instrText xml:space="preserve"> PAGEREF _Toc17277 \h </w:instrText>
      </w:r>
      <w:r>
        <w:fldChar w:fldCharType="separate"/>
      </w:r>
      <w:r>
        <w:t>100</w:t>
      </w:r>
      <w:r>
        <w:fldChar w:fldCharType="end"/>
      </w:r>
      <w:r>
        <w:fldChar w:fldCharType="end"/>
      </w:r>
    </w:p>
    <w:p w14:paraId="289747BE">
      <w:pPr>
        <w:pStyle w:val="15"/>
        <w:tabs>
          <w:tab w:val="right" w:leader="dot" w:pos="8306"/>
        </w:tabs>
      </w:pPr>
      <w:r>
        <w:fldChar w:fldCharType="begin"/>
      </w:r>
      <w:r>
        <w:instrText xml:space="preserve"> HYPERLINK \l _Toc29141 </w:instrText>
      </w:r>
      <w:r>
        <w:fldChar w:fldCharType="separate"/>
      </w:r>
      <w:r>
        <w:rPr>
          <w:rFonts w:hint="default" w:ascii="Times New Roman" w:hAnsi="Times New Roman"/>
          <w:szCs w:val="28"/>
        </w:rPr>
        <w:t>10.发票状态信息查询</w:t>
      </w:r>
      <w:r>
        <w:tab/>
      </w:r>
      <w:r>
        <w:fldChar w:fldCharType="begin"/>
      </w:r>
      <w:r>
        <w:instrText xml:space="preserve"> PAGEREF _Toc29141 \h </w:instrText>
      </w:r>
      <w:r>
        <w:fldChar w:fldCharType="separate"/>
      </w:r>
      <w:r>
        <w:t>100</w:t>
      </w:r>
      <w:r>
        <w:fldChar w:fldCharType="end"/>
      </w:r>
      <w:r>
        <w:fldChar w:fldCharType="end"/>
      </w:r>
    </w:p>
    <w:p w14:paraId="477B87E6">
      <w:pPr>
        <w:pStyle w:val="15"/>
        <w:tabs>
          <w:tab w:val="right" w:leader="dot" w:pos="8306"/>
        </w:tabs>
      </w:pPr>
      <w:r>
        <w:fldChar w:fldCharType="begin"/>
      </w:r>
      <w:r>
        <w:instrText xml:space="preserve"> HYPERLINK \l _Toc20847 </w:instrText>
      </w:r>
      <w:r>
        <w:fldChar w:fldCharType="separate"/>
      </w:r>
      <w:r>
        <w:rPr>
          <w:rFonts w:hint="default" w:ascii="Times New Roman" w:hAnsi="Times New Roman"/>
          <w:szCs w:val="28"/>
        </w:rPr>
        <w:t>11.查询货物运输服务红字确认单明细信息</w:t>
      </w:r>
      <w:r>
        <w:tab/>
      </w:r>
      <w:r>
        <w:fldChar w:fldCharType="begin"/>
      </w:r>
      <w:r>
        <w:instrText xml:space="preserve"> PAGEREF _Toc20847 \h </w:instrText>
      </w:r>
      <w:r>
        <w:fldChar w:fldCharType="separate"/>
      </w:r>
      <w:r>
        <w:t>100</w:t>
      </w:r>
      <w:r>
        <w:fldChar w:fldCharType="end"/>
      </w:r>
      <w:r>
        <w:fldChar w:fldCharType="end"/>
      </w:r>
    </w:p>
    <w:p w14:paraId="54E85455">
      <w:pPr>
        <w:pStyle w:val="15"/>
        <w:tabs>
          <w:tab w:val="right" w:leader="dot" w:pos="8306"/>
        </w:tabs>
      </w:pPr>
      <w:r>
        <w:fldChar w:fldCharType="begin"/>
      </w:r>
      <w:r>
        <w:instrText xml:space="preserve"> HYPERLINK \l _Toc10672 </w:instrText>
      </w:r>
      <w:r>
        <w:fldChar w:fldCharType="separate"/>
      </w:r>
      <w:r>
        <w:rPr>
          <w:rFonts w:hint="default" w:ascii="Times New Roman" w:hAnsi="Times New Roman"/>
          <w:szCs w:val="28"/>
        </w:rPr>
        <w:t>12.货物运输服务发票上传</w:t>
      </w:r>
      <w:r>
        <w:tab/>
      </w:r>
      <w:r>
        <w:fldChar w:fldCharType="begin"/>
      </w:r>
      <w:r>
        <w:instrText xml:space="preserve"> PAGEREF _Toc10672 \h </w:instrText>
      </w:r>
      <w:r>
        <w:fldChar w:fldCharType="separate"/>
      </w:r>
      <w:r>
        <w:t>106</w:t>
      </w:r>
      <w:r>
        <w:fldChar w:fldCharType="end"/>
      </w:r>
      <w:r>
        <w:fldChar w:fldCharType="end"/>
      </w:r>
    </w:p>
    <w:p w14:paraId="1BAF8D5F">
      <w:pPr>
        <w:pStyle w:val="15"/>
        <w:tabs>
          <w:tab w:val="right" w:leader="dot" w:pos="8306"/>
        </w:tabs>
      </w:pPr>
      <w:r>
        <w:fldChar w:fldCharType="begin"/>
      </w:r>
      <w:r>
        <w:instrText xml:space="preserve"> HYPERLINK \l _Toc22262 </w:instrText>
      </w:r>
      <w:r>
        <w:fldChar w:fldCharType="separate"/>
      </w:r>
      <w:r>
        <w:rPr>
          <w:rFonts w:hint="default" w:ascii="Times New Roman" w:hAnsi="Times New Roman"/>
          <w:szCs w:val="28"/>
        </w:rPr>
        <w:t>13.查询货物运输服务红字确认单列表信息</w:t>
      </w:r>
      <w:r>
        <w:tab/>
      </w:r>
      <w:r>
        <w:fldChar w:fldCharType="begin"/>
      </w:r>
      <w:r>
        <w:instrText xml:space="preserve"> PAGEREF _Toc22262 \h </w:instrText>
      </w:r>
      <w:r>
        <w:fldChar w:fldCharType="separate"/>
      </w:r>
      <w:r>
        <w:t>121</w:t>
      </w:r>
      <w:r>
        <w:fldChar w:fldCharType="end"/>
      </w:r>
      <w:r>
        <w:fldChar w:fldCharType="end"/>
      </w:r>
    </w:p>
    <w:p w14:paraId="355AAC15">
      <w:pPr>
        <w:pStyle w:val="15"/>
        <w:tabs>
          <w:tab w:val="right" w:leader="dot" w:pos="8306"/>
        </w:tabs>
      </w:pPr>
      <w:r>
        <w:fldChar w:fldCharType="begin"/>
      </w:r>
      <w:r>
        <w:instrText xml:space="preserve"> HYPERLINK \l _Toc7032 </w:instrText>
      </w:r>
      <w:r>
        <w:fldChar w:fldCharType="separate"/>
      </w:r>
      <w:r>
        <w:rPr>
          <w:rFonts w:hint="default" w:ascii="Times New Roman" w:hAnsi="Times New Roman"/>
          <w:szCs w:val="28"/>
        </w:rPr>
        <w:t>14.查询货物运输服务发票上传结果</w:t>
      </w:r>
      <w:r>
        <w:tab/>
      </w:r>
      <w:r>
        <w:fldChar w:fldCharType="begin"/>
      </w:r>
      <w:r>
        <w:instrText xml:space="preserve"> PAGEREF _Toc7032 \h </w:instrText>
      </w:r>
      <w:r>
        <w:fldChar w:fldCharType="separate"/>
      </w:r>
      <w:r>
        <w:t>127</w:t>
      </w:r>
      <w:r>
        <w:fldChar w:fldCharType="end"/>
      </w:r>
      <w:r>
        <w:fldChar w:fldCharType="end"/>
      </w:r>
    </w:p>
    <w:p w14:paraId="49E8D713">
      <w:pPr>
        <w:pStyle w:val="15"/>
        <w:tabs>
          <w:tab w:val="right" w:leader="dot" w:pos="8306"/>
        </w:tabs>
      </w:pPr>
      <w:r>
        <w:fldChar w:fldCharType="begin"/>
      </w:r>
      <w:r>
        <w:instrText xml:space="preserve"> HYPERLINK \l _Toc23969 </w:instrText>
      </w:r>
      <w:r>
        <w:fldChar w:fldCharType="separate"/>
      </w:r>
      <w:r>
        <w:rPr>
          <w:rFonts w:hint="default" w:ascii="Times New Roman" w:hAnsi="Times New Roman"/>
          <w:szCs w:val="28"/>
        </w:rPr>
        <w:t>15.货物运输服务红字确认单申请</w:t>
      </w:r>
      <w:r>
        <w:tab/>
      </w:r>
      <w:r>
        <w:fldChar w:fldCharType="begin"/>
      </w:r>
      <w:r>
        <w:instrText xml:space="preserve"> PAGEREF _Toc23969 \h </w:instrText>
      </w:r>
      <w:r>
        <w:fldChar w:fldCharType="separate"/>
      </w:r>
      <w:r>
        <w:t>129</w:t>
      </w:r>
      <w:r>
        <w:fldChar w:fldCharType="end"/>
      </w:r>
      <w:r>
        <w:fldChar w:fldCharType="end"/>
      </w:r>
    </w:p>
    <w:p w14:paraId="4A4E20E0">
      <w:pPr>
        <w:pStyle w:val="15"/>
        <w:tabs>
          <w:tab w:val="right" w:leader="dot" w:pos="8306"/>
        </w:tabs>
      </w:pPr>
      <w:r>
        <w:fldChar w:fldCharType="begin"/>
      </w:r>
      <w:r>
        <w:instrText xml:space="preserve"> HYPERLINK \l _Toc18951 </w:instrText>
      </w:r>
      <w:r>
        <w:fldChar w:fldCharType="separate"/>
      </w:r>
      <w:r>
        <w:rPr>
          <w:rFonts w:hint="default" w:ascii="Times New Roman" w:hAnsi="Times New Roman"/>
          <w:szCs w:val="28"/>
        </w:rPr>
        <w:t>16.货物运输服务红字确认单确认</w:t>
      </w:r>
      <w:r>
        <w:tab/>
      </w:r>
      <w:r>
        <w:fldChar w:fldCharType="begin"/>
      </w:r>
      <w:r>
        <w:instrText xml:space="preserve"> PAGEREF _Toc18951 \h </w:instrText>
      </w:r>
      <w:r>
        <w:fldChar w:fldCharType="separate"/>
      </w:r>
      <w:r>
        <w:t>134</w:t>
      </w:r>
      <w:r>
        <w:fldChar w:fldCharType="end"/>
      </w:r>
      <w:r>
        <w:fldChar w:fldCharType="end"/>
      </w:r>
    </w:p>
    <w:p w14:paraId="799CB667">
      <w:pPr>
        <w:pStyle w:val="15"/>
        <w:tabs>
          <w:tab w:val="right" w:leader="dot" w:pos="8306"/>
        </w:tabs>
      </w:pPr>
      <w:r>
        <w:fldChar w:fldCharType="begin"/>
      </w:r>
      <w:r>
        <w:instrText xml:space="preserve"> HYPERLINK \l _Toc1634 </w:instrText>
      </w:r>
      <w:r>
        <w:fldChar w:fldCharType="separate"/>
      </w:r>
      <w:r>
        <w:rPr>
          <w:rFonts w:hint="default" w:ascii="Times New Roman" w:hAnsi="Times New Roman"/>
          <w:szCs w:val="28"/>
        </w:rPr>
        <w:t>17.上传发票汇总确认信息</w:t>
      </w:r>
      <w:r>
        <w:tab/>
      </w:r>
      <w:r>
        <w:fldChar w:fldCharType="begin"/>
      </w:r>
      <w:r>
        <w:instrText xml:space="preserve"> PAGEREF _Toc1634 \h </w:instrText>
      </w:r>
      <w:r>
        <w:fldChar w:fldCharType="separate"/>
      </w:r>
      <w:r>
        <w:t>136</w:t>
      </w:r>
      <w:r>
        <w:fldChar w:fldCharType="end"/>
      </w:r>
      <w:r>
        <w:fldChar w:fldCharType="end"/>
      </w:r>
    </w:p>
    <w:p w14:paraId="77278401">
      <w:pPr>
        <w:pStyle w:val="15"/>
        <w:tabs>
          <w:tab w:val="right" w:leader="dot" w:pos="8306"/>
        </w:tabs>
      </w:pPr>
      <w:r>
        <w:fldChar w:fldCharType="begin"/>
      </w:r>
      <w:r>
        <w:instrText xml:space="preserve"> HYPERLINK \l _Toc15898 </w:instrText>
      </w:r>
      <w:r>
        <w:fldChar w:fldCharType="separate"/>
      </w:r>
      <w:r>
        <w:rPr>
          <w:rFonts w:hint="default" w:ascii="Times New Roman" w:hAnsi="Times New Roman"/>
          <w:szCs w:val="28"/>
        </w:rPr>
        <w:t>18. 查询发票汇总确认信息</w:t>
      </w:r>
      <w:r>
        <w:tab/>
      </w:r>
      <w:r>
        <w:fldChar w:fldCharType="begin"/>
      </w:r>
      <w:r>
        <w:instrText xml:space="preserve"> PAGEREF _Toc15898 \h </w:instrText>
      </w:r>
      <w:r>
        <w:fldChar w:fldCharType="separate"/>
      </w:r>
      <w:r>
        <w:t>139</w:t>
      </w:r>
      <w:r>
        <w:fldChar w:fldCharType="end"/>
      </w:r>
      <w:r>
        <w:fldChar w:fldCharType="end"/>
      </w:r>
    </w:p>
    <w:p w14:paraId="0E448523">
      <w:pPr>
        <w:pStyle w:val="15"/>
        <w:tabs>
          <w:tab w:val="right" w:leader="dot" w:pos="8306"/>
        </w:tabs>
      </w:pPr>
      <w:r>
        <w:fldChar w:fldCharType="begin"/>
      </w:r>
      <w:r>
        <w:instrText xml:space="preserve"> HYPERLINK \l _Toc15436 </w:instrText>
      </w:r>
      <w:r>
        <w:fldChar w:fldCharType="separate"/>
      </w:r>
      <w:r>
        <w:rPr>
          <w:rFonts w:hint="eastAsia" w:ascii="Times New Roman" w:hAnsi="Times New Roman"/>
          <w:szCs w:val="28"/>
          <w:lang w:val="en-US" w:eastAsia="zh-CN"/>
        </w:rPr>
        <w:t>19</w:t>
      </w:r>
      <w:r>
        <w:rPr>
          <w:rFonts w:hint="default" w:ascii="Times New Roman" w:hAnsi="Times New Roman"/>
          <w:szCs w:val="28"/>
        </w:rPr>
        <w:t>. 查询</w:t>
      </w:r>
      <w:r>
        <w:rPr>
          <w:rFonts w:hint="eastAsia" w:ascii="Times New Roman" w:hAnsi="Times New Roman"/>
          <w:szCs w:val="28"/>
          <w:lang w:val="en-US" w:eastAsia="zh-CN"/>
        </w:rPr>
        <w:t>差额征税编码</w:t>
      </w:r>
      <w:r>
        <w:tab/>
      </w:r>
      <w:r>
        <w:fldChar w:fldCharType="begin"/>
      </w:r>
      <w:r>
        <w:instrText xml:space="preserve"> PAGEREF _Toc15436 \h </w:instrText>
      </w:r>
      <w:r>
        <w:fldChar w:fldCharType="separate"/>
      </w:r>
      <w:r>
        <w:t>142</w:t>
      </w:r>
      <w:r>
        <w:fldChar w:fldCharType="end"/>
      </w:r>
      <w:r>
        <w:fldChar w:fldCharType="end"/>
      </w:r>
    </w:p>
    <w:p w14:paraId="3151E4A0">
      <w:pPr>
        <w:pStyle w:val="20"/>
        <w:tabs>
          <w:tab w:val="right" w:leader="dot" w:pos="8306"/>
        </w:tabs>
      </w:pPr>
      <w:r>
        <w:fldChar w:fldCharType="begin"/>
      </w:r>
      <w:r>
        <w:instrText xml:space="preserve"> HYPERLINK \l _Toc20119 </w:instrText>
      </w:r>
      <w:r>
        <w:fldChar w:fldCharType="separate"/>
      </w:r>
      <w:r>
        <w:rPr>
          <w:rFonts w:hint="eastAsia" w:ascii="Times New Roman" w:hAnsi="Times New Roman"/>
          <w:lang w:val="en-US" w:eastAsia="zh-CN"/>
        </w:rPr>
        <w:t>六、附件</w:t>
      </w:r>
      <w:r>
        <w:tab/>
      </w:r>
      <w:r>
        <w:fldChar w:fldCharType="begin"/>
      </w:r>
      <w:r>
        <w:instrText xml:space="preserve"> PAGEREF _Toc20119 \h </w:instrText>
      </w:r>
      <w:r>
        <w:fldChar w:fldCharType="separate"/>
      </w:r>
      <w:r>
        <w:t>145</w:t>
      </w:r>
      <w:r>
        <w:fldChar w:fldCharType="end"/>
      </w:r>
      <w:r>
        <w:fldChar w:fldCharType="end"/>
      </w:r>
    </w:p>
    <w:p w14:paraId="08FA6DBE">
      <w:pPr>
        <w:pStyle w:val="23"/>
        <w:tabs>
          <w:tab w:val="right" w:leader="dot" w:pos="8306"/>
        </w:tabs>
      </w:pPr>
      <w:r>
        <w:fldChar w:fldCharType="begin"/>
      </w:r>
      <w:r>
        <w:instrText xml:space="preserve"> HYPERLINK \l _Toc14916 </w:instrText>
      </w:r>
      <w:r>
        <w:fldChar w:fldCharType="separate"/>
      </w:r>
      <w:r>
        <w:rPr>
          <w:rFonts w:hint="eastAsia" w:ascii="宋体" w:hAnsi="宋体" w:eastAsia="宋体" w:cs="Times New Roman"/>
          <w:lang w:val="en-US" w:eastAsia="zh-CN"/>
        </w:rPr>
        <w:t>（一）国籍代码表</w:t>
      </w:r>
      <w:r>
        <w:tab/>
      </w:r>
      <w:r>
        <w:fldChar w:fldCharType="begin"/>
      </w:r>
      <w:r>
        <w:instrText xml:space="preserve"> PAGEREF _Toc14916 \h </w:instrText>
      </w:r>
      <w:r>
        <w:fldChar w:fldCharType="separate"/>
      </w:r>
      <w:r>
        <w:t>145</w:t>
      </w:r>
      <w:r>
        <w:fldChar w:fldCharType="end"/>
      </w:r>
      <w:r>
        <w:fldChar w:fldCharType="end"/>
      </w:r>
    </w:p>
    <w:p w14:paraId="18D4848D">
      <w:r>
        <w:fldChar w:fldCharType="end"/>
      </w:r>
    </w:p>
    <w:p w14:paraId="7AC5378D">
      <w:pPr>
        <w:pStyle w:val="2"/>
        <w:widowControl/>
        <w:spacing w:beforeAutospacing="0" w:afterAutospacing="0" w:line="408" w:lineRule="auto"/>
        <w:rPr>
          <w:rFonts w:hint="default" w:ascii="Times New Roman" w:hAnsi="Times New Roman"/>
          <w:sz w:val="32"/>
          <w:szCs w:val="32"/>
        </w:rPr>
      </w:pPr>
      <w:bookmarkStart w:id="14" w:name="_Toc21828"/>
      <w:bookmarkStart w:id="15" w:name="_Toc21411"/>
      <w:bookmarkStart w:id="16" w:name="_Toc6651"/>
      <w:r>
        <w:rPr>
          <w:rFonts w:hint="default" w:ascii="Times New Roman" w:hAnsi="Times New Roman"/>
          <w:sz w:val="32"/>
          <w:szCs w:val="32"/>
        </w:rPr>
        <w:br w:type="page"/>
      </w:r>
      <w:r>
        <w:rPr>
          <w:rFonts w:hint="default" w:ascii="Times New Roman" w:hAnsi="Times New Roman"/>
          <w:sz w:val="32"/>
          <w:szCs w:val="32"/>
        </w:rPr>
        <w:t>一、阅读指引</w:t>
      </w:r>
      <w:bookmarkEnd w:id="14"/>
      <w:bookmarkEnd w:id="15"/>
      <w:bookmarkEnd w:id="16"/>
    </w:p>
    <w:p w14:paraId="14E8F1E8">
      <w:pPr>
        <w:pStyle w:val="5"/>
        <w:rPr>
          <w:szCs w:val="24"/>
        </w:rPr>
      </w:pPr>
      <w:r>
        <w:rPr>
          <w:szCs w:val="24"/>
        </w:rPr>
        <w:t>为满足纳税人多场景、规模化、合规化、自动化的货物运输服务发票开具需求，乐企数字开放平台提供数字化电子发票（货物运输服务）（以下简称“货物运输服务发票”）开具能力，并通过本能力说明文档明确了货物运输服务发票开具相关业务规则和数据接口。</w:t>
      </w:r>
    </w:p>
    <w:p w14:paraId="3B801E02">
      <w:pPr>
        <w:pStyle w:val="5"/>
        <w:rPr>
          <w:szCs w:val="24"/>
        </w:rPr>
      </w:pPr>
      <w:r>
        <w:rPr>
          <w:szCs w:val="24"/>
        </w:rPr>
        <w:t>本能力适用于提供货物运输服务的纳税人订阅。</w:t>
      </w:r>
    </w:p>
    <w:p w14:paraId="35E46461">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5B49CA40">
      <w:pPr>
        <w:pStyle w:val="2"/>
        <w:widowControl/>
        <w:spacing w:beforeAutospacing="0" w:afterAutospacing="0" w:line="408" w:lineRule="auto"/>
        <w:rPr>
          <w:rFonts w:hint="default" w:ascii="Times New Roman" w:hAnsi="Times New Roman"/>
          <w:sz w:val="32"/>
          <w:szCs w:val="32"/>
        </w:rPr>
      </w:pPr>
      <w:bookmarkStart w:id="17" w:name="_Toc27422"/>
      <w:bookmarkStart w:id="18" w:name="_Toc8899"/>
      <w:bookmarkStart w:id="19" w:name="_Toc10992"/>
      <w:r>
        <w:rPr>
          <w:rFonts w:hint="default" w:ascii="Times New Roman" w:hAnsi="Times New Roman"/>
          <w:sz w:val="32"/>
          <w:szCs w:val="32"/>
        </w:rPr>
        <w:t>二、能力介绍</w:t>
      </w:r>
      <w:bookmarkEnd w:id="17"/>
      <w:bookmarkEnd w:id="18"/>
      <w:bookmarkEnd w:id="19"/>
    </w:p>
    <w:p w14:paraId="1B5FB76E">
      <w:pPr>
        <w:pStyle w:val="3"/>
        <w:widowControl/>
        <w:spacing w:beforeAutospacing="0" w:afterAutospacing="0" w:line="408" w:lineRule="auto"/>
        <w:rPr>
          <w:rFonts w:hint="default" w:ascii="Times New Roman" w:hAnsi="Times New Roman"/>
          <w:sz w:val="28"/>
          <w:szCs w:val="28"/>
        </w:rPr>
      </w:pPr>
      <w:bookmarkStart w:id="20" w:name="_Toc6451"/>
      <w:bookmarkStart w:id="21" w:name="_Toc4761"/>
      <w:bookmarkStart w:id="22" w:name="_Toc8191"/>
      <w:r>
        <w:rPr>
          <w:rFonts w:hint="default" w:ascii="Times New Roman" w:hAnsi="Times New Roman"/>
          <w:sz w:val="28"/>
          <w:szCs w:val="28"/>
        </w:rPr>
        <w:t>（一）能力简介</w:t>
      </w:r>
      <w:bookmarkEnd w:id="20"/>
      <w:bookmarkEnd w:id="21"/>
      <w:bookmarkEnd w:id="22"/>
    </w:p>
    <w:p w14:paraId="03CB8BB2">
      <w:pPr>
        <w:pStyle w:val="5"/>
        <w:rPr>
          <w:szCs w:val="24"/>
        </w:rPr>
      </w:pPr>
      <w:r>
        <w:rPr>
          <w:szCs w:val="24"/>
        </w:rPr>
        <w:t>纳税人提供货物运输服务时，可以通过本能力开具货物运输服务发票。</w:t>
      </w:r>
    </w:p>
    <w:p w14:paraId="79A41F93">
      <w:pPr>
        <w:pStyle w:val="5"/>
        <w:rPr>
          <w:szCs w:val="24"/>
        </w:rPr>
      </w:pPr>
      <w:r>
        <w:rPr>
          <w:szCs w:val="24"/>
        </w:rPr>
        <w:t>纳税人可将本能力中的各类规则和接口嵌入本单位信息化系统中（如：销售、收款、结算等），实现货物运输服务发票开具流程和商业行为的融合，有效提升货物运输服务发票开具效率。</w:t>
      </w:r>
    </w:p>
    <w:p w14:paraId="47011D2C">
      <w:pPr>
        <w:pStyle w:val="5"/>
        <w:rPr>
          <w:color w:val="000000"/>
          <w:szCs w:val="24"/>
        </w:rPr>
      </w:pPr>
      <w:r>
        <w:rPr>
          <w:color w:val="000000"/>
          <w:szCs w:val="24"/>
        </w:rPr>
        <w:t>纳税人可以同时使用本能力、电子发票服务平台开具</w:t>
      </w:r>
      <w:r>
        <w:rPr>
          <w:szCs w:val="24"/>
        </w:rPr>
        <w:t>货物运输服务</w:t>
      </w:r>
      <w:r>
        <w:rPr>
          <w:color w:val="000000"/>
          <w:szCs w:val="24"/>
        </w:rPr>
        <w:t>发票（税务机关另有规定除外）。</w:t>
      </w:r>
    </w:p>
    <w:p w14:paraId="5E74E1A6">
      <w:pPr>
        <w:pStyle w:val="3"/>
        <w:widowControl/>
        <w:spacing w:beforeAutospacing="0" w:afterAutospacing="0" w:line="408" w:lineRule="auto"/>
        <w:rPr>
          <w:rFonts w:hint="default" w:ascii="Times New Roman" w:hAnsi="Times New Roman"/>
          <w:sz w:val="28"/>
          <w:szCs w:val="28"/>
        </w:rPr>
      </w:pPr>
      <w:bookmarkStart w:id="23" w:name="_Toc16586"/>
      <w:bookmarkStart w:id="24" w:name="_Toc16934"/>
      <w:bookmarkStart w:id="25" w:name="_Toc14828"/>
      <w:r>
        <w:rPr>
          <w:rFonts w:hint="default" w:ascii="Times New Roman" w:hAnsi="Times New Roman"/>
          <w:sz w:val="28"/>
          <w:szCs w:val="28"/>
        </w:rPr>
        <w:t>（二）应用案例</w:t>
      </w:r>
      <w:bookmarkEnd w:id="23"/>
      <w:bookmarkEnd w:id="24"/>
      <w:bookmarkEnd w:id="25"/>
    </w:p>
    <w:p w14:paraId="4F934C1C">
      <w:pPr>
        <w:pStyle w:val="5"/>
        <w:rPr>
          <w:szCs w:val="24"/>
        </w:rPr>
      </w:pPr>
      <w:r>
        <w:rPr>
          <w:szCs w:val="24"/>
        </w:rPr>
        <w:t>1、某货物运输服务企业订单完成自动开票</w:t>
      </w:r>
    </w:p>
    <w:p w14:paraId="261EB00B">
      <w:pPr>
        <w:pStyle w:val="5"/>
        <w:rPr>
          <w:szCs w:val="24"/>
        </w:rPr>
      </w:pPr>
      <w:r>
        <w:rPr>
          <w:szCs w:val="24"/>
        </w:rPr>
        <w:t>某货物运输服务企业将货物运输服务发票开具能力嵌入货物运输服务开票系统，当运输服务提供完毕或变更时，其货物运输服务开票系统通过乐企嵌入的货物运输服务发票开具能力的各个规则和接口，组合物流、订单、支付等信息自动生成货物运输服务发票，并完成交付。</w:t>
      </w:r>
    </w:p>
    <w:p w14:paraId="244D2E77">
      <w:pPr>
        <w:pStyle w:val="3"/>
        <w:widowControl/>
        <w:spacing w:beforeAutospacing="0" w:afterAutospacing="0" w:line="408" w:lineRule="auto"/>
        <w:rPr>
          <w:rFonts w:hint="default" w:ascii="Times New Roman" w:hAnsi="Times New Roman"/>
          <w:sz w:val="28"/>
          <w:szCs w:val="28"/>
        </w:rPr>
      </w:pPr>
      <w:bookmarkStart w:id="26" w:name="_Toc12867"/>
      <w:bookmarkStart w:id="27" w:name="_Toc13653"/>
      <w:bookmarkStart w:id="28" w:name="_Toc30707"/>
      <w:r>
        <w:rPr>
          <w:rFonts w:hint="default" w:ascii="Times New Roman" w:hAnsi="Times New Roman"/>
          <w:sz w:val="28"/>
          <w:szCs w:val="28"/>
        </w:rPr>
        <w:t>（</w:t>
      </w:r>
      <w:r>
        <w:rPr>
          <w:rFonts w:hint="eastAsia" w:ascii="Times New Roman" w:hAnsi="Times New Roman"/>
          <w:sz w:val="28"/>
          <w:szCs w:val="28"/>
          <w:lang w:val="en-US" w:eastAsia="zh-CN"/>
        </w:rPr>
        <w:t>三</w:t>
      </w:r>
      <w:r>
        <w:rPr>
          <w:rFonts w:hint="default" w:ascii="Times New Roman" w:hAnsi="Times New Roman"/>
          <w:sz w:val="28"/>
          <w:szCs w:val="28"/>
        </w:rPr>
        <w:t>）名词解释</w:t>
      </w:r>
      <w:bookmarkEnd w:id="26"/>
      <w:bookmarkEnd w:id="27"/>
      <w:bookmarkEnd w:id="28"/>
    </w:p>
    <w:p w14:paraId="1A9B78BB">
      <w:pPr>
        <w:pStyle w:val="5"/>
        <w:rPr>
          <w:szCs w:val="24"/>
        </w:rPr>
      </w:pPr>
      <w:r>
        <w:rPr>
          <w:szCs w:val="24"/>
        </w:rPr>
        <w:t>直连单位:指的是申请直连乐企数字开放平台且税务机关审核通过的纳税人。</w:t>
      </w:r>
    </w:p>
    <w:p w14:paraId="64364DA4">
      <w:pPr>
        <w:pStyle w:val="5"/>
        <w:rPr>
          <w:szCs w:val="24"/>
        </w:rPr>
      </w:pPr>
      <w:r>
        <w:rPr>
          <w:szCs w:val="24"/>
        </w:rPr>
        <w:t>使用单位:指的是被直连单位邀请直连乐企数字开放平台且税务机关审核通过的纳税人。</w:t>
      </w:r>
    </w:p>
    <w:p w14:paraId="5825B44E">
      <w:pPr>
        <w:pStyle w:val="5"/>
        <w:rPr>
          <w:szCs w:val="24"/>
        </w:rPr>
      </w:pPr>
      <w:r>
        <w:rPr>
          <w:szCs w:val="24"/>
        </w:rPr>
        <w:t>开具前置:指的是纳税人在开具发票前所获取的关于开票相关信息的能力。</w:t>
      </w:r>
    </w:p>
    <w:p w14:paraId="4E3D3D88">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2BB31B6A">
      <w:pPr>
        <w:pStyle w:val="5"/>
        <w:rPr>
          <w:szCs w:val="24"/>
        </w:rPr>
      </w:pPr>
      <w:r>
        <w:rPr>
          <w:szCs w:val="24"/>
        </w:rPr>
        <w:t>预赋码信息:指的是纳税人在开具发票前所需获取的发票号码信息。</w:t>
      </w:r>
    </w:p>
    <w:p w14:paraId="167F1A8F">
      <w:pPr>
        <w:pStyle w:val="5"/>
        <w:rPr>
          <w:szCs w:val="24"/>
        </w:rPr>
      </w:pPr>
      <w:r>
        <w:rPr>
          <w:szCs w:val="24"/>
        </w:rPr>
        <w:t>API列表:指的是纳税人在使用开票能力期间所需要的应用程序接口。</w:t>
      </w:r>
    </w:p>
    <w:p w14:paraId="3FB7874C">
      <w:pPr>
        <w:pStyle w:val="3"/>
        <w:widowControl/>
        <w:spacing w:beforeAutospacing="0" w:afterAutospacing="0" w:line="408" w:lineRule="auto"/>
        <w:rPr>
          <w:rFonts w:hint="default" w:ascii="Times New Roman" w:hAnsi="Times New Roman"/>
          <w:sz w:val="28"/>
          <w:szCs w:val="28"/>
        </w:rPr>
      </w:pPr>
      <w:bookmarkStart w:id="29" w:name="_Toc25664"/>
      <w:bookmarkStart w:id="30" w:name="_Toc12749"/>
      <w:bookmarkStart w:id="31" w:name="_Toc31116"/>
      <w:r>
        <w:rPr>
          <w:rFonts w:hint="default" w:ascii="Times New Roman" w:hAnsi="Times New Roman"/>
          <w:sz w:val="28"/>
          <w:szCs w:val="28"/>
        </w:rPr>
        <w:t>（</w:t>
      </w:r>
      <w:r>
        <w:rPr>
          <w:rFonts w:hint="eastAsia" w:ascii="Times New Roman" w:hAnsi="Times New Roman"/>
          <w:sz w:val="28"/>
          <w:szCs w:val="28"/>
          <w:lang w:val="en-US" w:eastAsia="zh-CN"/>
        </w:rPr>
        <w:t>四</w:t>
      </w:r>
      <w:r>
        <w:rPr>
          <w:rFonts w:hint="default" w:ascii="Times New Roman" w:hAnsi="Times New Roman"/>
          <w:sz w:val="28"/>
          <w:szCs w:val="28"/>
        </w:rPr>
        <w:t>）扩展阅读</w:t>
      </w:r>
      <w:bookmarkEnd w:id="29"/>
      <w:bookmarkEnd w:id="30"/>
      <w:bookmarkEnd w:id="31"/>
    </w:p>
    <w:p w14:paraId="539ADBE2">
      <w:pPr>
        <w:pStyle w:val="5"/>
        <w:rPr>
          <w:szCs w:val="24"/>
        </w:rPr>
      </w:pPr>
      <w:r>
        <w:rPr>
          <w:szCs w:val="24"/>
        </w:rPr>
        <w:t>无。</w:t>
      </w:r>
    </w:p>
    <w:p w14:paraId="3391803C">
      <w:pPr>
        <w:pStyle w:val="2"/>
        <w:widowControl/>
        <w:spacing w:beforeAutospacing="0" w:afterAutospacing="0" w:line="408" w:lineRule="auto"/>
        <w:rPr>
          <w:rFonts w:hint="default" w:ascii="Times New Roman" w:hAnsi="Times New Roman" w:eastAsia="Helvetica" w:cs="Times New Roman"/>
          <w:sz w:val="32"/>
          <w:szCs w:val="32"/>
          <w:lang w:val="en-US"/>
        </w:rPr>
      </w:pPr>
      <w:bookmarkStart w:id="32" w:name="_Toc25717"/>
      <w:bookmarkStart w:id="33" w:name="_Toc26759"/>
      <w:bookmarkStart w:id="34" w:name="_Toc7936"/>
      <w:bookmarkStart w:id="35" w:name="_Toc31213"/>
      <w:r>
        <w:rPr>
          <w:rFonts w:hint="eastAsia" w:ascii="Times New Roman" w:hAnsi="Times New Roman" w:cs="Times New Roman"/>
          <w:sz w:val="32"/>
          <w:szCs w:val="32"/>
          <w:lang w:val="en-US" w:eastAsia="zh-CN"/>
        </w:rPr>
        <w:t>三、政策</w:t>
      </w:r>
      <w:bookmarkEnd w:id="32"/>
      <w:bookmarkEnd w:id="33"/>
      <w:bookmarkEnd w:id="34"/>
      <w:r>
        <w:rPr>
          <w:rFonts w:hint="eastAsia" w:ascii="Times New Roman" w:hAnsi="Times New Roman" w:cs="Times New Roman"/>
          <w:sz w:val="32"/>
          <w:szCs w:val="32"/>
          <w:lang w:val="en-US" w:eastAsia="zh-CN"/>
        </w:rPr>
        <w:t>依据</w:t>
      </w:r>
    </w:p>
    <w:p w14:paraId="7BCA5050">
      <w:pPr>
        <w:pStyle w:val="5"/>
        <w:rPr>
          <w:szCs w:val="24"/>
        </w:rPr>
      </w:pPr>
      <w:r>
        <w:rPr>
          <w:szCs w:val="24"/>
        </w:rPr>
        <w:t>《国家税务总局关于全面推开营业税改征增值税试点有关税收征收管理事项的公告》（国家税务总局</w:t>
      </w:r>
      <w:r>
        <w:rPr>
          <w:color w:val="000000"/>
          <w:szCs w:val="24"/>
        </w:rPr>
        <w:t>公告2016年第23号）</w:t>
      </w:r>
    </w:p>
    <w:p w14:paraId="010BB062">
      <w:pPr>
        <w:pStyle w:val="5"/>
        <w:rPr>
          <w:color w:val="000000"/>
          <w:szCs w:val="24"/>
        </w:rPr>
      </w:pPr>
      <w:r>
        <w:rPr>
          <w:color w:val="000000"/>
          <w:szCs w:val="24"/>
        </w:rPr>
        <w:t>《财政部国家税务总局关于全面推开营业税改征增值税试点的通知》（财税〔2016〕36号）</w:t>
      </w:r>
    </w:p>
    <w:p w14:paraId="6D0D2327">
      <w:pPr>
        <w:pStyle w:val="5"/>
        <w:rPr>
          <w:szCs w:val="24"/>
        </w:rPr>
      </w:pPr>
      <w:r>
        <w:rPr>
          <w:szCs w:val="24"/>
        </w:rPr>
        <w:t>《财政部 税务总局 海关总署关于深化增值税改革有关政策的公告》(财政部 税务总局 海关总署公告2019年第39号)</w:t>
      </w:r>
    </w:p>
    <w:p w14:paraId="0F392146">
      <w:pPr>
        <w:pStyle w:val="5"/>
        <w:rPr>
          <w:color w:val="FF0000"/>
          <w:szCs w:val="24"/>
        </w:rPr>
      </w:pPr>
      <w:r>
        <w:rPr>
          <w:szCs w:val="24"/>
        </w:rPr>
        <w:t xml:space="preserve"> 国家税务总局各省（自治区、直辖市、计划单列市）税务局关于推行全面数字化电子发票的相关公告 </w:t>
      </w:r>
    </w:p>
    <w:p w14:paraId="60C6BF6F">
      <w:pPr>
        <w:pStyle w:val="2"/>
        <w:widowControl/>
        <w:spacing w:beforeAutospacing="0" w:afterAutospacing="0" w:line="408" w:lineRule="auto"/>
        <w:rPr>
          <w:rFonts w:hint="default" w:ascii="Times New Roman" w:hAnsi="Times New Roman"/>
          <w:sz w:val="32"/>
          <w:szCs w:val="32"/>
        </w:rPr>
      </w:pPr>
      <w:bookmarkStart w:id="36" w:name="_Toc16807"/>
      <w:bookmarkStart w:id="37" w:name="_Toc26065"/>
      <w:r>
        <w:rPr>
          <w:rFonts w:hint="eastAsia" w:ascii="Times New Roman" w:hAnsi="Times New Roman"/>
          <w:sz w:val="32"/>
          <w:szCs w:val="32"/>
          <w:lang w:val="en-US" w:eastAsia="zh-CN"/>
        </w:rPr>
        <w:t>四</w:t>
      </w:r>
      <w:r>
        <w:rPr>
          <w:rFonts w:hint="default" w:ascii="Times New Roman" w:hAnsi="Times New Roman" w:eastAsia="Helvetica"/>
          <w:sz w:val="32"/>
          <w:szCs w:val="32"/>
        </w:rPr>
        <w:t>、开发指引</w:t>
      </w:r>
      <w:bookmarkEnd w:id="35"/>
      <w:bookmarkEnd w:id="36"/>
      <w:bookmarkEnd w:id="37"/>
    </w:p>
    <w:p w14:paraId="4E786442">
      <w:pPr>
        <w:widowControl w:val="0"/>
        <w:spacing w:line="360" w:lineRule="auto"/>
        <w:ind w:firstLine="480" w:firstLineChars="200"/>
        <w:jc w:val="both"/>
        <w:rPr>
          <w:rFonts w:hint="default" w:ascii="Times New Roman" w:hAnsi="Times New Roman"/>
          <w:sz w:val="28"/>
          <w:szCs w:val="28"/>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3F18266F">
      <w:pPr>
        <w:pStyle w:val="3"/>
        <w:widowControl/>
        <w:spacing w:beforeAutospacing="0" w:afterAutospacing="0" w:line="408" w:lineRule="auto"/>
        <w:rPr>
          <w:rFonts w:hint="default" w:ascii="Times New Roman" w:hAnsi="Times New Roman"/>
          <w:sz w:val="28"/>
          <w:szCs w:val="28"/>
        </w:rPr>
      </w:pPr>
      <w:bookmarkStart w:id="38" w:name="_Toc10213"/>
      <w:bookmarkStart w:id="39" w:name="_Toc20959"/>
      <w:bookmarkStart w:id="40" w:name="_Toc27210"/>
      <w:r>
        <w:rPr>
          <w:rFonts w:hint="default" w:ascii="Times New Roman" w:hAnsi="Times New Roman"/>
          <w:sz w:val="28"/>
          <w:szCs w:val="28"/>
        </w:rPr>
        <w:t>（一）业务场景</w:t>
      </w:r>
      <w:bookmarkEnd w:id="38"/>
      <w:bookmarkEnd w:id="39"/>
      <w:bookmarkEnd w:id="40"/>
    </w:p>
    <w:p w14:paraId="49091D8D">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4DF9441E"/>
    <w:p w14:paraId="4C67803A">
      <w:pPr>
        <w:pStyle w:val="4"/>
        <w:tabs>
          <w:tab w:val="left" w:pos="432"/>
          <w:tab w:val="left" w:pos="864"/>
        </w:tabs>
        <w:rPr>
          <w:rFonts w:ascii="Times New Roman" w:hAnsi="Times New Roman"/>
        </w:rPr>
      </w:pPr>
      <w:bookmarkStart w:id="41" w:name="_Toc31477"/>
      <w:bookmarkStart w:id="42" w:name="_Toc10724"/>
      <w:bookmarkStart w:id="43" w:name="_Toc21473"/>
      <w:r>
        <w:rPr>
          <w:rFonts w:ascii="Times New Roman" w:hAnsi="Times New Roman"/>
        </w:rPr>
        <w:t>1货物运输服务发票开具前置</w:t>
      </w:r>
      <w:bookmarkEnd w:id="41"/>
      <w:bookmarkEnd w:id="42"/>
      <w:bookmarkEnd w:id="43"/>
    </w:p>
    <w:p w14:paraId="23FADCF7">
      <w:pPr>
        <w:pStyle w:val="5"/>
      </w:pPr>
      <w:r>
        <w:t>企业在开具发票前可提前将开具发票所需的相关信息获取到本地，待开票时查询本地的数据进行校验。</w:t>
      </w:r>
    </w:p>
    <w:p w14:paraId="7B03DE3E">
      <w:pPr>
        <w:pStyle w:val="5"/>
      </w:pPr>
      <w:r>
        <w:t>在此场景中企业获取信息时无严格的先后顺序，可同时申请获取所有信息，也可以单独只获取某一个开票信息更新本地的信息。</w:t>
      </w:r>
    </w:p>
    <w:p w14:paraId="508D7278">
      <w:pPr>
        <w:pStyle w:val="6"/>
        <w:rPr>
          <w:rFonts w:hint="default" w:ascii="Times New Roman" w:hAnsi="Times New Roman"/>
          <w:sz w:val="22"/>
          <w:szCs w:val="22"/>
        </w:rPr>
      </w:pPr>
      <w:bookmarkStart w:id="44" w:name="_Toc9295"/>
      <w:bookmarkStart w:id="45" w:name="_Toc479"/>
      <w:r>
        <w:rPr>
          <w:rFonts w:hint="default" w:ascii="Times New Roman" w:hAnsi="Times New Roman"/>
          <w:sz w:val="22"/>
          <w:szCs w:val="22"/>
        </w:rPr>
        <w:t>1.1全流程图</w:t>
      </w:r>
      <w:bookmarkEnd w:id="44"/>
      <w:bookmarkEnd w:id="45"/>
    </w:p>
    <w:p w14:paraId="36DCA747">
      <w:pPr>
        <w:pStyle w:val="5"/>
      </w:pPr>
      <w:r>
        <w:t>在该场景中获取发票所需信息无严格的先后顺序。</w:t>
      </w:r>
    </w:p>
    <w:p w14:paraId="6F71C225">
      <w:pPr>
        <w:pStyle w:val="35"/>
        <w:ind w:firstLine="0" w:firstLineChars="0"/>
        <w:jc w:val="center"/>
      </w:pPr>
      <w:r>
        <w:drawing>
          <wp:inline distT="0" distB="0" distL="114300" distR="114300">
            <wp:extent cx="5269230" cy="8741410"/>
            <wp:effectExtent l="0" t="0" r="1270" b="8890"/>
            <wp:docPr id="1" name="图片 54"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4"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192E5D27">
      <w:pPr>
        <w:pStyle w:val="5"/>
        <w:spacing w:line="240" w:lineRule="auto"/>
        <w:ind w:firstLine="0"/>
        <w:jc w:val="center"/>
        <w:rPr>
          <w:rFonts w:eastAsia="黑体"/>
          <w:sz w:val="21"/>
          <w:szCs w:val="21"/>
        </w:rPr>
      </w:pPr>
      <w:r>
        <w:rPr>
          <w:rFonts w:eastAsia="黑体"/>
          <w:sz w:val="21"/>
          <w:szCs w:val="21"/>
        </w:rPr>
        <w:t>业务流程图</w:t>
      </w:r>
    </w:p>
    <w:p w14:paraId="05FE2DE2">
      <w:pPr>
        <w:pStyle w:val="5"/>
        <w:ind w:firstLine="0"/>
        <w:jc w:val="center"/>
      </w:pPr>
      <w:r>
        <w:t xml:space="preserve"> </w:t>
      </w:r>
      <w:r>
        <w:drawing>
          <wp:inline distT="0" distB="0" distL="114300" distR="114300">
            <wp:extent cx="4390390" cy="8279765"/>
            <wp:effectExtent l="0" t="0" r="0" b="0"/>
            <wp:docPr id="2" name="图片 55"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5"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459480F8">
      <w:pPr>
        <w:pStyle w:val="5"/>
        <w:spacing w:line="240" w:lineRule="auto"/>
        <w:ind w:firstLine="0"/>
        <w:jc w:val="center"/>
        <w:rPr>
          <w:rFonts w:eastAsia="黑体"/>
          <w:sz w:val="21"/>
          <w:szCs w:val="21"/>
        </w:rPr>
      </w:pPr>
      <w:r>
        <w:rPr>
          <w:rFonts w:eastAsia="黑体"/>
          <w:sz w:val="21"/>
          <w:szCs w:val="21"/>
        </w:rPr>
        <w:t>时序图</w:t>
      </w:r>
    </w:p>
    <w:p w14:paraId="3E5F92E2">
      <w:pPr>
        <w:pStyle w:val="6"/>
        <w:rPr>
          <w:rFonts w:hint="default" w:ascii="Times New Roman" w:hAnsi="Times New Roman"/>
          <w:sz w:val="22"/>
          <w:szCs w:val="22"/>
        </w:rPr>
      </w:pPr>
      <w:bookmarkStart w:id="46" w:name="_Toc9300"/>
      <w:bookmarkStart w:id="47" w:name="_Toc26576"/>
      <w:r>
        <w:rPr>
          <w:rFonts w:hint="default" w:ascii="Times New Roman" w:hAnsi="Times New Roman"/>
          <w:sz w:val="22"/>
          <w:szCs w:val="22"/>
        </w:rPr>
        <w:t>1.2业务规则</w:t>
      </w:r>
      <w:bookmarkEnd w:id="46"/>
      <w:bookmarkEnd w:id="47"/>
      <w:r>
        <w:rPr>
          <w:rFonts w:hint="default" w:ascii="Times New Roman" w:hAnsi="Times New Roman"/>
          <w:sz w:val="22"/>
          <w:szCs w:val="22"/>
        </w:rPr>
        <w:t xml:space="preserve"> </w:t>
      </w:r>
    </w:p>
    <w:p w14:paraId="2FBDDD4A">
      <w:pPr>
        <w:pStyle w:val="7"/>
        <w:tabs>
          <w:tab w:val="left" w:pos="432"/>
          <w:tab w:val="left" w:pos="1152"/>
          <w:tab w:val="left" w:pos="1248"/>
        </w:tabs>
        <w:rPr>
          <w:rFonts w:ascii="Times New Roman" w:hAnsi="Times New Roman"/>
          <w:b w:val="0"/>
          <w:sz w:val="20"/>
          <w:szCs w:val="20"/>
        </w:rPr>
      </w:pPr>
      <w:bookmarkStart w:id="48" w:name="_Toc5535"/>
      <w:bookmarkStart w:id="49" w:name="_Toc12870"/>
      <w:r>
        <w:rPr>
          <w:rFonts w:ascii="Times New Roman" w:hAnsi="Times New Roman"/>
          <w:b w:val="0"/>
          <w:sz w:val="20"/>
          <w:szCs w:val="20"/>
        </w:rPr>
        <w:t>1.2.1获取批量预赋码信息</w:t>
      </w:r>
      <w:bookmarkEnd w:id="48"/>
      <w:bookmarkEnd w:id="49"/>
    </w:p>
    <w:p w14:paraId="035E67F7">
      <w:pPr>
        <w:pStyle w:val="35"/>
        <w:ind w:firstLine="480"/>
      </w:pPr>
      <w:r>
        <w:t>查询本地未使用发票号码段，判断是否低于设定的阈值（例如：低于1000张等），则需要调用税务局端接口重新获取批量预赋码信息。</w:t>
      </w:r>
    </w:p>
    <w:p w14:paraId="48264394">
      <w:pPr>
        <w:pStyle w:val="35"/>
        <w:ind w:firstLine="48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45B4A4B7">
      <w:pPr>
        <w:pStyle w:val="35"/>
        <w:ind w:firstLine="0" w:firstLineChars="0"/>
        <w:jc w:val="center"/>
      </w:pPr>
      <w:r>
        <w:drawing>
          <wp:inline distT="0" distB="0" distL="114300" distR="114300">
            <wp:extent cx="2692400" cy="2940050"/>
            <wp:effectExtent l="0" t="0" r="0" b="6350"/>
            <wp:docPr id="3" name="图片 55"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5"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6C52CCC">
      <w:pPr>
        <w:pStyle w:val="8"/>
        <w:tabs>
          <w:tab w:val="left" w:pos="1296"/>
          <w:tab w:val="clear" w:pos="1152"/>
          <w:tab w:val="clear" w:pos="1248"/>
        </w:tabs>
        <w:rPr>
          <w:b/>
          <w:sz w:val="20"/>
          <w:szCs w:val="20"/>
        </w:rPr>
      </w:pPr>
      <w:bookmarkStart w:id="50" w:name="_Toc30879"/>
      <w:r>
        <w:rPr>
          <w:b/>
          <w:sz w:val="20"/>
          <w:szCs w:val="20"/>
        </w:rPr>
        <w:t>1.2.1.1判断逻辑</w:t>
      </w:r>
      <w:bookmarkEnd w:id="50"/>
    </w:p>
    <w:p w14:paraId="32EF26E2">
      <w:pPr>
        <w:pStyle w:val="35"/>
        <w:ind w:firstLine="480"/>
      </w:pPr>
      <w:r>
        <w:t>调用《获取发票批量预赋码信息》接口规范获取发票批量预赋码信息，当接口调用时发生以下任意情形，调用失败。</w:t>
      </w:r>
    </w:p>
    <w:p w14:paraId="7CA015AD">
      <w:pPr>
        <w:pStyle w:val="35"/>
        <w:numPr>
          <w:ilvl w:val="0"/>
          <w:numId w:val="0"/>
        </w:numPr>
        <w:ind w:leftChars="0"/>
      </w:pPr>
      <w:bookmarkStart w:id="51" w:name="OLE_LINK7"/>
      <w:r>
        <w:rPr>
          <w:rFonts w:hint="eastAsia"/>
          <w:sz w:val="24"/>
        </w:rPr>
        <w:t>●</w:t>
      </w:r>
      <w:r>
        <w:rPr>
          <w:rFonts w:hint="default"/>
          <w:sz w:val="24"/>
          <w:lang w:val="en-US"/>
        </w:rPr>
        <w:t xml:space="preserve"> </w:t>
      </w:r>
      <w:r>
        <w:t>网络通信异常。</w:t>
      </w:r>
    </w:p>
    <w:p w14:paraId="589FB198">
      <w:pPr>
        <w:pStyle w:val="35"/>
        <w:numPr>
          <w:ilvl w:val="0"/>
          <w:numId w:val="0"/>
        </w:numPr>
        <w:ind w:leftChars="0"/>
      </w:pPr>
      <w:r>
        <w:rPr>
          <w:rFonts w:hint="eastAsia"/>
          <w:sz w:val="24"/>
        </w:rPr>
        <w:t>●</w:t>
      </w:r>
      <w:r>
        <w:rPr>
          <w:rFonts w:hint="default"/>
          <w:sz w:val="24"/>
          <w:lang w:val="en-US"/>
        </w:rPr>
        <w:t xml:space="preserve"> </w:t>
      </w:r>
      <w:r>
        <w:t>返回报文存在error节点。</w:t>
      </w:r>
    </w:p>
    <w:p w14:paraId="13FEEF80">
      <w:pPr>
        <w:pStyle w:val="35"/>
        <w:numPr>
          <w:ilvl w:val="0"/>
          <w:numId w:val="0"/>
        </w:numPr>
        <w:ind w:leftChars="0"/>
      </w:pPr>
      <w:r>
        <w:rPr>
          <w:rFonts w:hint="eastAsia"/>
          <w:sz w:val="24"/>
        </w:rPr>
        <w:t>●</w:t>
      </w:r>
      <w:r>
        <w:rPr>
          <w:rFonts w:hint="default"/>
          <w:sz w:val="24"/>
          <w:lang w:val="en-US"/>
        </w:rPr>
        <w:t xml:space="preserve"> </w:t>
      </w:r>
      <w:r>
        <w:t>“返回码”不为“00”。</w:t>
      </w:r>
    </w:p>
    <w:bookmarkEnd w:id="51"/>
    <w:p w14:paraId="08E616A6">
      <w:pPr>
        <w:pStyle w:val="7"/>
        <w:tabs>
          <w:tab w:val="left" w:pos="432"/>
          <w:tab w:val="left" w:pos="1152"/>
          <w:tab w:val="left" w:pos="1248"/>
        </w:tabs>
        <w:rPr>
          <w:rFonts w:ascii="Times New Roman" w:hAnsi="Times New Roman"/>
          <w:b w:val="0"/>
          <w:sz w:val="20"/>
          <w:szCs w:val="20"/>
        </w:rPr>
      </w:pPr>
      <w:bookmarkStart w:id="52" w:name="_Toc18043"/>
      <w:bookmarkStart w:id="53" w:name="_Toc15938"/>
      <w:r>
        <w:rPr>
          <w:rFonts w:ascii="Times New Roman" w:hAnsi="Times New Roman"/>
          <w:b w:val="0"/>
          <w:sz w:val="20"/>
          <w:szCs w:val="20"/>
        </w:rPr>
        <w:t>1.2.2授信额度管理</w:t>
      </w:r>
      <w:bookmarkEnd w:id="52"/>
      <w:bookmarkEnd w:id="53"/>
    </w:p>
    <w:p w14:paraId="5A2679E9">
      <w:pPr>
        <w:pStyle w:val="35"/>
        <w:ind w:firstLine="480"/>
      </w:pPr>
      <w:r>
        <w:t>授信额度即开票额度，用于控制企业开具货物运输服务发票的总额度，乐企1.5要求企业自行管理每月货物运输服务发票的授信额度，并且授信额度禁止跨月使用、禁止超额度开票。授信额度管理包括下载授信额度和退回授信额度2个功能。</w:t>
      </w:r>
    </w:p>
    <w:p w14:paraId="5E46A0B8">
      <w:pPr>
        <w:pStyle w:val="8"/>
        <w:tabs>
          <w:tab w:val="left" w:pos="1296"/>
          <w:tab w:val="clear" w:pos="1152"/>
          <w:tab w:val="clear" w:pos="1248"/>
        </w:tabs>
        <w:rPr>
          <w:b/>
          <w:sz w:val="20"/>
          <w:szCs w:val="20"/>
        </w:rPr>
      </w:pPr>
      <w:bookmarkStart w:id="54" w:name="_Toc26080"/>
      <w:r>
        <w:rPr>
          <w:b/>
          <w:sz w:val="20"/>
          <w:szCs w:val="20"/>
        </w:rPr>
        <w:t>1.2.2.1下载授信额度</w:t>
      </w:r>
      <w:bookmarkEnd w:id="54"/>
    </w:p>
    <w:p w14:paraId="23099C08">
      <w:pPr>
        <w:pStyle w:val="5"/>
      </w:pPr>
      <w:r>
        <w:t>当企业本地的已下载未使用的授信额度小于需要开具的货物运输服务发票的额度时，可通过此功能下载授信额度。</w:t>
      </w:r>
    </w:p>
    <w:p w14:paraId="08D89605">
      <w:pPr>
        <w:pStyle w:val="5"/>
      </w:pPr>
      <w:r>
        <w:t>建议根据企业自身开票情况，对本地已下载未使用的授信额度设置阈值，当已下载未使用的授信额度小于设置的阈值时，自动触发下载授信额度操作。</w:t>
      </w:r>
    </w:p>
    <w:p w14:paraId="3E1B84D7">
      <w:pPr>
        <w:pStyle w:val="35"/>
        <w:ind w:firstLine="0" w:firstLineChars="0"/>
        <w:jc w:val="center"/>
      </w:pPr>
      <w:r>
        <w:drawing>
          <wp:inline distT="0" distB="0" distL="114300" distR="114300">
            <wp:extent cx="4140200" cy="5111750"/>
            <wp:effectExtent l="0" t="0" r="0" b="6350"/>
            <wp:docPr id="4" name="图片 56"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6"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700A7924">
      <w:pPr>
        <w:pStyle w:val="9"/>
        <w:tabs>
          <w:tab w:val="left" w:pos="1392"/>
          <w:tab w:val="left" w:pos="1440"/>
          <w:tab w:val="clear" w:pos="1296"/>
        </w:tabs>
        <w:rPr>
          <w:rFonts w:ascii="Times New Roman" w:hAnsi="Times New Roman"/>
          <w:b/>
          <w:sz w:val="20"/>
          <w:szCs w:val="20"/>
        </w:rPr>
      </w:pPr>
      <w:r>
        <w:rPr>
          <w:rFonts w:ascii="Times New Roman" w:hAnsi="Times New Roman"/>
          <w:b/>
          <w:sz w:val="20"/>
          <w:szCs w:val="20"/>
        </w:rPr>
        <w:t>1.2.2.1.1判断逻辑</w:t>
      </w:r>
    </w:p>
    <w:p w14:paraId="76EB4B79">
      <w:pPr>
        <w:pStyle w:val="35"/>
        <w:ind w:firstLine="480"/>
      </w:pPr>
      <w:r>
        <w:t>调用《查询授信额度》接口规范获取企业当前授信额度信息，当接口调用时发生以下任意情形，调用失败。</w:t>
      </w:r>
    </w:p>
    <w:p w14:paraId="47DF82E2">
      <w:pPr>
        <w:pStyle w:val="35"/>
        <w:numPr>
          <w:ilvl w:val="0"/>
          <w:numId w:val="0"/>
        </w:numPr>
        <w:ind w:leftChars="0"/>
      </w:pPr>
      <w:r>
        <w:rPr>
          <w:rFonts w:hint="eastAsia"/>
          <w:sz w:val="24"/>
        </w:rPr>
        <w:t>●</w:t>
      </w:r>
      <w:r>
        <w:rPr>
          <w:rFonts w:hint="default"/>
          <w:sz w:val="24"/>
          <w:lang w:val="en-US"/>
        </w:rPr>
        <w:t xml:space="preserve"> </w:t>
      </w:r>
      <w:r>
        <w:t>网络通信异常。</w:t>
      </w:r>
    </w:p>
    <w:p w14:paraId="26181AC5">
      <w:pPr>
        <w:pStyle w:val="35"/>
        <w:numPr>
          <w:ilvl w:val="0"/>
          <w:numId w:val="0"/>
        </w:numPr>
        <w:ind w:leftChars="0"/>
      </w:pPr>
      <w:r>
        <w:rPr>
          <w:rFonts w:hint="eastAsia"/>
          <w:sz w:val="24"/>
        </w:rPr>
        <w:t>●</w:t>
      </w:r>
      <w:r>
        <w:rPr>
          <w:rFonts w:hint="default"/>
          <w:sz w:val="24"/>
          <w:lang w:val="en-US"/>
        </w:rPr>
        <w:t xml:space="preserve"> </w:t>
      </w:r>
      <w:r>
        <w:t>返回报文存在error节点。</w:t>
      </w:r>
    </w:p>
    <w:p w14:paraId="6760CF7F">
      <w:pPr>
        <w:pStyle w:val="35"/>
        <w:numPr>
          <w:ilvl w:val="0"/>
          <w:numId w:val="0"/>
        </w:numPr>
        <w:ind w:leftChars="0"/>
      </w:pPr>
      <w:r>
        <w:rPr>
          <w:rFonts w:hint="eastAsia"/>
          <w:sz w:val="24"/>
        </w:rPr>
        <w:t>●</w:t>
      </w:r>
      <w:r>
        <w:rPr>
          <w:rFonts w:hint="default"/>
          <w:sz w:val="24"/>
          <w:lang w:val="en-US"/>
        </w:rPr>
        <w:t xml:space="preserve"> </w:t>
      </w:r>
      <w:r>
        <w:t>“返回码”不为“00”。</w:t>
      </w:r>
    </w:p>
    <w:p w14:paraId="47D69289">
      <w:pPr>
        <w:pStyle w:val="35"/>
        <w:numPr>
          <w:ilvl w:val="0"/>
          <w:numId w:val="0"/>
        </w:numPr>
        <w:ind w:leftChars="0"/>
      </w:pPr>
      <w:r>
        <w:rPr>
          <w:rFonts w:hint="eastAsia"/>
          <w:sz w:val="24"/>
        </w:rPr>
        <w:t>●</w:t>
      </w:r>
      <w:r>
        <w:rPr>
          <w:rFonts w:hint="default"/>
          <w:sz w:val="24"/>
          <w:lang w:val="en-US"/>
        </w:rPr>
        <w:t xml:space="preserve"> </w:t>
      </w:r>
      <w:r>
        <w:t>返回授信额度查询结果中“暂停授信标志”为“暂停授信”。</w:t>
      </w:r>
    </w:p>
    <w:p w14:paraId="1F9F3D6F">
      <w:pPr>
        <w:pStyle w:val="35"/>
        <w:ind w:firstLine="480"/>
      </w:pPr>
      <w:r>
        <w:t>调用《下载/退回授信额度》接口规范下载授信额度，当接口调用时发生以下任意情形，调用失败。</w:t>
      </w:r>
    </w:p>
    <w:p w14:paraId="0B42ECDC">
      <w:pPr>
        <w:pStyle w:val="35"/>
        <w:numPr>
          <w:ilvl w:val="0"/>
          <w:numId w:val="0"/>
        </w:numPr>
        <w:ind w:leftChars="0"/>
      </w:pPr>
      <w:r>
        <w:rPr>
          <w:rFonts w:hint="eastAsia"/>
          <w:sz w:val="24"/>
        </w:rPr>
        <w:t>●</w:t>
      </w:r>
      <w:r>
        <w:rPr>
          <w:rFonts w:hint="default"/>
          <w:sz w:val="24"/>
          <w:lang w:val="en-US"/>
        </w:rPr>
        <w:t xml:space="preserve"> </w:t>
      </w:r>
      <w:r>
        <w:t>网络通信异常。</w:t>
      </w:r>
    </w:p>
    <w:p w14:paraId="0E98D328">
      <w:pPr>
        <w:pStyle w:val="35"/>
        <w:numPr>
          <w:ilvl w:val="0"/>
          <w:numId w:val="0"/>
        </w:numPr>
        <w:ind w:leftChars="0"/>
      </w:pPr>
      <w:r>
        <w:rPr>
          <w:rFonts w:hint="eastAsia"/>
          <w:sz w:val="24"/>
        </w:rPr>
        <w:t>●</w:t>
      </w:r>
      <w:r>
        <w:rPr>
          <w:rFonts w:hint="default"/>
          <w:sz w:val="24"/>
          <w:lang w:val="en-US"/>
        </w:rPr>
        <w:t xml:space="preserve"> </w:t>
      </w:r>
      <w:r>
        <w:t>返回报文存在error节点。</w:t>
      </w:r>
    </w:p>
    <w:p w14:paraId="5796FF2D">
      <w:pPr>
        <w:pStyle w:val="35"/>
        <w:numPr>
          <w:ilvl w:val="0"/>
          <w:numId w:val="0"/>
        </w:numPr>
        <w:ind w:leftChars="0"/>
      </w:pPr>
      <w:r>
        <w:rPr>
          <w:rFonts w:hint="eastAsia"/>
          <w:sz w:val="24"/>
        </w:rPr>
        <w:t>●</w:t>
      </w:r>
      <w:r>
        <w:rPr>
          <w:rFonts w:hint="default"/>
          <w:sz w:val="24"/>
          <w:lang w:val="en-US"/>
        </w:rPr>
        <w:t xml:space="preserve"> </w:t>
      </w:r>
      <w:r>
        <w:t>“返回码”不为“00”。</w:t>
      </w:r>
    </w:p>
    <w:p w14:paraId="628AA4E1">
      <w:pPr>
        <w:pStyle w:val="8"/>
        <w:tabs>
          <w:tab w:val="left" w:pos="1296"/>
          <w:tab w:val="clear" w:pos="1152"/>
          <w:tab w:val="clear" w:pos="1248"/>
        </w:tabs>
        <w:rPr>
          <w:b/>
          <w:sz w:val="20"/>
          <w:szCs w:val="20"/>
        </w:rPr>
      </w:pPr>
      <w:bookmarkStart w:id="55" w:name="_Toc27059"/>
      <w:r>
        <w:rPr>
          <w:b/>
          <w:sz w:val="20"/>
          <w:szCs w:val="20"/>
        </w:rPr>
        <w:t>1.2.2.2退回授信额度</w:t>
      </w:r>
      <w:bookmarkEnd w:id="55"/>
    </w:p>
    <w:p w14:paraId="583687B3">
      <w:pPr>
        <w:pStyle w:val="5"/>
      </w:pPr>
      <w:r>
        <w:t>当企业需要在其他平台开具货物运输服务发票，但是授信额度不足时，企业可通过此接口把下载到本地的授信额度退回至税务局端，以便企业在其他平台开具货物运输服务发票。</w:t>
      </w:r>
    </w:p>
    <w:p w14:paraId="16724365">
      <w:pPr>
        <w:pStyle w:val="35"/>
        <w:ind w:firstLine="0" w:firstLineChars="0"/>
        <w:jc w:val="center"/>
      </w:pPr>
      <w:r>
        <w:drawing>
          <wp:inline distT="0" distB="0" distL="114300" distR="114300">
            <wp:extent cx="4140200" cy="5111750"/>
            <wp:effectExtent l="0" t="0" r="0" b="6350"/>
            <wp:docPr id="5" name="图片 58"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8"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68152A6C">
      <w:pPr>
        <w:pStyle w:val="9"/>
        <w:tabs>
          <w:tab w:val="left" w:pos="1392"/>
          <w:tab w:val="left" w:pos="1440"/>
          <w:tab w:val="clear" w:pos="1296"/>
        </w:tabs>
        <w:rPr>
          <w:rFonts w:ascii="Times New Roman" w:hAnsi="Times New Roman"/>
          <w:b/>
          <w:sz w:val="20"/>
          <w:szCs w:val="20"/>
        </w:rPr>
      </w:pPr>
      <w:r>
        <w:rPr>
          <w:rFonts w:ascii="Times New Roman" w:hAnsi="Times New Roman"/>
          <w:b/>
          <w:sz w:val="20"/>
          <w:szCs w:val="20"/>
        </w:rPr>
        <w:t>1.2.2.2.1判断逻辑</w:t>
      </w:r>
    </w:p>
    <w:p w14:paraId="562DC778">
      <w:pPr>
        <w:pStyle w:val="35"/>
        <w:ind w:firstLine="480"/>
      </w:pPr>
      <w:r>
        <w:t>调用《下载/退回授信额度》接口规范退回授信额度，当接口调用时发生以下任意情形，调用失败。</w:t>
      </w:r>
    </w:p>
    <w:p w14:paraId="55A180C6">
      <w:pPr>
        <w:pStyle w:val="35"/>
        <w:numPr>
          <w:ilvl w:val="0"/>
          <w:numId w:val="0"/>
        </w:numPr>
        <w:ind w:leftChars="0"/>
      </w:pPr>
      <w:bookmarkStart w:id="56" w:name="OLE_LINK8"/>
      <w:r>
        <w:rPr>
          <w:rFonts w:hint="eastAsia"/>
          <w:sz w:val="24"/>
        </w:rPr>
        <w:t>●</w:t>
      </w:r>
      <w:r>
        <w:rPr>
          <w:rFonts w:hint="default"/>
          <w:sz w:val="24"/>
          <w:lang w:val="en-US"/>
        </w:rPr>
        <w:t xml:space="preserve"> </w:t>
      </w:r>
      <w:r>
        <w:t>网络通信异常。</w:t>
      </w:r>
    </w:p>
    <w:p w14:paraId="69EF6D7D">
      <w:pPr>
        <w:pStyle w:val="35"/>
        <w:numPr>
          <w:ilvl w:val="0"/>
          <w:numId w:val="0"/>
        </w:numPr>
        <w:ind w:leftChars="0"/>
      </w:pPr>
      <w:r>
        <w:rPr>
          <w:rFonts w:hint="eastAsia"/>
          <w:sz w:val="24"/>
        </w:rPr>
        <w:t>●</w:t>
      </w:r>
      <w:r>
        <w:rPr>
          <w:rFonts w:hint="default"/>
          <w:sz w:val="24"/>
          <w:lang w:val="en-US"/>
        </w:rPr>
        <w:t xml:space="preserve"> </w:t>
      </w:r>
      <w:r>
        <w:t>返回报文存在error节点。</w:t>
      </w:r>
    </w:p>
    <w:p w14:paraId="5234F5A0">
      <w:pPr>
        <w:pStyle w:val="35"/>
        <w:numPr>
          <w:ilvl w:val="0"/>
          <w:numId w:val="0"/>
        </w:numPr>
        <w:ind w:leftChars="0"/>
      </w:pPr>
      <w:r>
        <w:rPr>
          <w:rFonts w:hint="eastAsia"/>
          <w:sz w:val="24"/>
        </w:rPr>
        <w:t>●</w:t>
      </w:r>
      <w:r>
        <w:rPr>
          <w:rFonts w:hint="default"/>
          <w:sz w:val="24"/>
          <w:lang w:val="en-US"/>
        </w:rPr>
        <w:t xml:space="preserve"> </w:t>
      </w:r>
      <w:r>
        <w:t>“返回码”不为“00”。</w:t>
      </w:r>
    </w:p>
    <w:bookmarkEnd w:id="56"/>
    <w:p w14:paraId="1B8DD5D1">
      <w:pPr>
        <w:pStyle w:val="7"/>
        <w:tabs>
          <w:tab w:val="left" w:pos="432"/>
          <w:tab w:val="left" w:pos="1152"/>
          <w:tab w:val="left" w:pos="1248"/>
        </w:tabs>
        <w:rPr>
          <w:rFonts w:ascii="Times New Roman" w:hAnsi="Times New Roman"/>
          <w:b w:val="0"/>
          <w:sz w:val="20"/>
          <w:szCs w:val="20"/>
        </w:rPr>
      </w:pPr>
      <w:bookmarkStart w:id="57" w:name="_Toc31571"/>
      <w:bookmarkStart w:id="58" w:name="_Toc360"/>
      <w:r>
        <w:rPr>
          <w:rFonts w:ascii="Times New Roman" w:hAnsi="Times New Roman"/>
          <w:b w:val="0"/>
          <w:sz w:val="20"/>
          <w:szCs w:val="20"/>
        </w:rPr>
        <w:t>1.2.3调整授信额度有效期</w:t>
      </w:r>
      <w:bookmarkEnd w:id="57"/>
      <w:bookmarkEnd w:id="58"/>
    </w:p>
    <w:p w14:paraId="138A54CB">
      <w:pPr>
        <w:pStyle w:val="5"/>
        <w:spacing w:before="156" w:after="156"/>
        <w:ind w:firstLine="480"/>
      </w:pPr>
      <w:r>
        <w:t>给企业提供调整授信额度有效期接口，企业在月初未申报时下载的授信额度的有效期止为当月申报截止日期，超过授信额度有效期止后，无法开具货物运输服务发票，企业在完成申报或到达授信额度有效期止后，通过此接口调整授信额度有效期，并根据税局端返回的有效期更新本地授信额度有效期。</w:t>
      </w:r>
    </w:p>
    <w:p w14:paraId="0513AC4E">
      <w:pPr>
        <w:pStyle w:val="35"/>
        <w:ind w:firstLine="0" w:firstLineChars="0"/>
        <w:jc w:val="center"/>
      </w:pPr>
      <w:r>
        <w:drawing>
          <wp:inline distT="0" distB="0" distL="114300" distR="114300">
            <wp:extent cx="2705100" cy="3022600"/>
            <wp:effectExtent l="0" t="0" r="0" b="0"/>
            <wp:docPr id="6" name="图片 59"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9"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71CFAEEA">
      <w:pPr>
        <w:pStyle w:val="9"/>
        <w:tabs>
          <w:tab w:val="left" w:pos="1392"/>
          <w:tab w:val="left" w:pos="1440"/>
          <w:tab w:val="clear" w:pos="1296"/>
        </w:tabs>
        <w:rPr>
          <w:rFonts w:ascii="Times New Roman" w:hAnsi="Times New Roman"/>
          <w:b/>
          <w:sz w:val="20"/>
          <w:szCs w:val="20"/>
        </w:rPr>
      </w:pPr>
      <w:r>
        <w:rPr>
          <w:rFonts w:ascii="Times New Roman" w:hAnsi="Times New Roman"/>
          <w:b/>
          <w:sz w:val="20"/>
          <w:szCs w:val="20"/>
        </w:rPr>
        <w:t>1.2.3.1判断逻辑</w:t>
      </w:r>
    </w:p>
    <w:p w14:paraId="68E3E27F">
      <w:pPr>
        <w:pStyle w:val="35"/>
        <w:ind w:firstLine="480"/>
      </w:pPr>
      <w:r>
        <w:t>调用《调整授信额度有效期》接口规范获取企业当前授信额度有效期信息，当接口调用时发生以下任意情形，调用失败。</w:t>
      </w:r>
    </w:p>
    <w:p w14:paraId="0E3CBB7E">
      <w:pPr>
        <w:pStyle w:val="35"/>
        <w:numPr>
          <w:ilvl w:val="0"/>
          <w:numId w:val="0"/>
        </w:numPr>
        <w:ind w:leftChars="0"/>
      </w:pPr>
      <w:r>
        <w:rPr>
          <w:rFonts w:hint="eastAsia"/>
          <w:sz w:val="24"/>
        </w:rPr>
        <w:t>●</w:t>
      </w:r>
      <w:r>
        <w:rPr>
          <w:rFonts w:hint="default"/>
          <w:sz w:val="24"/>
          <w:lang w:val="en-US"/>
        </w:rPr>
        <w:t xml:space="preserve"> </w:t>
      </w:r>
      <w:r>
        <w:t>网络通信异常。</w:t>
      </w:r>
    </w:p>
    <w:p w14:paraId="15F85135">
      <w:pPr>
        <w:pStyle w:val="35"/>
        <w:numPr>
          <w:ilvl w:val="0"/>
          <w:numId w:val="0"/>
        </w:numPr>
        <w:ind w:leftChars="0"/>
      </w:pPr>
      <w:r>
        <w:rPr>
          <w:rFonts w:hint="eastAsia"/>
          <w:sz w:val="24"/>
        </w:rPr>
        <w:t>●</w:t>
      </w:r>
      <w:r>
        <w:rPr>
          <w:rFonts w:hint="default"/>
          <w:sz w:val="24"/>
          <w:lang w:val="en-US"/>
        </w:rPr>
        <w:t xml:space="preserve"> </w:t>
      </w:r>
      <w:r>
        <w:t>返回报文存在error节点。</w:t>
      </w:r>
    </w:p>
    <w:p w14:paraId="2E07CEC8">
      <w:pPr>
        <w:pStyle w:val="35"/>
        <w:numPr>
          <w:ilvl w:val="0"/>
          <w:numId w:val="0"/>
        </w:numPr>
        <w:ind w:leftChars="0"/>
      </w:pPr>
      <w:r>
        <w:rPr>
          <w:rFonts w:hint="eastAsia"/>
          <w:sz w:val="24"/>
        </w:rPr>
        <w:t>●</w:t>
      </w:r>
      <w:r>
        <w:rPr>
          <w:rFonts w:hint="default"/>
          <w:sz w:val="24"/>
          <w:lang w:val="en-US"/>
        </w:rPr>
        <w:t xml:space="preserve"> </w:t>
      </w:r>
      <w:r>
        <w:t>“返回码”不为“00”。</w:t>
      </w:r>
    </w:p>
    <w:p w14:paraId="77E190C4">
      <w:pPr>
        <w:pStyle w:val="7"/>
        <w:tabs>
          <w:tab w:val="left" w:pos="432"/>
          <w:tab w:val="left" w:pos="1152"/>
          <w:tab w:val="left" w:pos="1248"/>
        </w:tabs>
        <w:rPr>
          <w:rFonts w:ascii="Times New Roman" w:hAnsi="Times New Roman"/>
          <w:b w:val="0"/>
          <w:sz w:val="20"/>
          <w:szCs w:val="20"/>
        </w:rPr>
      </w:pPr>
      <w:bookmarkStart w:id="59" w:name="_Toc13612"/>
      <w:bookmarkStart w:id="60" w:name="_Toc30622"/>
      <w:r>
        <w:rPr>
          <w:rFonts w:ascii="Times New Roman" w:hAnsi="Times New Roman"/>
          <w:b w:val="0"/>
          <w:sz w:val="20"/>
          <w:szCs w:val="20"/>
        </w:rPr>
        <w:t>1.2.4获取纳税人风险信息</w:t>
      </w:r>
      <w:bookmarkEnd w:id="59"/>
      <w:bookmarkEnd w:id="60"/>
    </w:p>
    <w:p w14:paraId="4C250201">
      <w:pPr>
        <w:pStyle w:val="35"/>
        <w:ind w:firstLine="480"/>
      </w:pPr>
      <w:r>
        <w:t>定时获取纳税人风险信息，用于企业判断是否可以使用开票能力。</w:t>
      </w:r>
    </w:p>
    <w:p w14:paraId="7826C65D">
      <w:pPr>
        <w:pStyle w:val="35"/>
        <w:ind w:firstLine="480"/>
      </w:pPr>
      <w:r>
        <w:t>建议定时获取纳税人风险信息，或者在纳税人风险信息发生变更时手动触发更新。</w:t>
      </w:r>
    </w:p>
    <w:p w14:paraId="2F4AFB24">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692400" cy="2470150"/>
            <wp:effectExtent l="0" t="0" r="0" b="6350"/>
            <wp:docPr id="7" name="图片 101"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1"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437CEC69">
      <w:pPr>
        <w:pStyle w:val="8"/>
        <w:tabs>
          <w:tab w:val="left" w:pos="1296"/>
          <w:tab w:val="clear" w:pos="1152"/>
          <w:tab w:val="clear" w:pos="1248"/>
        </w:tabs>
        <w:rPr>
          <w:b/>
          <w:sz w:val="20"/>
          <w:szCs w:val="20"/>
        </w:rPr>
      </w:pPr>
      <w:bookmarkStart w:id="61" w:name="_Toc15330"/>
      <w:r>
        <w:rPr>
          <w:b/>
          <w:sz w:val="20"/>
          <w:szCs w:val="20"/>
        </w:rPr>
        <w:t>1.2.4.1判断逻辑</w:t>
      </w:r>
      <w:bookmarkEnd w:id="61"/>
    </w:p>
    <w:p w14:paraId="7DED964D">
      <w:pPr>
        <w:pStyle w:val="35"/>
        <w:ind w:firstLine="480"/>
      </w:pPr>
      <w:r>
        <w:t>调用《查询纳税人风险信息》接口规范获取纳税人风险信息，当接口调用时发生以下任意情形，调用失败。</w:t>
      </w:r>
    </w:p>
    <w:p w14:paraId="6417A86C">
      <w:pPr>
        <w:pStyle w:val="35"/>
        <w:numPr>
          <w:ilvl w:val="0"/>
          <w:numId w:val="0"/>
        </w:numPr>
        <w:ind w:leftChars="0"/>
      </w:pPr>
      <w:r>
        <w:rPr>
          <w:rFonts w:hint="eastAsia"/>
          <w:sz w:val="24"/>
        </w:rPr>
        <w:t>●</w:t>
      </w:r>
      <w:r>
        <w:rPr>
          <w:rFonts w:hint="default"/>
          <w:sz w:val="24"/>
          <w:lang w:val="en-US"/>
        </w:rPr>
        <w:t xml:space="preserve"> </w:t>
      </w:r>
      <w:r>
        <w:t>网络通信异常。</w:t>
      </w:r>
    </w:p>
    <w:p w14:paraId="7B36534D">
      <w:pPr>
        <w:pStyle w:val="35"/>
        <w:numPr>
          <w:ilvl w:val="0"/>
          <w:numId w:val="0"/>
        </w:numPr>
        <w:ind w:leftChars="0"/>
      </w:pPr>
      <w:r>
        <w:rPr>
          <w:rFonts w:hint="eastAsia"/>
          <w:sz w:val="24"/>
        </w:rPr>
        <w:t>●</w:t>
      </w:r>
      <w:r>
        <w:rPr>
          <w:rFonts w:hint="default"/>
          <w:sz w:val="24"/>
          <w:lang w:val="en-US"/>
        </w:rPr>
        <w:t xml:space="preserve"> </w:t>
      </w:r>
      <w:r>
        <w:t>返回报文存在error节点。</w:t>
      </w:r>
    </w:p>
    <w:p w14:paraId="110949C8">
      <w:pPr>
        <w:pStyle w:val="35"/>
        <w:numPr>
          <w:ilvl w:val="0"/>
          <w:numId w:val="0"/>
        </w:numPr>
        <w:ind w:leftChars="0"/>
      </w:pPr>
      <w:r>
        <w:rPr>
          <w:rFonts w:hint="eastAsia"/>
          <w:sz w:val="24"/>
        </w:rPr>
        <w:t>●</w:t>
      </w:r>
      <w:r>
        <w:rPr>
          <w:rFonts w:hint="default"/>
          <w:sz w:val="24"/>
          <w:lang w:val="en-US"/>
        </w:rPr>
        <w:t xml:space="preserve"> </w:t>
      </w:r>
      <w:r>
        <w:t>“返回码”不为“00”。</w:t>
      </w:r>
    </w:p>
    <w:p w14:paraId="35B7C4FD">
      <w:pPr>
        <w:pStyle w:val="7"/>
        <w:tabs>
          <w:tab w:val="left" w:pos="432"/>
          <w:tab w:val="left" w:pos="1152"/>
          <w:tab w:val="left" w:pos="1248"/>
        </w:tabs>
        <w:rPr>
          <w:rFonts w:ascii="Times New Roman" w:hAnsi="Times New Roman"/>
          <w:b w:val="0"/>
          <w:sz w:val="20"/>
          <w:szCs w:val="20"/>
        </w:rPr>
      </w:pPr>
      <w:bookmarkStart w:id="62" w:name="_Toc7924"/>
      <w:bookmarkStart w:id="63" w:name="_Toc18860"/>
      <w:r>
        <w:rPr>
          <w:rFonts w:ascii="Times New Roman" w:hAnsi="Times New Roman"/>
          <w:b w:val="0"/>
          <w:sz w:val="20"/>
          <w:szCs w:val="20"/>
        </w:rPr>
        <w:t>1.2.5获取纳税人基本信息</w:t>
      </w:r>
      <w:bookmarkEnd w:id="62"/>
      <w:bookmarkEnd w:id="63"/>
    </w:p>
    <w:p w14:paraId="6A463FEA">
      <w:pPr>
        <w:pStyle w:val="35"/>
        <w:ind w:firstLine="480"/>
      </w:pPr>
      <w:r>
        <w:t>定时获取纳税人基本信息，用于企业判断是否使用开票能力、可使用哪些开票场景。</w:t>
      </w:r>
    </w:p>
    <w:p w14:paraId="1468B523">
      <w:pPr>
        <w:pStyle w:val="35"/>
        <w:ind w:firstLine="480"/>
      </w:pPr>
      <w:r>
        <w:t>建议定时获取纳税人基本信息，或者在纳税人基本信息发生变更时手动触发更新。</w:t>
      </w:r>
    </w:p>
    <w:p w14:paraId="6395E85D">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692400" cy="2451100"/>
            <wp:effectExtent l="0" t="0" r="0" b="0"/>
            <wp:docPr id="8" name="图片 103"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3"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5FA3631">
      <w:pPr>
        <w:pStyle w:val="8"/>
        <w:tabs>
          <w:tab w:val="left" w:pos="1296"/>
          <w:tab w:val="clear" w:pos="1152"/>
          <w:tab w:val="clear" w:pos="1248"/>
        </w:tabs>
        <w:rPr>
          <w:b/>
          <w:sz w:val="20"/>
          <w:szCs w:val="20"/>
        </w:rPr>
      </w:pPr>
      <w:bookmarkStart w:id="64" w:name="_Toc25273"/>
      <w:r>
        <w:rPr>
          <w:b/>
          <w:sz w:val="20"/>
          <w:szCs w:val="20"/>
        </w:rPr>
        <w:t>1.2.5.1判断逻辑</w:t>
      </w:r>
      <w:bookmarkEnd w:id="64"/>
    </w:p>
    <w:p w14:paraId="0C5AE02F">
      <w:pPr>
        <w:pStyle w:val="35"/>
        <w:ind w:firstLine="480"/>
      </w:pPr>
      <w:r>
        <w:t>调用《查询纳税人基本信息》接口规范获取纳税人基本信息，当接口调用时发生以下任意情形，调用失败。</w:t>
      </w:r>
    </w:p>
    <w:p w14:paraId="72894B60">
      <w:pPr>
        <w:pStyle w:val="35"/>
        <w:numPr>
          <w:ilvl w:val="0"/>
          <w:numId w:val="0"/>
        </w:numPr>
        <w:ind w:leftChars="0"/>
      </w:pPr>
      <w:bookmarkStart w:id="65" w:name="OLE_LINK15"/>
      <w:r>
        <w:rPr>
          <w:rFonts w:hint="eastAsia"/>
          <w:sz w:val="24"/>
        </w:rPr>
        <w:t>●</w:t>
      </w:r>
      <w:r>
        <w:rPr>
          <w:rFonts w:hint="default"/>
          <w:sz w:val="24"/>
          <w:lang w:val="en-US"/>
        </w:rPr>
        <w:t xml:space="preserve"> </w:t>
      </w:r>
      <w:r>
        <w:t>网络通信异常。</w:t>
      </w:r>
    </w:p>
    <w:p w14:paraId="44D1E604">
      <w:pPr>
        <w:pStyle w:val="35"/>
        <w:numPr>
          <w:ilvl w:val="0"/>
          <w:numId w:val="0"/>
        </w:numPr>
        <w:ind w:leftChars="0"/>
      </w:pPr>
      <w:r>
        <w:rPr>
          <w:rFonts w:hint="eastAsia"/>
          <w:sz w:val="24"/>
        </w:rPr>
        <w:t>●</w:t>
      </w:r>
      <w:r>
        <w:rPr>
          <w:rFonts w:hint="default"/>
          <w:sz w:val="24"/>
          <w:lang w:val="en-US"/>
        </w:rPr>
        <w:t xml:space="preserve"> </w:t>
      </w:r>
      <w:r>
        <w:t>返回报文存在error节点。</w:t>
      </w:r>
    </w:p>
    <w:p w14:paraId="5074C4BA">
      <w:pPr>
        <w:pStyle w:val="35"/>
        <w:numPr>
          <w:ilvl w:val="0"/>
          <w:numId w:val="0"/>
        </w:numPr>
        <w:ind w:leftChars="0"/>
      </w:pPr>
      <w:r>
        <w:rPr>
          <w:rFonts w:hint="eastAsia"/>
          <w:sz w:val="24"/>
        </w:rPr>
        <w:t>●</w:t>
      </w:r>
      <w:r>
        <w:rPr>
          <w:rFonts w:hint="default"/>
          <w:sz w:val="24"/>
          <w:lang w:val="en-US"/>
        </w:rPr>
        <w:t xml:space="preserve"> </w:t>
      </w:r>
      <w:r>
        <w:t>“返回码”不为“00”。</w:t>
      </w:r>
    </w:p>
    <w:bookmarkEnd w:id="65"/>
    <w:p w14:paraId="72B47CC8">
      <w:pPr>
        <w:pStyle w:val="7"/>
        <w:tabs>
          <w:tab w:val="left" w:pos="432"/>
          <w:tab w:val="left" w:pos="1152"/>
          <w:tab w:val="left" w:pos="1248"/>
        </w:tabs>
        <w:rPr>
          <w:rFonts w:ascii="Times New Roman" w:hAnsi="Times New Roman"/>
          <w:b w:val="0"/>
          <w:sz w:val="20"/>
          <w:szCs w:val="20"/>
        </w:rPr>
      </w:pPr>
      <w:bookmarkStart w:id="66" w:name="_Toc28735"/>
      <w:bookmarkStart w:id="67" w:name="_Toc6081"/>
      <w:r>
        <w:rPr>
          <w:rFonts w:ascii="Times New Roman" w:hAnsi="Times New Roman"/>
          <w:b w:val="0"/>
          <w:sz w:val="20"/>
          <w:szCs w:val="20"/>
        </w:rPr>
        <w:t>1.2.6获取可用税收分类编码</w:t>
      </w:r>
      <w:bookmarkEnd w:id="66"/>
      <w:bookmarkEnd w:id="67"/>
    </w:p>
    <w:p w14:paraId="10A278FB">
      <w:pPr>
        <w:pStyle w:val="35"/>
        <w:ind w:firstLine="480"/>
      </w:pPr>
      <w:r>
        <w:t>定时获取可用税收分类编码，在开具货物运输服务发票时可依据获取到的税收分类编码判断发票信息是否合规。</w:t>
      </w:r>
    </w:p>
    <w:p w14:paraId="4AD147A9">
      <w:pPr>
        <w:pStyle w:val="35"/>
        <w:ind w:firstLine="480"/>
      </w:pPr>
      <w:r>
        <w:t>建议定时获取税收分类编码。</w:t>
      </w:r>
    </w:p>
    <w:p w14:paraId="69C8CD4A">
      <w:pPr>
        <w:pStyle w:val="35"/>
        <w:ind w:firstLine="480"/>
      </w:pPr>
      <w:r>
        <w:t>针对不同的税收分类编码维护了可使用增值税特殊管理内容，即可使用的优惠政策，纳税人在开具数字化电子发票时可以根据选择的税收分类编码选择适用的优惠政策，享受税收减免政策。</w:t>
      </w:r>
    </w:p>
    <w:p w14:paraId="50F245CD">
      <w:pPr>
        <w:pStyle w:val="35"/>
        <w:ind w:firstLine="48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59742F2A">
      <w:pPr>
        <w:pStyle w:val="35"/>
        <w:ind w:firstLine="480"/>
      </w:pPr>
      <w:r>
        <w:t>在开具数字化电子发票条件时，根据需求选择符合的优惠政策代码和税率，包括：</w:t>
      </w:r>
    </w:p>
    <w:p w14:paraId="43A3694D">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5EC62067">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3D4EA347">
      <w:pPr>
        <w:pStyle w:val="35"/>
        <w:ind w:firstLine="480"/>
        <w:rPr>
          <w:rFonts w:hint="eastAsia"/>
        </w:rPr>
      </w:pPr>
      <w:r>
        <w:rPr>
          <w:rFonts w:hint="eastAsia"/>
        </w:rPr>
        <w:t>优惠政策选择“免税”，发票明细“优惠政策标识”项填写“03”，选择免税后，税率为0；</w:t>
      </w:r>
    </w:p>
    <w:p w14:paraId="0EE3354F">
      <w:pPr>
        <w:pStyle w:val="35"/>
        <w:ind w:firstLine="480"/>
        <w:rPr>
          <w:rFonts w:hint="eastAsia" w:ascii="Times New Roman" w:hAnsi="Times New Roman" w:eastAsia="宋体" w:cs="Times New Roman"/>
        </w:rPr>
      </w:pPr>
      <w:r>
        <w:rPr>
          <w:rFonts w:hint="eastAsia" w:ascii="Times New Roman" w:hAnsi="Times New Roman" w:eastAsia="宋体" w:cs="Times New Roman"/>
        </w:rPr>
        <w:t>优惠政策选择“不征税”，发票明细“优惠政策标识”项填写“04”，选择不征税后，税率为0，该优惠政策不能混开；</w:t>
      </w:r>
    </w:p>
    <w:p w14:paraId="07FCCB4A">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BDF8025">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ADF9FA">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4237D445">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3B2A5630">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719198F5">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7636E23">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CC408A0">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C1A7DD8">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7DC717F">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C40AE1F">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65FE1336">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1F851C">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0650FF9">
      <w:pPr>
        <w:pStyle w:val="35"/>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D982D79">
      <w:pPr>
        <w:pStyle w:val="35"/>
        <w:ind w:firstLine="480"/>
      </w:pPr>
    </w:p>
    <w:p w14:paraId="2654806C">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692400" cy="2470150"/>
            <wp:effectExtent l="0" t="0" r="0" b="6350"/>
            <wp:docPr id="9" name="图片 104"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4"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16FA68B6">
      <w:pPr>
        <w:pStyle w:val="8"/>
        <w:tabs>
          <w:tab w:val="left" w:pos="1296"/>
          <w:tab w:val="clear" w:pos="1152"/>
          <w:tab w:val="clear" w:pos="1248"/>
        </w:tabs>
        <w:rPr>
          <w:b/>
          <w:sz w:val="20"/>
          <w:szCs w:val="20"/>
        </w:rPr>
      </w:pPr>
      <w:bookmarkStart w:id="68" w:name="_Toc25038"/>
      <w:r>
        <w:rPr>
          <w:b/>
          <w:sz w:val="20"/>
          <w:szCs w:val="20"/>
        </w:rPr>
        <w:t>1.2.6.1判断逻辑</w:t>
      </w:r>
      <w:bookmarkEnd w:id="68"/>
    </w:p>
    <w:p w14:paraId="34C25672">
      <w:pPr>
        <w:pStyle w:val="35"/>
        <w:ind w:firstLine="480"/>
      </w:pPr>
      <w:r>
        <w:t>调用《查询税收分类编码信息》接口规范获取税收分类编码信息，当接口调用时发生以下任意情形，调用失败。</w:t>
      </w:r>
    </w:p>
    <w:p w14:paraId="7BBD5AAF">
      <w:pPr>
        <w:pStyle w:val="35"/>
        <w:numPr>
          <w:ilvl w:val="0"/>
          <w:numId w:val="0"/>
        </w:numPr>
        <w:ind w:leftChars="0"/>
      </w:pPr>
      <w:r>
        <w:rPr>
          <w:rFonts w:hint="eastAsia"/>
          <w:sz w:val="24"/>
        </w:rPr>
        <w:t>●</w:t>
      </w:r>
      <w:r>
        <w:rPr>
          <w:rFonts w:hint="default"/>
          <w:sz w:val="24"/>
          <w:lang w:val="en-US"/>
        </w:rPr>
        <w:t xml:space="preserve"> </w:t>
      </w:r>
      <w:r>
        <w:t>网络通信异常。</w:t>
      </w:r>
    </w:p>
    <w:p w14:paraId="3B6C889B">
      <w:pPr>
        <w:pStyle w:val="35"/>
        <w:numPr>
          <w:ilvl w:val="0"/>
          <w:numId w:val="0"/>
        </w:numPr>
        <w:ind w:leftChars="0"/>
      </w:pPr>
      <w:r>
        <w:rPr>
          <w:rFonts w:hint="eastAsia"/>
          <w:sz w:val="24"/>
        </w:rPr>
        <w:t>●</w:t>
      </w:r>
      <w:r>
        <w:rPr>
          <w:rFonts w:hint="default"/>
          <w:sz w:val="24"/>
          <w:lang w:val="en-US"/>
        </w:rPr>
        <w:t xml:space="preserve"> </w:t>
      </w:r>
      <w:r>
        <w:t>返回报文存在error节点。</w:t>
      </w:r>
    </w:p>
    <w:p w14:paraId="0E9FA82F">
      <w:pPr>
        <w:pStyle w:val="35"/>
        <w:numPr>
          <w:ilvl w:val="0"/>
          <w:numId w:val="0"/>
        </w:numPr>
        <w:ind w:leftChars="0"/>
      </w:pPr>
      <w:r>
        <w:rPr>
          <w:rFonts w:hint="eastAsia"/>
          <w:sz w:val="24"/>
        </w:rPr>
        <w:t>●</w:t>
      </w:r>
      <w:r>
        <w:rPr>
          <w:rFonts w:hint="default"/>
          <w:sz w:val="24"/>
          <w:lang w:val="en-US"/>
        </w:rPr>
        <w:t xml:space="preserve"> </w:t>
      </w:r>
      <w:r>
        <w:t>“返回码”不为“00”。</w:t>
      </w:r>
    </w:p>
    <w:p w14:paraId="11635DE0">
      <w:pPr>
        <w:pStyle w:val="7"/>
        <w:tabs>
          <w:tab w:val="left" w:pos="432"/>
          <w:tab w:val="left" w:pos="1152"/>
          <w:tab w:val="left" w:pos="1248"/>
        </w:tabs>
        <w:rPr>
          <w:rFonts w:ascii="Times New Roman" w:hAnsi="Times New Roman"/>
          <w:b w:val="0"/>
          <w:sz w:val="20"/>
          <w:szCs w:val="20"/>
        </w:rPr>
      </w:pPr>
      <w:bookmarkStart w:id="69" w:name="_Toc19243"/>
      <w:bookmarkStart w:id="70" w:name="_Toc4774"/>
      <w:r>
        <w:rPr>
          <w:rFonts w:ascii="Times New Roman" w:hAnsi="Times New Roman"/>
          <w:b w:val="0"/>
          <w:sz w:val="20"/>
          <w:szCs w:val="20"/>
        </w:rPr>
        <w:t>1.2.7获取可用税率</w:t>
      </w:r>
      <w:bookmarkEnd w:id="69"/>
      <w:bookmarkEnd w:id="70"/>
    </w:p>
    <w:p w14:paraId="0F95CC50">
      <w:pPr>
        <w:pStyle w:val="35"/>
        <w:ind w:firstLine="480"/>
      </w:pPr>
      <w:r>
        <w:t>定时获取可用税率，使用在开具货物运输服务发票时可依据获取到的可用税率判断发票信息是否合规。</w:t>
      </w:r>
    </w:p>
    <w:p w14:paraId="4C98C9F4">
      <w:pPr>
        <w:pStyle w:val="35"/>
        <w:ind w:firstLine="480"/>
      </w:pPr>
      <w:r>
        <w:t>建议定时获取可用税率。</w:t>
      </w:r>
    </w:p>
    <w:p w14:paraId="595A706F">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686050" cy="2470150"/>
            <wp:effectExtent l="0" t="0" r="6350" b="6350"/>
            <wp:docPr id="10" name="图片 105"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5"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7CD2A474">
      <w:pPr>
        <w:pStyle w:val="8"/>
        <w:tabs>
          <w:tab w:val="left" w:pos="1296"/>
          <w:tab w:val="clear" w:pos="1152"/>
          <w:tab w:val="clear" w:pos="1248"/>
        </w:tabs>
        <w:rPr>
          <w:b/>
          <w:sz w:val="20"/>
          <w:szCs w:val="20"/>
        </w:rPr>
      </w:pPr>
      <w:bookmarkStart w:id="71" w:name="_Toc28600"/>
      <w:r>
        <w:rPr>
          <w:b/>
          <w:sz w:val="20"/>
          <w:szCs w:val="20"/>
        </w:rPr>
        <w:t>1.2.7.1判断逻辑</w:t>
      </w:r>
      <w:bookmarkEnd w:id="71"/>
    </w:p>
    <w:p w14:paraId="267D874F">
      <w:pPr>
        <w:pStyle w:val="35"/>
        <w:ind w:firstLine="480"/>
      </w:pPr>
      <w:r>
        <w:t>调用《查询可用税率信息》接口规范获取可用税率信息，当接口调用时发生以下任意情形，调用失败。</w:t>
      </w:r>
    </w:p>
    <w:p w14:paraId="730F8A38">
      <w:pPr>
        <w:pStyle w:val="35"/>
        <w:numPr>
          <w:ilvl w:val="0"/>
          <w:numId w:val="0"/>
        </w:numPr>
        <w:ind w:leftChars="0"/>
      </w:pPr>
      <w:r>
        <w:rPr>
          <w:rFonts w:hint="eastAsia"/>
          <w:sz w:val="24"/>
        </w:rPr>
        <w:t>●</w:t>
      </w:r>
      <w:r>
        <w:rPr>
          <w:rFonts w:hint="default"/>
          <w:sz w:val="24"/>
          <w:lang w:val="en-US"/>
        </w:rPr>
        <w:t xml:space="preserve"> </w:t>
      </w:r>
      <w:r>
        <w:t>网络通信异常。</w:t>
      </w:r>
    </w:p>
    <w:p w14:paraId="3E2EB688">
      <w:pPr>
        <w:pStyle w:val="35"/>
        <w:numPr>
          <w:ilvl w:val="0"/>
          <w:numId w:val="0"/>
        </w:numPr>
        <w:ind w:leftChars="0"/>
      </w:pPr>
      <w:r>
        <w:rPr>
          <w:rFonts w:hint="eastAsia"/>
          <w:sz w:val="24"/>
        </w:rPr>
        <w:t>●</w:t>
      </w:r>
      <w:r>
        <w:rPr>
          <w:rFonts w:hint="default"/>
          <w:sz w:val="24"/>
          <w:lang w:val="en-US"/>
        </w:rPr>
        <w:t xml:space="preserve"> </w:t>
      </w:r>
      <w:r>
        <w:t>返回报文存在error节点。</w:t>
      </w:r>
    </w:p>
    <w:p w14:paraId="3D01763D">
      <w:pPr>
        <w:pStyle w:val="35"/>
        <w:numPr>
          <w:ilvl w:val="0"/>
          <w:numId w:val="0"/>
        </w:numPr>
        <w:ind w:leftChars="0"/>
      </w:pPr>
      <w:r>
        <w:rPr>
          <w:rFonts w:hint="eastAsia"/>
          <w:sz w:val="24"/>
        </w:rPr>
        <w:t>●</w:t>
      </w:r>
      <w:r>
        <w:rPr>
          <w:rFonts w:hint="default"/>
          <w:sz w:val="24"/>
          <w:lang w:val="en-US"/>
        </w:rPr>
        <w:t xml:space="preserve"> </w:t>
      </w:r>
      <w:r>
        <w:t>“返回码”不为“00”。</w:t>
      </w:r>
    </w:p>
    <w:p w14:paraId="67896A4F">
      <w:pPr>
        <w:pStyle w:val="7"/>
        <w:tabs>
          <w:tab w:val="left" w:pos="432"/>
          <w:tab w:val="left" w:pos="1152"/>
          <w:tab w:val="left" w:pos="1248"/>
        </w:tabs>
        <w:rPr>
          <w:rFonts w:ascii="Times New Roman" w:hAnsi="Times New Roman"/>
          <w:b w:val="0"/>
          <w:sz w:val="20"/>
          <w:szCs w:val="20"/>
        </w:rPr>
      </w:pPr>
      <w:bookmarkStart w:id="72" w:name="_Toc31380"/>
      <w:bookmarkStart w:id="73" w:name="_Toc25611"/>
      <w:r>
        <w:rPr>
          <w:rFonts w:ascii="Times New Roman" w:hAnsi="Times New Roman"/>
          <w:b w:val="0"/>
          <w:sz w:val="20"/>
          <w:szCs w:val="20"/>
        </w:rPr>
        <w:t>1.2.8获取蓝字发票信息</w:t>
      </w:r>
      <w:bookmarkEnd w:id="72"/>
      <w:bookmarkEnd w:id="73"/>
    </w:p>
    <w:p w14:paraId="648B6DF5">
      <w:pPr>
        <w:pStyle w:val="35"/>
        <w:ind w:firstLine="480"/>
      </w:pPr>
      <w:r>
        <w:t>企业可依据货物运输服务蓝字发票信息开具红字发票。</w:t>
      </w:r>
    </w:p>
    <w:p w14:paraId="67C59E73">
      <w:pPr>
        <w:pStyle w:val="35"/>
        <w:ind w:firstLine="480"/>
      </w:pPr>
      <w:r>
        <w:t>建议企业定时下载/更新货物运输服务蓝字发票信息，或在接收货物运输服务蓝字发票、货物运输服务蓝字发票信息变更时手工获取货物运输服务蓝字发票信息。</w:t>
      </w:r>
    </w:p>
    <w:p w14:paraId="15A1F4ED">
      <w:pPr>
        <w:pStyle w:val="35"/>
        <w:ind w:firstLine="0" w:firstLineChars="0"/>
        <w:jc w:val="center"/>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058E6AA">
      <w:pPr>
        <w:pStyle w:val="8"/>
        <w:tabs>
          <w:tab w:val="left" w:pos="1296"/>
          <w:tab w:val="clear" w:pos="1152"/>
          <w:tab w:val="clear" w:pos="1248"/>
        </w:tabs>
        <w:rPr>
          <w:b/>
          <w:sz w:val="20"/>
          <w:szCs w:val="20"/>
        </w:rPr>
      </w:pPr>
      <w:bookmarkStart w:id="74" w:name="_Toc24868"/>
      <w:r>
        <w:rPr>
          <w:b/>
          <w:sz w:val="20"/>
          <w:szCs w:val="20"/>
        </w:rPr>
        <w:t>1.2.8.1判断逻辑</w:t>
      </w:r>
      <w:bookmarkEnd w:id="74"/>
    </w:p>
    <w:p w14:paraId="368761A8">
      <w:pPr>
        <w:pStyle w:val="35"/>
        <w:ind w:firstLine="480"/>
      </w:pPr>
      <w:r>
        <w:t>调用中《批量发票下载申请》接口规范获取货物运输服务蓝字发票信息，当接口调用时发生以下任意情形，调用失败。</w:t>
      </w:r>
    </w:p>
    <w:p w14:paraId="2430912C">
      <w:pPr>
        <w:pStyle w:val="35"/>
        <w:numPr>
          <w:ilvl w:val="0"/>
          <w:numId w:val="0"/>
        </w:numPr>
        <w:ind w:leftChars="0"/>
      </w:pPr>
      <w:r>
        <w:rPr>
          <w:rFonts w:hint="eastAsia"/>
          <w:sz w:val="24"/>
        </w:rPr>
        <w:t>●</w:t>
      </w:r>
      <w:r>
        <w:rPr>
          <w:rFonts w:hint="default"/>
          <w:sz w:val="24"/>
          <w:lang w:val="en-US"/>
        </w:rPr>
        <w:t xml:space="preserve"> </w:t>
      </w:r>
      <w:r>
        <w:t>网络通信异常。</w:t>
      </w:r>
    </w:p>
    <w:p w14:paraId="4DD39F15">
      <w:pPr>
        <w:pStyle w:val="35"/>
        <w:numPr>
          <w:ilvl w:val="0"/>
          <w:numId w:val="0"/>
        </w:numPr>
        <w:ind w:leftChars="0"/>
      </w:pPr>
      <w:r>
        <w:rPr>
          <w:rFonts w:hint="eastAsia"/>
          <w:sz w:val="24"/>
        </w:rPr>
        <w:t>●</w:t>
      </w:r>
      <w:r>
        <w:rPr>
          <w:rFonts w:hint="default"/>
          <w:sz w:val="24"/>
          <w:lang w:val="en-US"/>
        </w:rPr>
        <w:t xml:space="preserve"> </w:t>
      </w:r>
      <w:r>
        <w:t>返回报文存在error节点。</w:t>
      </w:r>
    </w:p>
    <w:p w14:paraId="309DCB99">
      <w:pPr>
        <w:pStyle w:val="35"/>
        <w:numPr>
          <w:ilvl w:val="0"/>
          <w:numId w:val="0"/>
        </w:numPr>
        <w:ind w:leftChars="0"/>
      </w:pPr>
      <w:r>
        <w:rPr>
          <w:rFonts w:hint="eastAsia"/>
          <w:sz w:val="24"/>
        </w:rPr>
        <w:t>●</w:t>
      </w:r>
      <w:r>
        <w:rPr>
          <w:rFonts w:hint="default"/>
          <w:sz w:val="24"/>
          <w:lang w:val="en-US"/>
        </w:rPr>
        <w:t xml:space="preserve"> </w:t>
      </w:r>
      <w:r>
        <w:t>“返回码”不为“00”。</w:t>
      </w:r>
    </w:p>
    <w:p w14:paraId="4BB0592F">
      <w:pPr>
        <w:pStyle w:val="7"/>
        <w:tabs>
          <w:tab w:val="left" w:pos="432"/>
          <w:tab w:val="left" w:pos="1152"/>
          <w:tab w:val="left" w:pos="1248"/>
        </w:tabs>
        <w:rPr>
          <w:rFonts w:ascii="Times New Roman" w:hAnsi="Times New Roman"/>
          <w:b w:val="0"/>
          <w:sz w:val="20"/>
          <w:szCs w:val="20"/>
        </w:rPr>
      </w:pPr>
      <w:bookmarkStart w:id="75" w:name="_Toc1532"/>
      <w:bookmarkStart w:id="76" w:name="_Toc5059"/>
      <w:r>
        <w:rPr>
          <w:rFonts w:ascii="Times New Roman" w:hAnsi="Times New Roman"/>
          <w:b w:val="0"/>
          <w:sz w:val="20"/>
          <w:szCs w:val="20"/>
        </w:rPr>
        <w:t>1.2.9获取蓝字发票勾选信息</w:t>
      </w:r>
      <w:bookmarkEnd w:id="75"/>
      <w:bookmarkEnd w:id="76"/>
    </w:p>
    <w:p w14:paraId="0BA8A03F">
      <w:pPr>
        <w:pStyle w:val="35"/>
        <w:ind w:firstLine="480"/>
      </w:pPr>
      <w:r>
        <w:t>企业可依据货物运输服务蓝字发票信息勾选信息判断货物运输服务蓝字发票是否可红冲。</w:t>
      </w:r>
    </w:p>
    <w:p w14:paraId="5BEEEC6E">
      <w:pPr>
        <w:pStyle w:val="35"/>
        <w:ind w:firstLine="480"/>
      </w:pPr>
      <w:r>
        <w:t>建议企业定时下载/更新货物运输服务蓝字发票信息勾选，或在接收货物运输服务蓝字发票勾选状态发生变更时手工获取货物运输服务蓝字发票勾选信息。</w:t>
      </w:r>
    </w:p>
    <w:p w14:paraId="7046E4A2">
      <w:pPr>
        <w:pStyle w:val="35"/>
        <w:ind w:firstLine="0" w:firstLineChars="0"/>
        <w:jc w:val="center"/>
      </w:pPr>
      <w:r>
        <w:drawing>
          <wp:inline distT="0" distB="0" distL="114300" distR="114300">
            <wp:extent cx="2870200" cy="2324100"/>
            <wp:effectExtent l="0" t="0" r="0" b="0"/>
            <wp:docPr id="12" name="图片 6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15DDFE0C">
      <w:pPr>
        <w:pStyle w:val="8"/>
        <w:tabs>
          <w:tab w:val="left" w:pos="1296"/>
          <w:tab w:val="clear" w:pos="1152"/>
          <w:tab w:val="clear" w:pos="1248"/>
        </w:tabs>
        <w:rPr>
          <w:b/>
          <w:sz w:val="20"/>
          <w:szCs w:val="20"/>
        </w:rPr>
      </w:pPr>
      <w:bookmarkStart w:id="77" w:name="_Toc1037"/>
      <w:r>
        <w:rPr>
          <w:b/>
          <w:sz w:val="20"/>
          <w:szCs w:val="20"/>
        </w:rPr>
        <w:t>1.2.9.1判断逻辑</w:t>
      </w:r>
      <w:bookmarkEnd w:id="77"/>
    </w:p>
    <w:p w14:paraId="7DFE651B">
      <w:pPr>
        <w:pStyle w:val="35"/>
        <w:ind w:firstLine="480"/>
      </w:pPr>
      <w:r>
        <w:t>调用《发票状态信息查询》接口规范获取货物运输服务蓝字发票勾选信息，当接口调用时发生以下任意情形，调用失败。</w:t>
      </w:r>
    </w:p>
    <w:p w14:paraId="57278BBD">
      <w:pPr>
        <w:pStyle w:val="35"/>
        <w:numPr>
          <w:ilvl w:val="0"/>
          <w:numId w:val="0"/>
        </w:numPr>
        <w:ind w:leftChars="0"/>
      </w:pPr>
      <w:r>
        <w:rPr>
          <w:rFonts w:hint="eastAsia"/>
          <w:sz w:val="24"/>
        </w:rPr>
        <w:t>●</w:t>
      </w:r>
      <w:r>
        <w:rPr>
          <w:rFonts w:hint="default"/>
          <w:sz w:val="24"/>
          <w:lang w:val="en-US"/>
        </w:rPr>
        <w:t xml:space="preserve"> </w:t>
      </w:r>
      <w:r>
        <w:t>网络通信异常。</w:t>
      </w:r>
    </w:p>
    <w:p w14:paraId="10CE5972">
      <w:pPr>
        <w:pStyle w:val="35"/>
        <w:numPr>
          <w:ilvl w:val="0"/>
          <w:numId w:val="0"/>
        </w:numPr>
        <w:ind w:leftChars="0"/>
      </w:pPr>
      <w:r>
        <w:rPr>
          <w:rFonts w:hint="eastAsia"/>
          <w:sz w:val="24"/>
        </w:rPr>
        <w:t>●</w:t>
      </w:r>
      <w:r>
        <w:rPr>
          <w:rFonts w:hint="default"/>
          <w:sz w:val="24"/>
          <w:lang w:val="en-US"/>
        </w:rPr>
        <w:t xml:space="preserve"> </w:t>
      </w:r>
      <w:r>
        <w:t>返回报文存在error节点。</w:t>
      </w:r>
    </w:p>
    <w:p w14:paraId="393801DF">
      <w:pPr>
        <w:pStyle w:val="35"/>
        <w:numPr>
          <w:ilvl w:val="0"/>
          <w:numId w:val="0"/>
        </w:numPr>
        <w:ind w:leftChars="0"/>
      </w:pPr>
      <w:r>
        <w:rPr>
          <w:rFonts w:hint="eastAsia"/>
          <w:sz w:val="24"/>
        </w:rPr>
        <w:t>●</w:t>
      </w:r>
      <w:r>
        <w:rPr>
          <w:rFonts w:hint="default"/>
          <w:sz w:val="24"/>
          <w:lang w:val="en-US"/>
        </w:rPr>
        <w:t xml:space="preserve"> </w:t>
      </w:r>
      <w:r>
        <w:t>“返回码”不为“00”。</w:t>
      </w:r>
    </w:p>
    <w:p w14:paraId="3A59A944">
      <w:pPr>
        <w:pStyle w:val="7"/>
        <w:tabs>
          <w:tab w:val="left" w:pos="432"/>
          <w:tab w:val="left" w:pos="1152"/>
          <w:tab w:val="left" w:pos="1248"/>
        </w:tabs>
        <w:rPr>
          <w:rFonts w:ascii="Times New Roman" w:hAnsi="Times New Roman"/>
          <w:b w:val="0"/>
          <w:sz w:val="20"/>
          <w:szCs w:val="20"/>
        </w:rPr>
      </w:pPr>
      <w:bookmarkStart w:id="78" w:name="_Toc8575"/>
      <w:bookmarkStart w:id="79" w:name="_Toc28623"/>
      <w:r>
        <w:rPr>
          <w:rFonts w:ascii="Times New Roman" w:hAnsi="Times New Roman"/>
          <w:b w:val="0"/>
          <w:sz w:val="20"/>
          <w:szCs w:val="20"/>
        </w:rPr>
        <w:t>1.2.10获取红字确认单列表</w:t>
      </w:r>
      <w:bookmarkEnd w:id="78"/>
      <w:bookmarkEnd w:id="79"/>
    </w:p>
    <w:p w14:paraId="758E7F52">
      <w:pPr>
        <w:pStyle w:val="35"/>
        <w:ind w:firstLine="480"/>
      </w:pPr>
      <w:r>
        <w:t>从税务局端获取货物运输服务红字确认单列表信息，以便于后期开具红字发票以及红字发票确认时进行业务校验。</w:t>
      </w:r>
    </w:p>
    <w:p w14:paraId="6BD5A01B">
      <w:pPr>
        <w:pStyle w:val="35"/>
        <w:ind w:firstLine="480"/>
      </w:pPr>
      <w:r>
        <w:t>建议企业定时下载/更新货物运输服务红字确认单列表信息,或在接收货物运输服务红字确认单、货物运输服务红字确认单变更时手工获取货物运输服务红字确认单列表信息。</w:t>
      </w:r>
    </w:p>
    <w:p w14:paraId="12CAEAB7">
      <w:pPr>
        <w:pStyle w:val="35"/>
        <w:ind w:firstLine="0" w:firstLineChars="0"/>
        <w:jc w:val="center"/>
      </w:pPr>
      <w:r>
        <w:drawing>
          <wp:inline distT="0" distB="0" distL="114300" distR="114300">
            <wp:extent cx="2762250" cy="2470150"/>
            <wp:effectExtent l="0" t="0" r="6350" b="6350"/>
            <wp:docPr id="13" name="图片 6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8BBE1CD">
      <w:pPr>
        <w:pStyle w:val="8"/>
        <w:tabs>
          <w:tab w:val="left" w:pos="1296"/>
          <w:tab w:val="clear" w:pos="1152"/>
          <w:tab w:val="clear" w:pos="1248"/>
        </w:tabs>
        <w:rPr>
          <w:b/>
          <w:sz w:val="20"/>
          <w:szCs w:val="20"/>
        </w:rPr>
      </w:pPr>
      <w:bookmarkStart w:id="80" w:name="_Toc10727"/>
      <w:r>
        <w:rPr>
          <w:b/>
          <w:sz w:val="20"/>
          <w:szCs w:val="20"/>
        </w:rPr>
        <w:t>1.2.10.1判断逻辑</w:t>
      </w:r>
      <w:bookmarkEnd w:id="80"/>
    </w:p>
    <w:p w14:paraId="0F9350C0">
      <w:pPr>
        <w:pStyle w:val="35"/>
        <w:ind w:firstLine="480"/>
      </w:pPr>
      <w:r>
        <w:t>调用《查询货物运输服务红字确认单列表信息》接口规范获取货物运输服务红字确认单列表信息，当接口调用时发生以下任意情形，调用失败。</w:t>
      </w:r>
    </w:p>
    <w:p w14:paraId="0DCD6BBE">
      <w:pPr>
        <w:pStyle w:val="35"/>
        <w:numPr>
          <w:ilvl w:val="0"/>
          <w:numId w:val="0"/>
        </w:numPr>
        <w:ind w:leftChars="0"/>
      </w:pPr>
      <w:r>
        <w:rPr>
          <w:rFonts w:hint="eastAsia"/>
          <w:sz w:val="24"/>
        </w:rPr>
        <w:t>●</w:t>
      </w:r>
      <w:r>
        <w:rPr>
          <w:rFonts w:hint="default"/>
          <w:sz w:val="24"/>
          <w:lang w:val="en-US"/>
        </w:rPr>
        <w:t xml:space="preserve"> </w:t>
      </w:r>
      <w:r>
        <w:t>网络通信异常。</w:t>
      </w:r>
    </w:p>
    <w:p w14:paraId="1D240924">
      <w:pPr>
        <w:pStyle w:val="35"/>
        <w:numPr>
          <w:ilvl w:val="0"/>
          <w:numId w:val="0"/>
        </w:numPr>
        <w:ind w:leftChars="0"/>
      </w:pPr>
      <w:r>
        <w:rPr>
          <w:rFonts w:hint="eastAsia"/>
          <w:sz w:val="24"/>
        </w:rPr>
        <w:t>●</w:t>
      </w:r>
      <w:r>
        <w:rPr>
          <w:rFonts w:hint="default"/>
          <w:sz w:val="24"/>
          <w:lang w:val="en-US"/>
        </w:rPr>
        <w:t xml:space="preserve"> </w:t>
      </w:r>
      <w:r>
        <w:t>返回报文存在error节点。</w:t>
      </w:r>
    </w:p>
    <w:p w14:paraId="4C6ACE5A">
      <w:pPr>
        <w:pStyle w:val="35"/>
        <w:numPr>
          <w:ilvl w:val="0"/>
          <w:numId w:val="0"/>
        </w:numPr>
        <w:ind w:leftChars="0"/>
      </w:pPr>
      <w:r>
        <w:rPr>
          <w:rFonts w:hint="eastAsia"/>
          <w:sz w:val="24"/>
        </w:rPr>
        <w:t>●</w:t>
      </w:r>
      <w:r>
        <w:rPr>
          <w:rFonts w:hint="default"/>
          <w:sz w:val="24"/>
          <w:lang w:val="en-US"/>
        </w:rPr>
        <w:t xml:space="preserve"> </w:t>
      </w:r>
      <w:r>
        <w:t>“返回码”不为“00”。</w:t>
      </w:r>
    </w:p>
    <w:p w14:paraId="2B2FD5F9">
      <w:pPr>
        <w:pStyle w:val="7"/>
        <w:tabs>
          <w:tab w:val="left" w:pos="432"/>
          <w:tab w:val="left" w:pos="1152"/>
          <w:tab w:val="left" w:pos="1248"/>
        </w:tabs>
        <w:rPr>
          <w:rFonts w:ascii="Times New Roman" w:hAnsi="Times New Roman"/>
          <w:b w:val="0"/>
          <w:sz w:val="20"/>
          <w:szCs w:val="20"/>
        </w:rPr>
      </w:pPr>
      <w:bookmarkStart w:id="81" w:name="_Toc14182"/>
      <w:bookmarkStart w:id="82" w:name="_Toc21820"/>
      <w:r>
        <w:rPr>
          <w:rFonts w:ascii="Times New Roman" w:hAnsi="Times New Roman"/>
          <w:b w:val="0"/>
          <w:sz w:val="20"/>
          <w:szCs w:val="20"/>
        </w:rPr>
        <w:t>1.2.11获取红字确认单明细</w:t>
      </w:r>
      <w:bookmarkEnd w:id="81"/>
      <w:bookmarkEnd w:id="82"/>
    </w:p>
    <w:p w14:paraId="33DC369A">
      <w:pPr>
        <w:pStyle w:val="35"/>
        <w:ind w:firstLine="480"/>
      </w:pPr>
      <w:r>
        <w:t>从税务局端获取货物运输服务红字确认单明细信息，以便于后期开具红字发票以及红字发票确认时进行业务校验。</w:t>
      </w:r>
    </w:p>
    <w:p w14:paraId="628A2C8E">
      <w:pPr>
        <w:pStyle w:val="35"/>
        <w:ind w:firstLine="480"/>
      </w:pPr>
      <w:r>
        <w:t>建议企业定时下载/更新货物运输服务红字确认单明细信息,或在接收货物运输服务红字确认单明细、货物运输服务红字确认单明细变更时手工获取货物运输服务红字确认单明细信息。</w:t>
      </w:r>
    </w:p>
    <w:p w14:paraId="2BACC66F">
      <w:pPr>
        <w:pStyle w:val="35"/>
        <w:ind w:firstLine="0" w:firstLineChars="0"/>
        <w:jc w:val="center"/>
      </w:pPr>
      <w:r>
        <w:drawing>
          <wp:inline distT="0" distB="0" distL="114300" distR="114300">
            <wp:extent cx="2762250" cy="2470150"/>
            <wp:effectExtent l="0" t="0" r="6350" b="6350"/>
            <wp:docPr id="14" name="图片 65"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5"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3EE08900">
      <w:pPr>
        <w:pStyle w:val="8"/>
        <w:tabs>
          <w:tab w:val="left" w:pos="1296"/>
          <w:tab w:val="clear" w:pos="1152"/>
          <w:tab w:val="clear" w:pos="1248"/>
        </w:tabs>
        <w:rPr>
          <w:b/>
          <w:sz w:val="20"/>
          <w:szCs w:val="20"/>
        </w:rPr>
      </w:pPr>
      <w:bookmarkStart w:id="83" w:name="_Toc32755"/>
      <w:r>
        <w:rPr>
          <w:b/>
          <w:sz w:val="20"/>
          <w:szCs w:val="20"/>
        </w:rPr>
        <w:t>1.2.11.1判断逻辑</w:t>
      </w:r>
      <w:bookmarkEnd w:id="83"/>
    </w:p>
    <w:p w14:paraId="440FBBB4">
      <w:pPr>
        <w:pStyle w:val="35"/>
        <w:ind w:firstLine="480"/>
      </w:pPr>
      <w:r>
        <w:t>调用《查询货物运输服务红字确认单明细信息》接口规范获取货物运输服务红字确认单明细信息，当接口调用时发生以下任意情形，调用失败。</w:t>
      </w:r>
    </w:p>
    <w:p w14:paraId="3E0FE1A1">
      <w:pPr>
        <w:pStyle w:val="35"/>
        <w:numPr>
          <w:ilvl w:val="0"/>
          <w:numId w:val="0"/>
        </w:numPr>
        <w:ind w:leftChars="0"/>
      </w:pPr>
      <w:r>
        <w:rPr>
          <w:rFonts w:hint="eastAsia"/>
          <w:sz w:val="24"/>
        </w:rPr>
        <w:t>●</w:t>
      </w:r>
      <w:r>
        <w:rPr>
          <w:rFonts w:hint="default"/>
          <w:sz w:val="24"/>
          <w:lang w:val="en-US"/>
        </w:rPr>
        <w:t xml:space="preserve"> </w:t>
      </w:r>
      <w:r>
        <w:t>网络通信异常。</w:t>
      </w:r>
    </w:p>
    <w:p w14:paraId="692A8392">
      <w:pPr>
        <w:pStyle w:val="35"/>
        <w:numPr>
          <w:ilvl w:val="0"/>
          <w:numId w:val="0"/>
        </w:numPr>
        <w:ind w:leftChars="0"/>
      </w:pPr>
      <w:r>
        <w:rPr>
          <w:rFonts w:hint="eastAsia"/>
          <w:sz w:val="24"/>
        </w:rPr>
        <w:t>●</w:t>
      </w:r>
      <w:r>
        <w:rPr>
          <w:rFonts w:hint="default"/>
          <w:sz w:val="24"/>
          <w:lang w:val="en-US"/>
        </w:rPr>
        <w:t xml:space="preserve"> </w:t>
      </w:r>
      <w:r>
        <w:t>返回报文存在error节点。</w:t>
      </w:r>
    </w:p>
    <w:p w14:paraId="5BF5087F">
      <w:pPr>
        <w:pStyle w:val="35"/>
        <w:numPr>
          <w:ilvl w:val="0"/>
          <w:numId w:val="0"/>
        </w:numPr>
        <w:ind w:leftChars="0"/>
      </w:pPr>
      <w:bookmarkStart w:id="84" w:name="OLE_LINK9"/>
      <w:r>
        <w:rPr>
          <w:rFonts w:hint="eastAsia"/>
          <w:sz w:val="24"/>
        </w:rPr>
        <w:t>●</w:t>
      </w:r>
      <w:r>
        <w:rPr>
          <w:rFonts w:hint="default"/>
          <w:sz w:val="24"/>
          <w:lang w:val="en-US"/>
        </w:rPr>
        <w:t xml:space="preserve"> </w:t>
      </w:r>
      <w:bookmarkEnd w:id="84"/>
      <w:r>
        <w:t>“返回码”不为“00”。</w:t>
      </w:r>
    </w:p>
    <w:p w14:paraId="1AF3A57C">
      <w:pPr>
        <w:pStyle w:val="4"/>
        <w:tabs>
          <w:tab w:val="left" w:pos="432"/>
          <w:tab w:val="left" w:pos="864"/>
        </w:tabs>
        <w:rPr>
          <w:rFonts w:ascii="Times New Roman" w:hAnsi="Times New Roman"/>
        </w:rPr>
      </w:pPr>
      <w:bookmarkStart w:id="85" w:name="_Toc25503"/>
      <w:bookmarkStart w:id="86" w:name="_Toc18100"/>
      <w:bookmarkStart w:id="87" w:name="_Toc15141"/>
      <w:r>
        <w:rPr>
          <w:rFonts w:ascii="Times New Roman" w:hAnsi="Times New Roman"/>
        </w:rPr>
        <w:t>2货物运输服务蓝字发票开具</w:t>
      </w:r>
      <w:bookmarkEnd w:id="85"/>
      <w:bookmarkEnd w:id="86"/>
      <w:bookmarkEnd w:id="87"/>
    </w:p>
    <w:p w14:paraId="45667A59">
      <w:pPr>
        <w:pStyle w:val="6"/>
        <w:rPr>
          <w:rFonts w:hint="default" w:ascii="Times New Roman" w:hAnsi="Times New Roman"/>
          <w:sz w:val="22"/>
          <w:szCs w:val="22"/>
        </w:rPr>
      </w:pPr>
      <w:bookmarkStart w:id="88" w:name="_Toc8645"/>
      <w:bookmarkStart w:id="89" w:name="_Toc3921"/>
      <w:r>
        <w:rPr>
          <w:rFonts w:hint="default" w:ascii="Times New Roman" w:hAnsi="Times New Roman"/>
          <w:sz w:val="22"/>
          <w:szCs w:val="22"/>
        </w:rPr>
        <w:t>2.1全流程图</w:t>
      </w:r>
      <w:bookmarkEnd w:id="88"/>
      <w:bookmarkEnd w:id="89"/>
    </w:p>
    <w:p w14:paraId="19F09A40">
      <w:pPr>
        <w:pStyle w:val="5"/>
        <w:ind w:firstLine="0"/>
        <w:jc w:val="center"/>
      </w:pPr>
      <w:r>
        <w:drawing>
          <wp:inline distT="0" distB="0" distL="114300" distR="114300">
            <wp:extent cx="5267325" cy="7323455"/>
            <wp:effectExtent l="0" t="0" r="15875" b="29845"/>
            <wp:docPr id="15" name="图片 6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6" descr="全流程图"/>
                    <pic:cNvPicPr>
                      <a:picLocks noChangeAspect="1"/>
                    </pic:cNvPicPr>
                  </pic:nvPicPr>
                  <pic:blipFill>
                    <a:blip r:embed="rId19"/>
                    <a:stretch>
                      <a:fillRect/>
                    </a:stretch>
                  </pic:blipFill>
                  <pic:spPr>
                    <a:xfrm>
                      <a:off x="0" y="0"/>
                      <a:ext cx="5267325" cy="7323455"/>
                    </a:xfrm>
                    <a:prstGeom prst="rect">
                      <a:avLst/>
                    </a:prstGeom>
                    <a:noFill/>
                    <a:ln>
                      <a:noFill/>
                    </a:ln>
                    <a:effectLst>
                      <a:outerShdw dist="28398" dir="3806096" algn="ctr" rotWithShape="0">
                        <a:srgbClr val="808080"/>
                      </a:outerShdw>
                    </a:effectLst>
                  </pic:spPr>
                </pic:pic>
              </a:graphicData>
            </a:graphic>
          </wp:inline>
        </w:drawing>
      </w:r>
    </w:p>
    <w:p w14:paraId="1A6159B8">
      <w:pPr>
        <w:pStyle w:val="5"/>
        <w:spacing w:line="240" w:lineRule="auto"/>
        <w:ind w:firstLine="0"/>
        <w:jc w:val="center"/>
        <w:rPr>
          <w:rFonts w:eastAsia="黑体"/>
          <w:sz w:val="21"/>
          <w:szCs w:val="21"/>
        </w:rPr>
      </w:pPr>
      <w:r>
        <w:rPr>
          <w:rFonts w:eastAsia="黑体"/>
          <w:sz w:val="21"/>
          <w:szCs w:val="21"/>
        </w:rPr>
        <w:t>业务流程图</w:t>
      </w:r>
    </w:p>
    <w:p w14:paraId="68785B82">
      <w:pPr>
        <w:pStyle w:val="5"/>
        <w:ind w:firstLine="0"/>
        <w:jc w:val="center"/>
      </w:pPr>
      <w:r>
        <w:drawing>
          <wp:inline distT="0" distB="0" distL="114300" distR="114300">
            <wp:extent cx="5041265" cy="8771890"/>
            <wp:effectExtent l="0" t="0" r="0" b="0"/>
            <wp:docPr id="16"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098B514D">
      <w:pPr>
        <w:pStyle w:val="5"/>
        <w:spacing w:line="240" w:lineRule="auto"/>
        <w:ind w:firstLine="0"/>
        <w:jc w:val="center"/>
        <w:rPr>
          <w:rFonts w:eastAsia="黑体"/>
          <w:sz w:val="21"/>
          <w:szCs w:val="21"/>
        </w:rPr>
      </w:pPr>
      <w:r>
        <w:rPr>
          <w:rFonts w:eastAsia="黑体"/>
          <w:sz w:val="21"/>
          <w:szCs w:val="21"/>
        </w:rPr>
        <w:t>时序图</w:t>
      </w:r>
    </w:p>
    <w:p w14:paraId="79222E7A">
      <w:pPr>
        <w:pStyle w:val="6"/>
        <w:rPr>
          <w:rFonts w:hint="default" w:ascii="Times New Roman" w:hAnsi="Times New Roman"/>
          <w:sz w:val="22"/>
          <w:szCs w:val="22"/>
        </w:rPr>
      </w:pPr>
      <w:bookmarkStart w:id="90" w:name="_Toc7181"/>
      <w:bookmarkStart w:id="91" w:name="_Toc1051"/>
      <w:r>
        <w:rPr>
          <w:rFonts w:hint="default" w:ascii="Times New Roman" w:hAnsi="Times New Roman"/>
          <w:sz w:val="22"/>
          <w:szCs w:val="22"/>
        </w:rPr>
        <w:t>2.2业务规则</w:t>
      </w:r>
      <w:bookmarkEnd w:id="90"/>
      <w:bookmarkEnd w:id="91"/>
    </w:p>
    <w:p w14:paraId="3E2C5209">
      <w:pPr>
        <w:pStyle w:val="7"/>
        <w:tabs>
          <w:tab w:val="left" w:pos="432"/>
          <w:tab w:val="left" w:pos="1152"/>
          <w:tab w:val="left" w:pos="1248"/>
        </w:tabs>
        <w:rPr>
          <w:rFonts w:ascii="Times New Roman" w:hAnsi="Times New Roman"/>
          <w:b w:val="0"/>
          <w:sz w:val="20"/>
          <w:szCs w:val="20"/>
        </w:rPr>
      </w:pPr>
      <w:bookmarkStart w:id="92" w:name="_Toc19087"/>
      <w:bookmarkStart w:id="93" w:name="_Toc15534"/>
      <w:r>
        <w:rPr>
          <w:rFonts w:ascii="Times New Roman" w:hAnsi="Times New Roman"/>
          <w:b w:val="0"/>
          <w:sz w:val="20"/>
          <w:szCs w:val="20"/>
        </w:rPr>
        <w:t>2.2.1判断纳税人开票资格</w:t>
      </w:r>
      <w:bookmarkEnd w:id="92"/>
      <w:bookmarkEnd w:id="93"/>
    </w:p>
    <w:p w14:paraId="0D73319B">
      <w:pPr>
        <w:pStyle w:val="35"/>
        <w:ind w:firstLine="480"/>
      </w:pPr>
      <w:r>
        <w:t>校验纳税人是否具备货物运输服务蓝字发票开票资格，包括风险纳税人信息校验和纳税人资格校验。</w:t>
      </w:r>
    </w:p>
    <w:p w14:paraId="69D2FA68">
      <w:pPr>
        <w:pStyle w:val="35"/>
        <w:ind w:firstLine="0" w:firstLineChars="0"/>
        <w:jc w:val="center"/>
      </w:pPr>
      <w:r>
        <w:drawing>
          <wp:inline distT="0" distB="0" distL="114300" distR="114300">
            <wp:extent cx="2686050" cy="5099050"/>
            <wp:effectExtent l="0" t="0" r="6350" b="6350"/>
            <wp:docPr id="17" name="图片 6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7"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67EB2F26">
      <w:pPr>
        <w:pStyle w:val="35"/>
        <w:ind w:firstLine="480"/>
      </w:pPr>
      <w:r>
        <w:t>查询本地保存的纳税人风险信息，校验纳税人是否为风险纳税人，禁止风险等级高的纳税人开具发票。</w:t>
      </w:r>
    </w:p>
    <w:p w14:paraId="530B6EB4">
      <w:pPr>
        <w:pStyle w:val="35"/>
        <w:ind w:firstLine="480"/>
      </w:pPr>
      <w:r>
        <w:t>查询本地保存的纳税人基本信息，判断纳税人是否具备开具货物运输服务蓝字发票资格。</w:t>
      </w:r>
    </w:p>
    <w:p w14:paraId="3846E74E">
      <w:pPr>
        <w:pStyle w:val="8"/>
        <w:tabs>
          <w:tab w:val="left" w:pos="1296"/>
          <w:tab w:val="clear" w:pos="1152"/>
          <w:tab w:val="clear" w:pos="1248"/>
        </w:tabs>
        <w:rPr>
          <w:b/>
          <w:sz w:val="20"/>
          <w:szCs w:val="20"/>
        </w:rPr>
      </w:pPr>
      <w:bookmarkStart w:id="94" w:name="_Toc29783"/>
      <w:r>
        <w:rPr>
          <w:b/>
          <w:sz w:val="20"/>
          <w:szCs w:val="20"/>
        </w:rPr>
        <w:t>2.2.1.1判断逻辑</w:t>
      </w:r>
      <w:bookmarkEnd w:id="94"/>
    </w:p>
    <w:p w14:paraId="67624548">
      <w:pPr>
        <w:pStyle w:val="35"/>
        <w:ind w:firstLine="480"/>
      </w:pPr>
      <w:r>
        <w:t>根据查询的纳税人风险信息进行校验，当满足以下任意条件时禁止开具货物运输服务蓝字发票。</w:t>
      </w:r>
    </w:p>
    <w:p w14:paraId="7CE4C202">
      <w:pPr>
        <w:pStyle w:val="35"/>
        <w:numPr>
          <w:ilvl w:val="0"/>
          <w:numId w:val="0"/>
        </w:numPr>
        <w:ind w:leftChars="0"/>
      </w:pPr>
      <w:r>
        <w:rPr>
          <w:rFonts w:hint="eastAsia"/>
          <w:sz w:val="24"/>
        </w:rPr>
        <w:t>●</w:t>
      </w:r>
      <w:r>
        <w:rPr>
          <w:rFonts w:hint="default"/>
          <w:sz w:val="24"/>
          <w:lang w:val="en-US"/>
        </w:rPr>
        <w:t xml:space="preserve"> </w:t>
      </w:r>
      <w:r>
        <w:rPr>
          <w:rFonts w:hint="eastAsia"/>
        </w:rPr>
        <w:t>未查询到纳税人风险信息，本地无纳税人风险信息</w:t>
      </w:r>
      <w:r>
        <w:t>。</w:t>
      </w:r>
    </w:p>
    <w:p w14:paraId="3EBB9D4A">
      <w:pPr>
        <w:pStyle w:val="35"/>
        <w:numPr>
          <w:ilvl w:val="0"/>
          <w:numId w:val="0"/>
        </w:numPr>
        <w:ind w:leftChars="0"/>
      </w:pPr>
      <w:r>
        <w:rPr>
          <w:rFonts w:hint="eastAsia"/>
          <w:sz w:val="24"/>
        </w:rPr>
        <w:t>●</w:t>
      </w:r>
      <w:r>
        <w:rPr>
          <w:rFonts w:hint="default"/>
          <w:sz w:val="24"/>
          <w:lang w:val="en-US"/>
        </w:rPr>
        <w:t xml:space="preserve"> </w:t>
      </w:r>
      <w:r>
        <w:t>纳税人风险信息中“</w:t>
      </w:r>
      <w:r>
        <w:rPr>
          <w:rFonts w:hint="eastAsia"/>
          <w:lang w:val="en-US" w:eastAsia="zh-CN"/>
        </w:rPr>
        <w:t>风险纳税人类型</w:t>
      </w:r>
      <w:r>
        <w:t>”为“Ⅰ类”。</w:t>
      </w:r>
    </w:p>
    <w:p w14:paraId="5F5EFADC">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2BB60232">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1A7AE0FB">
      <w:pPr>
        <w:pStyle w:val="35"/>
        <w:ind w:firstLine="480"/>
      </w:pPr>
      <w:r>
        <w:t>根据查询的纳税人基本信息进行校验，当发生以下任意条件时禁止开具货物运输服务蓝字发票。</w:t>
      </w:r>
    </w:p>
    <w:p w14:paraId="5CC51E7A">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0812FCC1">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254DEB91">
      <w:pPr>
        <w:pStyle w:val="7"/>
        <w:tabs>
          <w:tab w:val="left" w:pos="432"/>
          <w:tab w:val="left" w:pos="1152"/>
          <w:tab w:val="left" w:pos="1248"/>
        </w:tabs>
        <w:rPr>
          <w:rFonts w:ascii="Times New Roman" w:hAnsi="Times New Roman"/>
          <w:b w:val="0"/>
          <w:sz w:val="20"/>
          <w:szCs w:val="20"/>
        </w:rPr>
      </w:pPr>
      <w:bookmarkStart w:id="95" w:name="_4.2发票结余校验"/>
      <w:bookmarkEnd w:id="95"/>
      <w:bookmarkStart w:id="96" w:name="_Toc31941"/>
      <w:bookmarkStart w:id="97" w:name="_Toc1445"/>
      <w:r>
        <w:rPr>
          <w:rFonts w:ascii="Times New Roman" w:hAnsi="Times New Roman"/>
          <w:b w:val="0"/>
          <w:sz w:val="20"/>
          <w:szCs w:val="20"/>
        </w:rPr>
        <w:t>2.2.2发票号段结余校验</w:t>
      </w:r>
      <w:bookmarkEnd w:id="96"/>
      <w:bookmarkEnd w:id="97"/>
    </w:p>
    <w:p w14:paraId="11D76658">
      <w:pPr>
        <w:pStyle w:val="35"/>
        <w:ind w:firstLine="480"/>
      </w:pPr>
      <w:r>
        <w:t>判断本地是否还有未使用的发票，若无未使用的发票，需调用税务局端接口重新获取发票批量预赋码信息。</w:t>
      </w:r>
    </w:p>
    <w:p w14:paraId="511CB653">
      <w:pPr>
        <w:pStyle w:val="35"/>
        <w:ind w:firstLine="0" w:firstLineChars="0"/>
        <w:jc w:val="center"/>
      </w:pPr>
      <w:r>
        <w:drawing>
          <wp:inline distT="0" distB="0" distL="114300" distR="114300">
            <wp:extent cx="2743200" cy="2603500"/>
            <wp:effectExtent l="0" t="0" r="0" b="0"/>
            <wp:docPr id="18" name="图片 69"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9"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0B17DFAA">
      <w:pPr>
        <w:pStyle w:val="8"/>
        <w:tabs>
          <w:tab w:val="left" w:pos="1296"/>
          <w:tab w:val="clear" w:pos="1152"/>
          <w:tab w:val="clear" w:pos="1248"/>
        </w:tabs>
        <w:rPr>
          <w:b/>
          <w:sz w:val="20"/>
          <w:szCs w:val="20"/>
        </w:rPr>
      </w:pPr>
      <w:bookmarkStart w:id="98" w:name="_Toc8471"/>
      <w:r>
        <w:rPr>
          <w:b/>
          <w:sz w:val="20"/>
          <w:szCs w:val="20"/>
        </w:rPr>
        <w:t>2.2.2.1判断逻辑</w:t>
      </w:r>
      <w:bookmarkEnd w:id="98"/>
    </w:p>
    <w:p w14:paraId="3A3F05D8">
      <w:pPr>
        <w:pStyle w:val="35"/>
        <w:ind w:firstLine="480"/>
      </w:pPr>
      <w:r>
        <w:t>调用《获取发票批量预赋码信息》接口规范获取发票批量预赋码信息，当接口调用时发生以下任意情形，调用失败。</w:t>
      </w:r>
    </w:p>
    <w:p w14:paraId="4B067DEE">
      <w:pPr>
        <w:pStyle w:val="35"/>
        <w:numPr>
          <w:ilvl w:val="0"/>
          <w:numId w:val="0"/>
        </w:numPr>
        <w:ind w:leftChars="0"/>
      </w:pPr>
      <w:r>
        <w:rPr>
          <w:rFonts w:hint="eastAsia"/>
          <w:sz w:val="24"/>
        </w:rPr>
        <w:t>●</w:t>
      </w:r>
      <w:r>
        <w:rPr>
          <w:rFonts w:hint="default"/>
          <w:sz w:val="24"/>
          <w:lang w:val="en-US"/>
        </w:rPr>
        <w:t xml:space="preserve"> </w:t>
      </w:r>
      <w:r>
        <w:t>网络通信异常。</w:t>
      </w:r>
    </w:p>
    <w:p w14:paraId="41DB8DDB">
      <w:pPr>
        <w:pStyle w:val="35"/>
        <w:numPr>
          <w:ilvl w:val="0"/>
          <w:numId w:val="0"/>
        </w:numPr>
        <w:ind w:leftChars="0"/>
      </w:pPr>
      <w:r>
        <w:rPr>
          <w:rFonts w:hint="eastAsia"/>
          <w:sz w:val="24"/>
        </w:rPr>
        <w:t>●</w:t>
      </w:r>
      <w:r>
        <w:rPr>
          <w:rFonts w:hint="default"/>
          <w:sz w:val="24"/>
          <w:lang w:val="en-US"/>
        </w:rPr>
        <w:t xml:space="preserve"> </w:t>
      </w:r>
      <w:r>
        <w:t>返回报文存在error节点。</w:t>
      </w:r>
    </w:p>
    <w:p w14:paraId="1FC12C16">
      <w:pPr>
        <w:pStyle w:val="35"/>
        <w:numPr>
          <w:ilvl w:val="0"/>
          <w:numId w:val="0"/>
        </w:numPr>
        <w:ind w:leftChars="0"/>
      </w:pPr>
      <w:r>
        <w:rPr>
          <w:rFonts w:hint="eastAsia"/>
          <w:sz w:val="24"/>
        </w:rPr>
        <w:t>●</w:t>
      </w:r>
      <w:r>
        <w:rPr>
          <w:rFonts w:hint="default"/>
          <w:sz w:val="24"/>
          <w:lang w:val="en-US"/>
        </w:rPr>
        <w:t xml:space="preserve"> </w:t>
      </w:r>
      <w:r>
        <w:t>“返回码”不为“00”。</w:t>
      </w:r>
    </w:p>
    <w:p w14:paraId="67FA7E6F">
      <w:pPr>
        <w:pStyle w:val="7"/>
        <w:tabs>
          <w:tab w:val="left" w:pos="432"/>
          <w:tab w:val="left" w:pos="1152"/>
          <w:tab w:val="left" w:pos="1248"/>
        </w:tabs>
        <w:rPr>
          <w:rFonts w:ascii="Times New Roman" w:hAnsi="Times New Roman"/>
          <w:b w:val="0"/>
          <w:sz w:val="20"/>
          <w:szCs w:val="20"/>
        </w:rPr>
      </w:pPr>
      <w:bookmarkStart w:id="99" w:name="_Toc24162"/>
      <w:bookmarkStart w:id="100" w:name="_Toc20096"/>
      <w:r>
        <w:rPr>
          <w:rFonts w:ascii="Times New Roman" w:hAnsi="Times New Roman"/>
          <w:b w:val="0"/>
          <w:sz w:val="20"/>
          <w:szCs w:val="20"/>
        </w:rPr>
        <w:t>2.2.3获取开票基础信息</w:t>
      </w:r>
      <w:bookmarkEnd w:id="99"/>
      <w:bookmarkEnd w:id="100"/>
    </w:p>
    <w:p w14:paraId="6A38B3F1">
      <w:pPr>
        <w:pStyle w:val="35"/>
        <w:ind w:firstLine="480"/>
      </w:pPr>
      <w:r>
        <w:t>查询本地保存的税收分类编码信息和可用税率信息。</w:t>
      </w:r>
    </w:p>
    <w:p w14:paraId="5826365A">
      <w:pPr>
        <w:pStyle w:val="35"/>
        <w:ind w:firstLine="0" w:firstLineChars="0"/>
        <w:jc w:val="center"/>
      </w:pPr>
      <w:r>
        <w:drawing>
          <wp:inline distT="0" distB="0" distL="114300" distR="114300">
            <wp:extent cx="1035050" cy="2673350"/>
            <wp:effectExtent l="0" t="0" r="6350" b="6350"/>
            <wp:docPr id="19" name="图片 70"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0"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0093D7D0">
      <w:pPr>
        <w:pStyle w:val="7"/>
        <w:tabs>
          <w:tab w:val="left" w:pos="432"/>
          <w:tab w:val="left" w:pos="1152"/>
          <w:tab w:val="left" w:pos="1248"/>
        </w:tabs>
        <w:rPr>
          <w:rFonts w:ascii="Times New Roman" w:hAnsi="Times New Roman"/>
          <w:b w:val="0"/>
          <w:sz w:val="20"/>
          <w:szCs w:val="20"/>
        </w:rPr>
      </w:pPr>
      <w:bookmarkStart w:id="101" w:name="_Toc22067"/>
      <w:bookmarkStart w:id="102" w:name="_Toc15768"/>
      <w:r>
        <w:rPr>
          <w:rFonts w:ascii="Times New Roman" w:hAnsi="Times New Roman"/>
          <w:b w:val="0"/>
          <w:sz w:val="20"/>
          <w:szCs w:val="20"/>
        </w:rPr>
        <w:t>2.2.4录入、校验发票信息</w:t>
      </w:r>
      <w:bookmarkEnd w:id="101"/>
      <w:bookmarkEnd w:id="102"/>
    </w:p>
    <w:p w14:paraId="18C3DF0F">
      <w:pPr>
        <w:pStyle w:val="35"/>
        <w:ind w:firstLine="480"/>
      </w:pPr>
      <w:r>
        <w:t>依据开票能力发票开具的要求，录入发票信息，并依据发票开具规则对发票信息进行业务逻辑校验，主要包括合规性校验、数值校验。</w:t>
      </w:r>
    </w:p>
    <w:p w14:paraId="14865951">
      <w:pPr>
        <w:pStyle w:val="35"/>
        <w:ind w:firstLine="0" w:firstLineChars="0"/>
        <w:jc w:val="center"/>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628BEE85">
      <w:pPr>
        <w:pStyle w:val="8"/>
        <w:tabs>
          <w:tab w:val="left" w:pos="1296"/>
          <w:tab w:val="clear" w:pos="1152"/>
          <w:tab w:val="clear" w:pos="1248"/>
        </w:tabs>
        <w:rPr>
          <w:b/>
          <w:sz w:val="20"/>
          <w:szCs w:val="20"/>
        </w:rPr>
      </w:pPr>
      <w:bookmarkStart w:id="103" w:name="_Toc30469"/>
      <w:r>
        <w:rPr>
          <w:b/>
          <w:sz w:val="20"/>
          <w:szCs w:val="20"/>
        </w:rPr>
        <w:t>2.2.4.1合规性校验</w:t>
      </w:r>
      <w:bookmarkEnd w:id="103"/>
    </w:p>
    <w:p w14:paraId="145E5495">
      <w:pPr>
        <w:pStyle w:val="35"/>
        <w:ind w:firstLine="480"/>
      </w:pPr>
      <w:r>
        <w:t>合规性校验主要对输入参数的类型、长度、是否必填、码值进行校验。以下任意一项不满足要求时，阻断发票开具。校验规则如下：</w:t>
      </w:r>
    </w:p>
    <w:p w14:paraId="2AFC4631">
      <w:pPr>
        <w:pStyle w:val="35"/>
        <w:numPr>
          <w:ilvl w:val="0"/>
          <w:numId w:val="0"/>
        </w:numPr>
        <w:ind w:leftChars="0"/>
      </w:pPr>
      <w:r>
        <w:t>发票号码，必填，长度20位，由数字组成，前2位为年份后2位。</w:t>
      </w:r>
    </w:p>
    <w:p w14:paraId="6926EFA8">
      <w:pPr>
        <w:pStyle w:val="35"/>
        <w:numPr>
          <w:ilvl w:val="0"/>
          <w:numId w:val="0"/>
        </w:numPr>
        <w:ind w:leftChars="0"/>
      </w:pPr>
      <w:r>
        <w:rPr>
          <w:sz w:val="22"/>
          <w:szCs w:val="22"/>
        </w:rPr>
        <w:t>蓝字发票标志，必填，</w:t>
      </w:r>
      <w:r>
        <w:t>取值范围为“0”、“1”.</w:t>
      </w:r>
    </w:p>
    <w:p w14:paraId="3B09BE33">
      <w:pPr>
        <w:pStyle w:val="35"/>
        <w:numPr>
          <w:ilvl w:val="0"/>
          <w:numId w:val="0"/>
        </w:numPr>
        <w:ind w:leftChars="0"/>
      </w:pPr>
      <w:r>
        <w:rPr>
          <w:rFonts w:hint="eastAsia"/>
          <w:sz w:val="24"/>
        </w:rPr>
        <w:t>●</w:t>
      </w:r>
      <w:r>
        <w:rPr>
          <w:rFonts w:hint="default"/>
          <w:sz w:val="24"/>
          <w:lang w:val="en-US"/>
        </w:rPr>
        <w:t xml:space="preserve"> </w:t>
      </w:r>
      <w:r>
        <w:t>平台编号，必填，最大长度20位。</w:t>
      </w:r>
    </w:p>
    <w:p w14:paraId="6E4B7278">
      <w:pPr>
        <w:pStyle w:val="35"/>
        <w:numPr>
          <w:ilvl w:val="0"/>
          <w:numId w:val="0"/>
        </w:numPr>
        <w:ind w:leftChars="0"/>
      </w:pPr>
      <w:r>
        <w:rPr>
          <w:rFonts w:hint="eastAsia"/>
          <w:sz w:val="24"/>
        </w:rPr>
        <w:t>●</w:t>
      </w:r>
      <w:r>
        <w:rPr>
          <w:rFonts w:hint="default"/>
          <w:sz w:val="24"/>
          <w:lang w:val="en-US"/>
        </w:rPr>
        <w:t xml:space="preserve"> </w:t>
      </w:r>
      <w:r>
        <w:t>服务器地址，必填，长度20位。</w:t>
      </w:r>
    </w:p>
    <w:p w14:paraId="59672C5A">
      <w:pPr>
        <w:pStyle w:val="35"/>
        <w:numPr>
          <w:ilvl w:val="0"/>
          <w:numId w:val="0"/>
        </w:numPr>
        <w:ind w:leftChars="0"/>
      </w:pPr>
      <w:r>
        <w:rPr>
          <w:rFonts w:hint="eastAsia"/>
          <w:sz w:val="24"/>
        </w:rPr>
        <w:t>●</w:t>
      </w:r>
      <w:r>
        <w:rPr>
          <w:rFonts w:hint="default"/>
          <w:sz w:val="24"/>
          <w:lang w:val="en-US"/>
        </w:rPr>
        <w:t xml:space="preserve"> </w:t>
      </w:r>
      <w:r>
        <w:t>mac地址，必填，长度20位。</w:t>
      </w:r>
    </w:p>
    <w:p w14:paraId="7E8D755D">
      <w:pPr>
        <w:pStyle w:val="35"/>
        <w:numPr>
          <w:ilvl w:val="0"/>
          <w:numId w:val="0"/>
        </w:numPr>
        <w:ind w:leftChars="0"/>
      </w:pPr>
      <w:r>
        <w:rPr>
          <w:rFonts w:hint="eastAsia"/>
          <w:sz w:val="24"/>
        </w:rPr>
        <w:t>●</w:t>
      </w:r>
      <w:r>
        <w:rPr>
          <w:rFonts w:hint="default"/>
          <w:sz w:val="24"/>
          <w:lang w:val="en-US"/>
        </w:rPr>
        <w:t xml:space="preserve"> </w:t>
      </w:r>
      <w:r>
        <w:t>CPU序列号，选填，长度20位。</w:t>
      </w:r>
    </w:p>
    <w:p w14:paraId="2BA5AFC5">
      <w:pPr>
        <w:pStyle w:val="35"/>
        <w:numPr>
          <w:ilvl w:val="0"/>
          <w:numId w:val="0"/>
        </w:numPr>
        <w:ind w:leftChars="0"/>
      </w:pPr>
      <w:r>
        <w:rPr>
          <w:rFonts w:hint="eastAsia"/>
          <w:sz w:val="24"/>
        </w:rPr>
        <w:t>●</w:t>
      </w:r>
      <w:r>
        <w:rPr>
          <w:rFonts w:hint="default"/>
          <w:sz w:val="24"/>
          <w:lang w:val="en-US"/>
        </w:rPr>
        <w:t xml:space="preserve"> </w:t>
      </w:r>
      <w:r>
        <w:t>主板序列号，选填，长度20位。</w:t>
      </w:r>
    </w:p>
    <w:p w14:paraId="63EE6C74">
      <w:pPr>
        <w:pStyle w:val="35"/>
        <w:numPr>
          <w:ilvl w:val="0"/>
          <w:numId w:val="0"/>
        </w:numPr>
        <w:ind w:leftChars="0"/>
      </w:pPr>
      <w:r>
        <w:rPr>
          <w:rFonts w:hint="eastAsia"/>
          <w:sz w:val="24"/>
        </w:rPr>
        <w:t>●</w:t>
      </w:r>
      <w:r>
        <w:rPr>
          <w:rFonts w:hint="default"/>
          <w:sz w:val="24"/>
          <w:lang w:val="en-US"/>
        </w:rPr>
        <w:t xml:space="preserve"> </w:t>
      </w:r>
      <w:r>
        <w:t>发票票种，必填，取值范围为“01”、“02”。</w:t>
      </w:r>
    </w:p>
    <w:p w14:paraId="2F1023DC">
      <w:pPr>
        <w:pStyle w:val="35"/>
        <w:numPr>
          <w:ilvl w:val="0"/>
          <w:numId w:val="0"/>
        </w:numPr>
        <w:ind w:leftChars="0"/>
      </w:pPr>
      <w:r>
        <w:rPr>
          <w:rFonts w:hint="eastAsia"/>
          <w:sz w:val="24"/>
        </w:rPr>
        <w:t>●</w:t>
      </w:r>
      <w:r>
        <w:rPr>
          <w:rFonts w:hint="default"/>
          <w:sz w:val="24"/>
          <w:lang w:val="en-US"/>
        </w:rPr>
        <w:t xml:space="preserve"> </w:t>
      </w:r>
      <w:r>
        <w:t>购买方自然人标志，选填，取值范围为“Y”、“N”。</w:t>
      </w:r>
    </w:p>
    <w:p w14:paraId="182009E8">
      <w:pPr>
        <w:pStyle w:val="35"/>
        <w:numPr>
          <w:ilvl w:val="0"/>
          <w:numId w:val="0"/>
        </w:numPr>
        <w:ind w:leftChars="0"/>
      </w:pPr>
      <w:r>
        <w:rPr>
          <w:rFonts w:hint="eastAsia"/>
          <w:sz w:val="24"/>
        </w:rPr>
        <w:t>●</w:t>
      </w:r>
      <w:r>
        <w:rPr>
          <w:rFonts w:hint="default"/>
          <w:sz w:val="24"/>
          <w:lang w:val="en-US"/>
        </w:rPr>
        <w:t xml:space="preserve"> </w:t>
      </w:r>
      <w:r>
        <w:t>特定要素，必填，取值范围为“04”。</w:t>
      </w:r>
    </w:p>
    <w:p w14:paraId="2FBE3C39">
      <w:pPr>
        <w:pStyle w:val="35"/>
        <w:numPr>
          <w:ilvl w:val="0"/>
          <w:numId w:val="0"/>
        </w:numPr>
        <w:ind w:leftChars="0"/>
      </w:pPr>
      <w:r>
        <w:rPr>
          <w:rFonts w:hint="eastAsia"/>
          <w:sz w:val="24"/>
        </w:rPr>
        <w:t>●</w:t>
      </w:r>
      <w:r>
        <w:rPr>
          <w:rFonts w:hint="default"/>
          <w:sz w:val="24"/>
          <w:lang w:val="en-US"/>
        </w:rPr>
        <w:t xml:space="preserve"> </w:t>
      </w:r>
      <w:r>
        <w:t>区域代码，必填，最大长度20位。</w:t>
      </w:r>
    </w:p>
    <w:p w14:paraId="6EB7E592">
      <w:pPr>
        <w:pStyle w:val="35"/>
        <w:numPr>
          <w:ilvl w:val="0"/>
          <w:numId w:val="0"/>
        </w:numPr>
        <w:ind w:leftChars="0"/>
      </w:pPr>
      <w:r>
        <w:rPr>
          <w:rFonts w:hint="eastAsia"/>
          <w:sz w:val="24"/>
        </w:rPr>
        <w:t>●</w:t>
      </w:r>
      <w:r>
        <w:rPr>
          <w:rFonts w:hint="default"/>
          <w:sz w:val="24"/>
          <w:lang w:val="en-US"/>
        </w:rPr>
        <w:t xml:space="preserve"> </w:t>
      </w:r>
      <w:r>
        <w:t>收购发票类型代码，选填，取值范围为“空”、“01”、“02”、“03”。</w:t>
      </w:r>
    </w:p>
    <w:p w14:paraId="273FE30D">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差额征税类型代码，选填，取值范围为“空”、“01”、“02”。</w:t>
      </w:r>
    </w:p>
    <w:p w14:paraId="4012C015">
      <w:pPr>
        <w:pStyle w:val="35"/>
        <w:numPr>
          <w:ilvl w:val="0"/>
          <w:numId w:val="0"/>
        </w:numPr>
        <w:ind w:leftChars="0"/>
      </w:pPr>
      <w:r>
        <w:rPr>
          <w:rFonts w:hint="eastAsia"/>
          <w:sz w:val="24"/>
        </w:rPr>
        <w:t>●</w:t>
      </w:r>
      <w:r>
        <w:rPr>
          <w:rFonts w:hint="default"/>
          <w:sz w:val="24"/>
          <w:lang w:val="en-US"/>
        </w:rPr>
        <w:t xml:space="preserve"> </w:t>
      </w:r>
      <w:r>
        <w:t>出口业务适用政策代码，选填，取值范围为“空”、“01”、“02”、“03”。</w:t>
      </w:r>
    </w:p>
    <w:p w14:paraId="570641B5">
      <w:pPr>
        <w:pStyle w:val="35"/>
        <w:numPr>
          <w:ilvl w:val="0"/>
          <w:numId w:val="0"/>
        </w:numPr>
        <w:ind w:leftChars="0"/>
      </w:pPr>
      <w:r>
        <w:rPr>
          <w:rFonts w:hint="eastAsia"/>
          <w:sz w:val="24"/>
        </w:rPr>
        <w:t>●</w:t>
      </w:r>
      <w:r>
        <w:rPr>
          <w:rFonts w:hint="default"/>
          <w:sz w:val="24"/>
          <w:lang w:val="en-US"/>
        </w:rPr>
        <w:t xml:space="preserve"> </w:t>
      </w:r>
      <w:r>
        <w:rPr>
          <w:szCs w:val="21"/>
        </w:rPr>
        <w:t>增值税即征即退代码，选</w:t>
      </w:r>
      <w:r>
        <w:t>填，取值范围为“空”、“01”、“02”、“03”、“04”、“05”、“06”、“07”、“08”、“09”、“10”、“11”、“12”。</w:t>
      </w:r>
    </w:p>
    <w:p w14:paraId="52F58547">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21B0A39D">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31CBB3B0">
      <w:pPr>
        <w:pStyle w:val="35"/>
        <w:numPr>
          <w:ilvl w:val="0"/>
          <w:numId w:val="0"/>
        </w:numPr>
        <w:ind w:leftChars="0"/>
      </w:pPr>
      <w:r>
        <w:rPr>
          <w:rFonts w:hint="eastAsia"/>
          <w:sz w:val="24"/>
        </w:rPr>
        <w:t>●</w:t>
      </w:r>
      <w:r>
        <w:rPr>
          <w:rFonts w:hint="default"/>
          <w:sz w:val="24"/>
          <w:lang w:val="en-US"/>
        </w:rPr>
        <w:t xml:space="preserve"> </w:t>
      </w:r>
      <w:r>
        <w:t>销售方地址，选填，最大长度300位。</w:t>
      </w:r>
    </w:p>
    <w:p w14:paraId="28071DC0">
      <w:pPr>
        <w:pStyle w:val="35"/>
        <w:numPr>
          <w:ilvl w:val="0"/>
          <w:numId w:val="0"/>
        </w:numPr>
        <w:ind w:leftChars="0"/>
      </w:pPr>
      <w:r>
        <w:rPr>
          <w:rFonts w:hint="eastAsia"/>
          <w:sz w:val="24"/>
        </w:rPr>
        <w:t>●</w:t>
      </w:r>
      <w:r>
        <w:rPr>
          <w:rFonts w:hint="default"/>
          <w:sz w:val="24"/>
          <w:lang w:val="en-US"/>
        </w:rPr>
        <w:t xml:space="preserve"> </w:t>
      </w:r>
      <w:r>
        <w:t>销售方电话，选填，最大长度60位。</w:t>
      </w:r>
    </w:p>
    <w:p w14:paraId="5703C2EB">
      <w:pPr>
        <w:pStyle w:val="35"/>
        <w:numPr>
          <w:ilvl w:val="0"/>
          <w:numId w:val="0"/>
        </w:numPr>
        <w:ind w:leftChars="0"/>
      </w:pPr>
      <w:r>
        <w:rPr>
          <w:rFonts w:hint="eastAsia"/>
          <w:sz w:val="24"/>
        </w:rPr>
        <w:t>●</w:t>
      </w:r>
      <w:r>
        <w:rPr>
          <w:rFonts w:hint="default"/>
          <w:sz w:val="24"/>
          <w:lang w:val="en-US"/>
        </w:rPr>
        <w:t xml:space="preserve"> </w:t>
      </w:r>
      <w:r>
        <w:t>销售方开户行，选填，最大长度120位。</w:t>
      </w:r>
    </w:p>
    <w:p w14:paraId="6ADC1E07">
      <w:pPr>
        <w:pStyle w:val="35"/>
        <w:numPr>
          <w:ilvl w:val="0"/>
          <w:numId w:val="0"/>
        </w:numPr>
        <w:ind w:leftChars="0"/>
      </w:pPr>
      <w:r>
        <w:rPr>
          <w:rFonts w:hint="eastAsia"/>
          <w:sz w:val="24"/>
        </w:rPr>
        <w:t>●</w:t>
      </w:r>
      <w:r>
        <w:rPr>
          <w:rFonts w:hint="default"/>
          <w:sz w:val="24"/>
          <w:lang w:val="en-US"/>
        </w:rPr>
        <w:t xml:space="preserve"> </w:t>
      </w:r>
      <w:r>
        <w:t>销售方账号，选填，最大长度</w:t>
      </w:r>
      <w:r>
        <w:rPr>
          <w:rFonts w:hint="default"/>
          <w:lang w:val="en-US"/>
        </w:rPr>
        <w:t>5</w:t>
      </w:r>
      <w:r>
        <w:t>0位。</w:t>
      </w:r>
    </w:p>
    <w:p w14:paraId="0B043BF0">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w:t>
      </w:r>
    </w:p>
    <w:p w14:paraId="024092A3">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344445C1">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1E9FA608">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3AE077BB">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51AC613F">
      <w:pPr>
        <w:pStyle w:val="35"/>
        <w:numPr>
          <w:ilvl w:val="0"/>
          <w:numId w:val="0"/>
        </w:numPr>
        <w:ind w:leftChars="0"/>
      </w:pPr>
      <w:r>
        <w:rPr>
          <w:rFonts w:hint="eastAsia"/>
          <w:sz w:val="24"/>
        </w:rPr>
        <w:t>●</w:t>
      </w:r>
      <w:r>
        <w:rPr>
          <w:rFonts w:hint="default"/>
          <w:sz w:val="24"/>
          <w:lang w:val="en-US"/>
        </w:rPr>
        <w:t xml:space="preserve"> </w:t>
      </w:r>
      <w:r>
        <w:t>购买方地址，选填，最大长度300位。</w:t>
      </w:r>
    </w:p>
    <w:p w14:paraId="6608AF87">
      <w:pPr>
        <w:pStyle w:val="35"/>
        <w:numPr>
          <w:ilvl w:val="0"/>
          <w:numId w:val="0"/>
        </w:numPr>
        <w:ind w:leftChars="0"/>
      </w:pPr>
      <w:r>
        <w:rPr>
          <w:rFonts w:hint="eastAsia"/>
          <w:sz w:val="24"/>
        </w:rPr>
        <w:t>●</w:t>
      </w:r>
      <w:r>
        <w:rPr>
          <w:rFonts w:hint="default"/>
          <w:sz w:val="24"/>
          <w:lang w:val="en-US"/>
        </w:rPr>
        <w:t xml:space="preserve"> </w:t>
      </w:r>
      <w:r>
        <w:t>购买方电话，选填，最大长度60位。</w:t>
      </w:r>
    </w:p>
    <w:p w14:paraId="1D2CB993">
      <w:pPr>
        <w:pStyle w:val="35"/>
        <w:numPr>
          <w:ilvl w:val="0"/>
          <w:numId w:val="0"/>
        </w:numPr>
        <w:ind w:leftChars="0"/>
      </w:pPr>
      <w:r>
        <w:rPr>
          <w:rFonts w:hint="eastAsia"/>
          <w:sz w:val="24"/>
        </w:rPr>
        <w:t>●</w:t>
      </w:r>
      <w:r>
        <w:rPr>
          <w:rFonts w:hint="default"/>
          <w:sz w:val="24"/>
          <w:lang w:val="en-US"/>
        </w:rPr>
        <w:t xml:space="preserve"> </w:t>
      </w:r>
      <w:r>
        <w:t>购买方开户行名称，选填，最大长度120位。</w:t>
      </w:r>
    </w:p>
    <w:p w14:paraId="27F152D0">
      <w:pPr>
        <w:pStyle w:val="35"/>
        <w:numPr>
          <w:ilvl w:val="0"/>
          <w:numId w:val="0"/>
        </w:numPr>
        <w:ind w:leftChars="0"/>
      </w:pPr>
      <w:r>
        <w:rPr>
          <w:rFonts w:hint="eastAsia"/>
          <w:sz w:val="24"/>
        </w:rPr>
        <w:t>●</w:t>
      </w:r>
      <w:r>
        <w:rPr>
          <w:rFonts w:hint="default"/>
          <w:sz w:val="24"/>
          <w:lang w:val="en-US"/>
        </w:rPr>
        <w:t xml:space="preserve"> </w:t>
      </w:r>
      <w:r>
        <w:t>购买方开户行银行账号，选填，最大长度</w:t>
      </w:r>
      <w:r>
        <w:rPr>
          <w:rFonts w:hint="default"/>
          <w:lang w:val="en-US"/>
        </w:rPr>
        <w:t>5</w:t>
      </w:r>
      <w:r>
        <w:t>0位。</w:t>
      </w:r>
    </w:p>
    <w:p w14:paraId="513C25DF">
      <w:pPr>
        <w:pStyle w:val="35"/>
        <w:numPr>
          <w:ilvl w:val="0"/>
          <w:numId w:val="0"/>
        </w:numPr>
        <w:ind w:leftChars="0"/>
      </w:pPr>
      <w:r>
        <w:rPr>
          <w:rFonts w:hint="eastAsia"/>
          <w:sz w:val="24"/>
        </w:rPr>
        <w:t>●</w:t>
      </w:r>
      <w:r>
        <w:rPr>
          <w:rFonts w:hint="default"/>
          <w:sz w:val="24"/>
          <w:lang w:val="en-US"/>
        </w:rPr>
        <w:t xml:space="preserve"> </w:t>
      </w:r>
      <w:r>
        <w:t>经办人，选填，最大长度150位。</w:t>
      </w:r>
    </w:p>
    <w:p w14:paraId="5FE43CF6">
      <w:pPr>
        <w:pStyle w:val="35"/>
        <w:numPr>
          <w:ilvl w:val="0"/>
          <w:numId w:val="0"/>
        </w:numPr>
        <w:ind w:leftChars="0"/>
      </w:pPr>
      <w:r>
        <w:rPr>
          <w:rFonts w:hint="eastAsia"/>
          <w:sz w:val="24"/>
        </w:rPr>
        <w:t>●</w:t>
      </w:r>
      <w:r>
        <w:rPr>
          <w:rFonts w:hint="default"/>
          <w:sz w:val="24"/>
          <w:lang w:val="en-US"/>
        </w:rPr>
        <w:t xml:space="preserve"> </w:t>
      </w:r>
      <w:r>
        <w:t>经办人身份证件号码，选填，最大长度</w:t>
      </w:r>
      <w:r>
        <w:tab/>
      </w:r>
      <w:r>
        <w:t>30位。</w:t>
      </w:r>
    </w:p>
    <w:p w14:paraId="65531D5C">
      <w:pPr>
        <w:pStyle w:val="35"/>
        <w:numPr>
          <w:ilvl w:val="0"/>
          <w:numId w:val="0"/>
        </w:numPr>
        <w:ind w:leftChars="0"/>
      </w:pPr>
      <w:r>
        <w:rPr>
          <w:rFonts w:hint="eastAsia"/>
          <w:sz w:val="24"/>
        </w:rPr>
        <w:t>●</w:t>
      </w:r>
      <w:r>
        <w:rPr>
          <w:rFonts w:hint="default"/>
          <w:sz w:val="24"/>
          <w:lang w:val="en-US"/>
        </w:rPr>
        <w:t xml:space="preserve"> </w:t>
      </w:r>
      <w:r>
        <w:t>经办人联系电话，选填，最大长度60位。</w:t>
      </w:r>
    </w:p>
    <w:p w14:paraId="0FE27907">
      <w:pPr>
        <w:pStyle w:val="35"/>
        <w:numPr>
          <w:ilvl w:val="0"/>
          <w:numId w:val="0"/>
        </w:numPr>
        <w:ind w:leftChars="0"/>
      </w:pPr>
      <w:r>
        <w:rPr>
          <w:rFonts w:hint="eastAsia"/>
          <w:sz w:val="24"/>
        </w:rPr>
        <w:t>●</w:t>
      </w:r>
      <w:r>
        <w:rPr>
          <w:rFonts w:hint="default"/>
          <w:sz w:val="24"/>
          <w:lang w:val="en-US"/>
        </w:rPr>
        <w:t xml:space="preserve"> </w:t>
      </w:r>
      <w:r>
        <w:t>合计金额，必填，最大长度18位，最多2位小数。</w:t>
      </w:r>
    </w:p>
    <w:p w14:paraId="36EA05F1">
      <w:pPr>
        <w:pStyle w:val="35"/>
        <w:numPr>
          <w:ilvl w:val="0"/>
          <w:numId w:val="0"/>
        </w:numPr>
        <w:ind w:leftChars="0"/>
      </w:pPr>
      <w:r>
        <w:rPr>
          <w:rFonts w:hint="eastAsia"/>
          <w:sz w:val="24"/>
        </w:rPr>
        <w:t>●</w:t>
      </w:r>
      <w:r>
        <w:rPr>
          <w:rFonts w:hint="default"/>
          <w:sz w:val="24"/>
          <w:lang w:val="en-US"/>
        </w:rPr>
        <w:t xml:space="preserve"> </w:t>
      </w:r>
      <w:r>
        <w:t>合计税额，必填，最大长度18位，最多2位小数。</w:t>
      </w:r>
    </w:p>
    <w:p w14:paraId="2B1C20F1">
      <w:pPr>
        <w:pStyle w:val="35"/>
        <w:numPr>
          <w:ilvl w:val="0"/>
          <w:numId w:val="0"/>
        </w:numPr>
        <w:ind w:leftChars="0"/>
      </w:pPr>
      <w:r>
        <w:rPr>
          <w:rFonts w:hint="eastAsia"/>
          <w:sz w:val="24"/>
        </w:rPr>
        <w:t>●</w:t>
      </w:r>
      <w:r>
        <w:rPr>
          <w:rFonts w:hint="default"/>
          <w:sz w:val="24"/>
          <w:lang w:val="en-US"/>
        </w:rPr>
        <w:t xml:space="preserve"> </w:t>
      </w:r>
      <w:r>
        <w:t>价税合计，必填，最大长度18位，最多2位小数。</w:t>
      </w:r>
    </w:p>
    <w:p w14:paraId="41B2DC90">
      <w:pPr>
        <w:pStyle w:val="35"/>
        <w:numPr>
          <w:ilvl w:val="0"/>
          <w:numId w:val="0"/>
        </w:numPr>
        <w:ind w:leftChars="0"/>
      </w:pPr>
      <w:r>
        <w:rPr>
          <w:rFonts w:hint="eastAsia"/>
          <w:sz w:val="24"/>
        </w:rPr>
        <w:t>●</w:t>
      </w:r>
      <w:r>
        <w:rPr>
          <w:rFonts w:hint="default"/>
          <w:sz w:val="24"/>
          <w:lang w:val="en-US"/>
        </w:rPr>
        <w:t xml:space="preserve"> </w:t>
      </w:r>
      <w:r>
        <w:t>收款银行名称，选填，最大长度120位。</w:t>
      </w:r>
    </w:p>
    <w:p w14:paraId="2A585B05">
      <w:pPr>
        <w:pStyle w:val="35"/>
        <w:numPr>
          <w:ilvl w:val="0"/>
          <w:numId w:val="0"/>
        </w:numPr>
        <w:ind w:leftChars="0"/>
      </w:pPr>
      <w:r>
        <w:rPr>
          <w:rFonts w:hint="eastAsia"/>
          <w:sz w:val="24"/>
        </w:rPr>
        <w:t>●</w:t>
      </w:r>
      <w:r>
        <w:rPr>
          <w:rFonts w:hint="default"/>
          <w:sz w:val="24"/>
          <w:lang w:val="en-US"/>
        </w:rPr>
        <w:t xml:space="preserve"> </w:t>
      </w:r>
      <w:r>
        <w:t>收款银行账号，选填，最大长度100位。</w:t>
      </w:r>
    </w:p>
    <w:p w14:paraId="0929DBDE">
      <w:pPr>
        <w:pStyle w:val="35"/>
        <w:numPr>
          <w:ilvl w:val="0"/>
          <w:numId w:val="0"/>
        </w:numPr>
        <w:ind w:leftChars="0"/>
      </w:pPr>
      <w:r>
        <w:rPr>
          <w:rFonts w:hint="eastAsia"/>
          <w:sz w:val="24"/>
        </w:rPr>
        <w:t>●</w:t>
      </w:r>
      <w:r>
        <w:rPr>
          <w:rFonts w:hint="default"/>
          <w:sz w:val="24"/>
          <w:lang w:val="en-US"/>
        </w:rPr>
        <w:t xml:space="preserve"> </w:t>
      </w:r>
      <w:r>
        <w:t>结算方式，选填，取值范围为“01”、“02”、“03”、“04”、“05”、“99”。</w:t>
      </w:r>
    </w:p>
    <w:p w14:paraId="51F5C309">
      <w:pPr>
        <w:pStyle w:val="35"/>
        <w:numPr>
          <w:ilvl w:val="0"/>
          <w:numId w:val="0"/>
        </w:numPr>
        <w:ind w:leftChars="0"/>
      </w:pPr>
      <w:r>
        <w:rPr>
          <w:rFonts w:hint="eastAsia"/>
          <w:sz w:val="24"/>
        </w:rPr>
        <w:t>●</w:t>
      </w:r>
      <w:r>
        <w:rPr>
          <w:rFonts w:hint="default"/>
          <w:sz w:val="24"/>
          <w:lang w:val="en-US"/>
        </w:rPr>
        <w:t xml:space="preserve"> </w:t>
      </w:r>
      <w:r>
        <w:rPr>
          <w:sz w:val="22"/>
          <w:szCs w:val="22"/>
        </w:rPr>
        <w:t>应税行为发生地</w:t>
      </w:r>
      <w:r>
        <w:t>，选填，最大长度11位。</w:t>
      </w:r>
    </w:p>
    <w:p w14:paraId="49E830C4">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777C48B">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4D2E6DE0">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1E534F9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对应蓝字发票号码，选填，长度20位。</w:t>
      </w:r>
    </w:p>
    <w:p w14:paraId="0559955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红字确认信息单编号，选填，最大长度20位。</w:t>
      </w:r>
    </w:p>
    <w:p w14:paraId="29D2A04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红字确认单uuid，选填，最大长度32位。</w:t>
      </w:r>
    </w:p>
    <w:p w14:paraId="1FF4513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备注，选填，最大长度450位。</w:t>
      </w:r>
    </w:p>
    <w:p w14:paraId="5870AF6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开票日期，必填，格式必须是“yyyy-MM-dd HH:mm:ss”。</w:t>
      </w:r>
    </w:p>
    <w:p w14:paraId="62D4603D">
      <w:pPr>
        <w:pStyle w:val="35"/>
        <w:numPr>
          <w:ilvl w:val="0"/>
          <w:numId w:val="0"/>
        </w:numPr>
        <w:ind w:leftChars="0"/>
        <w:rPr>
          <w:rFonts w:hint="eastAsia" w:ascii="Times New Roman" w:hAnsi="Times New Roman" w:eastAsia="宋体" w:cs="Times New Roman"/>
        </w:rPr>
      </w:pPr>
      <w:bookmarkStart w:id="104" w:name="OLE_LINK28"/>
      <w:r>
        <w:rPr>
          <w:rFonts w:hint="eastAsia"/>
          <w:sz w:val="24"/>
        </w:rPr>
        <w:t>●</w:t>
      </w:r>
      <w:r>
        <w:rPr>
          <w:rFonts w:hint="default"/>
          <w:sz w:val="24"/>
          <w:lang w:val="en-US"/>
        </w:rPr>
        <w:t xml:space="preserve"> </w:t>
      </w:r>
      <w:r>
        <w:rPr>
          <w:rFonts w:hint="eastAsia" w:ascii="Times New Roman" w:hAnsi="Times New Roman" w:eastAsia="宋体" w:cs="Times New Roman"/>
        </w:rPr>
        <w:t>是否展示销售方银行账号标签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1E597003">
      <w:pPr>
        <w:pStyle w:val="35"/>
        <w:numPr>
          <w:ilvl w:val="0"/>
          <w:numId w:val="0"/>
        </w:numPr>
        <w:ind w:leftChars="0"/>
        <w:rPr>
          <w:rFonts w:hint="eastAsia" w:ascii="Times New Roman" w:hAnsi="Times New Roman" w:eastAsia="宋体" w:cs="Times New Roman"/>
        </w:rPr>
      </w:pPr>
      <w:r>
        <w:rPr>
          <w:rFonts w:hint="eastAsia"/>
          <w:sz w:val="24"/>
        </w:rPr>
        <w:t>●</w:t>
      </w:r>
      <w:r>
        <w:rPr>
          <w:rFonts w:hint="default"/>
          <w:sz w:val="24"/>
          <w:lang w:val="en-US"/>
        </w:rPr>
        <w:t xml:space="preserve"> </w:t>
      </w:r>
      <w:r>
        <w:rPr>
          <w:rFonts w:hint="eastAsia" w:ascii="Times New Roman" w:hAnsi="Times New Roman" w:eastAsia="宋体" w:cs="Times New Roman"/>
          <w:lang w:val="en-US" w:eastAsia="zh-CN"/>
        </w:rPr>
        <w:t>是否展示购买方银行账号标签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4F8BF5E8">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收款人姓名，选填，最大长度150位。</w:t>
      </w:r>
    </w:p>
    <w:p w14:paraId="5BC8348E">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复核人姓名，选填，最大程度75位。</w:t>
      </w:r>
      <w:bookmarkEnd w:id="104"/>
    </w:p>
    <w:p w14:paraId="64A55A3E">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6DEB6ED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运输明细序号，必填，最大长度8位。</w:t>
      </w:r>
    </w:p>
    <w:p w14:paraId="05DC390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起运地，必填，最大长度80位。</w:t>
      </w:r>
    </w:p>
    <w:p w14:paraId="1383107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到达地，必填，最大长度80位。</w:t>
      </w:r>
    </w:p>
    <w:p w14:paraId="7C29A50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运输工具种类，必填，最大长度40位。</w:t>
      </w:r>
    </w:p>
    <w:p w14:paraId="41A7539D">
      <w:pPr>
        <w:pStyle w:val="35"/>
        <w:numPr>
          <w:ilvl w:val="0"/>
          <w:numId w:val="0"/>
        </w:numPr>
        <w:ind w:leftChars="0"/>
        <w:rPr>
          <w:sz w:val="24"/>
          <w:szCs w:val="24"/>
        </w:rPr>
      </w:pPr>
      <w:bookmarkStart w:id="105" w:name="OLE_LINK10"/>
      <w:r>
        <w:rPr>
          <w:rFonts w:hint="eastAsia"/>
          <w:sz w:val="24"/>
        </w:rPr>
        <w:t>●</w:t>
      </w:r>
      <w:r>
        <w:rPr>
          <w:rFonts w:hint="default"/>
          <w:sz w:val="24"/>
          <w:lang w:val="en-US"/>
        </w:rPr>
        <w:t xml:space="preserve"> </w:t>
      </w:r>
      <w:bookmarkEnd w:id="105"/>
      <w:r>
        <w:rPr>
          <w:sz w:val="24"/>
          <w:szCs w:val="24"/>
        </w:rPr>
        <w:t>运输工具牌号，必填，最大长度40位。</w:t>
      </w:r>
    </w:p>
    <w:p w14:paraId="2AAAD94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运输货物名称，必填，最大长度80位。</w:t>
      </w:r>
    </w:p>
    <w:p w14:paraId="7268565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明细序号，必填，最大长度8位。</w:t>
      </w:r>
    </w:p>
    <w:p w14:paraId="67CF971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对应蓝字发票明细序号，选填，最大长度8位。</w:t>
      </w:r>
    </w:p>
    <w:p w14:paraId="6D3BC180">
      <w:pPr>
        <w:pStyle w:val="35"/>
        <w:numPr>
          <w:ilvl w:val="0"/>
          <w:numId w:val="0"/>
        </w:numPr>
        <w:ind w:leftChars="0"/>
      </w:pPr>
      <w:r>
        <w:rPr>
          <w:rFonts w:hint="eastAsia"/>
          <w:sz w:val="24"/>
        </w:rPr>
        <w:t>●</w:t>
      </w:r>
      <w:r>
        <w:rPr>
          <w:rFonts w:hint="default"/>
          <w:sz w:val="24"/>
          <w:lang w:val="en-US"/>
        </w:rPr>
        <w:t xml:space="preserve"> </w:t>
      </w:r>
      <w:r>
        <w:t>货物或应税劳务、服务名称，必填，最大长度300位。</w:t>
      </w:r>
    </w:p>
    <w:p w14:paraId="240FB8C6">
      <w:pPr>
        <w:pStyle w:val="35"/>
        <w:numPr>
          <w:ilvl w:val="0"/>
          <w:numId w:val="0"/>
        </w:numPr>
        <w:ind w:leftChars="0"/>
      </w:pPr>
      <w:r>
        <w:rPr>
          <w:rFonts w:hint="eastAsia"/>
          <w:sz w:val="24"/>
        </w:rPr>
        <w:t>●</w:t>
      </w:r>
      <w:r>
        <w:rPr>
          <w:rFonts w:hint="default"/>
          <w:sz w:val="24"/>
          <w:lang w:val="en-US"/>
        </w:rPr>
        <w:t xml:space="preserve"> </w:t>
      </w:r>
      <w:r>
        <w:t>商品服务简称，必填，最大长度120位。</w:t>
      </w:r>
    </w:p>
    <w:p w14:paraId="1E34B2DA">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744C4B3E">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017C525C">
      <w:pPr>
        <w:pStyle w:val="35"/>
        <w:numPr>
          <w:ilvl w:val="0"/>
          <w:numId w:val="0"/>
        </w:numPr>
        <w:ind w:leftChars="0"/>
      </w:pPr>
      <w:r>
        <w:rPr>
          <w:rFonts w:hint="eastAsia"/>
          <w:sz w:val="24"/>
        </w:rPr>
        <w:t>●</w:t>
      </w:r>
      <w:r>
        <w:rPr>
          <w:rFonts w:hint="default"/>
          <w:sz w:val="24"/>
          <w:lang w:val="en-US"/>
        </w:rPr>
        <w:t xml:space="preserve"> </w:t>
      </w:r>
      <w:r>
        <w:t>单位，选填，最大长度300位。</w:t>
      </w:r>
    </w:p>
    <w:p w14:paraId="2F1E080D">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4CFD189B">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76026644">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2F0D1742">
      <w:pPr>
        <w:pStyle w:val="35"/>
        <w:numPr>
          <w:ilvl w:val="0"/>
          <w:numId w:val="0"/>
        </w:numPr>
        <w:ind w:leftChars="0"/>
      </w:pPr>
      <w:r>
        <w:rPr>
          <w:rFonts w:hint="eastAsia"/>
          <w:sz w:val="24"/>
        </w:rPr>
        <w:t>●</w:t>
      </w:r>
      <w:r>
        <w:rPr>
          <w:rFonts w:hint="default"/>
          <w:sz w:val="24"/>
          <w:lang w:val="en-US"/>
        </w:rPr>
        <w:t xml:space="preserve"> </w:t>
      </w:r>
      <w:r>
        <w:t>增值税税率/征收率，必填，最大长度16位，最多6位小数。必须在可用税率信息中存在。</w:t>
      </w:r>
    </w:p>
    <w:p w14:paraId="02993E1D">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544EC140">
      <w:pPr>
        <w:pStyle w:val="35"/>
        <w:numPr>
          <w:ilvl w:val="0"/>
          <w:numId w:val="0"/>
        </w:numPr>
        <w:ind w:leftChars="0"/>
      </w:pPr>
      <w:r>
        <w:rPr>
          <w:rFonts w:hint="eastAsia"/>
          <w:sz w:val="24"/>
        </w:rPr>
        <w:t>●</w:t>
      </w:r>
      <w:r>
        <w:rPr>
          <w:rFonts w:hint="default"/>
          <w:sz w:val="24"/>
          <w:lang w:val="en-US"/>
        </w:rPr>
        <w:t xml:space="preserve"> </w:t>
      </w:r>
      <w:r>
        <w:t>含税金额，必填，最大长度18位，最多2位小数。</w:t>
      </w:r>
    </w:p>
    <w:p w14:paraId="1B421759">
      <w:pPr>
        <w:pStyle w:val="35"/>
        <w:numPr>
          <w:ilvl w:val="0"/>
          <w:numId w:val="0"/>
        </w:numPr>
        <w:ind w:leftChars="0"/>
      </w:pPr>
      <w:r>
        <w:rPr>
          <w:rFonts w:hint="eastAsia"/>
          <w:sz w:val="24"/>
        </w:rPr>
        <w:t>●</w:t>
      </w:r>
      <w:r>
        <w:rPr>
          <w:rFonts w:hint="default"/>
          <w:sz w:val="24"/>
          <w:lang w:val="en-US"/>
        </w:rPr>
        <w:t xml:space="preserve"> </w:t>
      </w:r>
      <w:r>
        <w:t>扣除额，选填，最大长度18位，最多2位小数。</w:t>
      </w:r>
    </w:p>
    <w:p w14:paraId="4B8050DE">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5384C844">
      <w:pPr>
        <w:pStyle w:val="35"/>
        <w:numPr>
          <w:ilvl w:val="0"/>
          <w:numId w:val="0"/>
        </w:numPr>
        <w:ind w:leftChars="0"/>
      </w:pPr>
      <w:r>
        <w:rPr>
          <w:rFonts w:hint="eastAsia"/>
          <w:sz w:val="24"/>
        </w:rPr>
        <w:t>●</w:t>
      </w:r>
      <w:r>
        <w:rPr>
          <w:rFonts w:hint="default"/>
          <w:sz w:val="24"/>
          <w:lang w:val="en-US"/>
        </w:rPr>
        <w:t xml:space="preserve"> </w:t>
      </w:r>
      <w:r>
        <w:t>发票行性质，必填，取值范围为“00”、“01”、“02”。</w:t>
      </w:r>
    </w:p>
    <w:p w14:paraId="788F42B8">
      <w:pPr>
        <w:pStyle w:val="35"/>
        <w:numPr>
          <w:ilvl w:val="0"/>
          <w:numId w:val="0"/>
        </w:numPr>
        <w:ind w:leftChars="0"/>
      </w:pPr>
      <w:r>
        <w:rPr>
          <w:rFonts w:hint="eastAsia"/>
          <w:sz w:val="24"/>
        </w:rPr>
        <w:t>●</w:t>
      </w:r>
      <w:r>
        <w:rPr>
          <w:rFonts w:hint="default"/>
          <w:sz w:val="24"/>
          <w:lang w:val="en-US"/>
        </w:rPr>
        <w:t xml:space="preserve"> </w:t>
      </w:r>
      <w:r>
        <w:t>优惠政策标识，选填，不为空时取值范围为“01”、“02”、“03”、“04”、“05”、“06”、“07”、“08”、“09”、“10”、“11”、“12”、“13”、“14”、“15”、“16”、“17”、“18”。</w:t>
      </w:r>
    </w:p>
    <w:p w14:paraId="5B239F9E">
      <w:pPr>
        <w:pStyle w:val="35"/>
        <w:numPr>
          <w:ilvl w:val="0"/>
          <w:numId w:val="0"/>
        </w:numPr>
        <w:ind w:leftChars="0"/>
      </w:pPr>
      <w:r>
        <w:rPr>
          <w:rFonts w:hint="eastAsia"/>
          <w:sz w:val="24"/>
        </w:rPr>
        <w:t>●</w:t>
      </w:r>
      <w:r>
        <w:rPr>
          <w:rFonts w:hint="default"/>
          <w:sz w:val="24"/>
          <w:lang w:val="en-US"/>
        </w:rPr>
        <w:t xml:space="preserve"> </w:t>
      </w:r>
      <w:r>
        <w:t>附加要素名称，选填，最大长度200位。</w:t>
      </w:r>
    </w:p>
    <w:p w14:paraId="3C7B4065">
      <w:pPr>
        <w:pStyle w:val="35"/>
        <w:numPr>
          <w:ilvl w:val="0"/>
          <w:numId w:val="0"/>
        </w:numPr>
        <w:ind w:leftChars="0"/>
      </w:pPr>
      <w:r>
        <w:rPr>
          <w:rFonts w:hint="eastAsia"/>
          <w:sz w:val="24"/>
        </w:rPr>
        <w:t>●</w:t>
      </w:r>
      <w:r>
        <w:rPr>
          <w:rFonts w:hint="default"/>
          <w:sz w:val="24"/>
          <w:lang w:val="en-US"/>
        </w:rPr>
        <w:t xml:space="preserve"> </w:t>
      </w:r>
      <w:r>
        <w:t>附加要素类型，选填，最大长度200位。</w:t>
      </w:r>
    </w:p>
    <w:p w14:paraId="4FE1F683">
      <w:pPr>
        <w:pStyle w:val="35"/>
        <w:numPr>
          <w:ilvl w:val="0"/>
          <w:numId w:val="0"/>
        </w:numPr>
        <w:ind w:leftChars="0"/>
      </w:pPr>
      <w:r>
        <w:rPr>
          <w:rFonts w:hint="eastAsia"/>
          <w:sz w:val="24"/>
        </w:rPr>
        <w:t>●</w:t>
      </w:r>
      <w:r>
        <w:rPr>
          <w:rFonts w:hint="default"/>
          <w:sz w:val="24"/>
          <w:lang w:val="en-US"/>
        </w:rPr>
        <w:t xml:space="preserve"> </w:t>
      </w:r>
      <w:r>
        <w:t>附加要素值，选填，最大长度200位。</w:t>
      </w:r>
    </w:p>
    <w:p w14:paraId="57CDFB4D">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序号，选填，最大长度8位。</w:t>
      </w:r>
    </w:p>
    <w:p w14:paraId="532D7019">
      <w:pPr>
        <w:pStyle w:val="35"/>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7773C3BE">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1CC4933E">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4EF08970">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7F0C2090">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开具日期，选填，</w:t>
      </w:r>
      <w:r>
        <w:rPr>
          <w:rFonts w:hint="eastAsia" w:ascii="Times New Roman" w:hAnsi="Times New Roman" w:eastAsia="宋体" w:cs="Times New Roman"/>
          <w:sz w:val="22"/>
          <w:szCs w:val="22"/>
          <w:lang w:val="en-US" w:eastAsia="zh-CN"/>
        </w:rPr>
        <w:t>格式必须为“yyyy-MM-dd”</w:t>
      </w:r>
      <w:r>
        <w:rPr>
          <w:rFonts w:hint="eastAsia"/>
          <w:lang w:val="en-US" w:eastAsia="zh-CN"/>
        </w:rPr>
        <w:t>。</w:t>
      </w:r>
    </w:p>
    <w:p w14:paraId="6BE71C39">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2A5736C6">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3AE21878">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p w14:paraId="7EFE5E8F">
      <w:pPr>
        <w:pStyle w:val="8"/>
        <w:tabs>
          <w:tab w:val="left" w:pos="1296"/>
          <w:tab w:val="clear" w:pos="1152"/>
          <w:tab w:val="clear" w:pos="1248"/>
        </w:tabs>
        <w:rPr>
          <w:b/>
          <w:sz w:val="20"/>
          <w:szCs w:val="20"/>
        </w:rPr>
      </w:pPr>
      <w:bookmarkStart w:id="106" w:name="_Toc12430"/>
      <w:r>
        <w:rPr>
          <w:b/>
          <w:sz w:val="20"/>
          <w:szCs w:val="20"/>
        </w:rPr>
        <w:t>2.2.4.2数据校验</w:t>
      </w:r>
      <w:bookmarkEnd w:id="106"/>
    </w:p>
    <w:p w14:paraId="70166EFB">
      <w:pPr>
        <w:pStyle w:val="35"/>
        <w:numPr>
          <w:ilvl w:val="0"/>
          <w:numId w:val="0"/>
        </w:numPr>
        <w:ind w:leftChars="0"/>
      </w:pPr>
      <w:r>
        <w:rPr>
          <w:rFonts w:hint="eastAsia"/>
          <w:sz w:val="24"/>
        </w:rPr>
        <w:t>●</w:t>
      </w:r>
      <w:r>
        <w:rPr>
          <w:rFonts w:hint="default"/>
          <w:sz w:val="24"/>
          <w:lang w:val="en-US"/>
        </w:rPr>
        <w:t xml:space="preserve"> </w:t>
      </w:r>
      <w:r>
        <w:t>单行金额校验：|单价*数量-金额|&lt;=0.01。</w:t>
      </w:r>
    </w:p>
    <w:p w14:paraId="07025477">
      <w:pPr>
        <w:pStyle w:val="35"/>
        <w:numPr>
          <w:ilvl w:val="0"/>
          <w:numId w:val="0"/>
        </w:numPr>
        <w:ind w:leftChars="0"/>
      </w:pPr>
      <w:r>
        <w:rPr>
          <w:rFonts w:hint="eastAsia"/>
          <w:sz w:val="24"/>
        </w:rPr>
        <w:t>●</w:t>
      </w:r>
      <w:r>
        <w:rPr>
          <w:rFonts w:hint="default"/>
          <w:sz w:val="24"/>
          <w:lang w:val="en-US"/>
        </w:rPr>
        <w:t xml:space="preserve"> </w:t>
      </w:r>
      <w:r>
        <w:t>汇总金额校验：|所有商品行金额之和-合计金额|&lt;=0.01。</w:t>
      </w:r>
    </w:p>
    <w:p w14:paraId="3BFCBD61">
      <w:pPr>
        <w:pStyle w:val="35"/>
        <w:numPr>
          <w:ilvl w:val="0"/>
          <w:numId w:val="0"/>
        </w:numPr>
        <w:ind w:leftChars="0"/>
      </w:pPr>
      <w:r>
        <w:rPr>
          <w:rFonts w:hint="eastAsia"/>
          <w:sz w:val="24"/>
        </w:rPr>
        <w:t>●</w:t>
      </w:r>
      <w:r>
        <w:rPr>
          <w:rFonts w:hint="default"/>
          <w:sz w:val="24"/>
          <w:lang w:val="en-US"/>
        </w:rPr>
        <w:t xml:space="preserve"> </w:t>
      </w:r>
      <w:r>
        <w:t>单行税额校验：| 金额 * 税率 - 税额 |&lt;=0.06。</w:t>
      </w:r>
    </w:p>
    <w:p w14:paraId="44859FFE">
      <w:pPr>
        <w:pStyle w:val="35"/>
        <w:numPr>
          <w:ilvl w:val="0"/>
          <w:numId w:val="0"/>
        </w:numPr>
        <w:ind w:leftChars="0"/>
      </w:pPr>
      <w:r>
        <w:rPr>
          <w:rFonts w:hint="eastAsia"/>
          <w:sz w:val="24"/>
        </w:rPr>
        <w:t>●</w:t>
      </w:r>
      <w:r>
        <w:rPr>
          <w:rFonts w:hint="default"/>
          <w:sz w:val="24"/>
          <w:lang w:val="en-US"/>
        </w:rPr>
        <w:t xml:space="preserve"> </w:t>
      </w:r>
      <w:r>
        <w:t>汇总税额校验：| 金额 * 税率（第1行）+......+金额 * 税率（第N行）-税额合计|&lt;=1.27。</w:t>
      </w:r>
    </w:p>
    <w:p w14:paraId="0C30F4AB">
      <w:pPr>
        <w:pStyle w:val="35"/>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2D6DF99">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1CF260CB">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5BA25B17">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5E7DB9FA">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471F3EC6">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3284F9BF">
      <w:pPr>
        <w:pStyle w:val="35"/>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7"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7"/>
      <w:r>
        <w:rPr>
          <w:rFonts w:hint="eastAsia" w:ascii="宋体" w:hAnsi="宋体"/>
        </w:rPr>
        <w:t>。</w:t>
      </w:r>
    </w:p>
    <w:p w14:paraId="3EE1B0F4">
      <w:pPr>
        <w:pStyle w:val="35"/>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3EDCB69B">
      <w:pPr>
        <w:pStyle w:val="35"/>
        <w:numPr>
          <w:ilvl w:val="0"/>
          <w:numId w:val="0"/>
        </w:numPr>
        <w:ind w:leftChars="0"/>
        <w:rPr>
          <w:rFonts w:hint="default" w:eastAsia="宋体"/>
          <w:lang w:val="en-US" w:eastAsia="zh-CN"/>
        </w:rPr>
      </w:pPr>
      <w:r>
        <w:rPr>
          <w:rFonts w:hint="eastAsia"/>
          <w:lang w:val="en-US" w:eastAsia="zh-CN"/>
        </w:rPr>
        <w:t>差额征税：金额=含税金额-税额</w:t>
      </w:r>
    </w:p>
    <w:p w14:paraId="4D2E1886">
      <w:pPr>
        <w:pStyle w:val="8"/>
        <w:tabs>
          <w:tab w:val="left" w:pos="1296"/>
          <w:tab w:val="clear" w:pos="1152"/>
          <w:tab w:val="clear" w:pos="1248"/>
        </w:tabs>
        <w:rPr>
          <w:b/>
          <w:sz w:val="20"/>
          <w:szCs w:val="20"/>
        </w:rPr>
      </w:pPr>
      <w:bookmarkStart w:id="108" w:name="_Toc9399"/>
      <w:r>
        <w:rPr>
          <w:b/>
          <w:sz w:val="20"/>
          <w:szCs w:val="20"/>
        </w:rPr>
        <w:t>2.2.4.3业务逻辑校验</w:t>
      </w:r>
      <w:bookmarkEnd w:id="108"/>
    </w:p>
    <w:p w14:paraId="2328EAA1">
      <w:pPr>
        <w:pStyle w:val="35"/>
        <w:numPr>
          <w:ilvl w:val="0"/>
          <w:numId w:val="0"/>
        </w:numPr>
        <w:ind w:leftChars="0"/>
      </w:pPr>
      <w:r>
        <w:rPr>
          <w:rFonts w:hint="eastAsia"/>
          <w:sz w:val="24"/>
        </w:rPr>
        <w:t>●</w:t>
      </w:r>
      <w:r>
        <w:rPr>
          <w:rFonts w:hint="default"/>
          <w:sz w:val="24"/>
          <w:lang w:val="en-US"/>
        </w:rPr>
        <w:t xml:space="preserve"> </w:t>
      </w:r>
      <w:r>
        <w:t>多笔业务允许开具在同一张发票上。</w:t>
      </w:r>
    </w:p>
    <w:p w14:paraId="24A25B02">
      <w:pPr>
        <w:pStyle w:val="35"/>
        <w:numPr>
          <w:ilvl w:val="0"/>
          <w:numId w:val="0"/>
        </w:numPr>
        <w:ind w:leftChars="0"/>
      </w:pPr>
      <w:r>
        <w:rPr>
          <w:rFonts w:hint="eastAsia"/>
          <w:sz w:val="24"/>
        </w:rPr>
        <w:t>●</w:t>
      </w:r>
      <w:r>
        <w:rPr>
          <w:rFonts w:hint="default"/>
          <w:sz w:val="24"/>
          <w:lang w:val="en-US"/>
        </w:rPr>
        <w:t xml:space="preserve"> </w:t>
      </w:r>
      <w:r>
        <w:t>开具发票时，使用的商品编码为税收分类编码信息中04：货物运输类商品编码。</w:t>
      </w:r>
    </w:p>
    <w:p w14:paraId="48CCE690">
      <w:pPr>
        <w:pStyle w:val="35"/>
        <w:numPr>
          <w:ilvl w:val="0"/>
          <w:numId w:val="0"/>
        </w:numPr>
        <w:ind w:leftChars="0"/>
      </w:pPr>
      <w:r>
        <w:rPr>
          <w:rFonts w:hint="eastAsia"/>
          <w:sz w:val="24"/>
        </w:rPr>
        <w:t>●</w:t>
      </w:r>
      <w:r>
        <w:rPr>
          <w:rFonts w:hint="default"/>
          <w:sz w:val="24"/>
          <w:lang w:val="en-US"/>
        </w:rPr>
        <w:t xml:space="preserve"> </w:t>
      </w:r>
      <w:r>
        <w:t>开具货物运输发票不校验企业性质。</w:t>
      </w:r>
    </w:p>
    <w:p w14:paraId="3A9709B9">
      <w:pPr>
        <w:pStyle w:val="35"/>
        <w:numPr>
          <w:ilvl w:val="0"/>
          <w:numId w:val="0"/>
        </w:numPr>
        <w:ind w:leftChars="0"/>
      </w:pPr>
      <w:r>
        <w:rPr>
          <w:rFonts w:hint="eastAsia"/>
          <w:sz w:val="24"/>
        </w:rPr>
        <w:t>●</w:t>
      </w:r>
      <w:r>
        <w:rPr>
          <w:rFonts w:hint="default"/>
          <w:sz w:val="24"/>
          <w:lang w:val="en-US"/>
        </w:rPr>
        <w:t xml:space="preserve"> </w:t>
      </w:r>
      <w:r>
        <w:t>开具货物运输发票可以使用数字化电子专票和数字化电子普票。</w:t>
      </w:r>
    </w:p>
    <w:p w14:paraId="56927E16">
      <w:pPr>
        <w:pStyle w:val="35"/>
        <w:numPr>
          <w:ilvl w:val="0"/>
          <w:numId w:val="0"/>
        </w:numPr>
        <w:ind w:leftChars="0"/>
      </w:pPr>
      <w:r>
        <w:rPr>
          <w:rFonts w:hint="eastAsia"/>
          <w:sz w:val="24"/>
        </w:rPr>
        <w:t>●</w:t>
      </w:r>
      <w:r>
        <w:rPr>
          <w:rFonts w:hint="default"/>
          <w:sz w:val="24"/>
          <w:lang w:val="en-US"/>
        </w:rPr>
        <w:t xml:space="preserve"> </w:t>
      </w:r>
      <w:r>
        <w:t>发票上传接口中“平台编号”字段值必须为直连单位ID。</w:t>
      </w:r>
    </w:p>
    <w:p w14:paraId="33C6EF55">
      <w:pPr>
        <w:pStyle w:val="35"/>
        <w:numPr>
          <w:ilvl w:val="0"/>
          <w:numId w:val="0"/>
        </w:numPr>
        <w:ind w:leftChars="0"/>
      </w:pPr>
      <w:r>
        <w:rPr>
          <w:rFonts w:hint="eastAsia"/>
          <w:sz w:val="24"/>
        </w:rPr>
        <w:t>●</w:t>
      </w:r>
      <w:r>
        <w:rPr>
          <w:rFonts w:hint="default"/>
          <w:sz w:val="24"/>
          <w:lang w:val="en-US"/>
        </w:rPr>
        <w:t xml:space="preserve"> </w:t>
      </w:r>
      <w:r>
        <w:t>当企业开票时判断购方是否为自然人，并按照以下业务规则开具发票：</w:t>
      </w:r>
    </w:p>
    <w:p w14:paraId="75C56B74">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C18E8A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18C344E3">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04EF7DF1">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71BB098">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15401145">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7B2100F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BBB8D09">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272066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503B6FD4">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pPr>
      <w:r>
        <w:rPr>
          <w:rFonts w:hint="default" w:ascii="Times New Roman" w:hAnsi="Times New Roman" w:cs="Times New Roman"/>
        </w:rPr>
        <w:t>1</w:t>
      </w:r>
      <w:r>
        <w:rPr>
          <w:rFonts w:hint="eastAsia" w:cs="Times New Roman"/>
          <w:lang w:eastAsia="zh-CN"/>
        </w:rPr>
        <w:t>）</w:t>
      </w: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6447A2D6">
      <w:pPr>
        <w:pStyle w:val="35"/>
        <w:numPr>
          <w:ilvl w:val="0"/>
          <w:numId w:val="0"/>
        </w:numPr>
        <w:ind w:leftChars="0"/>
        <w:rPr>
          <w:rFonts w:hint="eastAsia" w:ascii="宋体" w:hAnsi="宋体" w:cs="宋体"/>
          <w:lang w:eastAsia="zh-Hans" w:bidi="ar"/>
        </w:rPr>
      </w:pPr>
      <w:r>
        <w:rPr>
          <w:rFonts w:hint="eastAsia"/>
          <w:sz w:val="24"/>
        </w:rPr>
        <w:t>●</w:t>
      </w:r>
      <w:r>
        <w:rPr>
          <w:rFonts w:hint="default"/>
          <w:sz w:val="24"/>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055A2FDA">
      <w:pPr>
        <w:pStyle w:val="35"/>
        <w:numPr>
          <w:ilvl w:val="0"/>
          <w:numId w:val="0"/>
        </w:numPr>
        <w:ind w:leftChars="0"/>
        <w:rPr>
          <w:rFonts w:hint="eastAsia" w:ascii="宋体" w:hAnsi="宋体" w:cs="宋体"/>
          <w:lang w:val="en-US" w:eastAsia="zh-Hans" w:bidi="ar"/>
        </w:rPr>
      </w:pPr>
      <w:r>
        <w:rPr>
          <w:rFonts w:hint="eastAsia"/>
          <w:sz w:val="24"/>
        </w:rPr>
        <w:t>●</w:t>
      </w:r>
      <w:r>
        <w:rPr>
          <w:rFonts w:hint="default"/>
          <w:sz w:val="24"/>
          <w:lang w:val="en-US"/>
        </w:rPr>
        <w:t xml:space="preserve"> </w:t>
      </w:r>
      <w:r>
        <w:rPr>
          <w:rFonts w:hint="default"/>
          <w:lang w:val="en-US"/>
        </w:rPr>
        <w:t>开具发票只能使用税收分类编码中“是否汇总项”字段为“N”的编码进行开票。</w:t>
      </w:r>
    </w:p>
    <w:p w14:paraId="3A330404">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D88054A">
      <w:pPr>
        <w:pStyle w:val="35"/>
        <w:numPr>
          <w:ilvl w:val="0"/>
          <w:numId w:val="0"/>
        </w:numPr>
        <w:ind w:leftChars="0" w:firstLine="0"/>
        <w:rPr>
          <w:ins w:id="8" w:author="曹桂僮" w:date="2025-06-10T17:04:02Z"/>
          <w:rFonts w:hint="eastAsia"/>
          <w:lang w:val="en-US" w:eastAsia="zh-CN"/>
        </w:rPr>
      </w:pPr>
      <w:ins w:id="9" w:author="曹桂僮" w:date="2025-06-10T17:04:02Z">
        <w:r>
          <w:rPr>
            <w:rFonts w:hint="eastAsia"/>
          </w:rPr>
          <w:t>●</w:t>
        </w:r>
      </w:ins>
      <w:ins w:id="10" w:author="曹桂僮" w:date="2025-06-10T17:04:02Z">
        <w:r>
          <w:rPr>
            <w:rFonts w:hint="default"/>
            <w:lang w:val="en-US"/>
          </w:rPr>
          <w:t xml:space="preserve"> </w:t>
        </w:r>
      </w:ins>
      <w:ins w:id="11" w:author="曹桂僮" w:date="2025-06-10T17:04:02Z">
        <w:r>
          <w:rPr>
            <w:rFonts w:hint="eastAsia"/>
            <w:lang w:val="en-US" w:eastAsia="zh-CN"/>
          </w:rPr>
          <w:t>使用6开头的商编开具发票时，对应明细行优惠政策标识必须为“04：不征税”。</w:t>
        </w:r>
      </w:ins>
    </w:p>
    <w:p w14:paraId="310D47B9">
      <w:pPr>
        <w:pStyle w:val="35"/>
        <w:numPr>
          <w:ilvl w:val="0"/>
          <w:numId w:val="0"/>
        </w:numPr>
        <w:ind w:leftChars="0" w:firstLine="0"/>
        <w:rPr>
          <w:ins w:id="12" w:author="曹桂僮" w:date="2025-06-10T17:04:02Z"/>
          <w:rFonts w:hint="eastAsia"/>
          <w:lang w:val="en-US" w:eastAsia="zh-CN"/>
        </w:rPr>
      </w:pPr>
      <w:ins w:id="13" w:author="曹桂僮" w:date="2025-06-10T17:04:02Z">
        <w:r>
          <w:rPr>
            <w:rFonts w:hint="eastAsia"/>
          </w:rPr>
          <w:t>●</w:t>
        </w:r>
      </w:ins>
      <w:ins w:id="14" w:author="曹桂僮" w:date="2025-06-10T17:04:02Z">
        <w:r>
          <w:rPr>
            <w:rFonts w:hint="default"/>
            <w:lang w:val="en-US"/>
          </w:rPr>
          <w:t xml:space="preserve"> </w:t>
        </w:r>
      </w:ins>
      <w:ins w:id="15" w:author="曹桂僮" w:date="2025-06-10T17:04:02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27"/>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16"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42"/>
              <w:bidi w:val="0"/>
              <w:rPr>
                <w:ins w:id="17" w:author="曹桂僮" w:date="2025-06-10T17:04:02Z"/>
                <w:rFonts w:hint="default"/>
                <w:lang w:val="en-US" w:eastAsia="zh-CN"/>
              </w:rPr>
            </w:pPr>
            <w:ins w:id="18" w:author="曹桂僮" w:date="2025-06-10T17:04:02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42"/>
              <w:bidi w:val="0"/>
              <w:rPr>
                <w:ins w:id="19" w:author="曹桂僮" w:date="2025-06-10T17:04:02Z"/>
                <w:rFonts w:hint="eastAsia"/>
              </w:rPr>
            </w:pPr>
            <w:ins w:id="20" w:author="曹桂僮" w:date="2025-06-10T17:04:02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42"/>
              <w:bidi w:val="0"/>
              <w:rPr>
                <w:ins w:id="21" w:author="曹桂僮" w:date="2025-06-10T17:04:02Z"/>
                <w:rFonts w:hint="eastAsia"/>
              </w:rPr>
            </w:pPr>
            <w:ins w:id="22" w:author="曹桂僮" w:date="2025-06-10T17:04:02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42"/>
              <w:bidi w:val="0"/>
              <w:rPr>
                <w:ins w:id="23" w:author="曹桂僮" w:date="2025-06-10T17:04:02Z"/>
                <w:rFonts w:hint="eastAsia"/>
              </w:rPr>
            </w:pPr>
            <w:ins w:id="24" w:author="曹桂僮" w:date="2025-06-10T17:04:02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42"/>
              <w:bidi w:val="0"/>
              <w:rPr>
                <w:ins w:id="25" w:author="曹桂僮" w:date="2025-06-10T17:04:02Z"/>
                <w:rFonts w:hint="eastAsia"/>
              </w:rPr>
            </w:pPr>
            <w:ins w:id="26" w:author="曹桂僮" w:date="2025-06-10T17:04:02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7"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28" w:author="曹桂僮" w:date="2025-06-10T17:04:02Z"/>
                <w:rFonts w:hint="default"/>
                <w:lang w:val="en-US" w:eastAsia="zh-CN"/>
              </w:rPr>
            </w:pPr>
            <w:ins w:id="29" w:author="曹桂僮" w:date="2025-06-10T17:04:02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40"/>
              <w:bidi w:val="0"/>
              <w:spacing w:line="240" w:lineRule="auto"/>
              <w:jc w:val="center"/>
              <w:rPr>
                <w:ins w:id="30" w:author="曹桂僮" w:date="2025-06-10T17:04:02Z"/>
                <w:rFonts w:hint="eastAsia"/>
              </w:rPr>
            </w:pPr>
            <w:ins w:id="31" w:author="曹桂僮" w:date="2025-06-10T17:04:02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40"/>
              <w:bidi w:val="0"/>
              <w:spacing w:line="240" w:lineRule="auto"/>
              <w:jc w:val="center"/>
              <w:rPr>
                <w:ins w:id="32" w:author="曹桂僮" w:date="2025-06-10T17:04:02Z"/>
                <w:rFonts w:hint="eastAsia"/>
              </w:rPr>
            </w:pPr>
            <w:ins w:id="33" w:author="曹桂僮" w:date="2025-06-10T17:04:02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40"/>
              <w:bidi w:val="0"/>
              <w:spacing w:line="240" w:lineRule="auto"/>
              <w:jc w:val="center"/>
              <w:rPr>
                <w:ins w:id="34" w:author="曹桂僮" w:date="2025-06-10T17:04:02Z"/>
                <w:rFonts w:hint="eastAsia"/>
              </w:rPr>
            </w:pPr>
            <w:ins w:id="35" w:author="曹桂僮" w:date="2025-06-10T17:04:02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40"/>
              <w:bidi w:val="0"/>
              <w:spacing w:line="240" w:lineRule="auto"/>
              <w:jc w:val="center"/>
              <w:rPr>
                <w:ins w:id="36" w:author="曹桂僮" w:date="2025-06-10T17:04:02Z"/>
                <w:rFonts w:hint="eastAsia"/>
              </w:rPr>
            </w:pPr>
            <w:ins w:id="37" w:author="曹桂僮" w:date="2025-06-10T17:04:02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38"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39" w:author="曹桂僮" w:date="2025-06-10T17:04:02Z"/>
                <w:rFonts w:hint="eastAsia"/>
                <w:lang w:val="en-US" w:eastAsia="zh-CN"/>
              </w:rPr>
            </w:pPr>
            <w:ins w:id="40" w:author="曹桂僮" w:date="2025-06-10T17:04:02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40"/>
              <w:bidi w:val="0"/>
              <w:spacing w:line="240" w:lineRule="auto"/>
              <w:jc w:val="center"/>
              <w:rPr>
                <w:ins w:id="41" w:author="曹桂僮" w:date="2025-06-10T17:04:02Z"/>
                <w:rFonts w:hint="eastAsia"/>
              </w:rPr>
            </w:pPr>
            <w:ins w:id="42" w:author="曹桂僮" w:date="2025-06-10T17:04:02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40"/>
              <w:bidi w:val="0"/>
              <w:spacing w:line="240" w:lineRule="auto"/>
              <w:jc w:val="center"/>
              <w:rPr>
                <w:ins w:id="43" w:author="曹桂僮" w:date="2025-06-10T17:04:02Z"/>
                <w:rFonts w:hint="eastAsia"/>
              </w:rPr>
            </w:pPr>
            <w:ins w:id="44" w:author="曹桂僮" w:date="2025-06-10T17:04:02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40"/>
              <w:bidi w:val="0"/>
              <w:spacing w:line="240" w:lineRule="auto"/>
              <w:jc w:val="center"/>
              <w:rPr>
                <w:ins w:id="45" w:author="曹桂僮" w:date="2025-06-10T17:04:02Z"/>
                <w:rFonts w:hint="eastAsia"/>
              </w:rPr>
            </w:pPr>
            <w:ins w:id="46" w:author="曹桂僮" w:date="2025-06-10T17:04:02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40"/>
              <w:bidi w:val="0"/>
              <w:spacing w:line="240" w:lineRule="auto"/>
              <w:jc w:val="center"/>
              <w:rPr>
                <w:ins w:id="47" w:author="曹桂僮" w:date="2025-06-10T17:04:02Z"/>
                <w:rFonts w:hint="eastAsia"/>
              </w:rPr>
            </w:pPr>
            <w:ins w:id="48" w:author="曹桂僮" w:date="2025-06-10T17:04:02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49"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50" w:author="曹桂僮" w:date="2025-06-10T17:04:02Z"/>
                <w:rFonts w:hint="eastAsia"/>
                <w:lang w:val="en-US" w:eastAsia="zh-CN"/>
              </w:rPr>
            </w:pPr>
            <w:ins w:id="51" w:author="曹桂僮" w:date="2025-06-10T17:04:02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40"/>
              <w:bidi w:val="0"/>
              <w:spacing w:line="240" w:lineRule="auto"/>
              <w:jc w:val="center"/>
              <w:rPr>
                <w:ins w:id="52" w:author="曹桂僮" w:date="2025-06-10T17:04:02Z"/>
                <w:rFonts w:hint="eastAsia"/>
              </w:rPr>
            </w:pPr>
            <w:ins w:id="53" w:author="曹桂僮" w:date="2025-06-10T17:04:02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40"/>
              <w:bidi w:val="0"/>
              <w:spacing w:line="240" w:lineRule="auto"/>
              <w:jc w:val="center"/>
              <w:rPr>
                <w:ins w:id="54" w:author="曹桂僮" w:date="2025-06-10T17:04:02Z"/>
                <w:rFonts w:hint="eastAsia"/>
              </w:rPr>
            </w:pPr>
            <w:ins w:id="55" w:author="曹桂僮" w:date="2025-06-10T17:04:02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40"/>
              <w:bidi w:val="0"/>
              <w:spacing w:line="240" w:lineRule="auto"/>
              <w:jc w:val="center"/>
              <w:rPr>
                <w:ins w:id="56" w:author="曹桂僮" w:date="2025-06-10T17:04:02Z"/>
                <w:rFonts w:hint="eastAsia"/>
              </w:rPr>
            </w:pPr>
            <w:ins w:id="57" w:author="曹桂僮" w:date="2025-06-10T17:04:02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40"/>
              <w:bidi w:val="0"/>
              <w:spacing w:line="240" w:lineRule="auto"/>
              <w:jc w:val="center"/>
              <w:rPr>
                <w:ins w:id="58" w:author="曹桂僮" w:date="2025-06-10T17:04:02Z"/>
                <w:rFonts w:hint="eastAsia"/>
              </w:rPr>
            </w:pPr>
            <w:ins w:id="59" w:author="曹桂僮" w:date="2025-06-10T17:04:02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60"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61" w:author="曹桂僮" w:date="2025-06-10T17:04:02Z"/>
                <w:rFonts w:hint="eastAsia"/>
                <w:lang w:val="en-US" w:eastAsia="zh-CN"/>
              </w:rPr>
            </w:pPr>
            <w:ins w:id="62" w:author="曹桂僮" w:date="2025-06-10T17:04:02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40"/>
              <w:bidi w:val="0"/>
              <w:spacing w:line="240" w:lineRule="auto"/>
              <w:jc w:val="center"/>
              <w:rPr>
                <w:ins w:id="63" w:author="曹桂僮" w:date="2025-06-10T17:04:02Z"/>
                <w:rFonts w:hint="eastAsia"/>
              </w:rPr>
            </w:pPr>
            <w:ins w:id="64" w:author="曹桂僮" w:date="2025-06-10T17:04:02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40"/>
              <w:bidi w:val="0"/>
              <w:spacing w:line="240" w:lineRule="auto"/>
              <w:jc w:val="center"/>
              <w:rPr>
                <w:ins w:id="65" w:author="曹桂僮" w:date="2025-06-10T17:04:02Z"/>
                <w:rFonts w:hint="eastAsia"/>
              </w:rPr>
            </w:pPr>
            <w:ins w:id="66" w:author="曹桂僮" w:date="2025-06-10T17:04:02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40"/>
              <w:bidi w:val="0"/>
              <w:spacing w:line="240" w:lineRule="auto"/>
              <w:jc w:val="center"/>
              <w:rPr>
                <w:ins w:id="67" w:author="曹桂僮" w:date="2025-06-10T17:04:02Z"/>
                <w:rFonts w:hint="eastAsia"/>
              </w:rPr>
            </w:pPr>
            <w:ins w:id="68" w:author="曹桂僮" w:date="2025-06-10T17:04:02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40"/>
              <w:bidi w:val="0"/>
              <w:spacing w:line="240" w:lineRule="auto"/>
              <w:jc w:val="center"/>
              <w:rPr>
                <w:ins w:id="69" w:author="曹桂僮" w:date="2025-06-10T17:04:02Z"/>
                <w:rFonts w:hint="eastAsia"/>
              </w:rPr>
            </w:pPr>
            <w:ins w:id="70" w:author="曹桂僮" w:date="2025-06-10T17:04:02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ins w:id="71"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72" w:author="曹桂僮" w:date="2025-06-10T17:04:02Z"/>
                <w:rFonts w:hint="eastAsia"/>
                <w:lang w:val="en-US" w:eastAsia="zh-CN"/>
              </w:rPr>
            </w:pPr>
            <w:ins w:id="73" w:author="曹桂僮" w:date="2025-06-10T17:04:02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40"/>
              <w:bidi w:val="0"/>
              <w:spacing w:line="240" w:lineRule="auto"/>
              <w:jc w:val="center"/>
              <w:rPr>
                <w:ins w:id="74" w:author="曹桂僮" w:date="2025-06-10T17:04:02Z"/>
                <w:rFonts w:hint="eastAsia"/>
              </w:rPr>
            </w:pPr>
            <w:ins w:id="75" w:author="曹桂僮" w:date="2025-06-10T17:04:02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40"/>
              <w:bidi w:val="0"/>
              <w:spacing w:line="240" w:lineRule="auto"/>
              <w:jc w:val="center"/>
              <w:rPr>
                <w:ins w:id="76" w:author="曹桂僮" w:date="2025-06-10T17:04:02Z"/>
                <w:rFonts w:hint="eastAsia"/>
              </w:rPr>
            </w:pPr>
            <w:ins w:id="77" w:author="曹桂僮" w:date="2025-06-10T17:04:02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40"/>
              <w:bidi w:val="0"/>
              <w:spacing w:line="240" w:lineRule="auto"/>
              <w:jc w:val="center"/>
              <w:rPr>
                <w:ins w:id="78" w:author="曹桂僮" w:date="2025-06-10T17:04:02Z"/>
                <w:rFonts w:hint="eastAsia"/>
              </w:rPr>
            </w:pPr>
            <w:ins w:id="79" w:author="曹桂僮" w:date="2025-06-10T17:04:02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40"/>
              <w:bidi w:val="0"/>
              <w:spacing w:line="240" w:lineRule="auto"/>
              <w:jc w:val="center"/>
              <w:rPr>
                <w:ins w:id="80" w:author="曹桂僮" w:date="2025-06-10T17:04:02Z"/>
                <w:rFonts w:hint="eastAsia"/>
              </w:rPr>
            </w:pPr>
            <w:ins w:id="81" w:author="曹桂僮" w:date="2025-06-10T17:04:02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82"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83" w:author="曹桂僮" w:date="2025-06-10T17:04:02Z"/>
                <w:rFonts w:hint="eastAsia"/>
                <w:lang w:val="en-US" w:eastAsia="zh-CN"/>
              </w:rPr>
            </w:pPr>
            <w:ins w:id="84" w:author="曹桂僮" w:date="2025-06-10T17:04:02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40"/>
              <w:bidi w:val="0"/>
              <w:spacing w:line="240" w:lineRule="auto"/>
              <w:jc w:val="center"/>
              <w:rPr>
                <w:ins w:id="85" w:author="曹桂僮" w:date="2025-06-10T17:04:02Z"/>
                <w:rFonts w:hint="eastAsia"/>
              </w:rPr>
            </w:pPr>
            <w:ins w:id="86" w:author="曹桂僮" w:date="2025-06-10T17:04:02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40"/>
              <w:bidi w:val="0"/>
              <w:spacing w:line="240" w:lineRule="auto"/>
              <w:jc w:val="center"/>
              <w:rPr>
                <w:ins w:id="87" w:author="曹桂僮" w:date="2025-06-10T17:04:02Z"/>
                <w:rFonts w:hint="eastAsia"/>
              </w:rPr>
            </w:pPr>
            <w:ins w:id="88" w:author="曹桂僮" w:date="2025-06-10T17:04:02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40"/>
              <w:bidi w:val="0"/>
              <w:spacing w:line="240" w:lineRule="auto"/>
              <w:jc w:val="center"/>
              <w:rPr>
                <w:ins w:id="89" w:author="曹桂僮" w:date="2025-06-10T17:04:02Z"/>
                <w:rFonts w:hint="eastAsia"/>
              </w:rPr>
            </w:pPr>
            <w:ins w:id="90" w:author="曹桂僮" w:date="2025-06-10T17:04:02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40"/>
              <w:bidi w:val="0"/>
              <w:spacing w:line="240" w:lineRule="auto"/>
              <w:jc w:val="center"/>
              <w:rPr>
                <w:ins w:id="91" w:author="曹桂僮" w:date="2025-06-10T17:04:02Z"/>
                <w:rFonts w:hint="eastAsia"/>
              </w:rPr>
            </w:pPr>
            <w:ins w:id="92" w:author="曹桂僮" w:date="2025-06-10T17:04:02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93"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94" w:author="曹桂僮" w:date="2025-06-10T17:04:02Z"/>
                <w:rFonts w:hint="eastAsia"/>
                <w:lang w:val="en-US" w:eastAsia="zh-CN"/>
              </w:rPr>
            </w:pPr>
            <w:ins w:id="95" w:author="曹桂僮" w:date="2025-06-10T17:04:02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40"/>
              <w:bidi w:val="0"/>
              <w:spacing w:line="240" w:lineRule="auto"/>
              <w:jc w:val="center"/>
              <w:rPr>
                <w:ins w:id="96" w:author="曹桂僮" w:date="2025-06-10T17:04:02Z"/>
                <w:rFonts w:hint="eastAsia"/>
              </w:rPr>
            </w:pPr>
            <w:ins w:id="97" w:author="曹桂僮" w:date="2025-06-10T17:04:02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40"/>
              <w:bidi w:val="0"/>
              <w:spacing w:line="240" w:lineRule="auto"/>
              <w:jc w:val="center"/>
              <w:rPr>
                <w:ins w:id="98" w:author="曹桂僮" w:date="2025-06-10T17:04:02Z"/>
                <w:rFonts w:hint="eastAsia"/>
              </w:rPr>
            </w:pPr>
            <w:ins w:id="99" w:author="曹桂僮" w:date="2025-06-10T17:04:02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40"/>
              <w:bidi w:val="0"/>
              <w:spacing w:line="240" w:lineRule="auto"/>
              <w:jc w:val="center"/>
              <w:rPr>
                <w:ins w:id="100" w:author="曹桂僮" w:date="2025-06-10T17:04:02Z"/>
                <w:rFonts w:hint="eastAsia"/>
              </w:rPr>
            </w:pPr>
            <w:ins w:id="101" w:author="曹桂僮" w:date="2025-06-10T17:04:02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40"/>
              <w:bidi w:val="0"/>
              <w:spacing w:line="240" w:lineRule="auto"/>
              <w:jc w:val="center"/>
              <w:rPr>
                <w:ins w:id="102" w:author="曹桂僮" w:date="2025-06-10T17:04:02Z"/>
                <w:rFonts w:hint="eastAsia"/>
              </w:rPr>
            </w:pPr>
            <w:ins w:id="103" w:author="曹桂僮" w:date="2025-06-10T17:04:02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04"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05" w:author="曹桂僮" w:date="2025-06-10T17:04:02Z"/>
                <w:rFonts w:hint="eastAsia"/>
                <w:lang w:val="en-US" w:eastAsia="zh-CN"/>
              </w:rPr>
            </w:pPr>
            <w:ins w:id="106" w:author="曹桂僮" w:date="2025-06-10T17:04:02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40"/>
              <w:bidi w:val="0"/>
              <w:spacing w:line="240" w:lineRule="auto"/>
              <w:jc w:val="center"/>
              <w:rPr>
                <w:ins w:id="107" w:author="曹桂僮" w:date="2025-06-10T17:04:02Z"/>
                <w:rFonts w:hint="eastAsia"/>
              </w:rPr>
            </w:pPr>
            <w:ins w:id="108" w:author="曹桂僮" w:date="2025-06-10T17:04:02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40"/>
              <w:bidi w:val="0"/>
              <w:spacing w:line="240" w:lineRule="auto"/>
              <w:jc w:val="center"/>
              <w:rPr>
                <w:ins w:id="109" w:author="曹桂僮" w:date="2025-06-10T17:04:02Z"/>
                <w:rFonts w:hint="eastAsia"/>
              </w:rPr>
            </w:pPr>
            <w:ins w:id="110" w:author="曹桂僮" w:date="2025-06-10T17:04:02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40"/>
              <w:bidi w:val="0"/>
              <w:spacing w:line="240" w:lineRule="auto"/>
              <w:jc w:val="center"/>
              <w:rPr>
                <w:ins w:id="111" w:author="曹桂僮" w:date="2025-06-10T17:04:02Z"/>
                <w:rFonts w:hint="eastAsia"/>
              </w:rPr>
            </w:pPr>
            <w:ins w:id="112" w:author="曹桂僮" w:date="2025-06-10T17:04:02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40"/>
              <w:bidi w:val="0"/>
              <w:spacing w:line="240" w:lineRule="auto"/>
              <w:jc w:val="center"/>
              <w:rPr>
                <w:ins w:id="113" w:author="曹桂僮" w:date="2025-06-10T17:04:02Z"/>
                <w:rFonts w:hint="eastAsia"/>
              </w:rPr>
            </w:pPr>
            <w:ins w:id="114" w:author="曹桂僮" w:date="2025-06-10T17:04:02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15"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16" w:author="曹桂僮" w:date="2025-06-10T17:04:02Z"/>
                <w:rFonts w:hint="eastAsia"/>
                <w:lang w:val="en-US" w:eastAsia="zh-CN"/>
              </w:rPr>
            </w:pPr>
            <w:ins w:id="117" w:author="曹桂僮" w:date="2025-06-10T17:04:02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40"/>
              <w:bidi w:val="0"/>
              <w:spacing w:line="240" w:lineRule="auto"/>
              <w:jc w:val="center"/>
              <w:rPr>
                <w:ins w:id="118" w:author="曹桂僮" w:date="2025-06-10T17:04:02Z"/>
                <w:rFonts w:hint="eastAsia"/>
              </w:rPr>
            </w:pPr>
            <w:ins w:id="119" w:author="曹桂僮" w:date="2025-06-10T17:04:02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40"/>
              <w:bidi w:val="0"/>
              <w:spacing w:line="240" w:lineRule="auto"/>
              <w:jc w:val="center"/>
              <w:rPr>
                <w:ins w:id="120" w:author="曹桂僮" w:date="2025-06-10T17:04:02Z"/>
                <w:rFonts w:hint="eastAsia"/>
              </w:rPr>
            </w:pPr>
            <w:ins w:id="121" w:author="曹桂僮" w:date="2025-06-10T17:04:02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40"/>
              <w:bidi w:val="0"/>
              <w:spacing w:line="240" w:lineRule="auto"/>
              <w:jc w:val="center"/>
              <w:rPr>
                <w:ins w:id="122" w:author="曹桂僮" w:date="2025-06-10T17:04:02Z"/>
                <w:rFonts w:hint="eastAsia"/>
              </w:rPr>
            </w:pPr>
            <w:ins w:id="123" w:author="曹桂僮" w:date="2025-06-10T17:04:02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40"/>
              <w:bidi w:val="0"/>
              <w:spacing w:line="240" w:lineRule="auto"/>
              <w:jc w:val="center"/>
              <w:rPr>
                <w:ins w:id="124" w:author="曹桂僮" w:date="2025-06-10T17:04:02Z"/>
                <w:rFonts w:hint="eastAsia"/>
              </w:rPr>
            </w:pPr>
            <w:ins w:id="125" w:author="曹桂僮" w:date="2025-06-10T17:04:02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26"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27" w:author="曹桂僮" w:date="2025-06-10T17:04:02Z"/>
                <w:rFonts w:hint="eastAsia"/>
                <w:lang w:val="en-US" w:eastAsia="zh-CN"/>
              </w:rPr>
            </w:pPr>
            <w:ins w:id="128" w:author="曹桂僮" w:date="2025-06-10T17:04:02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40"/>
              <w:bidi w:val="0"/>
              <w:spacing w:line="240" w:lineRule="auto"/>
              <w:jc w:val="center"/>
              <w:rPr>
                <w:ins w:id="129" w:author="曹桂僮" w:date="2025-06-10T17:04:02Z"/>
                <w:rFonts w:hint="eastAsia"/>
              </w:rPr>
            </w:pPr>
            <w:ins w:id="130" w:author="曹桂僮" w:date="2025-06-10T17:04:02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40"/>
              <w:bidi w:val="0"/>
              <w:spacing w:line="240" w:lineRule="auto"/>
              <w:jc w:val="center"/>
              <w:rPr>
                <w:ins w:id="131" w:author="曹桂僮" w:date="2025-06-10T17:04:02Z"/>
                <w:rFonts w:hint="eastAsia"/>
              </w:rPr>
            </w:pPr>
            <w:ins w:id="132" w:author="曹桂僮" w:date="2025-06-10T17:04:02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40"/>
              <w:bidi w:val="0"/>
              <w:spacing w:line="240" w:lineRule="auto"/>
              <w:jc w:val="center"/>
              <w:rPr>
                <w:ins w:id="133" w:author="曹桂僮" w:date="2025-06-10T17:04:02Z"/>
                <w:rFonts w:hint="eastAsia"/>
              </w:rPr>
            </w:pPr>
            <w:ins w:id="134" w:author="曹桂僮" w:date="2025-06-10T17:04:02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40"/>
              <w:bidi w:val="0"/>
              <w:spacing w:line="240" w:lineRule="auto"/>
              <w:jc w:val="center"/>
              <w:rPr>
                <w:ins w:id="135" w:author="曹桂僮" w:date="2025-06-10T17:04:02Z"/>
                <w:rFonts w:hint="eastAsia"/>
              </w:rPr>
            </w:pPr>
            <w:ins w:id="136" w:author="曹桂僮" w:date="2025-06-10T17:04:02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37"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38" w:author="曹桂僮" w:date="2025-06-10T17:04:02Z"/>
                <w:rFonts w:hint="eastAsia"/>
                <w:lang w:val="en-US" w:eastAsia="zh-CN"/>
              </w:rPr>
            </w:pPr>
            <w:ins w:id="139" w:author="曹桂僮" w:date="2025-06-10T17:04:02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40"/>
              <w:bidi w:val="0"/>
              <w:spacing w:line="240" w:lineRule="auto"/>
              <w:jc w:val="center"/>
              <w:rPr>
                <w:ins w:id="140" w:author="曹桂僮" w:date="2025-06-10T17:04:02Z"/>
                <w:rFonts w:hint="eastAsia"/>
              </w:rPr>
            </w:pPr>
            <w:ins w:id="141" w:author="曹桂僮" w:date="2025-06-10T17:04:02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40"/>
              <w:bidi w:val="0"/>
              <w:spacing w:line="240" w:lineRule="auto"/>
              <w:jc w:val="center"/>
              <w:rPr>
                <w:ins w:id="142" w:author="曹桂僮" w:date="2025-06-10T17:04:02Z"/>
                <w:rFonts w:hint="eastAsia"/>
              </w:rPr>
            </w:pPr>
            <w:ins w:id="143" w:author="曹桂僮" w:date="2025-06-10T17:04:02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40"/>
              <w:bidi w:val="0"/>
              <w:spacing w:line="240" w:lineRule="auto"/>
              <w:jc w:val="center"/>
              <w:rPr>
                <w:ins w:id="144" w:author="曹桂僮" w:date="2025-06-10T17:04:02Z"/>
                <w:rFonts w:hint="eastAsia"/>
              </w:rPr>
            </w:pPr>
            <w:ins w:id="145" w:author="曹桂僮" w:date="2025-06-10T17:04:02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40"/>
              <w:bidi w:val="0"/>
              <w:spacing w:line="240" w:lineRule="auto"/>
              <w:jc w:val="center"/>
              <w:rPr>
                <w:ins w:id="146" w:author="曹桂僮" w:date="2025-06-10T17:04:02Z"/>
                <w:rFonts w:hint="eastAsia"/>
              </w:rPr>
            </w:pPr>
            <w:ins w:id="147" w:author="曹桂僮" w:date="2025-06-10T17:04:02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48"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49" w:author="曹桂僮" w:date="2025-06-10T17:04:02Z"/>
                <w:rFonts w:hint="eastAsia"/>
                <w:lang w:val="en-US" w:eastAsia="zh-CN"/>
              </w:rPr>
            </w:pPr>
            <w:ins w:id="150" w:author="曹桂僮" w:date="2025-06-10T17:04:02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40"/>
              <w:bidi w:val="0"/>
              <w:spacing w:line="240" w:lineRule="auto"/>
              <w:jc w:val="center"/>
              <w:rPr>
                <w:ins w:id="151" w:author="曹桂僮" w:date="2025-06-10T17:04:02Z"/>
                <w:rFonts w:hint="eastAsia"/>
              </w:rPr>
            </w:pPr>
            <w:ins w:id="152" w:author="曹桂僮" w:date="2025-06-10T17:04:02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40"/>
              <w:bidi w:val="0"/>
              <w:spacing w:line="240" w:lineRule="auto"/>
              <w:jc w:val="center"/>
              <w:rPr>
                <w:ins w:id="153" w:author="曹桂僮" w:date="2025-06-10T17:04:02Z"/>
                <w:rFonts w:hint="eastAsia"/>
              </w:rPr>
            </w:pPr>
            <w:ins w:id="154" w:author="曹桂僮" w:date="2025-06-10T17:04:02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40"/>
              <w:bidi w:val="0"/>
              <w:spacing w:line="240" w:lineRule="auto"/>
              <w:jc w:val="center"/>
              <w:rPr>
                <w:ins w:id="155" w:author="曹桂僮" w:date="2025-06-10T17:04:02Z"/>
                <w:rFonts w:hint="eastAsia"/>
              </w:rPr>
            </w:pPr>
            <w:ins w:id="156" w:author="曹桂僮" w:date="2025-06-10T17:04:02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40"/>
              <w:bidi w:val="0"/>
              <w:spacing w:line="240" w:lineRule="auto"/>
              <w:jc w:val="center"/>
              <w:rPr>
                <w:ins w:id="157" w:author="曹桂僮" w:date="2025-06-10T17:04:02Z"/>
                <w:rFonts w:hint="eastAsia"/>
              </w:rPr>
            </w:pPr>
            <w:ins w:id="158" w:author="曹桂僮" w:date="2025-06-10T17:04:02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59"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60" w:author="曹桂僮" w:date="2025-06-10T17:04:02Z"/>
                <w:rFonts w:hint="eastAsia"/>
                <w:lang w:val="en-US" w:eastAsia="zh-CN"/>
              </w:rPr>
            </w:pPr>
            <w:ins w:id="161" w:author="曹桂僮" w:date="2025-06-10T17:04:02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40"/>
              <w:bidi w:val="0"/>
              <w:spacing w:line="240" w:lineRule="auto"/>
              <w:jc w:val="center"/>
              <w:rPr>
                <w:ins w:id="162" w:author="曹桂僮" w:date="2025-06-10T17:04:02Z"/>
                <w:rFonts w:hint="eastAsia"/>
              </w:rPr>
            </w:pPr>
            <w:ins w:id="163" w:author="曹桂僮" w:date="2025-06-10T17:04:02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40"/>
              <w:bidi w:val="0"/>
              <w:spacing w:line="240" w:lineRule="auto"/>
              <w:jc w:val="center"/>
              <w:rPr>
                <w:ins w:id="164" w:author="曹桂僮" w:date="2025-06-10T17:04:02Z"/>
                <w:rFonts w:hint="eastAsia"/>
              </w:rPr>
            </w:pPr>
            <w:ins w:id="165" w:author="曹桂僮" w:date="2025-06-10T17:04:02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40"/>
              <w:bidi w:val="0"/>
              <w:spacing w:line="240" w:lineRule="auto"/>
              <w:jc w:val="center"/>
              <w:rPr>
                <w:ins w:id="166" w:author="曹桂僮" w:date="2025-06-10T17:04:02Z"/>
                <w:rFonts w:hint="eastAsia"/>
              </w:rPr>
            </w:pPr>
            <w:ins w:id="167" w:author="曹桂僮" w:date="2025-06-10T17:04:02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40"/>
              <w:bidi w:val="0"/>
              <w:spacing w:line="240" w:lineRule="auto"/>
              <w:jc w:val="center"/>
              <w:rPr>
                <w:ins w:id="168" w:author="曹桂僮" w:date="2025-06-10T17:04:02Z"/>
                <w:rFonts w:hint="eastAsia"/>
              </w:rPr>
            </w:pPr>
            <w:ins w:id="169" w:author="曹桂僮" w:date="2025-06-10T17:04:02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70"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171" w:author="曹桂僮" w:date="2025-06-10T17:04:02Z"/>
                <w:rFonts w:hint="eastAsia"/>
                <w:lang w:val="en-US" w:eastAsia="zh-CN"/>
              </w:rPr>
            </w:pPr>
            <w:ins w:id="172" w:author="曹桂僮" w:date="2025-06-10T17:04:02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40"/>
              <w:bidi w:val="0"/>
              <w:spacing w:line="240" w:lineRule="auto"/>
              <w:jc w:val="center"/>
              <w:rPr>
                <w:ins w:id="173" w:author="曹桂僮" w:date="2025-06-10T17:04:02Z"/>
                <w:rFonts w:hint="eastAsia"/>
              </w:rPr>
            </w:pPr>
            <w:ins w:id="174" w:author="曹桂僮" w:date="2025-06-10T17:04:02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40"/>
              <w:bidi w:val="0"/>
              <w:spacing w:line="240" w:lineRule="auto"/>
              <w:jc w:val="center"/>
              <w:rPr>
                <w:ins w:id="175" w:author="曹桂僮" w:date="2025-06-10T17:04:02Z"/>
                <w:rFonts w:hint="eastAsia"/>
              </w:rPr>
            </w:pPr>
            <w:ins w:id="176" w:author="曹桂僮" w:date="2025-06-10T17:04:02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40"/>
              <w:bidi w:val="0"/>
              <w:spacing w:line="240" w:lineRule="auto"/>
              <w:jc w:val="center"/>
              <w:rPr>
                <w:ins w:id="177" w:author="曹桂僮" w:date="2025-06-10T17:04:02Z"/>
                <w:rFonts w:hint="eastAsia"/>
              </w:rPr>
            </w:pPr>
            <w:ins w:id="178" w:author="曹桂僮" w:date="2025-06-10T17:04:02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40"/>
              <w:bidi w:val="0"/>
              <w:spacing w:line="240" w:lineRule="auto"/>
              <w:jc w:val="center"/>
              <w:rPr>
                <w:ins w:id="179" w:author="曹桂僮" w:date="2025-06-10T17:04:02Z"/>
                <w:rFonts w:hint="eastAsia"/>
              </w:rPr>
            </w:pPr>
            <w:ins w:id="180" w:author="曹桂僮" w:date="2025-06-10T17:04:02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181"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182" w:author="曹桂僮" w:date="2025-06-10T17:04:02Z"/>
                <w:rFonts w:hint="eastAsia"/>
                <w:lang w:val="en-US" w:eastAsia="zh-CN"/>
              </w:rPr>
            </w:pPr>
            <w:ins w:id="183" w:author="曹桂僮" w:date="2025-06-10T17:04:02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40"/>
              <w:bidi w:val="0"/>
              <w:spacing w:line="240" w:lineRule="auto"/>
              <w:jc w:val="center"/>
              <w:rPr>
                <w:ins w:id="184" w:author="曹桂僮" w:date="2025-06-10T17:04:02Z"/>
                <w:rFonts w:hint="eastAsia"/>
              </w:rPr>
            </w:pPr>
            <w:ins w:id="185" w:author="曹桂僮" w:date="2025-06-10T17:04:02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40"/>
              <w:bidi w:val="0"/>
              <w:spacing w:line="240" w:lineRule="auto"/>
              <w:jc w:val="center"/>
              <w:rPr>
                <w:ins w:id="186" w:author="曹桂僮" w:date="2025-06-10T17:04:02Z"/>
                <w:rFonts w:hint="eastAsia"/>
              </w:rPr>
            </w:pPr>
            <w:ins w:id="187" w:author="曹桂僮" w:date="2025-06-10T17:04:02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40"/>
              <w:bidi w:val="0"/>
              <w:spacing w:line="240" w:lineRule="auto"/>
              <w:jc w:val="center"/>
              <w:rPr>
                <w:ins w:id="188" w:author="曹桂僮" w:date="2025-06-10T17:04:02Z"/>
                <w:rFonts w:hint="eastAsia"/>
              </w:rPr>
            </w:pPr>
            <w:ins w:id="189" w:author="曹桂僮" w:date="2025-06-10T17:04:02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40"/>
              <w:bidi w:val="0"/>
              <w:spacing w:line="240" w:lineRule="auto"/>
              <w:jc w:val="center"/>
              <w:rPr>
                <w:ins w:id="190" w:author="曹桂僮" w:date="2025-06-10T17:04:02Z"/>
                <w:rFonts w:hint="eastAsia"/>
              </w:rPr>
            </w:pPr>
            <w:ins w:id="191" w:author="曹桂僮" w:date="2025-06-10T17:04:02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192" w:author="曹桂僮" w:date="2025-06-10T17:04:02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193" w:author="曹桂僮" w:date="2025-06-10T17:04:02Z"/>
                <w:rFonts w:hint="default" w:ascii="宋体" w:hAnsi="宋体" w:eastAsia="宋体" w:cs="宋体"/>
                <w:i w:val="0"/>
                <w:iCs w:val="0"/>
                <w:color w:val="000000"/>
                <w:kern w:val="0"/>
                <w:sz w:val="22"/>
                <w:szCs w:val="22"/>
                <w:u w:val="none"/>
                <w:lang w:val="en-US" w:eastAsia="zh-CN" w:bidi="ar"/>
              </w:rPr>
            </w:pPr>
            <w:ins w:id="194" w:author="曹桂僮" w:date="2025-06-10T17:04:02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40"/>
              <w:bidi w:val="0"/>
              <w:spacing w:line="240" w:lineRule="auto"/>
              <w:jc w:val="center"/>
              <w:rPr>
                <w:ins w:id="195" w:author="曹桂僮" w:date="2025-06-10T17:04:02Z"/>
                <w:rFonts w:hint="eastAsia"/>
                <w:lang w:val="en-US" w:eastAsia="zh-CN"/>
              </w:rPr>
            </w:pPr>
            <w:ins w:id="196" w:author="曹桂僮" w:date="2025-06-10T17:04:02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40"/>
              <w:bidi w:val="0"/>
              <w:spacing w:line="240" w:lineRule="auto"/>
              <w:jc w:val="center"/>
              <w:rPr>
                <w:ins w:id="197" w:author="曹桂僮" w:date="2025-06-10T17:04:02Z"/>
                <w:rFonts w:hint="eastAsia"/>
                <w:lang w:val="en-US" w:eastAsia="zh-CN"/>
              </w:rPr>
            </w:pPr>
            <w:ins w:id="198" w:author="曹桂僮" w:date="2025-06-10T17:04:02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40"/>
              <w:bidi w:val="0"/>
              <w:spacing w:line="240" w:lineRule="auto"/>
              <w:jc w:val="center"/>
              <w:rPr>
                <w:ins w:id="199" w:author="曹桂僮" w:date="2025-06-10T17:04:02Z"/>
                <w:rFonts w:hint="eastAsia"/>
                <w:lang w:val="en-US" w:eastAsia="zh-CN"/>
              </w:rPr>
            </w:pPr>
            <w:ins w:id="200" w:author="曹桂僮" w:date="2025-06-10T17:04:02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40"/>
              <w:bidi w:val="0"/>
              <w:spacing w:line="240" w:lineRule="auto"/>
              <w:jc w:val="center"/>
              <w:rPr>
                <w:ins w:id="201" w:author="曹桂僮" w:date="2025-06-10T17:04:02Z"/>
                <w:rFonts w:hint="eastAsia"/>
                <w:lang w:val="en-US" w:eastAsia="zh-CN"/>
              </w:rPr>
            </w:pPr>
            <w:ins w:id="202" w:author="曹桂僮" w:date="2025-06-10T17:04:02Z">
              <w:r>
                <w:rPr>
                  <w:rFonts w:hint="eastAsia"/>
                  <w:lang w:val="en-US" w:eastAsia="zh-CN"/>
                </w:rPr>
                <w:t>0%</w:t>
              </w:r>
            </w:ins>
          </w:p>
        </w:tc>
      </w:tr>
    </w:tbl>
    <w:p w14:paraId="08136BDF">
      <w:pPr>
        <w:pStyle w:val="35"/>
        <w:numPr>
          <w:ilvl w:val="0"/>
          <w:numId w:val="0"/>
        </w:numPr>
        <w:ind w:leftChars="0" w:firstLine="0"/>
        <w:rPr>
          <w:del w:id="203" w:author="曹桂僮" w:date="2025-06-10T17:04:02Z"/>
          <w:rFonts w:hint="eastAsia"/>
          <w:lang w:val="en-US" w:eastAsia="zh-CN"/>
        </w:rPr>
      </w:pPr>
      <w:del w:id="204" w:author="曹桂僮" w:date="2025-06-10T17:04:02Z">
        <w:r>
          <w:rPr>
            <w:rFonts w:hint="eastAsia"/>
          </w:rPr>
          <w:delText>●</w:delText>
        </w:r>
      </w:del>
      <w:del w:id="205" w:author="曹桂僮" w:date="2025-06-10T17:04:02Z">
        <w:r>
          <w:rPr>
            <w:rFonts w:hint="default"/>
            <w:lang w:val="en-US"/>
          </w:rPr>
          <w:delText xml:space="preserve"> </w:delText>
        </w:r>
      </w:del>
      <w:del w:id="206" w:author="曹桂僮" w:date="2025-06-10T17:04:02Z">
        <w:r>
          <w:rPr>
            <w:rFonts w:hint="eastAsia"/>
            <w:lang w:val="en-US" w:eastAsia="zh-CN"/>
          </w:rPr>
          <w:delText>使用6开头的商编开具发票时，对应明细行优惠政策标识必须为“04：不征税”（2025.02.01校验生效）。</w:delText>
        </w:r>
      </w:del>
    </w:p>
    <w:p w14:paraId="12979670">
      <w:pPr>
        <w:pStyle w:val="35"/>
        <w:numPr>
          <w:ilvl w:val="0"/>
          <w:numId w:val="0"/>
        </w:numPr>
        <w:ind w:leftChars="0" w:firstLine="0"/>
        <w:rPr>
          <w:del w:id="207" w:author="曹桂僮" w:date="2025-06-10T17:04:02Z"/>
          <w:rFonts w:hint="default" w:eastAsia="宋体"/>
          <w:lang w:val="en-US" w:eastAsia="zh-CN"/>
        </w:rPr>
      </w:pPr>
      <w:del w:id="208" w:author="曹桂僮" w:date="2025-06-10T17:04:02Z">
        <w:r>
          <w:rPr>
            <w:rFonts w:hint="eastAsia"/>
          </w:rPr>
          <w:delText>●</w:delText>
        </w:r>
      </w:del>
      <w:del w:id="209" w:author="曹桂僮" w:date="2025-06-10T17:04:02Z">
        <w:r>
          <w:rPr>
            <w:rFonts w:hint="default"/>
            <w:lang w:val="en-US"/>
          </w:rPr>
          <w:delText xml:space="preserve"> </w:delText>
        </w:r>
      </w:del>
      <w:del w:id="210" w:author="曹桂僮" w:date="2025-06-10T17:04:02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40F5671C">
      <w:pPr>
        <w:pStyle w:val="35"/>
        <w:numPr>
          <w:ilvl w:val="0"/>
          <w:numId w:val="0"/>
        </w:numPr>
        <w:ind w:leftChars="0" w:firstLine="0"/>
        <w:rPr>
          <w:rFonts w:hint="eastAsia"/>
          <w:lang w:val="en-US" w:eastAsia="zh-CN"/>
        </w:rPr>
      </w:pPr>
      <w:bookmarkStart w:id="552" w:name="_GoBack"/>
      <w:bookmarkEnd w:id="552"/>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87E2E95">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043E492C">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自然人国籍代码具体校验规则如下：</w:t>
      </w:r>
    </w:p>
    <w:p w14:paraId="2946881F">
      <w:pPr>
        <w:pStyle w:val="35"/>
        <w:numPr>
          <w:ilvl w:val="0"/>
          <w:numId w:val="0"/>
        </w:numPr>
        <w:ind w:leftChars="0" w:firstLine="0"/>
        <w:rPr>
          <w:rFonts w:hint="eastAsia"/>
        </w:rPr>
      </w:pPr>
      <w:r>
        <w:rPr>
          <w:rFonts w:hint="eastAsia"/>
        </w:rPr>
        <w:t>（1）当“自然人证件类型”选择“201：居民身份证”时，校验是否为“156：中国”；</w:t>
      </w:r>
    </w:p>
    <w:p w14:paraId="7CBEF441">
      <w:pPr>
        <w:pStyle w:val="35"/>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0D858021">
      <w:pPr>
        <w:pStyle w:val="35"/>
        <w:numPr>
          <w:ilvl w:val="0"/>
          <w:numId w:val="0"/>
        </w:numPr>
        <w:ind w:leftChars="0" w:firstLine="0"/>
        <w:rPr>
          <w:rFonts w:hint="eastAsia"/>
        </w:rPr>
      </w:pPr>
      <w:r>
        <w:rPr>
          <w:rFonts w:hint="eastAsia"/>
        </w:rPr>
        <w:t>（3）当“自然人证件类型”选择“213：台湾居民来往大陆通行证”时，校验是否为“158：中国台湾”。</w:t>
      </w:r>
    </w:p>
    <w:p w14:paraId="67C7FFB9">
      <w:pPr>
        <w:pStyle w:val="35"/>
        <w:numPr>
          <w:ilvl w:val="0"/>
          <w:numId w:val="0"/>
        </w:numPr>
        <w:ind w:leftChars="0" w:firstLine="0"/>
        <w:rPr>
          <w:rFonts w:hint="eastAsia"/>
        </w:rPr>
      </w:pPr>
      <w:r>
        <w:rPr>
          <w:rFonts w:hint="eastAsia"/>
        </w:rPr>
        <w:t>（4）当“自然人证件类型”选择“227：中华人民共和国护照”时，校验是否为“156：中国”。</w:t>
      </w:r>
    </w:p>
    <w:p w14:paraId="3F093FEB">
      <w:pPr>
        <w:pStyle w:val="35"/>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73ED3D1C">
      <w:pPr>
        <w:pStyle w:val="35"/>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753EE36B">
      <w:pPr>
        <w:pStyle w:val="35"/>
        <w:numPr>
          <w:ilvl w:val="0"/>
          <w:numId w:val="0"/>
        </w:numPr>
        <w:ind w:leftChars="0" w:firstLine="0"/>
        <w:rPr>
          <w:rFonts w:hint="eastAsia"/>
        </w:rPr>
      </w:pPr>
      <w:r>
        <w:rPr>
          <w:rFonts w:hint="eastAsia"/>
        </w:rPr>
        <w:t>①购买方自然人标志不为Y</w:t>
      </w:r>
    </w:p>
    <w:p w14:paraId="3BBAEEC2">
      <w:pPr>
        <w:pStyle w:val="35"/>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13CA3AFD">
      <w:pPr>
        <w:pStyle w:val="35"/>
        <w:numPr>
          <w:ilvl w:val="0"/>
          <w:numId w:val="0"/>
        </w:numPr>
        <w:ind w:leftChars="0" w:firstLine="0"/>
        <w:rPr>
          <w:rFonts w:hint="eastAsia"/>
        </w:rPr>
      </w:pPr>
      <w:r>
        <w:rPr>
          <w:rFonts w:hint="eastAsia"/>
        </w:rPr>
        <w:t>②购买方自然人标志为Y</w:t>
      </w:r>
    </w:p>
    <w:p w14:paraId="19C7D504">
      <w:pPr>
        <w:pStyle w:val="35"/>
        <w:numPr>
          <w:ilvl w:val="0"/>
          <w:numId w:val="0"/>
        </w:numPr>
        <w:ind w:leftChars="0" w:firstLine="0"/>
        <w:rPr>
          <w:rFonts w:hint="eastAsia" w:eastAsia="宋体"/>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FEE0F49">
      <w:pPr>
        <w:pStyle w:val="35"/>
        <w:numPr>
          <w:ilvl w:val="0"/>
          <w:numId w:val="0"/>
        </w:numPr>
        <w:ind w:leftChars="0"/>
      </w:pPr>
      <w:bookmarkStart w:id="109" w:name="_Toc12128"/>
      <w:bookmarkStart w:id="110" w:name="_Toc20949"/>
      <w:r>
        <w:rPr>
          <w:rFonts w:hint="eastAsia"/>
        </w:rPr>
        <w:t>●</w:t>
      </w:r>
      <w:r>
        <w:rPr>
          <w:rFonts w:hint="default"/>
          <w:lang w:val="en-US"/>
        </w:rPr>
        <w:t xml:space="preserve"> </w:t>
      </w:r>
      <w:r>
        <w:rPr>
          <w:rFonts w:hint="eastAsia"/>
          <w:lang w:val="en-US" w:eastAsia="zh-CN"/>
        </w:rPr>
        <w:t>差额征税开票逻辑校验</w:t>
      </w:r>
      <w:r>
        <w:rPr>
          <w:rFonts w:hint="eastAsia"/>
        </w:rPr>
        <w:t>：</w:t>
      </w:r>
    </w:p>
    <w:p w14:paraId="637FE15E">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7742EAF0">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07C542E6">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5656F85C">
      <w:pPr>
        <w:pStyle w:val="5"/>
        <w:bidi w:val="0"/>
        <w:rPr>
          <w:rFonts w:hint="eastAsia"/>
          <w:lang w:val="en-US" w:eastAsia="zh-CN"/>
        </w:rPr>
      </w:pPr>
      <w:bookmarkStart w:id="111"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11"/>
      <w:r>
        <w:rPr>
          <w:rFonts w:hint="eastAsia"/>
          <w:lang w:val="en-US" w:eastAsia="zh-CN"/>
        </w:rPr>
        <w:t>：</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00B2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213332C2">
            <w:pPr>
              <w:pStyle w:val="39"/>
              <w:bidi w:val="0"/>
              <w:rPr>
                <w:rFonts w:hint="default"/>
                <w:lang w:val="en-US" w:eastAsia="zh-CN"/>
              </w:rPr>
            </w:pPr>
            <w:r>
              <w:rPr>
                <w:rFonts w:hint="default"/>
              </w:rPr>
              <w:t>商品和服务税收编码</w:t>
            </w:r>
          </w:p>
        </w:tc>
        <w:tc>
          <w:tcPr>
            <w:tcW w:w="1169" w:type="pct"/>
            <w:noWrap w:val="0"/>
            <w:vAlign w:val="center"/>
          </w:tcPr>
          <w:p w14:paraId="2485F7A2">
            <w:pPr>
              <w:pStyle w:val="39"/>
              <w:bidi w:val="0"/>
              <w:rPr>
                <w:rFonts w:hint="default"/>
                <w:lang w:val="en-US" w:eastAsia="zh-CN"/>
              </w:rPr>
            </w:pPr>
            <w:r>
              <w:rPr>
                <w:rFonts w:hint="default"/>
              </w:rPr>
              <w:t>货物和劳务名称</w:t>
            </w:r>
          </w:p>
        </w:tc>
        <w:tc>
          <w:tcPr>
            <w:tcW w:w="1395" w:type="pct"/>
            <w:noWrap w:val="0"/>
            <w:vAlign w:val="center"/>
          </w:tcPr>
          <w:p w14:paraId="1775B1A3">
            <w:pPr>
              <w:pStyle w:val="39"/>
              <w:bidi w:val="0"/>
              <w:rPr>
                <w:rFonts w:hint="default"/>
                <w:lang w:val="en-US" w:eastAsia="zh-CN"/>
              </w:rPr>
            </w:pPr>
            <w:r>
              <w:rPr>
                <w:rFonts w:hint="default"/>
              </w:rPr>
              <w:t>商品和服务分类简称</w:t>
            </w:r>
          </w:p>
        </w:tc>
        <w:tc>
          <w:tcPr>
            <w:tcW w:w="944" w:type="pct"/>
            <w:noWrap w:val="0"/>
            <w:vAlign w:val="center"/>
          </w:tcPr>
          <w:p w14:paraId="5ED80D7D">
            <w:pPr>
              <w:pStyle w:val="39"/>
              <w:bidi w:val="0"/>
              <w:rPr>
                <w:rFonts w:hint="default"/>
                <w:lang w:val="en-US" w:eastAsia="zh-CN"/>
              </w:rPr>
            </w:pPr>
            <w:r>
              <w:rPr>
                <w:rFonts w:hint="default"/>
              </w:rPr>
              <w:t>税率</w:t>
            </w:r>
          </w:p>
        </w:tc>
      </w:tr>
      <w:tr w14:paraId="71B1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13A1120">
            <w:pPr>
              <w:pStyle w:val="40"/>
              <w:bidi w:val="0"/>
              <w:rPr>
                <w:rFonts w:hint="default" w:ascii="Times New Roman" w:hAnsi="Times New Roman" w:cs="Times New Roman"/>
                <w:vertAlign w:val="baseline"/>
                <w:lang w:val="en-US" w:eastAsia="zh-CN" w:bidi="ar"/>
              </w:rPr>
            </w:pPr>
            <w:r>
              <w:rPr>
                <w:rFonts w:hint="default"/>
                <w:lang w:val="en-US" w:eastAsia="zh-CN"/>
              </w:rPr>
              <w:t>5010102000000000000</w:t>
            </w:r>
          </w:p>
        </w:tc>
        <w:tc>
          <w:tcPr>
            <w:tcW w:w="1169" w:type="pct"/>
            <w:noWrap w:val="0"/>
            <w:vAlign w:val="center"/>
          </w:tcPr>
          <w:p w14:paraId="72C831EF">
            <w:pPr>
              <w:pStyle w:val="40"/>
              <w:bidi w:val="0"/>
              <w:rPr>
                <w:rFonts w:hint="default" w:ascii="Times New Roman" w:hAnsi="Times New Roman" w:cs="Times New Roman"/>
                <w:vertAlign w:val="baseline"/>
                <w:lang w:val="en-US" w:eastAsia="zh-CN" w:bidi="ar"/>
              </w:rPr>
            </w:pPr>
            <w:r>
              <w:rPr>
                <w:rFonts w:hint="default"/>
              </w:rPr>
              <w:t>取得的住宅</w:t>
            </w:r>
          </w:p>
        </w:tc>
        <w:tc>
          <w:tcPr>
            <w:tcW w:w="1395" w:type="pct"/>
            <w:noWrap w:val="0"/>
            <w:vAlign w:val="center"/>
          </w:tcPr>
          <w:p w14:paraId="6EB066BA">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7513E97">
            <w:pPr>
              <w:pStyle w:val="40"/>
              <w:bidi w:val="0"/>
              <w:rPr>
                <w:rFonts w:hint="default" w:ascii="Times New Roman" w:hAnsi="Times New Roman" w:cs="Times New Roman"/>
                <w:vertAlign w:val="baseline"/>
                <w:lang w:val="en-US" w:eastAsia="zh-CN" w:bidi="ar"/>
              </w:rPr>
            </w:pPr>
            <w:r>
              <w:rPr>
                <w:rFonts w:hint="default"/>
              </w:rPr>
              <w:t>9%</w:t>
            </w:r>
          </w:p>
        </w:tc>
      </w:tr>
      <w:tr w14:paraId="0FC4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8BD7311">
            <w:pPr>
              <w:pStyle w:val="40"/>
              <w:bidi w:val="0"/>
              <w:rPr>
                <w:rFonts w:hint="default" w:ascii="Times New Roman" w:hAnsi="Times New Roman" w:cs="Times New Roman"/>
                <w:vertAlign w:val="baseline"/>
                <w:lang w:val="en-US" w:eastAsia="zh-CN" w:bidi="ar"/>
              </w:rPr>
            </w:pPr>
            <w:r>
              <w:rPr>
                <w:rFonts w:hint="default"/>
              </w:rPr>
              <w:t>5010199000000000000</w:t>
            </w:r>
          </w:p>
        </w:tc>
        <w:tc>
          <w:tcPr>
            <w:tcW w:w="1169" w:type="pct"/>
            <w:noWrap w:val="0"/>
            <w:vAlign w:val="center"/>
          </w:tcPr>
          <w:p w14:paraId="3C0EF050">
            <w:pPr>
              <w:pStyle w:val="40"/>
              <w:bidi w:val="0"/>
              <w:rPr>
                <w:rFonts w:hint="default" w:ascii="Times New Roman" w:hAnsi="Times New Roman" w:cs="Times New Roman"/>
                <w:vertAlign w:val="baseline"/>
                <w:lang w:val="en-US" w:eastAsia="zh-CN" w:bidi="ar"/>
              </w:rPr>
            </w:pPr>
            <w:r>
              <w:rPr>
                <w:rFonts w:hint="default"/>
              </w:rPr>
              <w:t>其他住房</w:t>
            </w:r>
          </w:p>
        </w:tc>
        <w:tc>
          <w:tcPr>
            <w:tcW w:w="1395" w:type="pct"/>
            <w:noWrap w:val="0"/>
            <w:vAlign w:val="center"/>
          </w:tcPr>
          <w:p w14:paraId="3501CD09">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6125CE19">
            <w:pPr>
              <w:pStyle w:val="40"/>
              <w:bidi w:val="0"/>
              <w:rPr>
                <w:rFonts w:hint="default" w:ascii="Times New Roman" w:hAnsi="Times New Roman" w:cs="Times New Roman"/>
                <w:vertAlign w:val="baseline"/>
                <w:lang w:val="en-US" w:eastAsia="zh-CN" w:bidi="ar"/>
              </w:rPr>
            </w:pPr>
            <w:r>
              <w:rPr>
                <w:rFonts w:hint="default"/>
              </w:rPr>
              <w:t>9%</w:t>
            </w:r>
          </w:p>
        </w:tc>
      </w:tr>
      <w:tr w14:paraId="4A05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4DF36B8">
            <w:pPr>
              <w:pStyle w:val="40"/>
              <w:bidi w:val="0"/>
              <w:rPr>
                <w:rFonts w:hint="default" w:ascii="Times New Roman" w:hAnsi="Times New Roman" w:cs="Times New Roman"/>
                <w:vertAlign w:val="baseline"/>
                <w:lang w:val="en-US" w:eastAsia="zh-CN" w:bidi="ar"/>
              </w:rPr>
            </w:pPr>
            <w:r>
              <w:rPr>
                <w:rFonts w:hint="default"/>
              </w:rPr>
              <w:t>5010202000000000000</w:t>
            </w:r>
          </w:p>
        </w:tc>
        <w:tc>
          <w:tcPr>
            <w:tcW w:w="1169" w:type="pct"/>
            <w:noWrap w:val="0"/>
            <w:vAlign w:val="center"/>
          </w:tcPr>
          <w:p w14:paraId="1531FF13">
            <w:pPr>
              <w:pStyle w:val="40"/>
              <w:bidi w:val="0"/>
              <w:rPr>
                <w:rFonts w:hint="default" w:ascii="Times New Roman" w:hAnsi="Times New Roman" w:cs="Times New Roman"/>
                <w:vertAlign w:val="baseline"/>
                <w:lang w:val="en-US" w:eastAsia="zh-CN" w:bidi="ar"/>
              </w:rPr>
            </w:pPr>
            <w:r>
              <w:rPr>
                <w:rFonts w:hint="default"/>
              </w:rPr>
              <w:t>取得的商业用房</w:t>
            </w:r>
          </w:p>
        </w:tc>
        <w:tc>
          <w:tcPr>
            <w:tcW w:w="1395" w:type="pct"/>
            <w:noWrap w:val="0"/>
            <w:vAlign w:val="center"/>
          </w:tcPr>
          <w:p w14:paraId="16647072">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2C5EB42B">
            <w:pPr>
              <w:pStyle w:val="40"/>
              <w:bidi w:val="0"/>
              <w:rPr>
                <w:rFonts w:hint="default" w:ascii="Times New Roman" w:hAnsi="Times New Roman" w:cs="Times New Roman"/>
                <w:vertAlign w:val="baseline"/>
                <w:lang w:val="en-US" w:eastAsia="zh-CN" w:bidi="ar"/>
              </w:rPr>
            </w:pPr>
            <w:r>
              <w:rPr>
                <w:rFonts w:hint="default"/>
              </w:rPr>
              <w:t>9%</w:t>
            </w:r>
          </w:p>
        </w:tc>
      </w:tr>
      <w:tr w14:paraId="5693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14C0882">
            <w:pPr>
              <w:pStyle w:val="40"/>
              <w:bidi w:val="0"/>
              <w:rPr>
                <w:rFonts w:hint="default" w:ascii="Times New Roman" w:hAnsi="Times New Roman" w:cs="Times New Roman"/>
                <w:vertAlign w:val="baseline"/>
                <w:lang w:val="en-US" w:eastAsia="zh-CN" w:bidi="ar"/>
              </w:rPr>
            </w:pPr>
            <w:r>
              <w:rPr>
                <w:rFonts w:hint="default"/>
              </w:rPr>
              <w:t>5010299000000000000</w:t>
            </w:r>
          </w:p>
        </w:tc>
        <w:tc>
          <w:tcPr>
            <w:tcW w:w="1169" w:type="pct"/>
            <w:noWrap w:val="0"/>
            <w:vAlign w:val="center"/>
          </w:tcPr>
          <w:p w14:paraId="56D40F2C">
            <w:pPr>
              <w:pStyle w:val="40"/>
              <w:bidi w:val="0"/>
              <w:rPr>
                <w:rFonts w:hint="default" w:ascii="Times New Roman" w:hAnsi="Times New Roman" w:cs="Times New Roman"/>
                <w:vertAlign w:val="baseline"/>
                <w:lang w:val="en-US" w:eastAsia="zh-CN" w:bidi="ar"/>
              </w:rPr>
            </w:pPr>
            <w:r>
              <w:rPr>
                <w:rFonts w:hint="default"/>
              </w:rPr>
              <w:t>其他商业用房</w:t>
            </w:r>
          </w:p>
        </w:tc>
        <w:tc>
          <w:tcPr>
            <w:tcW w:w="1395" w:type="pct"/>
            <w:noWrap w:val="0"/>
            <w:vAlign w:val="center"/>
          </w:tcPr>
          <w:p w14:paraId="33AD75D2">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D95EBFF">
            <w:pPr>
              <w:pStyle w:val="40"/>
              <w:bidi w:val="0"/>
              <w:rPr>
                <w:rFonts w:hint="default" w:ascii="Times New Roman" w:hAnsi="Times New Roman" w:cs="Times New Roman"/>
                <w:vertAlign w:val="baseline"/>
                <w:lang w:val="en-US" w:eastAsia="zh-CN" w:bidi="ar"/>
              </w:rPr>
            </w:pPr>
            <w:r>
              <w:rPr>
                <w:rFonts w:hint="default"/>
              </w:rPr>
              <w:t>9%</w:t>
            </w:r>
          </w:p>
        </w:tc>
      </w:tr>
      <w:tr w14:paraId="3D0C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A127755">
            <w:pPr>
              <w:pStyle w:val="40"/>
              <w:bidi w:val="0"/>
              <w:rPr>
                <w:rFonts w:hint="default" w:ascii="Times New Roman" w:hAnsi="Times New Roman" w:cs="Times New Roman"/>
                <w:vertAlign w:val="baseline"/>
                <w:lang w:val="en-US" w:eastAsia="zh-CN" w:bidi="ar"/>
              </w:rPr>
            </w:pPr>
            <w:r>
              <w:rPr>
                <w:rFonts w:hint="default"/>
              </w:rPr>
              <w:t>5019900000000000000</w:t>
            </w:r>
          </w:p>
        </w:tc>
        <w:tc>
          <w:tcPr>
            <w:tcW w:w="1169" w:type="pct"/>
            <w:noWrap w:val="0"/>
            <w:vAlign w:val="center"/>
          </w:tcPr>
          <w:p w14:paraId="6055D6C3">
            <w:pPr>
              <w:pStyle w:val="40"/>
              <w:bidi w:val="0"/>
              <w:rPr>
                <w:rFonts w:hint="default" w:ascii="Times New Roman" w:hAnsi="Times New Roman" w:cs="Times New Roman"/>
                <w:vertAlign w:val="baseline"/>
                <w:lang w:val="en-US" w:eastAsia="zh-CN" w:bidi="ar"/>
              </w:rPr>
            </w:pPr>
            <w:r>
              <w:rPr>
                <w:rFonts w:hint="default"/>
              </w:rPr>
              <w:t>其他建筑物</w:t>
            </w:r>
          </w:p>
        </w:tc>
        <w:tc>
          <w:tcPr>
            <w:tcW w:w="1395" w:type="pct"/>
            <w:noWrap w:val="0"/>
            <w:vAlign w:val="center"/>
          </w:tcPr>
          <w:p w14:paraId="784EB143">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63D90B6">
            <w:pPr>
              <w:pStyle w:val="40"/>
              <w:bidi w:val="0"/>
              <w:rPr>
                <w:rFonts w:hint="default" w:ascii="Times New Roman" w:hAnsi="Times New Roman" w:cs="Times New Roman"/>
                <w:vertAlign w:val="baseline"/>
                <w:lang w:val="en-US" w:eastAsia="zh-CN" w:bidi="ar"/>
              </w:rPr>
            </w:pPr>
            <w:r>
              <w:rPr>
                <w:rFonts w:hint="default"/>
              </w:rPr>
              <w:t>9%</w:t>
            </w:r>
          </w:p>
        </w:tc>
      </w:tr>
      <w:tr w14:paraId="7B1F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C955924">
            <w:pPr>
              <w:pStyle w:val="40"/>
              <w:bidi w:val="0"/>
              <w:rPr>
                <w:rFonts w:hint="default" w:ascii="Times New Roman" w:hAnsi="Times New Roman" w:cs="Times New Roman"/>
                <w:vertAlign w:val="baseline"/>
                <w:lang w:val="en-US" w:eastAsia="zh-CN" w:bidi="ar"/>
              </w:rPr>
            </w:pPr>
            <w:r>
              <w:rPr>
                <w:rFonts w:hint="default"/>
              </w:rPr>
              <w:t>5020000000000000000</w:t>
            </w:r>
          </w:p>
        </w:tc>
        <w:tc>
          <w:tcPr>
            <w:tcW w:w="1169" w:type="pct"/>
            <w:noWrap w:val="0"/>
            <w:vAlign w:val="center"/>
          </w:tcPr>
          <w:p w14:paraId="23684701">
            <w:pPr>
              <w:pStyle w:val="40"/>
              <w:bidi w:val="0"/>
              <w:rPr>
                <w:rFonts w:hint="default" w:ascii="Times New Roman" w:hAnsi="Times New Roman" w:cs="Times New Roman"/>
                <w:vertAlign w:val="baseline"/>
                <w:lang w:val="en-US" w:eastAsia="zh-CN" w:bidi="ar"/>
              </w:rPr>
            </w:pPr>
            <w:r>
              <w:rPr>
                <w:rFonts w:hint="default"/>
              </w:rPr>
              <w:t>构筑物</w:t>
            </w:r>
          </w:p>
        </w:tc>
        <w:tc>
          <w:tcPr>
            <w:tcW w:w="1395" w:type="pct"/>
            <w:noWrap w:val="0"/>
            <w:vAlign w:val="center"/>
          </w:tcPr>
          <w:p w14:paraId="48C4EACF">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119B96EA">
            <w:pPr>
              <w:pStyle w:val="40"/>
              <w:bidi w:val="0"/>
              <w:rPr>
                <w:rFonts w:hint="default" w:ascii="Times New Roman" w:hAnsi="Times New Roman" w:cs="Times New Roman"/>
                <w:vertAlign w:val="baseline"/>
                <w:lang w:val="en-US" w:eastAsia="zh-CN" w:bidi="ar"/>
              </w:rPr>
            </w:pPr>
            <w:r>
              <w:rPr>
                <w:rFonts w:hint="default"/>
              </w:rPr>
              <w:t>9%</w:t>
            </w:r>
          </w:p>
        </w:tc>
      </w:tr>
      <w:tr w14:paraId="7466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8C6AD99">
            <w:pPr>
              <w:pStyle w:val="40"/>
              <w:bidi w:val="0"/>
              <w:rPr>
                <w:rFonts w:hint="default" w:ascii="Times New Roman" w:hAnsi="Times New Roman" w:cs="Times New Roman"/>
                <w:vertAlign w:val="baseline"/>
                <w:lang w:val="en-US" w:eastAsia="zh-CN" w:bidi="ar"/>
              </w:rPr>
            </w:pPr>
            <w:r>
              <w:rPr>
                <w:rFonts w:hint="default"/>
              </w:rPr>
              <w:t>5030000000000000000</w:t>
            </w:r>
          </w:p>
        </w:tc>
        <w:tc>
          <w:tcPr>
            <w:tcW w:w="1169" w:type="pct"/>
            <w:noWrap w:val="0"/>
            <w:vAlign w:val="center"/>
          </w:tcPr>
          <w:p w14:paraId="732A5F1A">
            <w:pPr>
              <w:pStyle w:val="40"/>
              <w:bidi w:val="0"/>
              <w:rPr>
                <w:rFonts w:hint="default" w:ascii="Times New Roman" w:hAnsi="Times New Roman" w:cs="Times New Roman"/>
                <w:vertAlign w:val="baseline"/>
                <w:lang w:val="en-US" w:eastAsia="zh-CN" w:bidi="ar"/>
              </w:rPr>
            </w:pPr>
            <w:r>
              <w:rPr>
                <w:rFonts w:hint="default"/>
              </w:rPr>
              <w:t>其他不动产</w:t>
            </w:r>
          </w:p>
        </w:tc>
        <w:tc>
          <w:tcPr>
            <w:tcW w:w="1395" w:type="pct"/>
            <w:noWrap w:val="0"/>
            <w:vAlign w:val="center"/>
          </w:tcPr>
          <w:p w14:paraId="56860012">
            <w:pPr>
              <w:pStyle w:val="40"/>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2A7C193">
            <w:pPr>
              <w:pStyle w:val="40"/>
              <w:bidi w:val="0"/>
              <w:rPr>
                <w:rFonts w:hint="default" w:ascii="Times New Roman" w:hAnsi="Times New Roman" w:cs="Times New Roman"/>
                <w:vertAlign w:val="baseline"/>
                <w:lang w:val="en-US" w:eastAsia="zh-CN" w:bidi="ar"/>
              </w:rPr>
            </w:pPr>
            <w:r>
              <w:rPr>
                <w:rFonts w:hint="default"/>
              </w:rPr>
              <w:t>9%</w:t>
            </w:r>
          </w:p>
        </w:tc>
      </w:tr>
    </w:tbl>
    <w:p w14:paraId="6AD8ADE5">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4069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07FDC4F7">
            <w:pPr>
              <w:pStyle w:val="39"/>
              <w:bidi w:val="0"/>
              <w:rPr>
                <w:rFonts w:hint="eastAsia"/>
              </w:rPr>
            </w:pPr>
            <w:r>
              <w:rPr>
                <w:rFonts w:hint="eastAsia"/>
                <w:lang w:val="en-US" w:eastAsia="zh-CN"/>
              </w:rPr>
              <w:t>《差额扣除清单》</w:t>
            </w:r>
          </w:p>
        </w:tc>
      </w:tr>
      <w:tr w14:paraId="11AF7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08D2C49E">
            <w:pPr>
              <w:pStyle w:val="39"/>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61DB7D24">
            <w:pPr>
              <w:pStyle w:val="39"/>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05CB9228">
            <w:pPr>
              <w:pStyle w:val="39"/>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01264F77">
            <w:pPr>
              <w:pStyle w:val="39"/>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0D392AB8">
            <w:pPr>
              <w:pStyle w:val="39"/>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0F33045D">
            <w:pPr>
              <w:pStyle w:val="39"/>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4376AB02">
            <w:pPr>
              <w:pStyle w:val="39"/>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63E44A14">
            <w:pPr>
              <w:pStyle w:val="39"/>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55D1B788">
            <w:pPr>
              <w:pStyle w:val="39"/>
              <w:bidi w:val="0"/>
              <w:rPr>
                <w:rFonts w:hint="eastAsia"/>
              </w:rPr>
            </w:pPr>
            <w:r>
              <w:rPr>
                <w:rFonts w:hint="eastAsia"/>
                <w:lang w:val="en-US" w:eastAsia="zh-CN"/>
              </w:rPr>
              <w:t>备注</w:t>
            </w:r>
          </w:p>
        </w:tc>
      </w:tr>
      <w:tr w14:paraId="1F87D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984BE81">
            <w:pPr>
              <w:pStyle w:val="40"/>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7B1976BD">
            <w:pPr>
              <w:pStyle w:val="40"/>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0D458687">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C9AE422">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3B9152B7">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0072A49">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EE21147">
            <w:pPr>
              <w:pStyle w:val="40"/>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18B1B5D1">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D15E847">
            <w:pPr>
              <w:pStyle w:val="40"/>
              <w:bidi w:val="0"/>
              <w:rPr>
                <w:rFonts w:hint="eastAsia"/>
              </w:rPr>
            </w:pPr>
            <w:r>
              <w:rPr>
                <w:rFonts w:hint="eastAsia"/>
                <w:lang w:val="en-US" w:eastAsia="zh-CN"/>
              </w:rPr>
              <w:t>　</w:t>
            </w:r>
          </w:p>
        </w:tc>
      </w:tr>
      <w:tr w14:paraId="24938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080820D">
            <w:pPr>
              <w:pStyle w:val="40"/>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7D50F534">
            <w:pPr>
              <w:pStyle w:val="40"/>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9B932BA">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7AD8A47F">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F743F6C">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4F41EE42">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1D63F4A">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D08CED1">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F9AF5C7">
            <w:pPr>
              <w:pStyle w:val="40"/>
              <w:bidi w:val="0"/>
              <w:rPr>
                <w:rFonts w:hint="eastAsia"/>
              </w:rPr>
            </w:pPr>
            <w:r>
              <w:rPr>
                <w:rFonts w:hint="eastAsia"/>
                <w:lang w:val="en-US" w:eastAsia="zh-CN"/>
              </w:rPr>
              <w:t>　</w:t>
            </w:r>
          </w:p>
        </w:tc>
      </w:tr>
      <w:tr w14:paraId="23528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7C0ADC5">
            <w:pPr>
              <w:pStyle w:val="40"/>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380B4967">
            <w:pPr>
              <w:pStyle w:val="40"/>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0E1E6BB2">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7508DB88">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1A665E02">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7880FA9E">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084C127">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AB1A669">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0900F28">
            <w:pPr>
              <w:pStyle w:val="40"/>
              <w:bidi w:val="0"/>
              <w:rPr>
                <w:rFonts w:hint="eastAsia"/>
              </w:rPr>
            </w:pPr>
            <w:r>
              <w:rPr>
                <w:rFonts w:hint="eastAsia"/>
                <w:lang w:val="en-US" w:eastAsia="zh-CN"/>
              </w:rPr>
              <w:t>　</w:t>
            </w:r>
          </w:p>
        </w:tc>
      </w:tr>
      <w:tr w14:paraId="7737C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AA43D6C">
            <w:pPr>
              <w:pStyle w:val="40"/>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2BBFA98A">
            <w:pPr>
              <w:pStyle w:val="40"/>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41D1EB94">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auto" w:fill="auto"/>
            <w:noWrap w:val="0"/>
            <w:vAlign w:val="center"/>
          </w:tcPr>
          <w:p w14:paraId="38B22A98">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BFBFBF"/>
            <w:noWrap w:val="0"/>
            <w:vAlign w:val="center"/>
          </w:tcPr>
          <w:p w14:paraId="065A86FF">
            <w:pPr>
              <w:pStyle w:val="40"/>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274D46B">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FFFFFF"/>
            <w:noWrap w:val="0"/>
            <w:vAlign w:val="center"/>
          </w:tcPr>
          <w:p w14:paraId="059A07D7">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68F740A">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CF021E3">
            <w:pPr>
              <w:pStyle w:val="40"/>
              <w:bidi w:val="0"/>
              <w:rPr>
                <w:rFonts w:hint="eastAsia"/>
              </w:rPr>
            </w:pPr>
            <w:r>
              <w:rPr>
                <w:rFonts w:hint="eastAsia"/>
                <w:lang w:val="en-US" w:eastAsia="zh-CN"/>
              </w:rPr>
              <w:t>必录项</w:t>
            </w:r>
          </w:p>
        </w:tc>
      </w:tr>
      <w:tr w14:paraId="4AA7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9ED4CBD">
            <w:pPr>
              <w:pStyle w:val="40"/>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526338FC">
            <w:pPr>
              <w:pStyle w:val="40"/>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51EF2E53">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2CB48DF8">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314DEC0">
            <w:pPr>
              <w:pStyle w:val="40"/>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847EF72">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9C2A074">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58FF9A3">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B0711EF">
            <w:pPr>
              <w:pStyle w:val="40"/>
              <w:bidi w:val="0"/>
              <w:rPr>
                <w:rFonts w:hint="eastAsia"/>
              </w:rPr>
            </w:pPr>
            <w:r>
              <w:rPr>
                <w:rFonts w:hint="eastAsia"/>
                <w:lang w:val="en-US" w:eastAsia="zh-CN"/>
              </w:rPr>
              <w:t>　</w:t>
            </w:r>
          </w:p>
        </w:tc>
      </w:tr>
      <w:tr w14:paraId="5FD49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009FFFF">
            <w:pPr>
              <w:pStyle w:val="40"/>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308C0A8D">
            <w:pPr>
              <w:pStyle w:val="40"/>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72A8C18B">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0D305570">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1F91B2F">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5DDE80B2">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3F131598">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8880EC0">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3757A3A">
            <w:pPr>
              <w:pStyle w:val="40"/>
              <w:bidi w:val="0"/>
              <w:rPr>
                <w:rFonts w:hint="eastAsia"/>
              </w:rPr>
            </w:pPr>
            <w:r>
              <w:rPr>
                <w:rFonts w:hint="eastAsia"/>
                <w:lang w:val="en-US" w:eastAsia="zh-CN"/>
              </w:rPr>
              <w:t>　</w:t>
            </w:r>
          </w:p>
        </w:tc>
      </w:tr>
      <w:tr w14:paraId="5AB88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2E9B2AE">
            <w:pPr>
              <w:pStyle w:val="40"/>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1AC7196C">
            <w:pPr>
              <w:pStyle w:val="40"/>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22D215B7">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5400CBB">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4210A45E">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6147EDA8">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33334F48">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1C6DB92B">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BBE5F7D">
            <w:pPr>
              <w:pStyle w:val="40"/>
              <w:bidi w:val="0"/>
              <w:rPr>
                <w:rFonts w:hint="eastAsia"/>
              </w:rPr>
            </w:pPr>
            <w:r>
              <w:rPr>
                <w:rFonts w:hint="eastAsia"/>
                <w:lang w:val="en-US" w:eastAsia="zh-CN"/>
              </w:rPr>
              <w:t>　</w:t>
            </w:r>
          </w:p>
        </w:tc>
      </w:tr>
      <w:tr w14:paraId="1FBB4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C9084C5">
            <w:pPr>
              <w:pStyle w:val="40"/>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43E88822">
            <w:pPr>
              <w:pStyle w:val="40"/>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69076C27">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0C173B10">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2A844A4">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0A764F80">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0440548B">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FE3CBF5">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E41AB2A">
            <w:pPr>
              <w:pStyle w:val="40"/>
              <w:bidi w:val="0"/>
              <w:rPr>
                <w:rFonts w:hint="eastAsia"/>
              </w:rPr>
            </w:pPr>
            <w:r>
              <w:rPr>
                <w:rFonts w:hint="eastAsia"/>
                <w:lang w:val="en-US" w:eastAsia="zh-CN"/>
              </w:rPr>
              <w:t>　</w:t>
            </w:r>
          </w:p>
        </w:tc>
      </w:tr>
      <w:tr w14:paraId="5312E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C5AC49D">
            <w:pPr>
              <w:pStyle w:val="40"/>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0F82C3F1">
            <w:pPr>
              <w:pStyle w:val="40"/>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4C62725C">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17D9A9C6">
            <w:pPr>
              <w:pStyle w:val="40"/>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BE31AFF">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6047CC95">
            <w:pPr>
              <w:pStyle w:val="40"/>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6E381B20">
            <w:pPr>
              <w:pStyle w:val="40"/>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D757D76">
            <w:pPr>
              <w:pStyle w:val="40"/>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6B7DF49">
            <w:pPr>
              <w:pStyle w:val="40"/>
              <w:bidi w:val="0"/>
              <w:rPr>
                <w:rFonts w:hint="eastAsia"/>
              </w:rPr>
            </w:pPr>
            <w:r>
              <w:rPr>
                <w:rFonts w:hint="eastAsia"/>
                <w:lang w:val="en-US" w:eastAsia="zh-CN"/>
              </w:rPr>
              <w:t>必录项</w:t>
            </w:r>
          </w:p>
        </w:tc>
      </w:tr>
    </w:tbl>
    <w:p w14:paraId="68365CAE">
      <w:pPr>
        <w:pStyle w:val="5"/>
        <w:bidi w:val="0"/>
        <w:rPr>
          <w:rFonts w:hint="eastAsia"/>
          <w:lang w:val="en-US" w:eastAsia="zh-CN"/>
        </w:rPr>
      </w:pPr>
      <w:r>
        <w:rPr>
          <w:rFonts w:hint="eastAsia"/>
          <w:lang w:val="en-US" w:eastAsia="zh-CN"/>
        </w:rPr>
        <w:t>1）本次扣除金额必须小于等于凭证合计金额。</w:t>
      </w:r>
    </w:p>
    <w:p w14:paraId="71A25363">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ind w:firstLine="480" w:firstLineChars="200"/>
        <w:textAlignment w:val="auto"/>
        <w:rPr>
          <w:rFonts w:hint="default" w:ascii="宋体" w:hAnsi="宋体" w:eastAsia="宋体" w:cs="宋体"/>
          <w:lang w:val="en-US" w:eastAsia="zh-CN" w:bidi="ar"/>
        </w:rPr>
      </w:pPr>
      <w:r>
        <w:rPr>
          <w:rFonts w:hint="eastAsia"/>
          <w:lang w:val="en-US" w:eastAsia="zh-CN"/>
        </w:rPr>
        <w:t>2）当凭证类型为其他发票或其他扣除凭证时，备注必填，要求说明其他发票名称及其他扣除凭证名称</w:t>
      </w:r>
      <w:r>
        <w:rPr>
          <w:rFonts w:hint="eastAsia" w:ascii="宋体" w:hAnsi="宋体" w:eastAsia="宋体" w:cs="宋体"/>
          <w:lang w:val="en-US" w:eastAsia="zh-CN" w:bidi="ar"/>
        </w:rPr>
        <w:t>。</w:t>
      </w:r>
    </w:p>
    <w:p w14:paraId="6ACEE5EC">
      <w:pPr>
        <w:pStyle w:val="7"/>
        <w:tabs>
          <w:tab w:val="left" w:pos="432"/>
          <w:tab w:val="left" w:pos="1152"/>
          <w:tab w:val="left" w:pos="1248"/>
        </w:tabs>
        <w:rPr>
          <w:rFonts w:ascii="Times New Roman" w:hAnsi="Times New Roman"/>
          <w:b w:val="0"/>
          <w:sz w:val="20"/>
          <w:szCs w:val="20"/>
        </w:rPr>
      </w:pPr>
      <w:r>
        <w:rPr>
          <w:rFonts w:ascii="Times New Roman" w:hAnsi="Times New Roman"/>
          <w:b w:val="0"/>
          <w:sz w:val="20"/>
          <w:szCs w:val="20"/>
        </w:rPr>
        <w:t>2.2.5校验授信额度</w:t>
      </w:r>
      <w:bookmarkEnd w:id="109"/>
      <w:bookmarkEnd w:id="110"/>
    </w:p>
    <w:p w14:paraId="34EBA80E">
      <w:pPr>
        <w:pStyle w:val="35"/>
        <w:ind w:firstLine="480"/>
        <w:rPr>
          <w:szCs w:val="21"/>
        </w:rPr>
      </w:pPr>
      <w:r>
        <w:t>获取企业本地已下载未使用授信额度，校验纳税人已下载未使用授信额度和发票金额，</w:t>
      </w:r>
      <w:r>
        <w:rPr>
          <w:szCs w:val="21"/>
        </w:rPr>
        <w:t>若已下载未使用授信额度 - 开票金额 &lt; 0时，阻断开具货物运输服务发票开具或修改发票信息后重新开具；若已下载未使用授信额度 - 开票金额 &gt;= 0，更新本地已下载未使用授信额度。</w:t>
      </w:r>
    </w:p>
    <w:p w14:paraId="13248D15">
      <w:pPr>
        <w:pStyle w:val="35"/>
        <w:ind w:firstLine="0" w:firstLineChars="0"/>
        <w:jc w:val="center"/>
        <w:rPr>
          <w:szCs w:val="21"/>
        </w:rPr>
      </w:pPr>
      <w:r>
        <w:rPr>
          <w:szCs w:val="21"/>
        </w:rPr>
        <w:drawing>
          <wp:inline distT="0" distB="0" distL="114300" distR="114300">
            <wp:extent cx="3092450" cy="4864100"/>
            <wp:effectExtent l="0" t="0" r="6350" b="0"/>
            <wp:docPr id="21" name="图片 72"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2"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3088F358">
      <w:pPr>
        <w:pStyle w:val="8"/>
        <w:tabs>
          <w:tab w:val="left" w:pos="1296"/>
          <w:tab w:val="clear" w:pos="1152"/>
          <w:tab w:val="clear" w:pos="1248"/>
        </w:tabs>
        <w:rPr>
          <w:b/>
          <w:sz w:val="20"/>
          <w:szCs w:val="20"/>
        </w:rPr>
      </w:pPr>
      <w:bookmarkStart w:id="112" w:name="_Toc15781"/>
      <w:r>
        <w:rPr>
          <w:b/>
          <w:sz w:val="20"/>
          <w:szCs w:val="20"/>
        </w:rPr>
        <w:t>2.2.5.1判断逻辑</w:t>
      </w:r>
      <w:bookmarkEnd w:id="112"/>
    </w:p>
    <w:p w14:paraId="28CB7FDC">
      <w:pPr>
        <w:pStyle w:val="35"/>
        <w:ind w:firstLine="480"/>
      </w:pPr>
      <w:r>
        <w:t>校验已下载未使用授信额度，当满足以下任意条件时阻断开具货物运输服务蓝字发票。</w:t>
      </w:r>
    </w:p>
    <w:p w14:paraId="2A045CD5">
      <w:pPr>
        <w:pStyle w:val="35"/>
        <w:numPr>
          <w:ilvl w:val="0"/>
          <w:numId w:val="0"/>
        </w:numPr>
        <w:ind w:leftChars="0"/>
      </w:pPr>
      <w:r>
        <w:rPr>
          <w:rFonts w:hint="eastAsia"/>
          <w:sz w:val="24"/>
        </w:rPr>
        <w:t>●</w:t>
      </w:r>
      <w:r>
        <w:rPr>
          <w:rFonts w:hint="default"/>
          <w:sz w:val="24"/>
          <w:lang w:val="en-US"/>
        </w:rPr>
        <w:t xml:space="preserve"> </w:t>
      </w:r>
      <w:r>
        <w:t>查询已下载未使用授信额度失败。</w:t>
      </w:r>
    </w:p>
    <w:p w14:paraId="4375F771">
      <w:pPr>
        <w:pStyle w:val="35"/>
        <w:numPr>
          <w:ilvl w:val="0"/>
          <w:numId w:val="0"/>
        </w:numPr>
        <w:ind w:leftChars="0"/>
      </w:pPr>
      <w:r>
        <w:rPr>
          <w:rFonts w:hint="eastAsia"/>
          <w:sz w:val="24"/>
        </w:rPr>
        <w:t>●</w:t>
      </w:r>
      <w:r>
        <w:rPr>
          <w:rFonts w:hint="default"/>
          <w:sz w:val="24"/>
          <w:lang w:val="en-US"/>
        </w:rPr>
        <w:t xml:space="preserve"> </w:t>
      </w:r>
      <w:r>
        <w:t>授信额度信息中“已下载未使用授信额度”小于开票金额。</w:t>
      </w:r>
    </w:p>
    <w:p w14:paraId="21AC1481">
      <w:pPr>
        <w:pStyle w:val="7"/>
        <w:tabs>
          <w:tab w:val="left" w:pos="432"/>
          <w:tab w:val="left" w:pos="1152"/>
          <w:tab w:val="left" w:pos="1248"/>
        </w:tabs>
        <w:rPr>
          <w:rFonts w:ascii="Times New Roman" w:hAnsi="Times New Roman"/>
          <w:b w:val="0"/>
          <w:sz w:val="20"/>
          <w:szCs w:val="20"/>
        </w:rPr>
      </w:pPr>
      <w:bookmarkStart w:id="113" w:name="_Toc14878"/>
      <w:bookmarkStart w:id="114" w:name="_Toc7429"/>
      <w:r>
        <w:rPr>
          <w:rFonts w:ascii="Times New Roman" w:hAnsi="Times New Roman"/>
          <w:b w:val="0"/>
          <w:sz w:val="20"/>
          <w:szCs w:val="20"/>
        </w:rPr>
        <w:t>2.2.6发票赋码</w:t>
      </w:r>
      <w:bookmarkEnd w:id="113"/>
      <w:bookmarkEnd w:id="114"/>
    </w:p>
    <w:p w14:paraId="0BDE719B">
      <w:pPr>
        <w:pStyle w:val="35"/>
        <w:ind w:firstLine="480"/>
      </w:pPr>
      <w:r>
        <w:t>从本地货物运输服务发票号码段中给要开具的货物运输服务发票依次分配不重复的货物运输服务发票号码，若本地货物运输服务发票号码已使用完毕，调用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372CB65F">
      <w:pPr>
        <w:pStyle w:val="35"/>
        <w:ind w:firstLine="0" w:firstLineChars="0"/>
        <w:jc w:val="center"/>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7F26CFFC">
      <w:pPr>
        <w:pStyle w:val="7"/>
        <w:tabs>
          <w:tab w:val="left" w:pos="432"/>
          <w:tab w:val="left" w:pos="1152"/>
          <w:tab w:val="left" w:pos="1248"/>
        </w:tabs>
        <w:rPr>
          <w:rFonts w:ascii="Times New Roman" w:hAnsi="Times New Roman"/>
          <w:b w:val="0"/>
          <w:sz w:val="20"/>
          <w:szCs w:val="20"/>
        </w:rPr>
      </w:pPr>
      <w:bookmarkStart w:id="115" w:name="_Toc24969"/>
      <w:bookmarkStart w:id="116" w:name="_Toc8811"/>
      <w:r>
        <w:rPr>
          <w:rFonts w:ascii="Times New Roman" w:hAnsi="Times New Roman"/>
          <w:b w:val="0"/>
          <w:sz w:val="20"/>
          <w:szCs w:val="20"/>
        </w:rPr>
        <w:t>2.2.7发票上传</w:t>
      </w:r>
      <w:bookmarkEnd w:id="115"/>
      <w:bookmarkEnd w:id="116"/>
    </w:p>
    <w:p w14:paraId="0F683EFC">
      <w:pPr>
        <w:pStyle w:val="35"/>
        <w:ind w:firstLine="480"/>
      </w:pPr>
      <w:r>
        <w:t>发票赋码成功后，首先在本地保存货物运输服务蓝字发票预开具信息（发票状态为“预开具成功”），调用税务局端《货物运输服务发票上传》接口预上传货物运输服务蓝字发票，并依据返回的结果，更新本地发票预上传结果。</w:t>
      </w:r>
    </w:p>
    <w:p w14:paraId="5FA7FD6C">
      <w:pPr>
        <w:pStyle w:val="35"/>
        <w:ind w:firstLine="0" w:firstLineChars="0"/>
        <w:jc w:val="center"/>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1539744">
      <w:pPr>
        <w:pStyle w:val="8"/>
        <w:tabs>
          <w:tab w:val="left" w:pos="1296"/>
          <w:tab w:val="clear" w:pos="1152"/>
          <w:tab w:val="clear" w:pos="1248"/>
        </w:tabs>
        <w:rPr>
          <w:b/>
          <w:sz w:val="20"/>
          <w:szCs w:val="20"/>
        </w:rPr>
      </w:pPr>
      <w:bookmarkStart w:id="117" w:name="_Toc10369"/>
      <w:r>
        <w:rPr>
          <w:b/>
          <w:sz w:val="20"/>
          <w:szCs w:val="20"/>
        </w:rPr>
        <w:t>2.2.7.1判断逻辑</w:t>
      </w:r>
      <w:bookmarkEnd w:id="117"/>
    </w:p>
    <w:p w14:paraId="30312614">
      <w:pPr>
        <w:pStyle w:val="35"/>
        <w:ind w:firstLine="480"/>
      </w:pPr>
      <w:r>
        <w:t>调用《货物运输服务发票上传》进行判断，当接口调用时发生以下任意情形，调用失败。</w:t>
      </w:r>
    </w:p>
    <w:p w14:paraId="2E662F59">
      <w:pPr>
        <w:pStyle w:val="35"/>
        <w:numPr>
          <w:ilvl w:val="0"/>
          <w:numId w:val="0"/>
        </w:numPr>
        <w:ind w:leftChars="0"/>
      </w:pPr>
      <w:r>
        <w:rPr>
          <w:rFonts w:hint="eastAsia"/>
          <w:sz w:val="24"/>
        </w:rPr>
        <w:t>●</w:t>
      </w:r>
      <w:r>
        <w:rPr>
          <w:rFonts w:hint="default"/>
          <w:sz w:val="24"/>
          <w:lang w:val="en-US"/>
        </w:rPr>
        <w:t xml:space="preserve"> </w:t>
      </w:r>
      <w:r>
        <w:t>网络通信异常。</w:t>
      </w:r>
    </w:p>
    <w:p w14:paraId="72ED9B43">
      <w:pPr>
        <w:pStyle w:val="35"/>
        <w:numPr>
          <w:ilvl w:val="0"/>
          <w:numId w:val="0"/>
        </w:numPr>
        <w:ind w:leftChars="0"/>
      </w:pPr>
      <w:r>
        <w:rPr>
          <w:rFonts w:hint="eastAsia"/>
          <w:sz w:val="24"/>
        </w:rPr>
        <w:t>●</w:t>
      </w:r>
      <w:r>
        <w:rPr>
          <w:rFonts w:hint="default"/>
          <w:sz w:val="24"/>
          <w:lang w:val="en-US"/>
        </w:rPr>
        <w:t xml:space="preserve"> </w:t>
      </w:r>
      <w:r>
        <w:t>返回报文存在error节点。</w:t>
      </w:r>
    </w:p>
    <w:p w14:paraId="73C565E3">
      <w:pPr>
        <w:pStyle w:val="35"/>
        <w:numPr>
          <w:ilvl w:val="0"/>
          <w:numId w:val="0"/>
        </w:numPr>
        <w:ind w:leftChars="0"/>
      </w:pPr>
      <w:r>
        <w:rPr>
          <w:rFonts w:hint="eastAsia"/>
          <w:sz w:val="24"/>
        </w:rPr>
        <w:t>●</w:t>
      </w:r>
      <w:r>
        <w:rPr>
          <w:rFonts w:hint="default"/>
          <w:sz w:val="24"/>
          <w:lang w:val="en-US"/>
        </w:rPr>
        <w:t xml:space="preserve"> </w:t>
      </w:r>
      <w:r>
        <w:t>“返回码”不为“00”。</w:t>
      </w:r>
    </w:p>
    <w:p w14:paraId="0C913020">
      <w:pPr>
        <w:pStyle w:val="7"/>
        <w:tabs>
          <w:tab w:val="left" w:pos="432"/>
          <w:tab w:val="left" w:pos="1152"/>
          <w:tab w:val="left" w:pos="1248"/>
        </w:tabs>
        <w:rPr>
          <w:rFonts w:ascii="Times New Roman" w:hAnsi="Times New Roman"/>
          <w:b w:val="0"/>
          <w:sz w:val="20"/>
          <w:szCs w:val="20"/>
        </w:rPr>
      </w:pPr>
      <w:bookmarkStart w:id="118" w:name="_Toc11768"/>
      <w:bookmarkStart w:id="119" w:name="_Toc8384"/>
      <w:r>
        <w:rPr>
          <w:rFonts w:ascii="Times New Roman" w:hAnsi="Times New Roman"/>
          <w:b w:val="0"/>
          <w:sz w:val="20"/>
          <w:szCs w:val="20"/>
        </w:rPr>
        <w:t>2.2.8查询发票上传结果</w:t>
      </w:r>
      <w:bookmarkEnd w:id="118"/>
      <w:bookmarkEnd w:id="119"/>
    </w:p>
    <w:p w14:paraId="7DAF43A7">
      <w:pPr>
        <w:pStyle w:val="35"/>
        <w:ind w:firstLine="480"/>
      </w:pPr>
      <w:r>
        <w:t>发票上传成功后，间隔10S依据发票上传返回的“受理流水号”调用税务局端《查询货物运输服务发票上传结果》接口查询货物运输服务蓝字发票是否接收成功，并依据返回的发票开具结果，更新本地发票开具结果。</w:t>
      </w:r>
    </w:p>
    <w:p w14:paraId="47FB97CF">
      <w:pPr>
        <w:pStyle w:val="35"/>
        <w:ind w:firstLine="0" w:firstLineChars="0"/>
        <w:jc w:val="center"/>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7CF8D64">
      <w:pPr>
        <w:pStyle w:val="8"/>
        <w:tabs>
          <w:tab w:val="left" w:pos="1296"/>
          <w:tab w:val="clear" w:pos="1152"/>
          <w:tab w:val="clear" w:pos="1248"/>
        </w:tabs>
        <w:rPr>
          <w:b/>
          <w:sz w:val="20"/>
          <w:szCs w:val="20"/>
        </w:rPr>
      </w:pPr>
      <w:bookmarkStart w:id="120" w:name="_Toc28799"/>
      <w:r>
        <w:rPr>
          <w:b/>
          <w:sz w:val="20"/>
          <w:szCs w:val="20"/>
        </w:rPr>
        <w:t>2.2.8.1判断逻辑</w:t>
      </w:r>
      <w:bookmarkEnd w:id="120"/>
    </w:p>
    <w:p w14:paraId="60210500">
      <w:pPr>
        <w:pStyle w:val="35"/>
        <w:ind w:firstLine="480"/>
      </w:pPr>
      <w:r>
        <w:t>调用《查询货物运输服务发票上传结果》接口查询货物运输服务蓝字发票是否开具成功，当接口调用时发生以下任意情形，调用失败。</w:t>
      </w:r>
    </w:p>
    <w:p w14:paraId="6F026D1A">
      <w:pPr>
        <w:pStyle w:val="35"/>
        <w:numPr>
          <w:ilvl w:val="0"/>
          <w:numId w:val="0"/>
        </w:numPr>
        <w:ind w:leftChars="0"/>
      </w:pPr>
      <w:r>
        <w:rPr>
          <w:rFonts w:hint="eastAsia"/>
          <w:sz w:val="24"/>
        </w:rPr>
        <w:t>●</w:t>
      </w:r>
      <w:r>
        <w:rPr>
          <w:rFonts w:hint="default"/>
          <w:sz w:val="24"/>
          <w:lang w:val="en-US"/>
        </w:rPr>
        <w:t xml:space="preserve"> </w:t>
      </w:r>
      <w:r>
        <w:t>网络通信异常。</w:t>
      </w:r>
    </w:p>
    <w:p w14:paraId="59DE8767">
      <w:pPr>
        <w:pStyle w:val="35"/>
        <w:numPr>
          <w:ilvl w:val="0"/>
          <w:numId w:val="0"/>
        </w:numPr>
        <w:ind w:leftChars="0"/>
      </w:pPr>
      <w:r>
        <w:rPr>
          <w:rFonts w:hint="eastAsia"/>
          <w:sz w:val="24"/>
        </w:rPr>
        <w:t>●</w:t>
      </w:r>
      <w:r>
        <w:rPr>
          <w:rFonts w:hint="default"/>
          <w:sz w:val="24"/>
          <w:lang w:val="en-US"/>
        </w:rPr>
        <w:t xml:space="preserve"> </w:t>
      </w:r>
      <w:r>
        <w:t>返回报文存在error节点。</w:t>
      </w:r>
    </w:p>
    <w:p w14:paraId="0A9E84E9">
      <w:pPr>
        <w:pStyle w:val="35"/>
        <w:numPr>
          <w:ilvl w:val="0"/>
          <w:numId w:val="0"/>
        </w:numPr>
        <w:ind w:leftChars="0"/>
      </w:pPr>
      <w:r>
        <w:rPr>
          <w:rFonts w:hint="eastAsia"/>
          <w:sz w:val="24"/>
        </w:rPr>
        <w:t>●</w:t>
      </w:r>
      <w:r>
        <w:rPr>
          <w:rFonts w:hint="default"/>
          <w:sz w:val="24"/>
          <w:lang w:val="en-US"/>
        </w:rPr>
        <w:t xml:space="preserve"> </w:t>
      </w:r>
      <w:r>
        <w:t>“返回码”不为“00”。</w:t>
      </w:r>
    </w:p>
    <w:p w14:paraId="41F5946E">
      <w:pPr>
        <w:pStyle w:val="4"/>
        <w:tabs>
          <w:tab w:val="left" w:pos="432"/>
          <w:tab w:val="left" w:pos="864"/>
        </w:tabs>
        <w:rPr>
          <w:rFonts w:ascii="Times New Roman" w:hAnsi="Times New Roman"/>
        </w:rPr>
      </w:pPr>
      <w:bookmarkStart w:id="121" w:name="_Toc1572"/>
      <w:bookmarkStart w:id="122" w:name="_Toc12760"/>
      <w:bookmarkStart w:id="123" w:name="_Toc14338"/>
      <w:r>
        <w:rPr>
          <w:rFonts w:ascii="Times New Roman" w:hAnsi="Times New Roman"/>
        </w:rPr>
        <w:t>3货物运输服务红字确认单申请</w:t>
      </w:r>
      <w:bookmarkEnd w:id="121"/>
      <w:bookmarkEnd w:id="122"/>
      <w:bookmarkEnd w:id="123"/>
    </w:p>
    <w:p w14:paraId="21DD5C49">
      <w:pPr>
        <w:pStyle w:val="6"/>
        <w:rPr>
          <w:rFonts w:hint="default" w:ascii="Times New Roman" w:hAnsi="Times New Roman"/>
          <w:sz w:val="22"/>
          <w:szCs w:val="22"/>
        </w:rPr>
      </w:pPr>
      <w:bookmarkStart w:id="124" w:name="_Toc29847"/>
      <w:bookmarkStart w:id="125" w:name="_Toc23716"/>
      <w:r>
        <w:rPr>
          <w:rFonts w:hint="default" w:ascii="Times New Roman" w:hAnsi="Times New Roman"/>
        </w:rPr>
        <w:t>3.</w:t>
      </w:r>
      <w:r>
        <w:rPr>
          <w:rFonts w:hint="default" w:ascii="Times New Roman" w:hAnsi="Times New Roman"/>
          <w:sz w:val="22"/>
          <w:szCs w:val="22"/>
        </w:rPr>
        <w:t>1全流程图</w:t>
      </w:r>
      <w:bookmarkEnd w:id="124"/>
      <w:bookmarkEnd w:id="125"/>
    </w:p>
    <w:p w14:paraId="2436D421">
      <w:pPr>
        <w:pStyle w:val="5"/>
        <w:spacing w:before="156" w:after="156"/>
        <w:ind w:firstLine="0"/>
        <w:jc w:val="center"/>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2EC8A14B">
      <w:pPr>
        <w:pStyle w:val="5"/>
        <w:spacing w:before="156" w:after="156" w:line="240" w:lineRule="auto"/>
        <w:ind w:firstLine="0"/>
        <w:jc w:val="center"/>
        <w:rPr>
          <w:rFonts w:eastAsia="黑体"/>
          <w:sz w:val="21"/>
          <w:szCs w:val="21"/>
        </w:rPr>
      </w:pPr>
      <w:r>
        <w:rPr>
          <w:rFonts w:eastAsia="黑体"/>
          <w:sz w:val="21"/>
          <w:szCs w:val="21"/>
        </w:rPr>
        <w:t>业务流程图</w:t>
      </w:r>
    </w:p>
    <w:p w14:paraId="14073F6B">
      <w:pPr>
        <w:pStyle w:val="5"/>
        <w:spacing w:before="156" w:after="156"/>
        <w:ind w:firstLine="0"/>
        <w:jc w:val="center"/>
      </w:pPr>
      <w:r>
        <w:drawing>
          <wp:inline distT="0" distB="0" distL="114300" distR="114300">
            <wp:extent cx="5272405" cy="4841240"/>
            <wp:effectExtent l="0" t="0" r="0" b="0"/>
            <wp:docPr id="26" name="图片 56"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6"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3DFF2B9F">
      <w:pPr>
        <w:pStyle w:val="5"/>
        <w:spacing w:before="156" w:after="156" w:line="240" w:lineRule="auto"/>
        <w:ind w:firstLine="0"/>
        <w:jc w:val="center"/>
        <w:rPr>
          <w:rFonts w:eastAsia="黑体"/>
          <w:sz w:val="21"/>
          <w:szCs w:val="21"/>
        </w:rPr>
      </w:pPr>
      <w:r>
        <w:rPr>
          <w:rFonts w:eastAsia="黑体"/>
          <w:sz w:val="21"/>
          <w:szCs w:val="21"/>
        </w:rPr>
        <w:t>时序图</w:t>
      </w:r>
    </w:p>
    <w:p w14:paraId="35B7AFB1">
      <w:pPr>
        <w:pStyle w:val="6"/>
        <w:rPr>
          <w:rFonts w:hint="default" w:ascii="Times New Roman" w:hAnsi="Times New Roman"/>
          <w:sz w:val="22"/>
          <w:szCs w:val="22"/>
        </w:rPr>
      </w:pPr>
      <w:bookmarkStart w:id="126" w:name="_Toc19979"/>
      <w:bookmarkStart w:id="127" w:name="_Toc24297"/>
      <w:r>
        <w:rPr>
          <w:rFonts w:hint="default" w:ascii="Times New Roman" w:hAnsi="Times New Roman"/>
        </w:rPr>
        <w:t>3.</w:t>
      </w:r>
      <w:r>
        <w:rPr>
          <w:rFonts w:hint="default" w:ascii="Times New Roman" w:hAnsi="Times New Roman"/>
          <w:sz w:val="22"/>
          <w:szCs w:val="22"/>
        </w:rPr>
        <w:t>2业务规则</w:t>
      </w:r>
      <w:bookmarkEnd w:id="126"/>
      <w:bookmarkEnd w:id="127"/>
    </w:p>
    <w:p w14:paraId="0E8AFF9B">
      <w:pPr>
        <w:pStyle w:val="7"/>
        <w:tabs>
          <w:tab w:val="left" w:pos="432"/>
          <w:tab w:val="left" w:pos="1152"/>
          <w:tab w:val="left" w:pos="1248"/>
        </w:tabs>
        <w:rPr>
          <w:rFonts w:ascii="Times New Roman" w:hAnsi="Times New Roman"/>
          <w:b w:val="0"/>
          <w:sz w:val="20"/>
          <w:szCs w:val="20"/>
        </w:rPr>
      </w:pPr>
      <w:bookmarkStart w:id="128" w:name="_Toc8844"/>
      <w:bookmarkStart w:id="129" w:name="_Toc30265"/>
      <w:r>
        <w:rPr>
          <w:rFonts w:ascii="Times New Roman" w:hAnsi="Times New Roman"/>
          <w:b w:val="0"/>
          <w:sz w:val="20"/>
          <w:szCs w:val="20"/>
        </w:rPr>
        <w:t>3.2.1判断纳税人申请资格</w:t>
      </w:r>
      <w:bookmarkEnd w:id="128"/>
      <w:bookmarkEnd w:id="129"/>
    </w:p>
    <w:p w14:paraId="7674042A">
      <w:pPr>
        <w:pStyle w:val="35"/>
        <w:ind w:firstLine="480"/>
      </w:pPr>
      <w:r>
        <w:t>校验纳税人是否具备货物运输服务红字确认单申请资格，包括风险纳税人信息校验和纳税人资格校验。</w:t>
      </w:r>
    </w:p>
    <w:p w14:paraId="5FA69DB6">
      <w:pPr>
        <w:pStyle w:val="35"/>
        <w:ind w:firstLine="0" w:firstLineChars="0"/>
        <w:jc w:val="center"/>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6BE1007F">
      <w:pPr>
        <w:pStyle w:val="35"/>
        <w:ind w:firstLine="480"/>
      </w:pPr>
      <w:r>
        <w:t>查询本地保存的纳税人风险信息，校验纳税人是否为风险纳税人，禁止风险等级高的纳税人申请货物运输服务红字确认单。</w:t>
      </w:r>
    </w:p>
    <w:p w14:paraId="5C66D855">
      <w:pPr>
        <w:pStyle w:val="35"/>
        <w:ind w:firstLine="480"/>
      </w:pPr>
      <w:r>
        <w:t>查询本地保存的纳税人基本信息，判断纳税人是否具备申请货物运输服务红字确认单资格。</w:t>
      </w:r>
    </w:p>
    <w:p w14:paraId="22FD7AE9">
      <w:pPr>
        <w:pStyle w:val="8"/>
        <w:tabs>
          <w:tab w:val="left" w:pos="1296"/>
          <w:tab w:val="clear" w:pos="1152"/>
          <w:tab w:val="clear" w:pos="1248"/>
        </w:tabs>
        <w:rPr>
          <w:b/>
          <w:sz w:val="20"/>
          <w:szCs w:val="20"/>
        </w:rPr>
      </w:pPr>
      <w:bookmarkStart w:id="130" w:name="_Toc26493"/>
      <w:r>
        <w:rPr>
          <w:b/>
          <w:sz w:val="20"/>
          <w:szCs w:val="20"/>
        </w:rPr>
        <w:t>3.2.1.1判断逻辑</w:t>
      </w:r>
      <w:bookmarkEnd w:id="130"/>
    </w:p>
    <w:p w14:paraId="4B17E60F">
      <w:pPr>
        <w:pStyle w:val="35"/>
        <w:ind w:firstLine="480"/>
      </w:pPr>
      <w:r>
        <w:t>根据查询的纳税人风险信息进行校验，当满足以下任意条件时禁止申请货物运输服务红字确认单。</w:t>
      </w:r>
    </w:p>
    <w:p w14:paraId="67A00895">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19AF8D25">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487162DB">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159FEE17">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3D946E07">
      <w:pPr>
        <w:pStyle w:val="35"/>
        <w:ind w:firstLine="480"/>
      </w:pPr>
      <w:r>
        <w:t>根据查询的纳税人基本信息进行校验，当发生以下任意条件时禁止开具货物运输服务红字确认单。</w:t>
      </w:r>
    </w:p>
    <w:p w14:paraId="09DDABD6">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3213EC53">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0FADC24A">
      <w:pPr>
        <w:pStyle w:val="7"/>
        <w:tabs>
          <w:tab w:val="left" w:pos="432"/>
          <w:tab w:val="left" w:pos="1152"/>
          <w:tab w:val="left" w:pos="1248"/>
        </w:tabs>
        <w:rPr>
          <w:rFonts w:ascii="Times New Roman" w:hAnsi="Times New Roman"/>
          <w:b w:val="0"/>
          <w:sz w:val="20"/>
          <w:szCs w:val="20"/>
        </w:rPr>
      </w:pPr>
      <w:bookmarkStart w:id="131" w:name="_Toc23437"/>
      <w:bookmarkStart w:id="132" w:name="_Toc14139"/>
      <w:r>
        <w:rPr>
          <w:rFonts w:ascii="Times New Roman" w:hAnsi="Times New Roman"/>
          <w:b w:val="0"/>
          <w:sz w:val="20"/>
          <w:szCs w:val="20"/>
        </w:rPr>
        <w:t>3.2.2本地判断蓝字发票是否可红冲</w:t>
      </w:r>
      <w:bookmarkEnd w:id="131"/>
      <w:bookmarkEnd w:id="132"/>
    </w:p>
    <w:p w14:paraId="25B53E73">
      <w:pPr>
        <w:pStyle w:val="35"/>
        <w:ind w:firstLine="480"/>
      </w:pPr>
      <w:r>
        <w:t>查询本地保存蓝字发票信息和蓝字发票勾选信息，校验货物运输服务蓝字发票是否具备红冲条件。</w:t>
      </w:r>
    </w:p>
    <w:p w14:paraId="737BC68F">
      <w:pPr>
        <w:pStyle w:val="35"/>
        <w:ind w:firstLine="0" w:firstLineChars="0"/>
        <w:jc w:val="center"/>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2E23C971">
      <w:pPr>
        <w:pStyle w:val="8"/>
        <w:tabs>
          <w:tab w:val="left" w:pos="1296"/>
          <w:tab w:val="clear" w:pos="1152"/>
          <w:tab w:val="clear" w:pos="1248"/>
        </w:tabs>
        <w:rPr>
          <w:b/>
          <w:sz w:val="20"/>
          <w:szCs w:val="20"/>
        </w:rPr>
      </w:pPr>
      <w:bookmarkStart w:id="133" w:name="_Toc8036"/>
      <w:r>
        <w:rPr>
          <w:b/>
          <w:sz w:val="20"/>
          <w:szCs w:val="20"/>
        </w:rPr>
        <w:t>3.2.2.1判断逻辑</w:t>
      </w:r>
      <w:bookmarkEnd w:id="133"/>
    </w:p>
    <w:p w14:paraId="0379A2E8">
      <w:pPr>
        <w:pStyle w:val="35"/>
        <w:ind w:firstLine="480"/>
      </w:pPr>
      <w:r>
        <w:t>对从本地查询的蓝字发票、蓝字发票勾选信息、货物运输服务红字发票信息进行判断，满足以下任意条件时禁止开具货物运输服务红字确认单。</w:t>
      </w:r>
    </w:p>
    <w:p w14:paraId="1EE0B7F2">
      <w:pPr>
        <w:pStyle w:val="35"/>
        <w:numPr>
          <w:ilvl w:val="0"/>
          <w:numId w:val="0"/>
        </w:numPr>
        <w:ind w:leftChars="0"/>
      </w:pPr>
      <w:r>
        <w:rPr>
          <w:rFonts w:hint="eastAsia"/>
          <w:sz w:val="24"/>
        </w:rPr>
        <w:t>●</w:t>
      </w:r>
      <w:r>
        <w:rPr>
          <w:rFonts w:hint="default"/>
          <w:sz w:val="24"/>
          <w:lang w:val="en-US"/>
        </w:rPr>
        <w:t xml:space="preserve"> </w:t>
      </w:r>
      <w:r>
        <w:t>企业业务系统中无蓝字发票信息。</w:t>
      </w:r>
    </w:p>
    <w:p w14:paraId="2CE9A057">
      <w:pPr>
        <w:pStyle w:val="35"/>
        <w:numPr>
          <w:ilvl w:val="0"/>
          <w:numId w:val="0"/>
        </w:numPr>
        <w:ind w:leftChars="0"/>
      </w:pPr>
      <w:r>
        <w:rPr>
          <w:rFonts w:hint="eastAsia"/>
          <w:sz w:val="24"/>
        </w:rPr>
        <w:t>●</w:t>
      </w:r>
      <w:r>
        <w:rPr>
          <w:rFonts w:hint="default"/>
          <w:sz w:val="24"/>
          <w:lang w:val="en-US"/>
        </w:rPr>
        <w:t xml:space="preserve"> </w:t>
      </w:r>
      <w:r>
        <w:t>对应蓝字发票被认定为异常发票。</w:t>
      </w:r>
    </w:p>
    <w:p w14:paraId="3211F16C">
      <w:pPr>
        <w:pStyle w:val="35"/>
        <w:numPr>
          <w:ilvl w:val="0"/>
          <w:numId w:val="0"/>
        </w:numPr>
        <w:ind w:leftChars="0"/>
      </w:pPr>
      <w:r>
        <w:rPr>
          <w:rFonts w:hint="eastAsia"/>
          <w:sz w:val="24"/>
        </w:rPr>
        <w:t>●</w:t>
      </w:r>
      <w:r>
        <w:rPr>
          <w:rFonts w:hint="default"/>
          <w:sz w:val="24"/>
          <w:lang w:val="en-US"/>
        </w:rPr>
        <w:t xml:space="preserve"> </w:t>
      </w:r>
      <w:r>
        <w:t>对应蓝字发票状态为“作废”、“锁定”或“异常凭证”。</w:t>
      </w:r>
    </w:p>
    <w:p w14:paraId="0ED81A25">
      <w:pPr>
        <w:pStyle w:val="35"/>
        <w:numPr>
          <w:ilvl w:val="0"/>
          <w:numId w:val="0"/>
        </w:numPr>
        <w:ind w:leftChars="0"/>
      </w:pPr>
      <w:r>
        <w:rPr>
          <w:rFonts w:hint="eastAsia"/>
          <w:sz w:val="24"/>
        </w:rPr>
        <w:t>●</w:t>
      </w:r>
      <w:r>
        <w:rPr>
          <w:rFonts w:hint="default"/>
          <w:sz w:val="24"/>
          <w:lang w:val="en-US"/>
        </w:rPr>
        <w:t xml:space="preserve"> </w:t>
      </w:r>
      <w:r>
        <w:t>查询蓝字发票抵扣信息失败，本地无蓝字发票抵扣信息。</w:t>
      </w:r>
    </w:p>
    <w:p w14:paraId="6E554F3A">
      <w:pPr>
        <w:pStyle w:val="35"/>
        <w:numPr>
          <w:ilvl w:val="0"/>
          <w:numId w:val="0"/>
        </w:numPr>
        <w:ind w:leftChars="0"/>
      </w:pPr>
      <w:r>
        <w:rPr>
          <w:rFonts w:hint="eastAsia"/>
          <w:sz w:val="24"/>
        </w:rPr>
        <w:t>●</w:t>
      </w:r>
      <w:r>
        <w:rPr>
          <w:rFonts w:hint="default"/>
          <w:sz w:val="24"/>
          <w:lang w:val="en-US"/>
        </w:rPr>
        <w:t xml:space="preserve"> </w:t>
      </w:r>
      <w:r>
        <w:t>对应蓝字发票增值税用途为待退税、已退税、已抵扣（改退）、已代办退税、不予退税且不予抵扣时。</w:t>
      </w:r>
    </w:p>
    <w:p w14:paraId="2CCAFE78">
      <w:pPr>
        <w:pStyle w:val="7"/>
        <w:tabs>
          <w:tab w:val="left" w:pos="432"/>
          <w:tab w:val="left" w:pos="1152"/>
          <w:tab w:val="left" w:pos="1248"/>
        </w:tabs>
        <w:rPr>
          <w:rFonts w:ascii="Times New Roman" w:hAnsi="Times New Roman"/>
          <w:b w:val="0"/>
          <w:sz w:val="20"/>
          <w:szCs w:val="20"/>
        </w:rPr>
      </w:pPr>
      <w:bookmarkStart w:id="134" w:name="_Toc513"/>
      <w:bookmarkStart w:id="135" w:name="_Toc31157"/>
      <w:r>
        <w:rPr>
          <w:rFonts w:ascii="Times New Roman" w:hAnsi="Times New Roman"/>
          <w:b w:val="0"/>
          <w:sz w:val="20"/>
          <w:szCs w:val="20"/>
        </w:rPr>
        <w:t>3.2.3录入、校验货物运输服务红字确认单信息</w:t>
      </w:r>
      <w:bookmarkEnd w:id="134"/>
      <w:bookmarkEnd w:id="135"/>
    </w:p>
    <w:p w14:paraId="05606E4F">
      <w:pPr>
        <w:pStyle w:val="35"/>
        <w:ind w:firstLine="480"/>
      </w:pPr>
      <w:r>
        <w:t>依据开票能力货物运输服务红字确认单要求，录入货物运输服务红字确认单信息，并依据货物运输服务红字确认单申请规则对发票信息进行业务逻辑校验，主要包括合规性校验、数值校验。</w:t>
      </w:r>
    </w:p>
    <w:p w14:paraId="126894B1">
      <w:pPr>
        <w:pStyle w:val="35"/>
        <w:ind w:firstLine="0" w:firstLineChars="0"/>
        <w:jc w:val="center"/>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5CB2F1BA">
      <w:pPr>
        <w:pStyle w:val="8"/>
        <w:tabs>
          <w:tab w:val="left" w:pos="1296"/>
          <w:tab w:val="clear" w:pos="1152"/>
          <w:tab w:val="clear" w:pos="1248"/>
        </w:tabs>
        <w:rPr>
          <w:b/>
          <w:sz w:val="20"/>
          <w:szCs w:val="20"/>
        </w:rPr>
      </w:pPr>
      <w:bookmarkStart w:id="136" w:name="_Toc10097"/>
      <w:r>
        <w:rPr>
          <w:b/>
          <w:sz w:val="20"/>
          <w:szCs w:val="20"/>
        </w:rPr>
        <w:t>3.2.3.1合规性校验</w:t>
      </w:r>
      <w:bookmarkEnd w:id="136"/>
    </w:p>
    <w:p w14:paraId="6B79E577">
      <w:pPr>
        <w:pStyle w:val="35"/>
        <w:ind w:firstLine="480"/>
      </w:pPr>
      <w:r>
        <w:t>合规性校验主要对输入参数的类型、长度、是否必填、码值进行校验。以下任意一项不满足要求时，阻断发票开具。校验规则如下：</w:t>
      </w:r>
    </w:p>
    <w:p w14:paraId="53A18F60">
      <w:pPr>
        <w:pStyle w:val="35"/>
        <w:numPr>
          <w:ilvl w:val="0"/>
          <w:numId w:val="0"/>
        </w:numPr>
        <w:ind w:leftChars="0"/>
      </w:pPr>
      <w:r>
        <w:rPr>
          <w:rFonts w:hint="eastAsia"/>
          <w:sz w:val="24"/>
        </w:rPr>
        <w:t>●</w:t>
      </w:r>
      <w:r>
        <w:rPr>
          <w:rFonts w:hint="default"/>
          <w:sz w:val="24"/>
          <w:lang w:val="en-US"/>
        </w:rPr>
        <w:t xml:space="preserve"> </w:t>
      </w:r>
      <w:r>
        <w:t>录入方身份，必填，取值范围为“0”、“1”。</w:t>
      </w:r>
    </w:p>
    <w:p w14:paraId="2B3F851C">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0C09BFC1">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2F6D8AC6">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w:t>
      </w:r>
    </w:p>
    <w:p w14:paraId="67825F6B">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0F5D6313">
      <w:pPr>
        <w:pStyle w:val="35"/>
        <w:numPr>
          <w:ilvl w:val="0"/>
          <w:numId w:val="0"/>
        </w:numPr>
        <w:ind w:leftChars="0"/>
      </w:pPr>
      <w:r>
        <w:rPr>
          <w:rFonts w:hint="eastAsia"/>
          <w:sz w:val="24"/>
        </w:rPr>
        <w:t>●</w:t>
      </w:r>
      <w:r>
        <w:rPr>
          <w:rFonts w:hint="default"/>
          <w:sz w:val="24"/>
          <w:lang w:val="en-US"/>
        </w:rPr>
        <w:t xml:space="preserve"> </w:t>
      </w:r>
      <w:r>
        <w:t>蓝字发票代码，选填，最大长度12位。</w:t>
      </w:r>
    </w:p>
    <w:p w14:paraId="3267D6A3">
      <w:pPr>
        <w:pStyle w:val="35"/>
        <w:numPr>
          <w:ilvl w:val="0"/>
          <w:numId w:val="0"/>
        </w:numPr>
        <w:ind w:leftChars="0"/>
      </w:pPr>
      <w:r>
        <w:rPr>
          <w:rFonts w:hint="eastAsia"/>
          <w:sz w:val="24"/>
        </w:rPr>
        <w:t>●</w:t>
      </w:r>
      <w:r>
        <w:rPr>
          <w:rFonts w:hint="default"/>
          <w:sz w:val="24"/>
          <w:lang w:val="en-US"/>
        </w:rPr>
        <w:t xml:space="preserve"> </w:t>
      </w:r>
      <w:r>
        <w:t>蓝字发票号码，必填，最大长度20位。</w:t>
      </w:r>
    </w:p>
    <w:p w14:paraId="0D484F82">
      <w:pPr>
        <w:pStyle w:val="35"/>
        <w:numPr>
          <w:ilvl w:val="0"/>
          <w:numId w:val="0"/>
        </w:numPr>
        <w:ind w:leftChars="0"/>
      </w:pPr>
      <w:r>
        <w:rPr>
          <w:rFonts w:hint="eastAsia"/>
          <w:sz w:val="24"/>
        </w:rPr>
        <w:t>●</w:t>
      </w:r>
      <w:r>
        <w:rPr>
          <w:rFonts w:hint="default"/>
          <w:sz w:val="24"/>
          <w:lang w:val="en-US"/>
        </w:rPr>
        <w:t xml:space="preserve"> </w:t>
      </w:r>
      <w:r>
        <w:t>是否纸质发票标志，必填，取值范围为“Y”、“N”。</w:t>
      </w:r>
    </w:p>
    <w:p w14:paraId="703E22FC">
      <w:pPr>
        <w:pStyle w:val="35"/>
        <w:numPr>
          <w:ilvl w:val="0"/>
          <w:numId w:val="0"/>
        </w:numPr>
        <w:ind w:leftChars="0"/>
      </w:pPr>
      <w:r>
        <w:rPr>
          <w:rFonts w:hint="eastAsia"/>
          <w:sz w:val="24"/>
        </w:rPr>
        <w:t>●</w:t>
      </w:r>
      <w:r>
        <w:rPr>
          <w:rFonts w:hint="default"/>
          <w:sz w:val="24"/>
          <w:lang w:val="en-US"/>
        </w:rPr>
        <w:t xml:space="preserve"> </w:t>
      </w:r>
      <w:r>
        <w:t>蓝字发票开票日期，必填，格式为yyyy-MM-dd HH:mm:ss。</w:t>
      </w:r>
    </w:p>
    <w:p w14:paraId="71822DFF">
      <w:pPr>
        <w:pStyle w:val="35"/>
        <w:numPr>
          <w:ilvl w:val="0"/>
          <w:numId w:val="0"/>
        </w:numPr>
        <w:ind w:leftChars="0"/>
      </w:pPr>
      <w:r>
        <w:rPr>
          <w:rFonts w:hint="eastAsia"/>
          <w:sz w:val="24"/>
        </w:rPr>
        <w:t>●</w:t>
      </w:r>
      <w:r>
        <w:rPr>
          <w:rFonts w:hint="default"/>
          <w:sz w:val="24"/>
          <w:lang w:val="en-US"/>
        </w:rPr>
        <w:t xml:space="preserve"> </w:t>
      </w:r>
      <w:r>
        <w:t>蓝字发票合计金额，必填，最大长度18位，最多2位小数。</w:t>
      </w:r>
    </w:p>
    <w:p w14:paraId="3D328B57">
      <w:pPr>
        <w:pStyle w:val="35"/>
        <w:numPr>
          <w:ilvl w:val="0"/>
          <w:numId w:val="0"/>
        </w:numPr>
        <w:ind w:leftChars="0"/>
      </w:pPr>
      <w:r>
        <w:rPr>
          <w:rFonts w:hint="eastAsia"/>
          <w:sz w:val="24"/>
        </w:rPr>
        <w:t>●</w:t>
      </w:r>
      <w:r>
        <w:rPr>
          <w:rFonts w:hint="default"/>
          <w:sz w:val="24"/>
          <w:lang w:val="en-US"/>
        </w:rPr>
        <w:t xml:space="preserve"> </w:t>
      </w:r>
      <w:r>
        <w:t>蓝字发票合计税额，必填，最大长度18位，最多2位小数。</w:t>
      </w:r>
    </w:p>
    <w:p w14:paraId="79847B67">
      <w:pPr>
        <w:pStyle w:val="35"/>
        <w:numPr>
          <w:ilvl w:val="0"/>
          <w:numId w:val="0"/>
        </w:numPr>
        <w:ind w:leftChars="0"/>
      </w:pPr>
      <w:r>
        <w:rPr>
          <w:rFonts w:hint="eastAsia"/>
          <w:sz w:val="24"/>
        </w:rPr>
        <w:t>●</w:t>
      </w:r>
      <w:r>
        <w:rPr>
          <w:rFonts w:hint="default"/>
          <w:sz w:val="24"/>
          <w:lang w:val="en-US"/>
        </w:rPr>
        <w:t xml:space="preserve"> </w:t>
      </w:r>
      <w:r>
        <w:t>蓝字发票发票票种代码，必填，取值范围为“01”、“02”、“03”、“04”。</w:t>
      </w:r>
    </w:p>
    <w:p w14:paraId="4558A22C">
      <w:pPr>
        <w:pStyle w:val="35"/>
        <w:numPr>
          <w:ilvl w:val="0"/>
          <w:numId w:val="0"/>
        </w:numPr>
        <w:ind w:leftChars="0"/>
      </w:pPr>
      <w:r>
        <w:rPr>
          <w:rFonts w:hint="eastAsia"/>
          <w:sz w:val="24"/>
        </w:rPr>
        <w:t>●</w:t>
      </w:r>
      <w:r>
        <w:rPr>
          <w:rFonts w:hint="default"/>
          <w:sz w:val="24"/>
          <w:lang w:val="en-US"/>
        </w:rPr>
        <w:t xml:space="preserve"> </w:t>
      </w:r>
      <w:r>
        <w:t>蓝字发票特定要素类型代码，必填，取值范围为“04”。</w:t>
      </w:r>
    </w:p>
    <w:p w14:paraId="49DB657C">
      <w:pPr>
        <w:pStyle w:val="35"/>
        <w:numPr>
          <w:ilvl w:val="0"/>
          <w:numId w:val="0"/>
        </w:numPr>
        <w:ind w:leftChars="0"/>
      </w:pPr>
      <w:r>
        <w:rPr>
          <w:rFonts w:hint="eastAsia"/>
          <w:sz w:val="24"/>
        </w:rPr>
        <w:t>●</w:t>
      </w:r>
      <w:r>
        <w:rPr>
          <w:rFonts w:hint="default"/>
          <w:sz w:val="24"/>
          <w:lang w:val="en-US"/>
        </w:rPr>
        <w:t xml:space="preserve"> </w:t>
      </w:r>
      <w:r>
        <w:t>红字冲销金额，必填，最大长度18位，最多2位小数。</w:t>
      </w:r>
    </w:p>
    <w:p w14:paraId="39665B91">
      <w:pPr>
        <w:pStyle w:val="35"/>
        <w:numPr>
          <w:ilvl w:val="0"/>
          <w:numId w:val="0"/>
        </w:numPr>
        <w:ind w:leftChars="0"/>
      </w:pPr>
      <w:r>
        <w:rPr>
          <w:rFonts w:hint="eastAsia"/>
          <w:sz w:val="24"/>
        </w:rPr>
        <w:t>●</w:t>
      </w:r>
      <w:r>
        <w:rPr>
          <w:rFonts w:hint="default"/>
          <w:sz w:val="24"/>
          <w:lang w:val="en-US"/>
        </w:rPr>
        <w:t xml:space="preserve"> </w:t>
      </w:r>
      <w:r>
        <w:t>红字冲销税额，必填，最大长度18位，最多2位小数。</w:t>
      </w:r>
    </w:p>
    <w:p w14:paraId="416F2F4F">
      <w:pPr>
        <w:pStyle w:val="35"/>
        <w:numPr>
          <w:ilvl w:val="0"/>
          <w:numId w:val="0"/>
        </w:numPr>
        <w:ind w:leftChars="0"/>
      </w:pPr>
      <w:r>
        <w:rPr>
          <w:rFonts w:hint="eastAsia"/>
          <w:sz w:val="24"/>
        </w:rPr>
        <w:t>●</w:t>
      </w:r>
      <w:r>
        <w:rPr>
          <w:rFonts w:hint="default"/>
          <w:sz w:val="24"/>
          <w:lang w:val="en-US"/>
        </w:rPr>
        <w:t xml:space="preserve"> </w:t>
      </w:r>
      <w:r>
        <w:t>红字发票冲红原因代码，必填，取值范围为“01”、“02”、“03”、“04”。</w:t>
      </w:r>
    </w:p>
    <w:p w14:paraId="772B2A2C">
      <w:pPr>
        <w:pStyle w:val="35"/>
        <w:numPr>
          <w:ilvl w:val="0"/>
          <w:numId w:val="0"/>
        </w:numPr>
        <w:ind w:leftChars="0"/>
      </w:pPr>
      <w:r>
        <w:rPr>
          <w:rFonts w:hint="eastAsia"/>
          <w:sz w:val="24"/>
        </w:rPr>
        <w:t>●</w:t>
      </w:r>
      <w:r>
        <w:rPr>
          <w:rFonts w:hint="default"/>
          <w:sz w:val="24"/>
          <w:lang w:val="en-US"/>
        </w:rPr>
        <w:t xml:space="preserve"> </w:t>
      </w:r>
      <w:r>
        <w:t>序号，必填，最大长度</w:t>
      </w:r>
      <w:r>
        <w:tab/>
      </w:r>
      <w:r>
        <w:t>8位，从1开始。</w:t>
      </w:r>
    </w:p>
    <w:p w14:paraId="25ED668D">
      <w:pPr>
        <w:pStyle w:val="35"/>
        <w:numPr>
          <w:ilvl w:val="0"/>
          <w:numId w:val="0"/>
        </w:numPr>
        <w:ind w:leftChars="0"/>
      </w:pPr>
      <w:r>
        <w:rPr>
          <w:rFonts w:hint="eastAsia"/>
          <w:sz w:val="24"/>
        </w:rPr>
        <w:t>●</w:t>
      </w:r>
      <w:r>
        <w:rPr>
          <w:rFonts w:hint="default"/>
          <w:sz w:val="24"/>
          <w:lang w:val="en-US"/>
        </w:rPr>
        <w:t xml:space="preserve"> </w:t>
      </w:r>
      <w:r>
        <w:t>蓝字发票明细序号，必填，最大长度8位。</w:t>
      </w:r>
    </w:p>
    <w:p w14:paraId="3F2B8EB0">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5852C64B">
      <w:pPr>
        <w:pStyle w:val="35"/>
        <w:numPr>
          <w:ilvl w:val="0"/>
          <w:numId w:val="0"/>
        </w:numPr>
        <w:ind w:leftChars="0"/>
      </w:pPr>
      <w:r>
        <w:rPr>
          <w:rFonts w:hint="eastAsia"/>
          <w:sz w:val="24"/>
        </w:rPr>
        <w:t>●</w:t>
      </w:r>
      <w:r>
        <w:rPr>
          <w:rFonts w:hint="default"/>
          <w:sz w:val="24"/>
          <w:lang w:val="en-US"/>
        </w:rPr>
        <w:t xml:space="preserve"> </w:t>
      </w:r>
      <w:r>
        <w:rPr>
          <w:szCs w:val="21"/>
        </w:rPr>
        <w:t>货物或应税劳务、服务名称</w:t>
      </w:r>
      <w:r>
        <w:t>，必填，最大长度300位。</w:t>
      </w:r>
    </w:p>
    <w:p w14:paraId="0CDA1C6D">
      <w:pPr>
        <w:pStyle w:val="35"/>
        <w:numPr>
          <w:ilvl w:val="0"/>
          <w:numId w:val="0"/>
        </w:numPr>
        <w:ind w:leftChars="0"/>
      </w:pPr>
      <w:r>
        <w:rPr>
          <w:rFonts w:hint="eastAsia"/>
          <w:sz w:val="24"/>
        </w:rPr>
        <w:t>●</w:t>
      </w:r>
      <w:r>
        <w:rPr>
          <w:rFonts w:hint="default"/>
          <w:sz w:val="24"/>
          <w:lang w:val="en-US"/>
        </w:rPr>
        <w:t xml:space="preserve"> </w:t>
      </w:r>
      <w:r>
        <w:rPr>
          <w:szCs w:val="21"/>
        </w:rPr>
        <w:t>商品服务简称，</w:t>
      </w:r>
      <w:r>
        <w:t>必填，最大长度120位。</w:t>
      </w:r>
    </w:p>
    <w:p w14:paraId="1B4CFE07">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066D9D8B">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7A98906A">
      <w:pPr>
        <w:pStyle w:val="35"/>
        <w:numPr>
          <w:ilvl w:val="0"/>
          <w:numId w:val="0"/>
        </w:numPr>
        <w:ind w:leftChars="0"/>
      </w:pPr>
      <w:r>
        <w:rPr>
          <w:rFonts w:hint="eastAsia"/>
          <w:sz w:val="24"/>
        </w:rPr>
        <w:t>●</w:t>
      </w:r>
      <w:r>
        <w:rPr>
          <w:rFonts w:hint="default"/>
          <w:sz w:val="24"/>
          <w:lang w:val="en-US"/>
        </w:rPr>
        <w:t xml:space="preserve"> </w:t>
      </w:r>
      <w:r>
        <w:t>单位，选填，最大长度300位。</w:t>
      </w:r>
    </w:p>
    <w:p w14:paraId="21AF3947">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5FEAA6E0">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3C67DFF2">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12D1E26B">
      <w:pPr>
        <w:pStyle w:val="35"/>
        <w:numPr>
          <w:ilvl w:val="0"/>
          <w:numId w:val="0"/>
        </w:numPr>
        <w:ind w:leftChars="0"/>
      </w:pPr>
      <w:r>
        <w:rPr>
          <w:rFonts w:hint="eastAsia"/>
          <w:sz w:val="24"/>
        </w:rPr>
        <w:t>●</w:t>
      </w:r>
      <w:r>
        <w:rPr>
          <w:rFonts w:hint="default"/>
          <w:sz w:val="24"/>
          <w:lang w:val="en-US"/>
        </w:rPr>
        <w:t xml:space="preserve"> </w:t>
      </w:r>
      <w:r>
        <w:t>税率，必填，最大长度16位，最多6位小数。必须在可用税率信息中存在。</w:t>
      </w:r>
    </w:p>
    <w:p w14:paraId="1D47175A">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6C65164C">
      <w:pPr>
        <w:pStyle w:val="8"/>
        <w:tabs>
          <w:tab w:val="left" w:pos="1296"/>
          <w:tab w:val="clear" w:pos="1152"/>
          <w:tab w:val="clear" w:pos="1248"/>
        </w:tabs>
        <w:rPr>
          <w:b/>
          <w:sz w:val="20"/>
          <w:szCs w:val="20"/>
        </w:rPr>
      </w:pPr>
      <w:bookmarkStart w:id="137" w:name="_Toc7585"/>
      <w:r>
        <w:rPr>
          <w:b/>
          <w:sz w:val="20"/>
          <w:szCs w:val="20"/>
        </w:rPr>
        <w:t>3.2.3.2数据校验</w:t>
      </w:r>
      <w:bookmarkEnd w:id="137"/>
    </w:p>
    <w:p w14:paraId="06D96E7F">
      <w:pPr>
        <w:pStyle w:val="35"/>
        <w:numPr>
          <w:ilvl w:val="0"/>
          <w:numId w:val="0"/>
        </w:numPr>
        <w:ind w:leftChars="0"/>
      </w:pPr>
      <w:r>
        <w:rPr>
          <w:rFonts w:hint="eastAsia"/>
          <w:sz w:val="24"/>
        </w:rPr>
        <w:t>●</w:t>
      </w:r>
      <w:r>
        <w:rPr>
          <w:rFonts w:hint="default"/>
          <w:sz w:val="24"/>
          <w:lang w:val="en-US"/>
        </w:rPr>
        <w:t xml:space="preserve"> </w:t>
      </w:r>
      <w:r>
        <w:t>含税金额=税额+金额，不能有误差。</w:t>
      </w:r>
    </w:p>
    <w:p w14:paraId="65C67B70">
      <w:pPr>
        <w:pStyle w:val="35"/>
        <w:numPr>
          <w:ilvl w:val="0"/>
          <w:numId w:val="0"/>
        </w:numPr>
        <w:ind w:leftChars="0"/>
      </w:pPr>
      <w:r>
        <w:rPr>
          <w:rFonts w:hint="eastAsia"/>
          <w:sz w:val="24"/>
        </w:rPr>
        <w:t>●</w:t>
      </w:r>
      <w:r>
        <w:rPr>
          <w:rFonts w:hint="default"/>
          <w:sz w:val="24"/>
          <w:lang w:val="en-US"/>
        </w:rPr>
        <w:t xml:space="preserve"> </w:t>
      </w:r>
      <w:r>
        <w:t>红票开具金额&lt;= 对应蓝字发票开具金额。</w:t>
      </w:r>
    </w:p>
    <w:p w14:paraId="506CB48D">
      <w:pPr>
        <w:pStyle w:val="8"/>
        <w:tabs>
          <w:tab w:val="left" w:pos="1296"/>
          <w:tab w:val="clear" w:pos="1152"/>
          <w:tab w:val="clear" w:pos="1248"/>
        </w:tabs>
        <w:rPr>
          <w:b/>
          <w:sz w:val="20"/>
          <w:szCs w:val="20"/>
        </w:rPr>
      </w:pPr>
      <w:bookmarkStart w:id="138" w:name="_Toc23703"/>
      <w:r>
        <w:rPr>
          <w:b/>
          <w:sz w:val="20"/>
          <w:szCs w:val="20"/>
        </w:rPr>
        <w:t>3.2.3.3业务逻辑校验</w:t>
      </w:r>
      <w:bookmarkEnd w:id="138"/>
    </w:p>
    <w:p w14:paraId="01339336">
      <w:pPr>
        <w:pStyle w:val="35"/>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204134E1">
      <w:pPr>
        <w:pStyle w:val="35"/>
        <w:numPr>
          <w:ilvl w:val="0"/>
          <w:numId w:val="0"/>
        </w:numPr>
        <w:ind w:leftChars="0"/>
      </w:pPr>
      <w:r>
        <w:rPr>
          <w:rFonts w:hint="eastAsia"/>
          <w:sz w:val="24"/>
        </w:rPr>
        <w:t>●</w:t>
      </w:r>
      <w:r>
        <w:rPr>
          <w:rFonts w:hint="default"/>
          <w:sz w:val="24"/>
          <w:lang w:val="en-US"/>
        </w:rPr>
        <w:t xml:space="preserve"> </w:t>
      </w:r>
      <w:r>
        <w:t>对应蓝字发票带折扣行时，将折扣金额、税额分摊反映在对应的项目名称行上，再和红字发票进行比对。</w:t>
      </w:r>
    </w:p>
    <w:p w14:paraId="19D9511D">
      <w:pPr>
        <w:pStyle w:val="35"/>
        <w:numPr>
          <w:ilvl w:val="0"/>
          <w:numId w:val="0"/>
        </w:numPr>
        <w:ind w:leftChars="0"/>
      </w:pPr>
      <w:r>
        <w:rPr>
          <w:rFonts w:hint="eastAsia"/>
          <w:sz w:val="24"/>
        </w:rPr>
        <w:t>●</w:t>
      </w:r>
      <w:r>
        <w:rPr>
          <w:rFonts w:hint="default"/>
          <w:sz w:val="24"/>
          <w:lang w:val="en-US"/>
        </w:rPr>
        <w:t xml:space="preserve"> </w:t>
      </w:r>
      <w:r>
        <w:t>蓝字增值税专用发票只能用增值税专用发票冲红；蓝字普通发票只能用普通发票进行冲红。</w:t>
      </w:r>
    </w:p>
    <w:p w14:paraId="42876F95">
      <w:pPr>
        <w:pStyle w:val="35"/>
        <w:numPr>
          <w:ilvl w:val="0"/>
          <w:numId w:val="0"/>
        </w:numPr>
        <w:ind w:leftChars="0"/>
      </w:pPr>
      <w:r>
        <w:rPr>
          <w:rFonts w:hint="eastAsia"/>
          <w:sz w:val="24"/>
        </w:rPr>
        <w:t>●</w:t>
      </w:r>
      <w:r>
        <w:rPr>
          <w:rFonts w:hint="default"/>
          <w:sz w:val="24"/>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0E65A94B">
      <w:pPr>
        <w:pStyle w:val="35"/>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50BB962A">
      <w:pPr>
        <w:pStyle w:val="35"/>
        <w:numPr>
          <w:ilvl w:val="0"/>
          <w:numId w:val="0"/>
        </w:numPr>
        <w:ind w:leftChars="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4BD55FFD">
      <w:pPr>
        <w:pStyle w:val="35"/>
        <w:numPr>
          <w:ilvl w:val="0"/>
          <w:numId w:val="0"/>
        </w:numPr>
        <w:ind w:leftChars="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4B084C7">
      <w:pPr>
        <w:pStyle w:val="35"/>
        <w:numPr>
          <w:ilvl w:val="0"/>
          <w:numId w:val="0"/>
        </w:numPr>
        <w:ind w:leftChars="0"/>
      </w:pPr>
      <w:bookmarkStart w:id="139" w:name="OLE_LINK62"/>
      <w:r>
        <w:rPr>
          <w:rFonts w:hint="eastAsia"/>
          <w:sz w:val="24"/>
        </w:rPr>
        <w:t>●</w:t>
      </w:r>
      <w:r>
        <w:rPr>
          <w:rFonts w:hint="default"/>
          <w:sz w:val="24"/>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39"/>
    </w:p>
    <w:p w14:paraId="5475DE78">
      <w:pPr>
        <w:pStyle w:val="35"/>
        <w:numPr>
          <w:ilvl w:val="0"/>
          <w:numId w:val="0"/>
        </w:numPr>
        <w:ind w:leftChars="0"/>
      </w:pPr>
      <w:r>
        <w:rPr>
          <w:rFonts w:hint="eastAsia"/>
          <w:sz w:val="24"/>
        </w:rPr>
        <w:t>●</w:t>
      </w:r>
      <w:r>
        <w:rPr>
          <w:rFonts w:hint="default"/>
          <w:sz w:val="24"/>
          <w:lang w:val="en-US"/>
        </w:rPr>
        <w:t xml:space="preserve"> </w:t>
      </w:r>
      <w:r>
        <w:t>“红冲原因”为“销货退回”时，只允许修改数量，不允许修改单价。</w:t>
      </w:r>
    </w:p>
    <w:p w14:paraId="5FFF745F">
      <w:pPr>
        <w:pStyle w:val="35"/>
        <w:numPr>
          <w:ilvl w:val="0"/>
          <w:numId w:val="0"/>
        </w:numPr>
        <w:ind w:leftChars="0"/>
      </w:pPr>
      <w:r>
        <w:rPr>
          <w:rFonts w:hint="eastAsia"/>
          <w:sz w:val="24"/>
        </w:rPr>
        <w:t>●</w:t>
      </w:r>
      <w:r>
        <w:rPr>
          <w:rFonts w:hint="default"/>
          <w:sz w:val="24"/>
          <w:lang w:val="en-US"/>
        </w:rPr>
        <w:t xml:space="preserve"> </w:t>
      </w:r>
      <w:r>
        <w:t>“红冲原因”为“服务终止”时，允许修改总金额和数量，不允许修改单价。</w:t>
      </w:r>
    </w:p>
    <w:p w14:paraId="1E0F51D8">
      <w:pPr>
        <w:pStyle w:val="35"/>
        <w:numPr>
          <w:ilvl w:val="0"/>
          <w:numId w:val="0"/>
        </w:numPr>
        <w:ind w:leftChars="0"/>
        <w:rPr>
          <w:rFonts w:hint="eastAsia"/>
        </w:rPr>
      </w:pPr>
      <w:bookmarkStart w:id="140"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40"/>
    </w:p>
    <w:p w14:paraId="6167C1BC">
      <w:pPr>
        <w:pStyle w:val="35"/>
        <w:numPr>
          <w:ilvl w:val="0"/>
          <w:numId w:val="0"/>
        </w:numPr>
        <w:ind w:leftChars="0"/>
      </w:pPr>
      <w:r>
        <w:rPr>
          <w:rFonts w:hint="eastAsia"/>
          <w:sz w:val="24"/>
        </w:rPr>
        <w:t>●</w:t>
      </w:r>
      <w:r>
        <w:rPr>
          <w:rFonts w:hint="default"/>
          <w:sz w:val="24"/>
          <w:lang w:val="en-US"/>
        </w:rPr>
        <w:t xml:space="preserve"> </w:t>
      </w:r>
      <w:r>
        <w:t>商品服务编码为以1、2开头的冲红原因不允许选择“服务中止”，商品服务编码为以3开头的冲红原因不允许选择“销售退回”，兼营销售则不对红字原因进行控制。</w:t>
      </w:r>
    </w:p>
    <w:p w14:paraId="7BF741CD">
      <w:pPr>
        <w:pStyle w:val="35"/>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sz w:val="24"/>
        </w:rPr>
        <w:t>●</w:t>
      </w:r>
      <w:r>
        <w:rPr>
          <w:rFonts w:hint="default"/>
          <w:sz w:val="24"/>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10EFE034">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4547691A">
      <w:pPr>
        <w:pStyle w:val="7"/>
        <w:tabs>
          <w:tab w:val="left" w:pos="432"/>
          <w:tab w:val="left" w:pos="1152"/>
          <w:tab w:val="left" w:pos="1248"/>
        </w:tabs>
        <w:rPr>
          <w:rFonts w:ascii="Times New Roman" w:hAnsi="Times New Roman"/>
          <w:b w:val="0"/>
          <w:sz w:val="20"/>
          <w:szCs w:val="20"/>
        </w:rPr>
      </w:pPr>
      <w:bookmarkStart w:id="141" w:name="_Toc7194"/>
      <w:bookmarkStart w:id="142" w:name="_Toc2299"/>
      <w:r>
        <w:rPr>
          <w:rFonts w:ascii="Times New Roman" w:hAnsi="Times New Roman"/>
          <w:b w:val="0"/>
          <w:sz w:val="20"/>
          <w:szCs w:val="20"/>
        </w:rPr>
        <w:t>3.2.4红字确认单申请</w:t>
      </w:r>
      <w:bookmarkEnd w:id="141"/>
      <w:bookmarkEnd w:id="142"/>
    </w:p>
    <w:p w14:paraId="263651D7">
      <w:pPr>
        <w:pStyle w:val="35"/>
        <w:ind w:firstLine="480"/>
      </w:pPr>
      <w:r>
        <w:t>红字确认单录入校验通过后，首先在本地保存货物运输服务红字确认单申请信息，调用税务局端《货物运输服务红字确认单申请》接口将预申请货物运输服务红字确认单上传至税务局端，如果返回成功则表明预申请货物运输服务红字确认单上传成功。</w:t>
      </w:r>
    </w:p>
    <w:p w14:paraId="1B468564">
      <w:pPr>
        <w:pStyle w:val="35"/>
        <w:ind w:firstLine="0" w:firstLineChars="0"/>
        <w:jc w:val="center"/>
      </w:pPr>
      <w:r>
        <w:drawing>
          <wp:inline distT="0" distB="0" distL="114300" distR="114300">
            <wp:extent cx="2743200" cy="2641600"/>
            <wp:effectExtent l="0" t="0" r="0" b="0"/>
            <wp:docPr id="30" name="图片 82"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2"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E9139DE">
      <w:pPr>
        <w:pStyle w:val="8"/>
        <w:tabs>
          <w:tab w:val="left" w:pos="1296"/>
          <w:tab w:val="clear" w:pos="1152"/>
          <w:tab w:val="clear" w:pos="1248"/>
        </w:tabs>
        <w:rPr>
          <w:b/>
          <w:sz w:val="20"/>
          <w:szCs w:val="20"/>
        </w:rPr>
      </w:pPr>
      <w:bookmarkStart w:id="143" w:name="_Toc1422"/>
      <w:r>
        <w:rPr>
          <w:b/>
          <w:sz w:val="20"/>
          <w:szCs w:val="20"/>
        </w:rPr>
        <w:t>3.2.4.1判断逻辑</w:t>
      </w:r>
      <w:bookmarkEnd w:id="143"/>
    </w:p>
    <w:p w14:paraId="55A5386D">
      <w:pPr>
        <w:pStyle w:val="35"/>
        <w:ind w:firstLine="480"/>
      </w:pPr>
      <w:r>
        <w:t>调用《货物运输服务红字确认单申请》接口申请货物运输服务红字确认单，当接口调用时发生以下任意情形，调用失败。</w:t>
      </w:r>
    </w:p>
    <w:p w14:paraId="23BB1777">
      <w:pPr>
        <w:pStyle w:val="35"/>
        <w:numPr>
          <w:ilvl w:val="0"/>
          <w:numId w:val="0"/>
        </w:numPr>
        <w:ind w:leftChars="0"/>
      </w:pPr>
      <w:bookmarkStart w:id="144" w:name="OLE_LINK13"/>
      <w:r>
        <w:rPr>
          <w:rFonts w:hint="eastAsia"/>
          <w:sz w:val="24"/>
        </w:rPr>
        <w:t>●</w:t>
      </w:r>
      <w:r>
        <w:rPr>
          <w:rFonts w:hint="default"/>
          <w:sz w:val="24"/>
          <w:lang w:val="en-US"/>
        </w:rPr>
        <w:t xml:space="preserve"> </w:t>
      </w:r>
      <w:r>
        <w:t>网络通信异常。</w:t>
      </w:r>
    </w:p>
    <w:p w14:paraId="6EE559C9">
      <w:pPr>
        <w:pStyle w:val="35"/>
        <w:numPr>
          <w:ilvl w:val="0"/>
          <w:numId w:val="0"/>
        </w:numPr>
        <w:ind w:leftChars="0"/>
      </w:pPr>
      <w:r>
        <w:rPr>
          <w:rFonts w:hint="eastAsia"/>
          <w:sz w:val="24"/>
        </w:rPr>
        <w:t>●</w:t>
      </w:r>
      <w:r>
        <w:rPr>
          <w:rFonts w:hint="default"/>
          <w:sz w:val="24"/>
          <w:lang w:val="en-US"/>
        </w:rPr>
        <w:t xml:space="preserve"> </w:t>
      </w:r>
      <w:r>
        <w:t>返回报文存在error节点。</w:t>
      </w:r>
    </w:p>
    <w:p w14:paraId="2CADE9BD">
      <w:pPr>
        <w:pStyle w:val="35"/>
        <w:numPr>
          <w:ilvl w:val="0"/>
          <w:numId w:val="0"/>
        </w:numPr>
        <w:ind w:leftChars="0"/>
      </w:pPr>
      <w:r>
        <w:rPr>
          <w:rFonts w:hint="eastAsia"/>
          <w:sz w:val="24"/>
        </w:rPr>
        <w:t>●</w:t>
      </w:r>
      <w:r>
        <w:rPr>
          <w:rFonts w:hint="default"/>
          <w:sz w:val="24"/>
          <w:lang w:val="en-US"/>
        </w:rPr>
        <w:t xml:space="preserve"> </w:t>
      </w:r>
      <w:r>
        <w:t>“返回码”不为“00”。</w:t>
      </w:r>
    </w:p>
    <w:bookmarkEnd w:id="144"/>
    <w:p w14:paraId="1E928EA1">
      <w:pPr>
        <w:pStyle w:val="4"/>
        <w:tabs>
          <w:tab w:val="left" w:pos="432"/>
          <w:tab w:val="left" w:pos="864"/>
        </w:tabs>
        <w:rPr>
          <w:rFonts w:ascii="Times New Roman" w:hAnsi="Times New Roman"/>
        </w:rPr>
      </w:pPr>
      <w:bookmarkStart w:id="145" w:name="_Toc15822"/>
      <w:bookmarkStart w:id="146" w:name="_Toc14757"/>
      <w:bookmarkStart w:id="147" w:name="_Toc19484"/>
      <w:r>
        <w:rPr>
          <w:rFonts w:ascii="Times New Roman" w:hAnsi="Times New Roman"/>
        </w:rPr>
        <w:t>4货物运输服务红字确认单确认</w:t>
      </w:r>
      <w:bookmarkEnd w:id="145"/>
      <w:bookmarkEnd w:id="146"/>
      <w:bookmarkEnd w:id="147"/>
    </w:p>
    <w:p w14:paraId="57749EAF">
      <w:pPr>
        <w:pStyle w:val="6"/>
        <w:rPr>
          <w:rFonts w:hint="default" w:ascii="Times New Roman" w:hAnsi="Times New Roman"/>
        </w:rPr>
      </w:pPr>
      <w:bookmarkStart w:id="148" w:name="_Toc4282"/>
      <w:bookmarkStart w:id="149" w:name="_Toc21179"/>
      <w:r>
        <w:rPr>
          <w:rFonts w:hint="default" w:ascii="Times New Roman" w:hAnsi="Times New Roman"/>
        </w:rPr>
        <w:t>4.1全流程图</w:t>
      </w:r>
      <w:bookmarkEnd w:id="148"/>
      <w:bookmarkEnd w:id="149"/>
    </w:p>
    <w:p w14:paraId="0F8FA4C2">
      <w:pPr>
        <w:jc w:val="center"/>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1664B149">
      <w:pPr>
        <w:pStyle w:val="5"/>
        <w:spacing w:before="156" w:after="156" w:line="240" w:lineRule="auto"/>
        <w:ind w:firstLine="0"/>
        <w:jc w:val="center"/>
        <w:rPr>
          <w:rFonts w:eastAsia="黑体"/>
          <w:sz w:val="21"/>
          <w:szCs w:val="21"/>
        </w:rPr>
      </w:pPr>
      <w:r>
        <w:rPr>
          <w:rFonts w:eastAsia="黑体"/>
          <w:sz w:val="21"/>
          <w:szCs w:val="21"/>
        </w:rPr>
        <w:t>业务流程图</w:t>
      </w:r>
    </w:p>
    <w:p w14:paraId="2CE6CAEB">
      <w:pPr>
        <w:pStyle w:val="5"/>
        <w:spacing w:before="156" w:after="156"/>
        <w:ind w:firstLine="0"/>
        <w:jc w:val="center"/>
      </w:pPr>
      <w:r>
        <w:drawing>
          <wp:inline distT="0" distB="0" distL="114300" distR="114300">
            <wp:extent cx="5272405" cy="4841240"/>
            <wp:effectExtent l="0" t="0" r="0" b="0"/>
            <wp:docPr id="32" name="图片 57"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7"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253AAD85">
      <w:pPr>
        <w:pStyle w:val="5"/>
        <w:spacing w:before="156" w:after="156" w:line="240" w:lineRule="auto"/>
        <w:ind w:firstLine="0"/>
        <w:jc w:val="center"/>
        <w:rPr>
          <w:rFonts w:eastAsia="黑体"/>
          <w:sz w:val="21"/>
          <w:szCs w:val="21"/>
        </w:rPr>
      </w:pPr>
      <w:r>
        <w:rPr>
          <w:rFonts w:eastAsia="黑体"/>
          <w:sz w:val="21"/>
          <w:szCs w:val="21"/>
        </w:rPr>
        <w:t>时序图</w:t>
      </w:r>
    </w:p>
    <w:p w14:paraId="24275D0F">
      <w:pPr>
        <w:pStyle w:val="6"/>
        <w:rPr>
          <w:rFonts w:hint="default" w:ascii="Times New Roman" w:hAnsi="Times New Roman"/>
        </w:rPr>
      </w:pPr>
      <w:bookmarkStart w:id="150" w:name="_Toc5711"/>
      <w:bookmarkStart w:id="151" w:name="_Toc4954"/>
      <w:r>
        <w:rPr>
          <w:rFonts w:hint="default" w:ascii="Times New Roman" w:hAnsi="Times New Roman"/>
        </w:rPr>
        <w:t>4.2.业务规则</w:t>
      </w:r>
      <w:bookmarkEnd w:id="150"/>
      <w:bookmarkEnd w:id="151"/>
      <w:r>
        <w:rPr>
          <w:rFonts w:hint="default" w:ascii="Times New Roman" w:hAnsi="Times New Roman"/>
        </w:rPr>
        <w:t xml:space="preserve"> </w:t>
      </w:r>
    </w:p>
    <w:p w14:paraId="797AE745">
      <w:pPr>
        <w:pStyle w:val="7"/>
        <w:tabs>
          <w:tab w:val="left" w:pos="432"/>
          <w:tab w:val="left" w:pos="1152"/>
          <w:tab w:val="left" w:pos="1248"/>
        </w:tabs>
        <w:rPr>
          <w:rFonts w:ascii="Times New Roman" w:hAnsi="Times New Roman"/>
          <w:b w:val="0"/>
          <w:sz w:val="20"/>
          <w:szCs w:val="20"/>
        </w:rPr>
      </w:pPr>
      <w:bookmarkStart w:id="152" w:name="_Toc27145"/>
      <w:bookmarkStart w:id="153" w:name="_Toc21238"/>
      <w:r>
        <w:rPr>
          <w:rFonts w:ascii="Times New Roman" w:hAnsi="Times New Roman"/>
          <w:b w:val="0"/>
          <w:sz w:val="20"/>
          <w:szCs w:val="20"/>
        </w:rPr>
        <w:t>4.2.1判断纳税人确认资格</w:t>
      </w:r>
      <w:bookmarkEnd w:id="152"/>
      <w:bookmarkEnd w:id="153"/>
    </w:p>
    <w:p w14:paraId="550F551A">
      <w:pPr>
        <w:pStyle w:val="35"/>
        <w:ind w:firstLine="480"/>
      </w:pPr>
      <w:r>
        <w:t>校验纳税人是否具备货物运输服务红字确认单确认资格，包括风险纳税人信息校验和纳税人资格校验。</w:t>
      </w:r>
    </w:p>
    <w:p w14:paraId="0D23561E">
      <w:pPr>
        <w:pStyle w:val="35"/>
        <w:ind w:firstLine="0" w:firstLineChars="0"/>
        <w:jc w:val="center"/>
      </w:pPr>
      <w:r>
        <w:drawing>
          <wp:inline distT="0" distB="0" distL="114300" distR="114300">
            <wp:extent cx="2686050" cy="5099050"/>
            <wp:effectExtent l="0" t="0" r="6350" b="6350"/>
            <wp:docPr id="33" name="图片 83"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3"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70F014F3">
      <w:pPr>
        <w:pStyle w:val="35"/>
        <w:ind w:firstLine="480"/>
      </w:pPr>
      <w:r>
        <w:t>查询本地保存的纳税人风险信息，校验纳税人是否为风险纳税人，禁止风险等级高的纳税人确认红字确认单。</w:t>
      </w:r>
    </w:p>
    <w:p w14:paraId="2666703D">
      <w:pPr>
        <w:pStyle w:val="35"/>
        <w:ind w:firstLine="480"/>
      </w:pPr>
      <w:r>
        <w:t>查询本地保存的纳税人基本信息，判断纳税人是否具备确认红字确认单的资格。</w:t>
      </w:r>
    </w:p>
    <w:p w14:paraId="62BE5952">
      <w:pPr>
        <w:pStyle w:val="8"/>
        <w:tabs>
          <w:tab w:val="left" w:pos="1296"/>
          <w:tab w:val="clear" w:pos="1152"/>
          <w:tab w:val="clear" w:pos="1248"/>
        </w:tabs>
        <w:rPr>
          <w:b/>
          <w:sz w:val="20"/>
          <w:szCs w:val="20"/>
        </w:rPr>
      </w:pPr>
      <w:bookmarkStart w:id="154" w:name="_Toc10184"/>
      <w:r>
        <w:rPr>
          <w:b/>
          <w:sz w:val="20"/>
          <w:szCs w:val="20"/>
        </w:rPr>
        <w:t>4.2.1.1判断逻辑</w:t>
      </w:r>
      <w:bookmarkEnd w:id="154"/>
    </w:p>
    <w:p w14:paraId="4DCEE333">
      <w:pPr>
        <w:pStyle w:val="35"/>
        <w:ind w:firstLine="480"/>
      </w:pPr>
      <w:r>
        <w:t>根据查询的纳税人风险信息进行校验，当满足以下任意条件时禁止确认红字确认单。</w:t>
      </w:r>
    </w:p>
    <w:p w14:paraId="2A560B2B">
      <w:pPr>
        <w:pStyle w:val="35"/>
        <w:numPr>
          <w:ilvl w:val="0"/>
          <w:numId w:val="0"/>
        </w:numPr>
        <w:ind w:leftChars="0"/>
      </w:pPr>
      <w:r>
        <w:rPr>
          <w:rFonts w:hint="eastAsia"/>
          <w:sz w:val="24"/>
        </w:rPr>
        <w:t>●</w:t>
      </w:r>
      <w:r>
        <w:rPr>
          <w:rFonts w:hint="default"/>
          <w:sz w:val="24"/>
          <w:lang w:val="en-US"/>
        </w:rPr>
        <w:t xml:space="preserve"> </w:t>
      </w:r>
      <w:r>
        <w:rPr>
          <w:rFonts w:hint="eastAsia"/>
        </w:rPr>
        <w:t>未查询到纳税人风险信息，本地无纳税人风险信息</w:t>
      </w:r>
      <w:r>
        <w:t>。</w:t>
      </w:r>
    </w:p>
    <w:p w14:paraId="38DC0E72">
      <w:pPr>
        <w:pStyle w:val="35"/>
        <w:numPr>
          <w:ilvl w:val="0"/>
          <w:numId w:val="0"/>
        </w:numPr>
        <w:ind w:leftChars="0"/>
      </w:pPr>
      <w:r>
        <w:rPr>
          <w:rFonts w:hint="eastAsia"/>
          <w:sz w:val="24"/>
        </w:rPr>
        <w:t>●</w:t>
      </w:r>
      <w:r>
        <w:rPr>
          <w:rFonts w:hint="default"/>
          <w:sz w:val="24"/>
          <w:lang w:val="en-US"/>
        </w:rPr>
        <w:t xml:space="preserve"> </w:t>
      </w:r>
      <w:r>
        <w:t>纳税人风险信息中“</w:t>
      </w:r>
      <w:r>
        <w:rPr>
          <w:rFonts w:hint="eastAsia"/>
          <w:lang w:val="en-US" w:eastAsia="zh-CN"/>
        </w:rPr>
        <w:t>风险纳税人类型</w:t>
      </w:r>
      <w:r>
        <w:t>”为“Ⅰ类”</w:t>
      </w:r>
      <w:r>
        <w:rPr>
          <w:rFonts w:hint="eastAsia"/>
          <w:lang w:eastAsia="zh-CN"/>
        </w:rPr>
        <w:t>（</w:t>
      </w:r>
      <w:r>
        <w:rPr>
          <w:rFonts w:hint="eastAsia"/>
          <w:lang w:val="en-US" w:eastAsia="zh-CN"/>
        </w:rPr>
        <w:t>高风险</w:t>
      </w:r>
      <w:r>
        <w:rPr>
          <w:rFonts w:hint="eastAsia"/>
          <w:lang w:eastAsia="zh-CN"/>
        </w:rPr>
        <w:t>）</w:t>
      </w:r>
      <w:r>
        <w:t>。</w:t>
      </w:r>
    </w:p>
    <w:p w14:paraId="39EE4894">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3DA71C81">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79CCA863">
      <w:pPr>
        <w:pStyle w:val="35"/>
        <w:ind w:firstLine="480"/>
      </w:pPr>
      <w:r>
        <w:t>根据查询的纳税人基本信息进行校验，当发生以下任意条件时禁止开具货物运输服务蓝字发票。</w:t>
      </w:r>
    </w:p>
    <w:p w14:paraId="38596ED7">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511B99CF">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268173F7">
      <w:pPr>
        <w:pStyle w:val="7"/>
        <w:tabs>
          <w:tab w:val="left" w:pos="432"/>
          <w:tab w:val="left" w:pos="1152"/>
          <w:tab w:val="left" w:pos="1248"/>
        </w:tabs>
        <w:rPr>
          <w:rFonts w:ascii="Times New Roman" w:hAnsi="Times New Roman"/>
          <w:b w:val="0"/>
          <w:sz w:val="20"/>
          <w:szCs w:val="20"/>
        </w:rPr>
      </w:pPr>
      <w:bookmarkStart w:id="155" w:name="_Toc18135"/>
      <w:bookmarkStart w:id="156" w:name="_Toc7616"/>
      <w:r>
        <w:rPr>
          <w:rFonts w:ascii="Times New Roman" w:hAnsi="Times New Roman"/>
          <w:b w:val="0"/>
          <w:sz w:val="20"/>
          <w:szCs w:val="20"/>
        </w:rPr>
        <w:t>4.2.2查询货物运输服务红字确认单信息</w:t>
      </w:r>
      <w:bookmarkEnd w:id="155"/>
      <w:bookmarkEnd w:id="156"/>
    </w:p>
    <w:p w14:paraId="1CA72C48">
      <w:pPr>
        <w:pStyle w:val="35"/>
        <w:ind w:firstLine="480"/>
      </w:pPr>
      <w:r>
        <w:t>从本地查询货物运输服务红字确认单信息，判断红字确认单是否可以确认。</w:t>
      </w:r>
    </w:p>
    <w:p w14:paraId="3C6A8F24">
      <w:pPr>
        <w:pStyle w:val="35"/>
        <w:ind w:firstLine="0" w:firstLineChars="0"/>
        <w:jc w:val="center"/>
      </w:pPr>
      <w:r>
        <w:drawing>
          <wp:inline distT="0" distB="0" distL="114300" distR="114300">
            <wp:extent cx="2959100" cy="2921000"/>
            <wp:effectExtent l="0" t="0" r="0" b="0"/>
            <wp:docPr id="34" name="图片 85"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5"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23BC59D4">
      <w:pPr>
        <w:pStyle w:val="8"/>
        <w:tabs>
          <w:tab w:val="left" w:pos="1296"/>
          <w:tab w:val="clear" w:pos="1152"/>
          <w:tab w:val="clear" w:pos="1248"/>
        </w:tabs>
        <w:rPr>
          <w:b/>
          <w:sz w:val="20"/>
          <w:szCs w:val="20"/>
        </w:rPr>
      </w:pPr>
      <w:bookmarkStart w:id="157" w:name="_Toc18355"/>
      <w:r>
        <w:rPr>
          <w:b/>
          <w:sz w:val="20"/>
          <w:szCs w:val="20"/>
        </w:rPr>
        <w:t>4.2.2.1判断逻辑</w:t>
      </w:r>
      <w:bookmarkEnd w:id="157"/>
    </w:p>
    <w:p w14:paraId="75A4D759">
      <w:pPr>
        <w:pStyle w:val="35"/>
        <w:ind w:firstLine="480"/>
      </w:pPr>
      <w:r>
        <w:t>根据查询的货物运输服务红字确认单信息进行校验，当满足以下任意条件时禁止确认货物运输服务红字确认单。</w:t>
      </w:r>
    </w:p>
    <w:p w14:paraId="37BF84EC">
      <w:pPr>
        <w:pStyle w:val="35"/>
        <w:numPr>
          <w:ilvl w:val="0"/>
          <w:numId w:val="0"/>
        </w:numPr>
        <w:ind w:leftChars="0"/>
      </w:pPr>
      <w:r>
        <w:rPr>
          <w:rFonts w:hint="eastAsia"/>
          <w:sz w:val="24"/>
        </w:rPr>
        <w:t>●</w:t>
      </w:r>
      <w:r>
        <w:rPr>
          <w:rFonts w:hint="default"/>
          <w:sz w:val="24"/>
          <w:lang w:val="en-US"/>
        </w:rPr>
        <w:t xml:space="preserve"> </w:t>
      </w:r>
      <w:r>
        <w:t>查询货物运输服务红字确认单信息失败，本地无货物运输服务红字确认单信息。</w:t>
      </w:r>
    </w:p>
    <w:p w14:paraId="7E8EA53E">
      <w:pPr>
        <w:pStyle w:val="35"/>
        <w:numPr>
          <w:ilvl w:val="0"/>
          <w:numId w:val="0"/>
        </w:numPr>
        <w:ind w:leftChars="0"/>
      </w:pPr>
      <w:r>
        <w:rPr>
          <w:rFonts w:hint="eastAsia"/>
          <w:sz w:val="24"/>
        </w:rPr>
        <w:t>●</w:t>
      </w:r>
      <w:r>
        <w:rPr>
          <w:rFonts w:hint="default"/>
          <w:sz w:val="24"/>
          <w:lang w:val="en-US"/>
        </w:rPr>
        <w:t xml:space="preserve"> </w:t>
      </w:r>
      <w:r>
        <w:t>红字确认单状态非待确认状态。</w:t>
      </w:r>
    </w:p>
    <w:p w14:paraId="297623EF">
      <w:pPr>
        <w:pStyle w:val="7"/>
        <w:tabs>
          <w:tab w:val="left" w:pos="432"/>
          <w:tab w:val="left" w:pos="1152"/>
          <w:tab w:val="left" w:pos="1248"/>
        </w:tabs>
        <w:rPr>
          <w:rFonts w:ascii="Times New Roman" w:hAnsi="Times New Roman"/>
          <w:b w:val="0"/>
          <w:sz w:val="20"/>
          <w:szCs w:val="20"/>
        </w:rPr>
      </w:pPr>
      <w:bookmarkStart w:id="158" w:name="_Toc13876"/>
      <w:bookmarkStart w:id="159" w:name="_Toc16467"/>
      <w:r>
        <w:rPr>
          <w:rFonts w:ascii="Times New Roman" w:hAnsi="Times New Roman"/>
          <w:b w:val="0"/>
          <w:sz w:val="20"/>
          <w:szCs w:val="20"/>
        </w:rPr>
        <w:t>4.2.3选择、确认货物运输服务红字确认单</w:t>
      </w:r>
      <w:bookmarkEnd w:id="158"/>
      <w:bookmarkEnd w:id="159"/>
    </w:p>
    <w:p w14:paraId="4B502211">
      <w:pPr>
        <w:pStyle w:val="35"/>
        <w:ind w:firstLine="480"/>
      </w:pPr>
      <w:r>
        <w:t>从查询出的货物运输服务红字确认单中选择需要确认的货物运输服务红字确认单，并选择确认结果。</w:t>
      </w:r>
    </w:p>
    <w:p w14:paraId="427FD73C">
      <w:pPr>
        <w:pStyle w:val="35"/>
        <w:ind w:firstLine="0" w:firstLineChars="0"/>
        <w:jc w:val="center"/>
      </w:pPr>
      <w:r>
        <w:drawing>
          <wp:inline distT="0" distB="0" distL="114300" distR="114300">
            <wp:extent cx="1035050" cy="2800350"/>
            <wp:effectExtent l="0" t="0" r="6350" b="6350"/>
            <wp:docPr id="35" name="图片 86"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6"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09A277EC">
      <w:pPr>
        <w:pStyle w:val="7"/>
        <w:tabs>
          <w:tab w:val="left" w:pos="432"/>
          <w:tab w:val="left" w:pos="1152"/>
          <w:tab w:val="left" w:pos="1248"/>
        </w:tabs>
        <w:rPr>
          <w:rFonts w:ascii="Times New Roman" w:hAnsi="Times New Roman"/>
          <w:b w:val="0"/>
          <w:sz w:val="20"/>
          <w:szCs w:val="20"/>
        </w:rPr>
      </w:pPr>
      <w:bookmarkStart w:id="160" w:name="_Toc53"/>
      <w:bookmarkStart w:id="161" w:name="_Toc13796"/>
      <w:r>
        <w:rPr>
          <w:rFonts w:ascii="Times New Roman" w:hAnsi="Times New Roman"/>
          <w:b w:val="0"/>
          <w:sz w:val="20"/>
          <w:szCs w:val="20"/>
        </w:rPr>
        <w:t>4.2.4上传货物运输服务红字确认单确认信息</w:t>
      </w:r>
      <w:bookmarkEnd w:id="160"/>
      <w:bookmarkEnd w:id="161"/>
    </w:p>
    <w:p w14:paraId="698EF3D0">
      <w:pPr>
        <w:pStyle w:val="35"/>
        <w:ind w:firstLine="480"/>
      </w:pPr>
      <w:r>
        <w:t>调用《货物运输服务红字确认单确认》接口向税务局端上传货物运输服务红字确认单确认结果，包括：同意、不同意和撤销，并更新货物运输服务红字确认单确认信息上传结果。</w:t>
      </w:r>
    </w:p>
    <w:p w14:paraId="1AED3F27">
      <w:pPr>
        <w:pStyle w:val="35"/>
        <w:ind w:firstLine="480"/>
      </w:pPr>
      <w:r>
        <w:t>红字确认单撤销时要求红字确认单状态为有效且未开具红票，红字确认单撤销只能由最后操作方申请，具体包含以下规则：</w:t>
      </w:r>
    </w:p>
    <w:p w14:paraId="43799738">
      <w:pPr>
        <w:pStyle w:val="35"/>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402422FF">
      <w:pPr>
        <w:pStyle w:val="35"/>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2D7C9CA0">
      <w:pPr>
        <w:pStyle w:val="35"/>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231EE6FF">
      <w:pPr>
        <w:pStyle w:val="35"/>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7FEC078D">
      <w:pPr>
        <w:pStyle w:val="35"/>
        <w:ind w:firstLine="480"/>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t>。</w:t>
      </w:r>
    </w:p>
    <w:p w14:paraId="4C5EE50D">
      <w:pPr>
        <w:pStyle w:val="35"/>
        <w:ind w:firstLine="0" w:firstLineChars="0"/>
        <w:jc w:val="center"/>
      </w:pPr>
      <w:r>
        <w:drawing>
          <wp:inline distT="0" distB="0" distL="114300" distR="114300">
            <wp:extent cx="2813050" cy="2482850"/>
            <wp:effectExtent l="0" t="0" r="6350" b="6350"/>
            <wp:docPr id="36" name="图片 8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8"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40E3F0C2">
      <w:pPr>
        <w:pStyle w:val="8"/>
        <w:tabs>
          <w:tab w:val="left" w:pos="1296"/>
          <w:tab w:val="clear" w:pos="1152"/>
          <w:tab w:val="clear" w:pos="1248"/>
        </w:tabs>
        <w:rPr>
          <w:b/>
          <w:sz w:val="20"/>
          <w:szCs w:val="20"/>
        </w:rPr>
      </w:pPr>
      <w:bookmarkStart w:id="162" w:name="_Toc14831"/>
      <w:r>
        <w:rPr>
          <w:b/>
          <w:sz w:val="20"/>
          <w:szCs w:val="20"/>
        </w:rPr>
        <w:t>4.2.4.1判断逻辑</w:t>
      </w:r>
      <w:bookmarkEnd w:id="162"/>
    </w:p>
    <w:p w14:paraId="57B9421A">
      <w:pPr>
        <w:pStyle w:val="35"/>
        <w:ind w:firstLine="480"/>
      </w:pPr>
      <w:r>
        <w:t>调用《货物运输服务红字确认单确认》接口上传已确认的货物运输服务红字确认单信息，当接口调用时发生以下任意情形，调用失败。</w:t>
      </w:r>
    </w:p>
    <w:p w14:paraId="47C316A1">
      <w:pPr>
        <w:pStyle w:val="35"/>
        <w:numPr>
          <w:ilvl w:val="0"/>
          <w:numId w:val="0"/>
        </w:numPr>
        <w:ind w:leftChars="0"/>
      </w:pPr>
      <w:r>
        <w:rPr>
          <w:rFonts w:hint="eastAsia"/>
          <w:sz w:val="24"/>
        </w:rPr>
        <w:t>●</w:t>
      </w:r>
      <w:r>
        <w:rPr>
          <w:rFonts w:hint="default"/>
          <w:sz w:val="24"/>
          <w:lang w:val="en-US"/>
        </w:rPr>
        <w:t xml:space="preserve"> </w:t>
      </w:r>
      <w:r>
        <w:t>网络通信异常。</w:t>
      </w:r>
    </w:p>
    <w:p w14:paraId="03DB672F">
      <w:pPr>
        <w:pStyle w:val="35"/>
        <w:numPr>
          <w:ilvl w:val="0"/>
          <w:numId w:val="0"/>
        </w:numPr>
        <w:ind w:leftChars="0"/>
      </w:pPr>
      <w:r>
        <w:rPr>
          <w:rFonts w:hint="eastAsia"/>
          <w:sz w:val="24"/>
        </w:rPr>
        <w:t>●</w:t>
      </w:r>
      <w:r>
        <w:rPr>
          <w:rFonts w:hint="default"/>
          <w:sz w:val="24"/>
          <w:lang w:val="en-US"/>
        </w:rPr>
        <w:t xml:space="preserve"> </w:t>
      </w:r>
      <w:r>
        <w:t>返回报文存在error节点。</w:t>
      </w:r>
    </w:p>
    <w:p w14:paraId="216B8EAA">
      <w:pPr>
        <w:pStyle w:val="35"/>
        <w:numPr>
          <w:ilvl w:val="0"/>
          <w:numId w:val="0"/>
        </w:numPr>
        <w:ind w:leftChars="0"/>
      </w:pPr>
      <w:r>
        <w:rPr>
          <w:rFonts w:hint="eastAsia"/>
          <w:sz w:val="24"/>
        </w:rPr>
        <w:t>●</w:t>
      </w:r>
      <w:r>
        <w:rPr>
          <w:rFonts w:hint="default"/>
          <w:sz w:val="24"/>
          <w:lang w:val="en-US"/>
        </w:rPr>
        <w:t xml:space="preserve"> </w:t>
      </w:r>
      <w:r>
        <w:t>“返回码”不为“00”。</w:t>
      </w:r>
    </w:p>
    <w:p w14:paraId="4E945CBF">
      <w:pPr>
        <w:pStyle w:val="4"/>
        <w:tabs>
          <w:tab w:val="left" w:pos="432"/>
          <w:tab w:val="left" w:pos="864"/>
        </w:tabs>
        <w:rPr>
          <w:rFonts w:ascii="Times New Roman" w:hAnsi="Times New Roman"/>
        </w:rPr>
      </w:pPr>
      <w:bookmarkStart w:id="163" w:name="_Toc13931"/>
      <w:bookmarkStart w:id="164" w:name="_Toc15210"/>
      <w:bookmarkStart w:id="165" w:name="_Toc30829"/>
      <w:r>
        <w:rPr>
          <w:rFonts w:ascii="Times New Roman" w:hAnsi="Times New Roman"/>
        </w:rPr>
        <w:t>5货物运输服务红字发票开具</w:t>
      </w:r>
      <w:bookmarkEnd w:id="163"/>
      <w:bookmarkEnd w:id="164"/>
      <w:bookmarkEnd w:id="165"/>
    </w:p>
    <w:p w14:paraId="1931E0FF">
      <w:pPr>
        <w:pStyle w:val="6"/>
        <w:rPr>
          <w:rFonts w:hint="default" w:ascii="Times New Roman" w:hAnsi="Times New Roman"/>
        </w:rPr>
      </w:pPr>
      <w:bookmarkStart w:id="166" w:name="_Toc7200"/>
      <w:bookmarkStart w:id="167" w:name="_Toc12625"/>
      <w:r>
        <w:rPr>
          <w:rFonts w:hint="default" w:ascii="Times New Roman" w:hAnsi="Times New Roman"/>
        </w:rPr>
        <w:t>5.1.全流程图</w:t>
      </w:r>
      <w:bookmarkEnd w:id="166"/>
      <w:bookmarkEnd w:id="167"/>
    </w:p>
    <w:p w14:paraId="6D5C63C4">
      <w:pPr>
        <w:pStyle w:val="5"/>
        <w:spacing w:before="156" w:after="156"/>
        <w:ind w:firstLine="0"/>
      </w:pPr>
      <w:r>
        <w:drawing>
          <wp:inline distT="0" distB="0" distL="114300" distR="114300">
            <wp:extent cx="5273675" cy="7479030"/>
            <wp:effectExtent l="0" t="0" r="9525" b="1270"/>
            <wp:docPr id="37" name="图片 90"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0"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2727AD8F">
      <w:pPr>
        <w:pStyle w:val="5"/>
        <w:spacing w:before="156" w:after="156" w:line="240" w:lineRule="auto"/>
        <w:ind w:firstLine="420"/>
        <w:jc w:val="center"/>
        <w:rPr>
          <w:rFonts w:eastAsia="黑体"/>
          <w:sz w:val="21"/>
          <w:szCs w:val="21"/>
        </w:rPr>
      </w:pPr>
      <w:r>
        <w:rPr>
          <w:rFonts w:eastAsia="黑体"/>
          <w:sz w:val="21"/>
          <w:szCs w:val="21"/>
        </w:rPr>
        <w:t>业务流程图</w:t>
      </w:r>
    </w:p>
    <w:p w14:paraId="30B5E8BD">
      <w:pPr>
        <w:pStyle w:val="5"/>
        <w:spacing w:before="156" w:after="156"/>
        <w:ind w:firstLine="480"/>
        <w:jc w:val="center"/>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4F2B5033">
      <w:pPr>
        <w:pStyle w:val="5"/>
        <w:spacing w:before="156" w:after="156" w:line="240" w:lineRule="auto"/>
        <w:ind w:firstLine="420"/>
        <w:jc w:val="center"/>
        <w:rPr>
          <w:rFonts w:eastAsia="黑体"/>
          <w:sz w:val="21"/>
          <w:szCs w:val="21"/>
        </w:rPr>
      </w:pPr>
      <w:r>
        <w:rPr>
          <w:rFonts w:eastAsia="黑体"/>
          <w:sz w:val="21"/>
          <w:szCs w:val="21"/>
        </w:rPr>
        <w:t>时序图</w:t>
      </w:r>
    </w:p>
    <w:p w14:paraId="53F1928C">
      <w:pPr>
        <w:pStyle w:val="6"/>
        <w:rPr>
          <w:rFonts w:hint="default" w:ascii="Times New Roman" w:hAnsi="Times New Roman"/>
        </w:rPr>
      </w:pPr>
      <w:bookmarkStart w:id="168" w:name="_Toc12324"/>
      <w:bookmarkStart w:id="169" w:name="_Toc4353"/>
      <w:r>
        <w:rPr>
          <w:rFonts w:hint="default" w:ascii="Times New Roman" w:hAnsi="Times New Roman"/>
        </w:rPr>
        <w:t>5.2.业务规则</w:t>
      </w:r>
      <w:bookmarkEnd w:id="168"/>
      <w:bookmarkEnd w:id="169"/>
    </w:p>
    <w:p w14:paraId="3F0694A7">
      <w:pPr>
        <w:pStyle w:val="7"/>
        <w:tabs>
          <w:tab w:val="left" w:pos="432"/>
          <w:tab w:val="left" w:pos="1152"/>
          <w:tab w:val="left" w:pos="1248"/>
        </w:tabs>
        <w:rPr>
          <w:rFonts w:ascii="Times New Roman" w:hAnsi="Times New Roman"/>
          <w:b w:val="0"/>
          <w:sz w:val="20"/>
          <w:szCs w:val="20"/>
        </w:rPr>
      </w:pPr>
      <w:bookmarkStart w:id="170" w:name="_Toc18991"/>
      <w:bookmarkStart w:id="171" w:name="_Toc23672"/>
      <w:r>
        <w:rPr>
          <w:rFonts w:ascii="Times New Roman" w:hAnsi="Times New Roman"/>
          <w:b w:val="0"/>
          <w:sz w:val="20"/>
          <w:szCs w:val="20"/>
        </w:rPr>
        <w:t>5.2.1校验红字确认单信息</w:t>
      </w:r>
      <w:bookmarkEnd w:id="170"/>
      <w:bookmarkEnd w:id="171"/>
    </w:p>
    <w:p w14:paraId="5430E137">
      <w:pPr>
        <w:pStyle w:val="35"/>
        <w:ind w:firstLine="480"/>
      </w:pPr>
      <w:r>
        <w:t xml:space="preserve">查询本地保存的红字确认单信息，判断是否存在红字确认单信息以及红字确认单状态是否正常。 </w:t>
      </w:r>
    </w:p>
    <w:p w14:paraId="22F21E0B">
      <w:pPr>
        <w:pStyle w:val="35"/>
        <w:ind w:firstLine="0" w:firstLineChars="0"/>
        <w:jc w:val="center"/>
      </w:pPr>
      <w:r>
        <w:drawing>
          <wp:inline distT="0" distB="0" distL="114300" distR="114300">
            <wp:extent cx="2686050" cy="3498850"/>
            <wp:effectExtent l="0" t="0" r="6350" b="6350"/>
            <wp:docPr id="39" name="图片 91"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1"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B26A207">
      <w:pPr>
        <w:pStyle w:val="35"/>
        <w:ind w:firstLine="480"/>
      </w:pPr>
      <w:r>
        <w:t>查询本地保存的红字确认单信息，校验红字确认单是否可用。</w:t>
      </w:r>
    </w:p>
    <w:p w14:paraId="6FF12094">
      <w:pPr>
        <w:pStyle w:val="8"/>
        <w:tabs>
          <w:tab w:val="left" w:pos="1296"/>
          <w:tab w:val="clear" w:pos="1152"/>
          <w:tab w:val="clear" w:pos="1248"/>
        </w:tabs>
        <w:rPr>
          <w:b/>
          <w:sz w:val="20"/>
          <w:szCs w:val="20"/>
        </w:rPr>
      </w:pPr>
      <w:bookmarkStart w:id="172" w:name="_Toc26478"/>
      <w:r>
        <w:rPr>
          <w:b/>
          <w:sz w:val="20"/>
          <w:szCs w:val="20"/>
        </w:rPr>
        <w:t>5.2.1.1判断逻辑</w:t>
      </w:r>
      <w:bookmarkEnd w:id="172"/>
    </w:p>
    <w:p w14:paraId="47BC8A51">
      <w:pPr>
        <w:pStyle w:val="35"/>
        <w:ind w:firstLine="480"/>
      </w:pPr>
      <w:r>
        <w:t>根据查询的红字确认单信息进行校验，当满足以下任意条件时禁止开具货物运输服务红字发票。</w:t>
      </w:r>
    </w:p>
    <w:p w14:paraId="68FCAA43">
      <w:pPr>
        <w:pStyle w:val="35"/>
        <w:numPr>
          <w:ilvl w:val="0"/>
          <w:numId w:val="0"/>
        </w:numPr>
        <w:ind w:leftChars="0"/>
      </w:pPr>
      <w:r>
        <w:rPr>
          <w:rFonts w:hint="eastAsia"/>
          <w:sz w:val="24"/>
        </w:rPr>
        <w:t>●</w:t>
      </w:r>
      <w:r>
        <w:rPr>
          <w:rFonts w:hint="default"/>
          <w:sz w:val="24"/>
          <w:lang w:val="en-US"/>
        </w:rPr>
        <w:t xml:space="preserve"> </w:t>
      </w:r>
      <w:r>
        <w:t>未查询到红字确认单信息，本地红字确认单信息。</w:t>
      </w:r>
    </w:p>
    <w:p w14:paraId="4ED92C7D">
      <w:pPr>
        <w:pStyle w:val="35"/>
        <w:numPr>
          <w:ilvl w:val="0"/>
          <w:numId w:val="0"/>
        </w:numPr>
        <w:ind w:leftChars="0"/>
      </w:pPr>
      <w:r>
        <w:rPr>
          <w:rFonts w:hint="eastAsia"/>
          <w:sz w:val="24"/>
        </w:rPr>
        <w:t>●</w:t>
      </w:r>
      <w:r>
        <w:rPr>
          <w:rFonts w:hint="default"/>
          <w:sz w:val="24"/>
          <w:lang w:val="en-US"/>
        </w:rPr>
        <w:t xml:space="preserve"> </w:t>
      </w:r>
      <w:r>
        <w:t>货物运输服务红字确认单信息状态不正确。</w:t>
      </w:r>
    </w:p>
    <w:p w14:paraId="308EC3EE">
      <w:pPr>
        <w:pStyle w:val="7"/>
        <w:tabs>
          <w:tab w:val="left" w:pos="432"/>
          <w:tab w:val="left" w:pos="1152"/>
          <w:tab w:val="left" w:pos="1248"/>
        </w:tabs>
        <w:rPr>
          <w:rFonts w:ascii="Times New Roman" w:hAnsi="Times New Roman"/>
          <w:b w:val="0"/>
          <w:sz w:val="20"/>
          <w:szCs w:val="20"/>
        </w:rPr>
      </w:pPr>
      <w:bookmarkStart w:id="173" w:name="_Toc16251"/>
      <w:bookmarkStart w:id="174" w:name="_Toc14248"/>
      <w:r>
        <w:rPr>
          <w:rFonts w:ascii="Times New Roman" w:hAnsi="Times New Roman"/>
          <w:b w:val="0"/>
          <w:sz w:val="20"/>
          <w:szCs w:val="20"/>
        </w:rPr>
        <w:t>5.2.2判断纳税人开票资格</w:t>
      </w:r>
      <w:bookmarkEnd w:id="173"/>
      <w:bookmarkEnd w:id="174"/>
    </w:p>
    <w:p w14:paraId="3BB2CA41">
      <w:pPr>
        <w:pStyle w:val="35"/>
        <w:ind w:firstLine="480"/>
      </w:pPr>
      <w:r>
        <w:t>校验纳税人是否具备货物运输服务红字发票开票资格，包括风险纳税人信息校验和纳税人资格校验。</w:t>
      </w:r>
    </w:p>
    <w:p w14:paraId="67A5A194">
      <w:pPr>
        <w:pStyle w:val="35"/>
        <w:ind w:firstLine="0" w:firstLineChars="0"/>
        <w:jc w:val="center"/>
      </w:pPr>
      <w:r>
        <w:drawing>
          <wp:inline distT="0" distB="0" distL="114300" distR="114300">
            <wp:extent cx="2705100" cy="5318760"/>
            <wp:effectExtent l="0" t="0" r="0" b="2540"/>
            <wp:docPr id="4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9"/>
                    <pic:cNvPicPr>
                      <a:picLocks noChangeAspect="1"/>
                    </pic:cNvPicPr>
                  </pic:nvPicPr>
                  <pic:blipFill>
                    <a:blip r:embed="rId44"/>
                    <a:stretch>
                      <a:fillRect/>
                    </a:stretch>
                  </pic:blipFill>
                  <pic:spPr>
                    <a:xfrm>
                      <a:off x="0" y="0"/>
                      <a:ext cx="2705100" cy="5318760"/>
                    </a:xfrm>
                    <a:prstGeom prst="rect">
                      <a:avLst/>
                    </a:prstGeom>
                    <a:noFill/>
                    <a:ln>
                      <a:noFill/>
                    </a:ln>
                  </pic:spPr>
                </pic:pic>
              </a:graphicData>
            </a:graphic>
          </wp:inline>
        </w:drawing>
      </w:r>
    </w:p>
    <w:p w14:paraId="1055B187">
      <w:pPr>
        <w:pStyle w:val="35"/>
        <w:ind w:firstLine="480"/>
      </w:pPr>
      <w:r>
        <w:t>查询本地保存的纳税人风险信息，校验纳税人是否为风险纳税人，禁止风险等级高的纳税人开具发票。</w:t>
      </w:r>
    </w:p>
    <w:p w14:paraId="1F3999C4">
      <w:pPr>
        <w:pStyle w:val="35"/>
        <w:ind w:firstLine="480"/>
      </w:pPr>
      <w:r>
        <w:t>查询本地保存的纳税人基本信息，判断纳税人是否具备开具货物运输服务红字发票资格。</w:t>
      </w:r>
    </w:p>
    <w:p w14:paraId="62FDF671">
      <w:pPr>
        <w:pStyle w:val="8"/>
        <w:tabs>
          <w:tab w:val="left" w:pos="1296"/>
          <w:tab w:val="clear" w:pos="1152"/>
          <w:tab w:val="clear" w:pos="1248"/>
        </w:tabs>
        <w:rPr>
          <w:b/>
          <w:sz w:val="20"/>
          <w:szCs w:val="20"/>
        </w:rPr>
      </w:pPr>
      <w:bookmarkStart w:id="175" w:name="_Toc2075"/>
      <w:r>
        <w:rPr>
          <w:b/>
          <w:sz w:val="20"/>
          <w:szCs w:val="20"/>
        </w:rPr>
        <w:t>5.2.2.1判断逻辑</w:t>
      </w:r>
      <w:bookmarkEnd w:id="175"/>
    </w:p>
    <w:p w14:paraId="5F365D31">
      <w:pPr>
        <w:pStyle w:val="35"/>
        <w:ind w:firstLine="480"/>
      </w:pPr>
      <w:r>
        <w:t>根据查询的纳税人风险信息进行校验，当满足以下任意条件时禁止开具货物运输服务红字发票。</w:t>
      </w:r>
    </w:p>
    <w:p w14:paraId="169A8BB3">
      <w:pPr>
        <w:pStyle w:val="35"/>
        <w:numPr>
          <w:ilvl w:val="0"/>
          <w:numId w:val="0"/>
        </w:numPr>
        <w:ind w:leftChars="0"/>
      </w:pPr>
      <w:r>
        <w:rPr>
          <w:rFonts w:hint="eastAsia"/>
          <w:sz w:val="24"/>
        </w:rPr>
        <w:t>●</w:t>
      </w:r>
      <w:r>
        <w:rPr>
          <w:rFonts w:hint="default"/>
          <w:sz w:val="24"/>
          <w:lang w:val="en-US"/>
        </w:rPr>
        <w:t xml:space="preserve"> </w:t>
      </w:r>
      <w:r>
        <w:rPr>
          <w:rFonts w:hint="eastAsia"/>
        </w:rPr>
        <w:t>未查询到纳税人风险信息，本地无纳税人风险信息</w:t>
      </w:r>
      <w:r>
        <w:t>。</w:t>
      </w:r>
    </w:p>
    <w:p w14:paraId="2561B27F">
      <w:pPr>
        <w:pStyle w:val="35"/>
        <w:numPr>
          <w:ilvl w:val="0"/>
          <w:numId w:val="0"/>
        </w:numPr>
        <w:ind w:leftChars="0"/>
      </w:pPr>
      <w:r>
        <w:rPr>
          <w:rFonts w:hint="eastAsia"/>
          <w:sz w:val="24"/>
        </w:rPr>
        <w:t>●</w:t>
      </w:r>
      <w:r>
        <w:rPr>
          <w:rFonts w:hint="default"/>
          <w:sz w:val="24"/>
          <w:lang w:val="en-US"/>
        </w:rPr>
        <w:t xml:space="preserve"> </w:t>
      </w:r>
      <w:r>
        <w:t>纳税人风险信息中“</w:t>
      </w:r>
      <w:r>
        <w:rPr>
          <w:rFonts w:hint="eastAsia"/>
          <w:lang w:val="en-US" w:eastAsia="zh-CN"/>
        </w:rPr>
        <w:t>风险纳税人类型</w:t>
      </w:r>
      <w:r>
        <w:t>”为“Ⅰ类”。</w:t>
      </w:r>
    </w:p>
    <w:p w14:paraId="743D6C6D">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0BBF7DE2">
      <w:pPr>
        <w:pStyle w:val="35"/>
        <w:numPr>
          <w:ilvl w:val="0"/>
          <w:numId w:val="0"/>
        </w:numPr>
        <w:ind w:leftChars="0"/>
      </w:pPr>
      <w:bookmarkStart w:id="176" w:name="OLE_LINK14"/>
      <w:r>
        <w:rPr>
          <w:rFonts w:hint="eastAsia"/>
          <w:sz w:val="24"/>
        </w:rPr>
        <w:t>●</w:t>
      </w:r>
      <w:r>
        <w:rPr>
          <w:rFonts w:hint="default"/>
          <w:sz w:val="24"/>
          <w:lang w:val="en-US"/>
        </w:rPr>
        <w:t xml:space="preserve"> </w:t>
      </w:r>
      <w:bookmarkEnd w:id="176"/>
      <w:r>
        <w:t>纳税人风险信息中“风险纳税人标志”为“Y（风险纳税人）”。</w:t>
      </w:r>
    </w:p>
    <w:p w14:paraId="1313B4FF">
      <w:pPr>
        <w:pStyle w:val="35"/>
        <w:ind w:firstLine="480"/>
      </w:pPr>
      <w:r>
        <w:t>根据查询的纳税人基本信息进行校验，当发生以下任意条件时禁止开具货物运输服务红字发票。</w:t>
      </w:r>
    </w:p>
    <w:p w14:paraId="54A68865">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21D43F68">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19A874B9">
      <w:pPr>
        <w:pStyle w:val="7"/>
        <w:tabs>
          <w:tab w:val="left" w:pos="432"/>
          <w:tab w:val="left" w:pos="1152"/>
          <w:tab w:val="left" w:pos="1248"/>
        </w:tabs>
        <w:rPr>
          <w:rFonts w:ascii="Times New Roman" w:hAnsi="Times New Roman"/>
          <w:b w:val="0"/>
          <w:sz w:val="20"/>
          <w:szCs w:val="20"/>
        </w:rPr>
      </w:pPr>
      <w:bookmarkStart w:id="177" w:name="_Toc1083"/>
      <w:bookmarkStart w:id="178" w:name="_Toc22032"/>
      <w:r>
        <w:rPr>
          <w:rFonts w:ascii="Times New Roman" w:hAnsi="Times New Roman"/>
          <w:b w:val="0"/>
          <w:sz w:val="20"/>
          <w:szCs w:val="20"/>
        </w:rPr>
        <w:t>5.2.3发票号段结余校验</w:t>
      </w:r>
      <w:bookmarkEnd w:id="177"/>
      <w:bookmarkEnd w:id="178"/>
    </w:p>
    <w:p w14:paraId="25ECA532">
      <w:pPr>
        <w:pStyle w:val="35"/>
        <w:ind w:firstLine="480"/>
      </w:pPr>
      <w:r>
        <w:t>判断本地是否还有未使用的发票，若无未使用的发票，需调用税务局端接口重新获取发票批量预赋码信息。</w:t>
      </w:r>
    </w:p>
    <w:p w14:paraId="75225088">
      <w:pPr>
        <w:pStyle w:val="35"/>
        <w:ind w:firstLine="0" w:firstLineChars="0"/>
        <w:jc w:val="center"/>
      </w:pPr>
      <w:r>
        <w:drawing>
          <wp:inline distT="0" distB="0" distL="114300" distR="114300">
            <wp:extent cx="2743200" cy="2603500"/>
            <wp:effectExtent l="0" t="0" r="0" b="0"/>
            <wp:docPr id="41" name="图片 9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2"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3C206DAF">
      <w:pPr>
        <w:pStyle w:val="8"/>
        <w:tabs>
          <w:tab w:val="left" w:pos="1296"/>
          <w:tab w:val="clear" w:pos="1152"/>
          <w:tab w:val="clear" w:pos="1248"/>
        </w:tabs>
        <w:rPr>
          <w:b/>
          <w:sz w:val="20"/>
          <w:szCs w:val="20"/>
        </w:rPr>
      </w:pPr>
      <w:bookmarkStart w:id="179" w:name="_Toc26168"/>
      <w:r>
        <w:rPr>
          <w:b/>
          <w:sz w:val="20"/>
          <w:szCs w:val="20"/>
        </w:rPr>
        <w:t>5.2.3.1判断逻辑</w:t>
      </w:r>
      <w:bookmarkEnd w:id="179"/>
    </w:p>
    <w:p w14:paraId="62D5924B">
      <w:pPr>
        <w:pStyle w:val="35"/>
        <w:ind w:firstLine="480"/>
      </w:pPr>
      <w:r>
        <w:t>调用《获取发票批量预赋码信息》接口规范获取发票批量预赋码信息，当接口调用时发生以下任意情形，调用失败。</w:t>
      </w:r>
    </w:p>
    <w:p w14:paraId="260CE32A">
      <w:pPr>
        <w:pStyle w:val="35"/>
        <w:numPr>
          <w:ilvl w:val="0"/>
          <w:numId w:val="0"/>
        </w:numPr>
        <w:ind w:leftChars="0"/>
      </w:pPr>
      <w:bookmarkStart w:id="180" w:name="OLE_LINK16"/>
      <w:r>
        <w:rPr>
          <w:rFonts w:hint="eastAsia"/>
          <w:sz w:val="24"/>
        </w:rPr>
        <w:t>●</w:t>
      </w:r>
      <w:r>
        <w:rPr>
          <w:rFonts w:hint="default"/>
          <w:sz w:val="24"/>
          <w:lang w:val="en-US"/>
        </w:rPr>
        <w:t xml:space="preserve"> </w:t>
      </w:r>
      <w:bookmarkEnd w:id="180"/>
      <w:r>
        <w:t>网络通信异常。</w:t>
      </w:r>
    </w:p>
    <w:p w14:paraId="5ADAF714">
      <w:pPr>
        <w:pStyle w:val="35"/>
        <w:numPr>
          <w:ilvl w:val="0"/>
          <w:numId w:val="0"/>
        </w:numPr>
        <w:ind w:leftChars="0"/>
      </w:pPr>
      <w:r>
        <w:rPr>
          <w:rFonts w:hint="eastAsia"/>
          <w:sz w:val="24"/>
        </w:rPr>
        <w:t>●</w:t>
      </w:r>
      <w:r>
        <w:rPr>
          <w:rFonts w:hint="default"/>
          <w:sz w:val="24"/>
          <w:lang w:val="en-US"/>
        </w:rPr>
        <w:t xml:space="preserve"> </w:t>
      </w:r>
      <w:r>
        <w:t>返回报文存在error节点。</w:t>
      </w:r>
    </w:p>
    <w:p w14:paraId="5E170FB4">
      <w:pPr>
        <w:pStyle w:val="35"/>
        <w:numPr>
          <w:ilvl w:val="0"/>
          <w:numId w:val="0"/>
        </w:numPr>
        <w:ind w:leftChars="0"/>
      </w:pPr>
      <w:r>
        <w:rPr>
          <w:rFonts w:hint="eastAsia"/>
          <w:sz w:val="24"/>
        </w:rPr>
        <w:t>●</w:t>
      </w:r>
      <w:r>
        <w:rPr>
          <w:rFonts w:hint="default"/>
          <w:sz w:val="24"/>
          <w:lang w:val="en-US"/>
        </w:rPr>
        <w:t xml:space="preserve"> </w:t>
      </w:r>
      <w:r>
        <w:t>“返回码”不为“00”。</w:t>
      </w:r>
    </w:p>
    <w:p w14:paraId="7C6D44C8">
      <w:pPr>
        <w:pStyle w:val="7"/>
        <w:tabs>
          <w:tab w:val="left" w:pos="432"/>
          <w:tab w:val="left" w:pos="1152"/>
          <w:tab w:val="left" w:pos="1248"/>
        </w:tabs>
        <w:rPr>
          <w:rFonts w:ascii="Times New Roman" w:hAnsi="Times New Roman"/>
          <w:b w:val="0"/>
          <w:sz w:val="20"/>
          <w:szCs w:val="20"/>
        </w:rPr>
      </w:pPr>
      <w:bookmarkStart w:id="181" w:name="_Toc24535"/>
      <w:bookmarkStart w:id="182" w:name="_Toc15171"/>
      <w:r>
        <w:rPr>
          <w:rFonts w:ascii="Times New Roman" w:hAnsi="Times New Roman"/>
          <w:b w:val="0"/>
          <w:sz w:val="20"/>
          <w:szCs w:val="20"/>
        </w:rPr>
        <w:t>5.2.4录入、校验发票信息</w:t>
      </w:r>
      <w:bookmarkEnd w:id="181"/>
      <w:bookmarkEnd w:id="182"/>
    </w:p>
    <w:p w14:paraId="02B98C08">
      <w:pPr>
        <w:pStyle w:val="35"/>
        <w:ind w:firstLine="480"/>
      </w:pPr>
      <w:r>
        <w:t>依据开票能力红字发票开具的要求，依据红字确认单录入发票信息，并依据发票开具规则对发票信息进行业务逻辑校验，主要包括合规性校验、数值校验。</w:t>
      </w:r>
    </w:p>
    <w:p w14:paraId="18DA9A01">
      <w:pPr>
        <w:pStyle w:val="35"/>
        <w:ind w:firstLine="0" w:firstLineChars="0"/>
        <w:jc w:val="center"/>
      </w:pPr>
      <w:r>
        <w:drawing>
          <wp:inline distT="0" distB="0" distL="114300" distR="114300">
            <wp:extent cx="2800350" cy="3105150"/>
            <wp:effectExtent l="0" t="0" r="6350" b="6350"/>
            <wp:docPr id="42" name="图片 9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3"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0509B16A">
      <w:pPr>
        <w:pStyle w:val="8"/>
        <w:tabs>
          <w:tab w:val="left" w:pos="1296"/>
          <w:tab w:val="clear" w:pos="1152"/>
          <w:tab w:val="clear" w:pos="1248"/>
        </w:tabs>
        <w:rPr>
          <w:b/>
          <w:sz w:val="20"/>
          <w:szCs w:val="20"/>
        </w:rPr>
      </w:pPr>
      <w:bookmarkStart w:id="183" w:name="_Toc27685"/>
      <w:r>
        <w:rPr>
          <w:b/>
          <w:sz w:val="20"/>
          <w:szCs w:val="20"/>
        </w:rPr>
        <w:t>5.2.4.1合规性校验</w:t>
      </w:r>
      <w:bookmarkEnd w:id="183"/>
    </w:p>
    <w:p w14:paraId="7A744FB0">
      <w:pPr>
        <w:pStyle w:val="35"/>
        <w:ind w:firstLine="480"/>
      </w:pPr>
      <w:r>
        <w:t>合规性校验主要对输入参数的类型、长度、是否必填、码值进行校验。以下任意一项不满足要求时，阻断发票开具。校验规则如下：</w:t>
      </w:r>
    </w:p>
    <w:p w14:paraId="2626AFB8">
      <w:pPr>
        <w:pStyle w:val="35"/>
        <w:numPr>
          <w:ilvl w:val="0"/>
          <w:numId w:val="0"/>
        </w:numPr>
        <w:ind w:leftChars="0"/>
      </w:pPr>
      <w:r>
        <w:rPr>
          <w:rFonts w:hint="eastAsia"/>
          <w:sz w:val="24"/>
        </w:rPr>
        <w:t>●</w:t>
      </w:r>
      <w:r>
        <w:rPr>
          <w:rFonts w:hint="default"/>
          <w:sz w:val="24"/>
          <w:lang w:val="en-US"/>
        </w:rPr>
        <w:t xml:space="preserve"> </w:t>
      </w:r>
      <w:r>
        <w:t>发票号码，必填，长度20位，由数字组成，前2位为年份后2位。</w:t>
      </w:r>
    </w:p>
    <w:p w14:paraId="212B647C">
      <w:pPr>
        <w:pStyle w:val="35"/>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453C8E72">
      <w:pPr>
        <w:pStyle w:val="35"/>
        <w:numPr>
          <w:ilvl w:val="0"/>
          <w:numId w:val="0"/>
        </w:numPr>
        <w:ind w:leftChars="0"/>
      </w:pPr>
      <w:r>
        <w:rPr>
          <w:rFonts w:hint="eastAsia"/>
          <w:sz w:val="24"/>
        </w:rPr>
        <w:t>●</w:t>
      </w:r>
      <w:r>
        <w:rPr>
          <w:rFonts w:hint="default"/>
          <w:sz w:val="24"/>
          <w:lang w:val="en-US"/>
        </w:rPr>
        <w:t xml:space="preserve"> </w:t>
      </w:r>
      <w:r>
        <w:t>平台编号，必填，最大长度</w:t>
      </w:r>
      <w:r>
        <w:tab/>
      </w:r>
      <w:r>
        <w:t>20位。</w:t>
      </w:r>
    </w:p>
    <w:p w14:paraId="3FD46E0C">
      <w:pPr>
        <w:pStyle w:val="35"/>
        <w:numPr>
          <w:ilvl w:val="0"/>
          <w:numId w:val="0"/>
        </w:numPr>
        <w:ind w:leftChars="0"/>
      </w:pPr>
      <w:r>
        <w:rPr>
          <w:rFonts w:hint="eastAsia"/>
          <w:sz w:val="24"/>
        </w:rPr>
        <w:t>●</w:t>
      </w:r>
      <w:r>
        <w:rPr>
          <w:rFonts w:hint="default"/>
          <w:sz w:val="24"/>
          <w:lang w:val="en-US"/>
        </w:rPr>
        <w:t xml:space="preserve"> </w:t>
      </w:r>
      <w:r>
        <w:t>服务器地址，必填，长度20位。</w:t>
      </w:r>
    </w:p>
    <w:p w14:paraId="1271B46B">
      <w:pPr>
        <w:pStyle w:val="35"/>
        <w:numPr>
          <w:ilvl w:val="0"/>
          <w:numId w:val="0"/>
        </w:numPr>
        <w:ind w:leftChars="0"/>
      </w:pPr>
      <w:r>
        <w:rPr>
          <w:rFonts w:hint="eastAsia"/>
          <w:sz w:val="24"/>
        </w:rPr>
        <w:t>●</w:t>
      </w:r>
      <w:r>
        <w:rPr>
          <w:rFonts w:hint="default"/>
          <w:sz w:val="24"/>
          <w:lang w:val="en-US"/>
        </w:rPr>
        <w:t xml:space="preserve"> </w:t>
      </w:r>
      <w:r>
        <w:t>mac地址，必填，长度20位。</w:t>
      </w:r>
    </w:p>
    <w:p w14:paraId="51B8C252">
      <w:pPr>
        <w:pStyle w:val="35"/>
        <w:numPr>
          <w:ilvl w:val="0"/>
          <w:numId w:val="0"/>
        </w:numPr>
        <w:ind w:leftChars="0"/>
      </w:pPr>
      <w:r>
        <w:rPr>
          <w:rFonts w:hint="eastAsia"/>
          <w:sz w:val="24"/>
        </w:rPr>
        <w:t>●</w:t>
      </w:r>
      <w:r>
        <w:rPr>
          <w:rFonts w:hint="default"/>
          <w:sz w:val="24"/>
          <w:lang w:val="en-US"/>
        </w:rPr>
        <w:t xml:space="preserve"> </w:t>
      </w:r>
      <w:r>
        <w:t>CPU序列号，选填，长度20位。</w:t>
      </w:r>
    </w:p>
    <w:p w14:paraId="769535BB">
      <w:pPr>
        <w:pStyle w:val="35"/>
        <w:numPr>
          <w:ilvl w:val="0"/>
          <w:numId w:val="0"/>
        </w:numPr>
        <w:ind w:leftChars="0"/>
      </w:pPr>
      <w:r>
        <w:rPr>
          <w:rFonts w:hint="eastAsia"/>
          <w:sz w:val="24"/>
        </w:rPr>
        <w:t>●</w:t>
      </w:r>
      <w:r>
        <w:rPr>
          <w:rFonts w:hint="default"/>
          <w:sz w:val="24"/>
          <w:lang w:val="en-US"/>
        </w:rPr>
        <w:t xml:space="preserve"> </w:t>
      </w:r>
      <w:r>
        <w:t>主板序列号，选填，长度20位。</w:t>
      </w:r>
    </w:p>
    <w:p w14:paraId="0CA12FC8">
      <w:pPr>
        <w:pStyle w:val="35"/>
        <w:numPr>
          <w:ilvl w:val="0"/>
          <w:numId w:val="0"/>
        </w:numPr>
        <w:ind w:leftChars="0"/>
      </w:pPr>
      <w:r>
        <w:rPr>
          <w:rFonts w:hint="eastAsia"/>
          <w:sz w:val="24"/>
        </w:rPr>
        <w:t>●</w:t>
      </w:r>
      <w:r>
        <w:rPr>
          <w:rFonts w:hint="default"/>
          <w:sz w:val="24"/>
          <w:lang w:val="en-US"/>
        </w:rPr>
        <w:t xml:space="preserve"> </w:t>
      </w:r>
      <w:r>
        <w:t>发票票种，必填，取值范围为“01”、“02”。</w:t>
      </w:r>
    </w:p>
    <w:p w14:paraId="7F4BC0C2">
      <w:pPr>
        <w:pStyle w:val="35"/>
        <w:numPr>
          <w:ilvl w:val="0"/>
          <w:numId w:val="0"/>
        </w:numPr>
        <w:ind w:leftChars="0"/>
      </w:pPr>
      <w:r>
        <w:rPr>
          <w:rFonts w:hint="eastAsia"/>
          <w:sz w:val="24"/>
        </w:rPr>
        <w:t>●</w:t>
      </w:r>
      <w:r>
        <w:rPr>
          <w:rFonts w:hint="default"/>
          <w:sz w:val="24"/>
          <w:lang w:val="en-US"/>
        </w:rPr>
        <w:t xml:space="preserve"> </w:t>
      </w:r>
      <w:r>
        <w:t>购买方自然人标志，选填，取值范围为“Y”、“N”。</w:t>
      </w:r>
    </w:p>
    <w:p w14:paraId="087BAB43">
      <w:pPr>
        <w:pStyle w:val="35"/>
        <w:numPr>
          <w:ilvl w:val="0"/>
          <w:numId w:val="0"/>
        </w:numPr>
        <w:ind w:leftChars="0"/>
      </w:pPr>
      <w:r>
        <w:rPr>
          <w:rFonts w:hint="eastAsia"/>
          <w:sz w:val="24"/>
        </w:rPr>
        <w:t>●</w:t>
      </w:r>
      <w:r>
        <w:rPr>
          <w:rFonts w:hint="default"/>
          <w:sz w:val="24"/>
          <w:lang w:val="en-US"/>
        </w:rPr>
        <w:t xml:space="preserve"> </w:t>
      </w:r>
      <w:r>
        <w:t>特定要素，必填，取值范围为“04”。</w:t>
      </w:r>
    </w:p>
    <w:p w14:paraId="15EF1D89">
      <w:pPr>
        <w:pStyle w:val="35"/>
        <w:numPr>
          <w:ilvl w:val="0"/>
          <w:numId w:val="0"/>
        </w:numPr>
        <w:ind w:leftChars="0"/>
      </w:pPr>
      <w:r>
        <w:rPr>
          <w:rFonts w:hint="eastAsia"/>
          <w:sz w:val="24"/>
        </w:rPr>
        <w:t>●</w:t>
      </w:r>
      <w:r>
        <w:rPr>
          <w:rFonts w:hint="default"/>
          <w:sz w:val="24"/>
          <w:lang w:val="en-US"/>
        </w:rPr>
        <w:t xml:space="preserve"> </w:t>
      </w:r>
      <w:r>
        <w:t>区域代码，必填，最大长度20位。</w:t>
      </w:r>
    </w:p>
    <w:p w14:paraId="2299BBDD">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t>收购</w:t>
      </w:r>
      <w:r>
        <w:rPr>
          <w:rFonts w:ascii="Times New Roman" w:hAnsi="Times New Roman" w:eastAsia="宋体" w:cs="Times New Roman"/>
        </w:rPr>
        <w:t>发票类型代码，选填，取值范围为“空”、“01”、“02”、“03”。</w:t>
      </w:r>
    </w:p>
    <w:p w14:paraId="5BDAFE32">
      <w:pPr>
        <w:pStyle w:val="35"/>
        <w:numPr>
          <w:ilvl w:val="0"/>
          <w:numId w:val="0"/>
        </w:numPr>
        <w:ind w:leftChars="0"/>
        <w:rPr>
          <w:rFonts w:ascii="Times New Roman" w:hAnsi="Times New Roman" w:eastAsia="宋体" w:cs="Times New Roma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ascii="Times New Roman" w:hAnsi="Times New Roman" w:eastAsia="宋体" w:cs="Times New Roman"/>
        </w:rPr>
        <w:t>差额征税类型代码，选填，取值范围为“空”、“01”、“02”。</w:t>
      </w:r>
    </w:p>
    <w:p w14:paraId="5999714F">
      <w:pPr>
        <w:pStyle w:val="35"/>
        <w:numPr>
          <w:ilvl w:val="0"/>
          <w:numId w:val="0"/>
        </w:numPr>
        <w:ind w:leftChars="0"/>
      </w:pPr>
      <w:r>
        <w:rPr>
          <w:rFonts w:hint="eastAsia"/>
          <w:sz w:val="24"/>
        </w:rPr>
        <w:t>●</w:t>
      </w:r>
      <w:r>
        <w:rPr>
          <w:rFonts w:hint="default"/>
          <w:sz w:val="24"/>
          <w:lang w:val="en-US"/>
        </w:rPr>
        <w:t xml:space="preserve"> </w:t>
      </w:r>
      <w:r>
        <w:t>出口业务适用政策代码，选填，取值范围为“空”、“01”、“02”、“03”。</w:t>
      </w:r>
    </w:p>
    <w:p w14:paraId="025A62FE">
      <w:pPr>
        <w:pStyle w:val="35"/>
        <w:numPr>
          <w:ilvl w:val="0"/>
          <w:numId w:val="0"/>
        </w:numPr>
        <w:ind w:leftChars="0"/>
      </w:pPr>
      <w:r>
        <w:rPr>
          <w:rFonts w:hint="eastAsia"/>
          <w:sz w:val="24"/>
        </w:rPr>
        <w:t>●</w:t>
      </w:r>
      <w:r>
        <w:rPr>
          <w:rFonts w:hint="default"/>
          <w:sz w:val="24"/>
          <w:lang w:val="en-US"/>
        </w:rPr>
        <w:t xml:space="preserve"> </w:t>
      </w:r>
      <w:r>
        <w:rPr>
          <w:szCs w:val="21"/>
        </w:rPr>
        <w:t>增值税即征即退代码，选</w:t>
      </w:r>
      <w:r>
        <w:t>填，取值范围为“空”、“01”、“02”、“03”、“04”、“05”、“06”、“07”、“08”、“09”、“10”、“11”、“12”。</w:t>
      </w:r>
    </w:p>
    <w:p w14:paraId="7BE14AFA">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销售方纳税人识别号，必填，最大长度20位，由数字和大写字母组成。</w:t>
      </w:r>
    </w:p>
    <w:p w14:paraId="0231D9E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销售方名称，必填，最大长度300位。</w:t>
      </w:r>
    </w:p>
    <w:p w14:paraId="002CBFB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销售方地址，选填，最大长度300位。</w:t>
      </w:r>
    </w:p>
    <w:p w14:paraId="1789A42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销售方电话，选填，最大长度60位。</w:t>
      </w:r>
    </w:p>
    <w:p w14:paraId="55C2BB3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销售方开户行，选填，最大长度120位。</w:t>
      </w:r>
    </w:p>
    <w:p w14:paraId="3096433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销售方账号，选填，最大长度</w:t>
      </w:r>
      <w:r>
        <w:rPr>
          <w:rFonts w:hint="default"/>
          <w:sz w:val="24"/>
          <w:szCs w:val="24"/>
          <w:lang w:val="en-US"/>
        </w:rPr>
        <w:t>5</w:t>
      </w:r>
      <w:r>
        <w:rPr>
          <w:sz w:val="24"/>
          <w:szCs w:val="24"/>
        </w:rPr>
        <w:t>0位。</w:t>
      </w:r>
    </w:p>
    <w:p w14:paraId="2FA4C24A">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购买方纳税人识别号，选填，最大长度</w:t>
      </w:r>
      <w:r>
        <w:rPr>
          <w:sz w:val="24"/>
          <w:szCs w:val="24"/>
        </w:rPr>
        <w:tab/>
      </w:r>
      <w:r>
        <w:rPr>
          <w:sz w:val="24"/>
          <w:szCs w:val="24"/>
        </w:rPr>
        <w:t>20位。</w:t>
      </w:r>
    </w:p>
    <w:p w14:paraId="408D8C50">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1C259776">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412524A2">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361E871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购买方名称，必填，最大长度300位。</w:t>
      </w:r>
    </w:p>
    <w:p w14:paraId="0A0EE31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购买方地址，选填，最大长度300位。</w:t>
      </w:r>
    </w:p>
    <w:p w14:paraId="6A14BB2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购买方电话，选填，最大长度60位。</w:t>
      </w:r>
    </w:p>
    <w:p w14:paraId="349B6E7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购买方开户行名称，选填，最大长度120位。</w:t>
      </w:r>
    </w:p>
    <w:p w14:paraId="1441E54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购买方开户行银行账号，选填，最大长度</w:t>
      </w:r>
      <w:r>
        <w:rPr>
          <w:rFonts w:hint="default"/>
          <w:sz w:val="24"/>
          <w:szCs w:val="24"/>
          <w:lang w:val="en-US"/>
        </w:rPr>
        <w:t>5</w:t>
      </w:r>
      <w:r>
        <w:rPr>
          <w:sz w:val="24"/>
          <w:szCs w:val="24"/>
        </w:rPr>
        <w:t>0位。</w:t>
      </w:r>
    </w:p>
    <w:p w14:paraId="5CC2342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经办人，选填，最大长度150位。</w:t>
      </w:r>
    </w:p>
    <w:p w14:paraId="2699F04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经办人身份证件号码，选填，最大长度</w:t>
      </w:r>
      <w:r>
        <w:rPr>
          <w:sz w:val="24"/>
          <w:szCs w:val="24"/>
        </w:rPr>
        <w:tab/>
      </w:r>
      <w:r>
        <w:rPr>
          <w:sz w:val="24"/>
          <w:szCs w:val="24"/>
        </w:rPr>
        <w:t>30位。</w:t>
      </w:r>
    </w:p>
    <w:p w14:paraId="10F417E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经办人联系电话，选填，最大长度60位。</w:t>
      </w:r>
    </w:p>
    <w:p w14:paraId="6A45EB5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合计金额，必填，最大长度18位，最多2位小数。</w:t>
      </w:r>
    </w:p>
    <w:p w14:paraId="71BB88A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合计税额，必填，最大长度18位，最多2位小数。</w:t>
      </w:r>
    </w:p>
    <w:p w14:paraId="74C211E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价税合计，必填，最大长度18位，最多2位小数。</w:t>
      </w:r>
    </w:p>
    <w:p w14:paraId="64BBF4F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收款银行名称，选填，最大长度120位。</w:t>
      </w:r>
    </w:p>
    <w:p w14:paraId="650F81F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收款银行账号，选填，最大长度100位。</w:t>
      </w:r>
    </w:p>
    <w:p w14:paraId="50D5418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结算方式，选填，取值范围为“01”、“02”、“03”、“04”、“05”、“99”。</w:t>
      </w:r>
    </w:p>
    <w:p w14:paraId="0A1223E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应税行为发生地，选填，最大长度11位。</w:t>
      </w:r>
    </w:p>
    <w:p w14:paraId="0587F43D">
      <w:pPr>
        <w:pStyle w:val="35"/>
        <w:numPr>
          <w:ilvl w:val="0"/>
          <w:numId w:val="0"/>
        </w:numPr>
        <w:ind w:leftChars="0"/>
        <w:rPr>
          <w:rFonts w:ascii="Times New Roman" w:hAnsi="Times New Roman" w:eastAsia="宋体" w:cs="Times New Roman"/>
        </w:rPr>
      </w:pPr>
      <w:bookmarkStart w:id="184" w:name="OLE_LINK23"/>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6AFF8E5">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bookmarkEnd w:id="184"/>
    <w:p w14:paraId="564E91F7">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35285F3C">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对应蓝字发票号码，必填，长度20位。</w:t>
      </w:r>
    </w:p>
    <w:p w14:paraId="1EF0A448">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红字确认信息单编号，必填，最大长度20位。</w:t>
      </w:r>
    </w:p>
    <w:p w14:paraId="4554FDBB">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红字确认单uuid，必填，最大长度32位。</w:t>
      </w:r>
    </w:p>
    <w:p w14:paraId="35C89854">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备注，选填，最大长度</w:t>
      </w:r>
      <w:r>
        <w:rPr>
          <w:rFonts w:hint="eastAsia" w:cs="Times New Roman"/>
          <w:sz w:val="24"/>
          <w:szCs w:val="24"/>
          <w:lang w:val="en-US" w:eastAsia="zh-CN"/>
        </w:rPr>
        <w:t>382</w:t>
      </w:r>
      <w:r>
        <w:rPr>
          <w:rFonts w:hint="default" w:ascii="Times New Roman" w:hAnsi="Times New Roman" w:cs="Times New Roman"/>
          <w:sz w:val="24"/>
          <w:szCs w:val="24"/>
        </w:rPr>
        <w:t>位。</w:t>
      </w:r>
    </w:p>
    <w:p w14:paraId="27AF78DD">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开票日期，必填，格式必须是“yyyy-MM-dd HH:mm:ss”。</w:t>
      </w:r>
    </w:p>
    <w:p w14:paraId="77C7B1DB">
      <w:pPr>
        <w:pStyle w:val="35"/>
        <w:numPr>
          <w:ilvl w:val="0"/>
          <w:numId w:val="0"/>
        </w:numPr>
        <w:ind w:leftChars="0"/>
        <w:rPr>
          <w:rFonts w:hint="eastAsia" w:ascii="Times New Roman" w:hAnsi="Times New Roman" w:eastAsia="宋体" w:cs="Times New Roman"/>
        </w:rPr>
      </w:pPr>
      <w:r>
        <w:rPr>
          <w:rFonts w:hint="eastAsia"/>
          <w:sz w:val="24"/>
        </w:rPr>
        <w:t>●</w:t>
      </w:r>
      <w:r>
        <w:rPr>
          <w:rFonts w:hint="default"/>
          <w:sz w:val="24"/>
          <w:lang w:val="en-US"/>
        </w:rPr>
        <w:t xml:space="preserve"> </w:t>
      </w:r>
      <w:r>
        <w:rPr>
          <w:rFonts w:hint="eastAsia" w:ascii="Times New Roman" w:hAnsi="Times New Roman" w:eastAsia="宋体" w:cs="Times New Roman"/>
        </w:rPr>
        <w:t>是否展示销售方银行账号标签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0E4699CC">
      <w:pPr>
        <w:pStyle w:val="35"/>
        <w:numPr>
          <w:ilvl w:val="0"/>
          <w:numId w:val="0"/>
        </w:numPr>
        <w:ind w:leftChars="0"/>
        <w:rPr>
          <w:rFonts w:hint="eastAsia" w:ascii="Times New Roman" w:hAnsi="Times New Roman" w:eastAsia="宋体" w:cs="Times New Roman"/>
        </w:rPr>
      </w:pPr>
      <w:r>
        <w:rPr>
          <w:rFonts w:hint="eastAsia"/>
          <w:sz w:val="24"/>
        </w:rPr>
        <w:t>●</w:t>
      </w:r>
      <w:r>
        <w:rPr>
          <w:rFonts w:hint="default"/>
          <w:sz w:val="24"/>
          <w:lang w:val="en-US"/>
        </w:rPr>
        <w:t xml:space="preserve"> </w:t>
      </w:r>
      <w:r>
        <w:rPr>
          <w:rFonts w:hint="eastAsia" w:ascii="Times New Roman" w:hAnsi="Times New Roman" w:eastAsia="宋体" w:cs="Times New Roman"/>
          <w:lang w:val="en-US" w:eastAsia="zh-CN"/>
        </w:rPr>
        <w:t>是否展示购买方银行账号标签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27E254DB">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收款人姓名，选填，最大长度150位。</w:t>
      </w:r>
    </w:p>
    <w:p w14:paraId="15F0BF70">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复核人姓名，选填，最大程度75位。</w:t>
      </w:r>
    </w:p>
    <w:p w14:paraId="05857BC9">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39FE266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运输明细序号，必填，最大长度8位。</w:t>
      </w:r>
    </w:p>
    <w:p w14:paraId="4BF4A773">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起运地，必填，最大长度80位。</w:t>
      </w:r>
    </w:p>
    <w:p w14:paraId="1C2B8609">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到达地，必填，最大长度80位。</w:t>
      </w:r>
    </w:p>
    <w:p w14:paraId="22F8FB2B">
      <w:pPr>
        <w:pStyle w:val="35"/>
        <w:numPr>
          <w:ilvl w:val="0"/>
          <w:numId w:val="0"/>
        </w:numPr>
        <w:ind w:leftChars="0"/>
        <w:rPr>
          <w:rFonts w:hint="default" w:ascii="Times New Roman" w:hAnsi="Times New Roman" w:cs="Times New Roman"/>
          <w:sz w:val="24"/>
          <w:szCs w:val="24"/>
        </w:rPr>
      </w:pPr>
      <w:r>
        <w:rPr>
          <w:rFonts w:hint="eastAsia"/>
          <w:sz w:val="24"/>
        </w:rPr>
        <w:t>●</w:t>
      </w:r>
      <w:r>
        <w:rPr>
          <w:rFonts w:hint="default"/>
          <w:sz w:val="24"/>
          <w:lang w:val="en-US"/>
        </w:rPr>
        <w:t xml:space="preserve"> </w:t>
      </w:r>
      <w:r>
        <w:rPr>
          <w:rFonts w:hint="default" w:ascii="Times New Roman" w:hAnsi="Times New Roman" w:cs="Times New Roman"/>
          <w:sz w:val="24"/>
          <w:szCs w:val="24"/>
        </w:rPr>
        <w:t>运输工具种类，必填，最大长度40位。</w:t>
      </w:r>
    </w:p>
    <w:p w14:paraId="5CAD4AB6">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运输工具牌号，必填，最大长度40位。</w:t>
      </w:r>
    </w:p>
    <w:p w14:paraId="405B1356">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运输货物名称，必填，最大长度80位。</w:t>
      </w:r>
    </w:p>
    <w:p w14:paraId="72D8B33A">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明细序号，必填，最大长度8位。</w:t>
      </w:r>
    </w:p>
    <w:p w14:paraId="417A5D76">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对应蓝字发票明细序号，必填，最大长度8位。</w:t>
      </w:r>
    </w:p>
    <w:p w14:paraId="50E3C55A">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货物或应税劳务、服务名称，必填，最大长度300位。</w:t>
      </w:r>
    </w:p>
    <w:p w14:paraId="2CD7A4EA">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商品服务简称，必填，最大长度120位。</w:t>
      </w:r>
    </w:p>
    <w:p w14:paraId="5D08EF48">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项目名称，必填，最大长度600位。</w:t>
      </w:r>
    </w:p>
    <w:p w14:paraId="7CB9C32C">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规格型号，选填，最大长度150位。</w:t>
      </w:r>
    </w:p>
    <w:p w14:paraId="4DFAF925">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单位，选填，最大长度300位。</w:t>
      </w:r>
    </w:p>
    <w:p w14:paraId="2B881211">
      <w:pPr>
        <w:pStyle w:val="35"/>
        <w:numPr>
          <w:ilvl w:val="0"/>
          <w:numId w:val="0"/>
        </w:numPr>
        <w:ind w:leftChars="0"/>
      </w:pPr>
      <w:r>
        <w:rPr>
          <w:rFonts w:hint="eastAsia"/>
          <w:sz w:val="24"/>
        </w:rPr>
        <w:t>●</w:t>
      </w:r>
      <w:r>
        <w:rPr>
          <w:rFonts w:hint="default"/>
          <w:sz w:val="24"/>
          <w:lang w:val="en-US"/>
        </w:rPr>
        <w:t xml:space="preserve"> </w:t>
      </w:r>
      <w:r>
        <w:rPr>
          <w:rFonts w:hint="default" w:ascii="Times New Roman" w:hAnsi="Times New Roman" w:cs="Times New Roman"/>
        </w:rPr>
        <w:t>数量，选填（</w:t>
      </w:r>
      <w:r>
        <w:rPr>
          <w:rFonts w:hint="default" w:ascii="Times New Roman" w:hAnsi="Times New Roman" w:cs="Times New Roman"/>
          <w:szCs w:val="21"/>
        </w:rPr>
        <w:t>如“单价”非空，则</w:t>
      </w:r>
      <w:r>
        <w:rPr>
          <w:szCs w:val="21"/>
        </w:rPr>
        <w:t>必填</w:t>
      </w:r>
      <w:r>
        <w:t>），最大长度25位。</w:t>
      </w:r>
    </w:p>
    <w:p w14:paraId="0E22FEAD">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56782DB6">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66E40A23">
      <w:pPr>
        <w:pStyle w:val="35"/>
        <w:numPr>
          <w:ilvl w:val="0"/>
          <w:numId w:val="0"/>
        </w:numPr>
        <w:ind w:leftChars="0"/>
      </w:pPr>
      <w:r>
        <w:rPr>
          <w:rFonts w:hint="eastAsia"/>
          <w:sz w:val="24"/>
        </w:rPr>
        <w:t>●</w:t>
      </w:r>
      <w:r>
        <w:rPr>
          <w:rFonts w:hint="default"/>
          <w:sz w:val="24"/>
          <w:lang w:val="en-US"/>
        </w:rPr>
        <w:t xml:space="preserve"> </w:t>
      </w:r>
      <w:r>
        <w:t>增值税税率/征收率，必填，最大长度16位，最多6位小数。必须在可用税率信息中存在。</w:t>
      </w:r>
    </w:p>
    <w:p w14:paraId="128D7B5C">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77D47864">
      <w:pPr>
        <w:pStyle w:val="35"/>
        <w:numPr>
          <w:ilvl w:val="0"/>
          <w:numId w:val="0"/>
        </w:numPr>
        <w:ind w:leftChars="0"/>
      </w:pPr>
      <w:r>
        <w:rPr>
          <w:rFonts w:hint="eastAsia"/>
          <w:sz w:val="24"/>
        </w:rPr>
        <w:t>●</w:t>
      </w:r>
      <w:r>
        <w:rPr>
          <w:rFonts w:hint="default"/>
          <w:sz w:val="24"/>
          <w:lang w:val="en-US"/>
        </w:rPr>
        <w:t xml:space="preserve"> </w:t>
      </w:r>
      <w:r>
        <w:t>含税金额，必填，最大长度18位，最多2位小数。</w:t>
      </w:r>
    </w:p>
    <w:p w14:paraId="15DB0678">
      <w:pPr>
        <w:pStyle w:val="35"/>
        <w:numPr>
          <w:ilvl w:val="0"/>
          <w:numId w:val="0"/>
        </w:numPr>
        <w:ind w:leftChars="0"/>
      </w:pPr>
      <w:r>
        <w:rPr>
          <w:rFonts w:hint="eastAsia"/>
          <w:sz w:val="24"/>
        </w:rPr>
        <w:t>●</w:t>
      </w:r>
      <w:r>
        <w:rPr>
          <w:rFonts w:hint="default"/>
          <w:sz w:val="24"/>
          <w:lang w:val="en-US"/>
        </w:rPr>
        <w:t xml:space="preserve"> </w:t>
      </w:r>
      <w:r>
        <w:t>扣除额，选填，最大长度18位，最多2位小数。</w:t>
      </w:r>
    </w:p>
    <w:p w14:paraId="53F7EAF3">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4A2A148A">
      <w:pPr>
        <w:pStyle w:val="35"/>
        <w:numPr>
          <w:ilvl w:val="0"/>
          <w:numId w:val="0"/>
        </w:numPr>
        <w:ind w:leftChars="0"/>
      </w:pPr>
      <w:r>
        <w:rPr>
          <w:rFonts w:hint="eastAsia"/>
          <w:sz w:val="24"/>
        </w:rPr>
        <w:t>●</w:t>
      </w:r>
      <w:r>
        <w:rPr>
          <w:rFonts w:hint="default"/>
          <w:sz w:val="24"/>
          <w:lang w:val="en-US"/>
        </w:rPr>
        <w:t xml:space="preserve"> </w:t>
      </w:r>
      <w:r>
        <w:t>发票行性质，必填，取值范围为“00”、“01”、“02”。</w:t>
      </w:r>
    </w:p>
    <w:p w14:paraId="6928AE42">
      <w:pPr>
        <w:pStyle w:val="35"/>
        <w:numPr>
          <w:ilvl w:val="0"/>
          <w:numId w:val="0"/>
        </w:numPr>
        <w:ind w:leftChars="0"/>
      </w:pPr>
      <w:r>
        <w:rPr>
          <w:rFonts w:hint="eastAsia"/>
          <w:sz w:val="24"/>
        </w:rPr>
        <w:t>●</w:t>
      </w:r>
      <w:r>
        <w:rPr>
          <w:rFonts w:hint="default"/>
          <w:sz w:val="24"/>
          <w:lang w:val="en-US"/>
        </w:rPr>
        <w:t xml:space="preserve"> </w:t>
      </w:r>
      <w:r>
        <w:t>优惠政策标识，选填，不为空时取值范围为“01”、“02”、“03”、“04”、“05”、“06”、“07”、“08”、“09”、“10”、“11”、“12”、“13”、“14”、“15”、“16”、“17”、“18”。</w:t>
      </w:r>
    </w:p>
    <w:p w14:paraId="4915364F">
      <w:pPr>
        <w:pStyle w:val="35"/>
        <w:numPr>
          <w:ilvl w:val="0"/>
          <w:numId w:val="0"/>
        </w:numPr>
        <w:ind w:leftChars="0"/>
      </w:pPr>
      <w:r>
        <w:rPr>
          <w:rFonts w:hint="eastAsia"/>
          <w:sz w:val="24"/>
        </w:rPr>
        <w:t>●</w:t>
      </w:r>
      <w:r>
        <w:rPr>
          <w:rFonts w:hint="default"/>
          <w:sz w:val="24"/>
          <w:lang w:val="en-US"/>
        </w:rPr>
        <w:t xml:space="preserve"> </w:t>
      </w:r>
      <w:r>
        <w:t>附加要素名称，选填，最大长度200位。</w:t>
      </w:r>
    </w:p>
    <w:p w14:paraId="73636189">
      <w:pPr>
        <w:pStyle w:val="35"/>
        <w:numPr>
          <w:ilvl w:val="0"/>
          <w:numId w:val="0"/>
        </w:numPr>
        <w:ind w:leftChars="0"/>
      </w:pPr>
      <w:r>
        <w:rPr>
          <w:rFonts w:hint="eastAsia"/>
          <w:sz w:val="24"/>
        </w:rPr>
        <w:t>●</w:t>
      </w:r>
      <w:r>
        <w:rPr>
          <w:rFonts w:hint="default"/>
          <w:sz w:val="24"/>
          <w:lang w:val="en-US"/>
        </w:rPr>
        <w:t xml:space="preserve"> </w:t>
      </w:r>
      <w:r>
        <w:t>附加要素类型，选填，最大长度200位。</w:t>
      </w:r>
    </w:p>
    <w:p w14:paraId="02001A5C">
      <w:pPr>
        <w:pStyle w:val="35"/>
        <w:numPr>
          <w:ilvl w:val="0"/>
          <w:numId w:val="0"/>
        </w:numPr>
        <w:ind w:leftChars="0"/>
      </w:pPr>
      <w:r>
        <w:rPr>
          <w:rFonts w:hint="eastAsia"/>
          <w:sz w:val="24"/>
        </w:rPr>
        <w:t>●</w:t>
      </w:r>
      <w:r>
        <w:rPr>
          <w:rFonts w:hint="default"/>
          <w:sz w:val="24"/>
          <w:lang w:val="en-US"/>
        </w:rPr>
        <w:t xml:space="preserve"> </w:t>
      </w:r>
      <w:r>
        <w:t>附加要素值，选填，最大长度200位。</w:t>
      </w:r>
    </w:p>
    <w:p w14:paraId="2A4EE799">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序号，必须为空。</w:t>
      </w:r>
    </w:p>
    <w:p w14:paraId="208F1C18">
      <w:pPr>
        <w:pStyle w:val="35"/>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74F09791">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发票代码，必须为空。</w:t>
      </w:r>
    </w:p>
    <w:p w14:paraId="3CAFF5E5">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发票号码，必须为空。</w:t>
      </w:r>
    </w:p>
    <w:p w14:paraId="2A764696">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差额凭证号码，必须为空。</w:t>
      </w:r>
    </w:p>
    <w:p w14:paraId="0FAF3F57">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开具日期，必须为空。</w:t>
      </w:r>
    </w:p>
    <w:p w14:paraId="0D274795">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7B7D3F21">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064BA50F">
      <w:pPr>
        <w:pStyle w:val="35"/>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85" w:name="OLE_LINK74"/>
      <w:r>
        <w:rPr>
          <w:rFonts w:hint="eastAsia"/>
          <w:lang w:val="en-US" w:eastAsia="zh-CN"/>
        </w:rPr>
        <w:t>必须为空</w:t>
      </w:r>
      <w:bookmarkEnd w:id="185"/>
      <w:r>
        <w:rPr>
          <w:rFonts w:hint="eastAsia"/>
          <w:lang w:val="en-US" w:eastAsia="zh-CN"/>
        </w:rPr>
        <w:t>。</w:t>
      </w:r>
    </w:p>
    <w:p w14:paraId="14229676">
      <w:pPr>
        <w:pStyle w:val="8"/>
        <w:tabs>
          <w:tab w:val="left" w:pos="1296"/>
          <w:tab w:val="clear" w:pos="1152"/>
          <w:tab w:val="clear" w:pos="1248"/>
        </w:tabs>
        <w:rPr>
          <w:b/>
          <w:sz w:val="20"/>
          <w:szCs w:val="20"/>
        </w:rPr>
      </w:pPr>
      <w:bookmarkStart w:id="186" w:name="_Toc13676"/>
      <w:r>
        <w:rPr>
          <w:b/>
          <w:sz w:val="20"/>
          <w:szCs w:val="20"/>
        </w:rPr>
        <w:t>5.2.4.2数据校验</w:t>
      </w:r>
      <w:bookmarkEnd w:id="186"/>
    </w:p>
    <w:p w14:paraId="0AB757F2">
      <w:pPr>
        <w:pStyle w:val="35"/>
        <w:numPr>
          <w:ilvl w:val="0"/>
          <w:numId w:val="0"/>
        </w:numPr>
        <w:ind w:leftChars="0"/>
      </w:pPr>
      <w:r>
        <w:rPr>
          <w:rFonts w:hint="eastAsia"/>
          <w:sz w:val="24"/>
        </w:rPr>
        <w:t>●</w:t>
      </w:r>
      <w:r>
        <w:rPr>
          <w:rFonts w:hint="default"/>
          <w:sz w:val="24"/>
          <w:lang w:val="en-US"/>
        </w:rPr>
        <w:t xml:space="preserve"> </w:t>
      </w:r>
      <w:r>
        <w:t>红字发票明细和红字确认单必须保持一致</w:t>
      </w:r>
    </w:p>
    <w:p w14:paraId="6FA5AA2F">
      <w:pPr>
        <w:pStyle w:val="35"/>
        <w:numPr>
          <w:ilvl w:val="0"/>
          <w:numId w:val="0"/>
        </w:numPr>
        <w:ind w:leftChars="0"/>
      </w:pP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07907F82">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28A7CFE5">
      <w:pPr>
        <w:pStyle w:val="35"/>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B66EEFE">
      <w:pPr>
        <w:pStyle w:val="35"/>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1B569E30">
      <w:pPr>
        <w:pStyle w:val="7"/>
        <w:tabs>
          <w:tab w:val="left" w:pos="432"/>
          <w:tab w:val="left" w:pos="1152"/>
          <w:tab w:val="left" w:pos="1248"/>
        </w:tabs>
        <w:rPr>
          <w:rFonts w:ascii="Times New Roman" w:hAnsi="Times New Roman"/>
          <w:b w:val="0"/>
          <w:sz w:val="20"/>
          <w:szCs w:val="20"/>
        </w:rPr>
      </w:pPr>
      <w:bookmarkStart w:id="187" w:name="_Toc16885"/>
      <w:bookmarkStart w:id="188" w:name="_Toc27846"/>
      <w:r>
        <w:rPr>
          <w:rFonts w:ascii="Times New Roman" w:hAnsi="Times New Roman"/>
          <w:b w:val="0"/>
          <w:sz w:val="20"/>
          <w:szCs w:val="20"/>
        </w:rPr>
        <w:t>5.2.5校验授信额度</w:t>
      </w:r>
      <w:bookmarkEnd w:id="187"/>
      <w:bookmarkEnd w:id="188"/>
    </w:p>
    <w:p w14:paraId="04B07E91">
      <w:pPr>
        <w:pStyle w:val="35"/>
        <w:ind w:firstLine="48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67BE85BD">
      <w:pPr>
        <w:pStyle w:val="7"/>
        <w:tabs>
          <w:tab w:val="left" w:pos="432"/>
          <w:tab w:val="left" w:pos="1152"/>
          <w:tab w:val="left" w:pos="1248"/>
        </w:tabs>
        <w:rPr>
          <w:rFonts w:ascii="Times New Roman" w:hAnsi="Times New Roman"/>
          <w:b w:val="0"/>
          <w:sz w:val="20"/>
          <w:szCs w:val="20"/>
        </w:rPr>
      </w:pPr>
      <w:bookmarkStart w:id="189" w:name="_Toc2666"/>
      <w:bookmarkStart w:id="190" w:name="_Toc24859"/>
      <w:r>
        <w:rPr>
          <w:rFonts w:ascii="Times New Roman" w:hAnsi="Times New Roman"/>
          <w:b w:val="0"/>
          <w:sz w:val="20"/>
          <w:szCs w:val="20"/>
        </w:rPr>
        <w:t>5.2.6发票赋码</w:t>
      </w:r>
      <w:bookmarkEnd w:id="189"/>
      <w:bookmarkEnd w:id="190"/>
    </w:p>
    <w:p w14:paraId="5C6A49F3">
      <w:pPr>
        <w:pStyle w:val="35"/>
        <w:ind w:firstLine="480"/>
      </w:pPr>
      <w:r>
        <w:t>从本地货物运输服务发票号码段中给要开具的货物运输服务发票依次分配不重复的货物运输服务发票号码，若本地货物运输服务发票号码已使用完毕，调用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645E17EB">
      <w:pPr>
        <w:pStyle w:val="35"/>
        <w:ind w:firstLine="0" w:firstLineChars="0"/>
        <w:jc w:val="center"/>
      </w:pPr>
      <w:r>
        <w:drawing>
          <wp:inline distT="0" distB="0" distL="114300" distR="114300">
            <wp:extent cx="2743200" cy="3155950"/>
            <wp:effectExtent l="0" t="0" r="0" b="6350"/>
            <wp:docPr id="43" name="图片 9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4"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0E52F24">
      <w:pPr>
        <w:pStyle w:val="7"/>
        <w:tabs>
          <w:tab w:val="left" w:pos="432"/>
          <w:tab w:val="left" w:pos="1152"/>
          <w:tab w:val="left" w:pos="1248"/>
        </w:tabs>
        <w:rPr>
          <w:rFonts w:ascii="Times New Roman" w:hAnsi="Times New Roman"/>
          <w:b w:val="0"/>
          <w:sz w:val="20"/>
          <w:szCs w:val="20"/>
        </w:rPr>
      </w:pPr>
      <w:bookmarkStart w:id="191" w:name="_Toc882"/>
      <w:bookmarkStart w:id="192" w:name="_Toc12621"/>
      <w:r>
        <w:rPr>
          <w:rFonts w:ascii="Times New Roman" w:hAnsi="Times New Roman"/>
          <w:b w:val="0"/>
          <w:sz w:val="20"/>
          <w:szCs w:val="20"/>
        </w:rPr>
        <w:t>5.2.7发票上传</w:t>
      </w:r>
      <w:bookmarkEnd w:id="191"/>
      <w:bookmarkEnd w:id="192"/>
    </w:p>
    <w:p w14:paraId="389CC730">
      <w:pPr>
        <w:pStyle w:val="35"/>
        <w:ind w:firstLine="480"/>
      </w:pPr>
      <w:r>
        <w:t>发票赋码成功后，首先在本地保存货物运输服务红字发票预开具信息（发票状态为“预开具成功”），调用税务局端《货物运输服务发票上传》接口预上传货物运输服务红字发票，并依据返回的结果，更新本地发票预上传结果。</w:t>
      </w:r>
    </w:p>
    <w:p w14:paraId="38A78D4C">
      <w:pPr>
        <w:pStyle w:val="35"/>
        <w:ind w:firstLine="0" w:firstLineChars="0"/>
        <w:jc w:val="center"/>
      </w:pPr>
      <w:r>
        <w:drawing>
          <wp:inline distT="0" distB="0" distL="114300" distR="114300">
            <wp:extent cx="2743200" cy="2647950"/>
            <wp:effectExtent l="0" t="0" r="0" b="6350"/>
            <wp:docPr id="44" name="图片 9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5"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DDF81F">
      <w:pPr>
        <w:pStyle w:val="8"/>
        <w:tabs>
          <w:tab w:val="left" w:pos="1296"/>
          <w:tab w:val="clear" w:pos="1152"/>
          <w:tab w:val="clear" w:pos="1248"/>
        </w:tabs>
        <w:rPr>
          <w:b/>
          <w:sz w:val="20"/>
          <w:szCs w:val="20"/>
        </w:rPr>
      </w:pPr>
      <w:bookmarkStart w:id="193" w:name="_Toc7314"/>
      <w:r>
        <w:rPr>
          <w:b/>
          <w:sz w:val="20"/>
          <w:szCs w:val="20"/>
        </w:rPr>
        <w:t>5.2.7.1判断逻辑</w:t>
      </w:r>
      <w:bookmarkEnd w:id="193"/>
    </w:p>
    <w:p w14:paraId="64FF9551">
      <w:pPr>
        <w:pStyle w:val="35"/>
        <w:ind w:firstLine="480"/>
      </w:pPr>
      <w:r>
        <w:t>调用《货物运输服务发票上传》进行判断，当接口调用时发生以下任意情形，调用失败。</w:t>
      </w:r>
    </w:p>
    <w:p w14:paraId="37DFADD4">
      <w:pPr>
        <w:pStyle w:val="35"/>
        <w:numPr>
          <w:ilvl w:val="0"/>
          <w:numId w:val="0"/>
        </w:numPr>
        <w:ind w:leftChars="0"/>
      </w:pPr>
      <w:r>
        <w:rPr>
          <w:rFonts w:hint="eastAsia"/>
          <w:sz w:val="24"/>
        </w:rPr>
        <w:t>●</w:t>
      </w:r>
      <w:r>
        <w:rPr>
          <w:rFonts w:hint="default"/>
          <w:sz w:val="24"/>
          <w:lang w:val="en-US"/>
        </w:rPr>
        <w:t xml:space="preserve"> </w:t>
      </w:r>
      <w:r>
        <w:t>网络通信异常。</w:t>
      </w:r>
    </w:p>
    <w:p w14:paraId="3D6B2639">
      <w:pPr>
        <w:pStyle w:val="35"/>
        <w:numPr>
          <w:ilvl w:val="0"/>
          <w:numId w:val="0"/>
        </w:numPr>
        <w:ind w:leftChars="0"/>
      </w:pPr>
      <w:r>
        <w:rPr>
          <w:rFonts w:hint="eastAsia"/>
          <w:sz w:val="24"/>
        </w:rPr>
        <w:t>●</w:t>
      </w:r>
      <w:r>
        <w:rPr>
          <w:rFonts w:hint="default"/>
          <w:sz w:val="24"/>
          <w:lang w:val="en-US"/>
        </w:rPr>
        <w:t xml:space="preserve"> </w:t>
      </w:r>
      <w:r>
        <w:t>返回报文存在error节点。</w:t>
      </w:r>
    </w:p>
    <w:p w14:paraId="0430ABD1">
      <w:pPr>
        <w:pStyle w:val="35"/>
        <w:numPr>
          <w:ilvl w:val="0"/>
          <w:numId w:val="0"/>
        </w:numPr>
        <w:ind w:leftChars="0"/>
      </w:pPr>
      <w:r>
        <w:rPr>
          <w:rFonts w:hint="eastAsia"/>
          <w:sz w:val="24"/>
        </w:rPr>
        <w:t>●</w:t>
      </w:r>
      <w:r>
        <w:rPr>
          <w:rFonts w:hint="default"/>
          <w:sz w:val="24"/>
          <w:lang w:val="en-US"/>
        </w:rPr>
        <w:t xml:space="preserve"> </w:t>
      </w:r>
      <w:r>
        <w:t>“返回码”不为“00”。</w:t>
      </w:r>
    </w:p>
    <w:p w14:paraId="41FD6DE9">
      <w:pPr>
        <w:pStyle w:val="7"/>
        <w:tabs>
          <w:tab w:val="left" w:pos="432"/>
          <w:tab w:val="left" w:pos="1152"/>
          <w:tab w:val="left" w:pos="1248"/>
        </w:tabs>
        <w:rPr>
          <w:rFonts w:ascii="Times New Roman" w:hAnsi="Times New Roman"/>
          <w:b w:val="0"/>
          <w:sz w:val="20"/>
          <w:szCs w:val="20"/>
        </w:rPr>
      </w:pPr>
      <w:bookmarkStart w:id="194" w:name="_Toc22759"/>
      <w:bookmarkStart w:id="195" w:name="_Toc4250"/>
      <w:r>
        <w:rPr>
          <w:rFonts w:ascii="Times New Roman" w:hAnsi="Times New Roman"/>
          <w:b w:val="0"/>
          <w:sz w:val="20"/>
          <w:szCs w:val="20"/>
        </w:rPr>
        <w:t>5.2.8查询发票上传结果</w:t>
      </w:r>
      <w:bookmarkEnd w:id="194"/>
      <w:bookmarkEnd w:id="195"/>
    </w:p>
    <w:p w14:paraId="68684B3D">
      <w:pPr>
        <w:pStyle w:val="35"/>
        <w:ind w:firstLine="480"/>
      </w:pPr>
      <w:r>
        <w:t>发票上传成功后，间隔10秒-10分钟依据发票上传返回的“受理流水号”调用税务局端《查询货物运输服务发票上传结果》接口查询货物运输服务红字发票是否接收成功，并依据返回的发票开具结果，更新本地发票开具结果。</w:t>
      </w:r>
    </w:p>
    <w:p w14:paraId="2A29A42B">
      <w:pPr>
        <w:pStyle w:val="35"/>
        <w:ind w:firstLine="0" w:firstLineChars="0"/>
        <w:jc w:val="center"/>
      </w:pPr>
      <w:r>
        <w:drawing>
          <wp:inline distT="0" distB="0" distL="114300" distR="114300">
            <wp:extent cx="2959100" cy="2330450"/>
            <wp:effectExtent l="0" t="0" r="0" b="6350"/>
            <wp:docPr id="45" name="图片 9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6"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681A8D3D">
      <w:pPr>
        <w:pStyle w:val="8"/>
        <w:tabs>
          <w:tab w:val="left" w:pos="1296"/>
          <w:tab w:val="clear" w:pos="1152"/>
          <w:tab w:val="clear" w:pos="1248"/>
        </w:tabs>
        <w:rPr>
          <w:b/>
          <w:sz w:val="20"/>
          <w:szCs w:val="20"/>
        </w:rPr>
      </w:pPr>
      <w:bookmarkStart w:id="196" w:name="_Toc4011"/>
      <w:r>
        <w:rPr>
          <w:b/>
          <w:sz w:val="20"/>
          <w:szCs w:val="20"/>
        </w:rPr>
        <w:t>5.2.8.1判断逻辑</w:t>
      </w:r>
      <w:bookmarkEnd w:id="196"/>
    </w:p>
    <w:p w14:paraId="34D2011F">
      <w:pPr>
        <w:pStyle w:val="35"/>
        <w:ind w:firstLine="480"/>
      </w:pPr>
      <w:r>
        <w:t>调用《查询货物运输服务发票上传结果》接口查询货物运输服务红字发票是否开具成功，当接口调用时发生以下任意情形，调用失败。</w:t>
      </w:r>
    </w:p>
    <w:p w14:paraId="152399C7">
      <w:pPr>
        <w:pStyle w:val="35"/>
        <w:numPr>
          <w:ilvl w:val="0"/>
          <w:numId w:val="0"/>
        </w:numPr>
        <w:ind w:leftChars="0"/>
      </w:pPr>
      <w:bookmarkStart w:id="197" w:name="_Toc1952"/>
      <w:bookmarkStart w:id="198" w:name="_Toc12233"/>
      <w:r>
        <w:rPr>
          <w:rFonts w:hint="eastAsia"/>
          <w:sz w:val="24"/>
        </w:rPr>
        <w:t>●</w:t>
      </w:r>
      <w:r>
        <w:rPr>
          <w:rFonts w:hint="default"/>
          <w:sz w:val="24"/>
          <w:lang w:val="en-US"/>
        </w:rPr>
        <w:t xml:space="preserve"> </w:t>
      </w:r>
      <w:r>
        <w:t>网络通信异常。</w:t>
      </w:r>
    </w:p>
    <w:p w14:paraId="49BD79FC">
      <w:pPr>
        <w:pStyle w:val="35"/>
        <w:numPr>
          <w:ilvl w:val="0"/>
          <w:numId w:val="0"/>
        </w:numPr>
        <w:ind w:leftChars="0"/>
      </w:pPr>
      <w:r>
        <w:rPr>
          <w:rFonts w:hint="eastAsia"/>
          <w:sz w:val="24"/>
        </w:rPr>
        <w:t>●</w:t>
      </w:r>
      <w:r>
        <w:rPr>
          <w:rFonts w:hint="default"/>
          <w:sz w:val="24"/>
          <w:lang w:val="en-US"/>
        </w:rPr>
        <w:t xml:space="preserve"> </w:t>
      </w:r>
      <w:r>
        <w:t>返回报文存在error节点。</w:t>
      </w:r>
    </w:p>
    <w:p w14:paraId="5354EE87">
      <w:pPr>
        <w:pStyle w:val="35"/>
        <w:numPr>
          <w:ilvl w:val="0"/>
          <w:numId w:val="0"/>
        </w:numPr>
        <w:ind w:leftChars="0"/>
      </w:pPr>
      <w:r>
        <w:rPr>
          <w:rFonts w:hint="eastAsia"/>
          <w:sz w:val="24"/>
        </w:rPr>
        <w:t>●</w:t>
      </w:r>
      <w:r>
        <w:rPr>
          <w:rFonts w:hint="default"/>
          <w:sz w:val="24"/>
          <w:lang w:val="en-US"/>
        </w:rPr>
        <w:t xml:space="preserve"> </w:t>
      </w:r>
      <w:r>
        <w:t>“返回码”不为“00”。</w:t>
      </w:r>
    </w:p>
    <w:p w14:paraId="67D43ADE">
      <w:pPr>
        <w:pStyle w:val="4"/>
        <w:tabs>
          <w:tab w:val="left" w:pos="432"/>
          <w:tab w:val="left" w:pos="864"/>
        </w:tabs>
        <w:rPr>
          <w:rFonts w:ascii="Times New Roman" w:hAnsi="Times New Roman"/>
        </w:rPr>
      </w:pPr>
      <w:bookmarkStart w:id="199" w:name="_Toc30223"/>
      <w:bookmarkStart w:id="200" w:name="_Toc18700"/>
      <w:bookmarkStart w:id="201" w:name="_Toc13698"/>
      <w:r>
        <w:rPr>
          <w:rFonts w:ascii="Times New Roman" w:hAnsi="Times New Roman"/>
        </w:rPr>
        <w:t>6</w:t>
      </w:r>
      <w:bookmarkEnd w:id="197"/>
      <w:bookmarkEnd w:id="198"/>
      <w:r>
        <w:rPr>
          <w:rFonts w:ascii="Times New Roman" w:hAnsi="Times New Roman"/>
        </w:rPr>
        <w:t>开票汇总确认</w:t>
      </w:r>
      <w:bookmarkEnd w:id="199"/>
      <w:bookmarkEnd w:id="200"/>
      <w:bookmarkEnd w:id="201"/>
    </w:p>
    <w:p w14:paraId="551001C6">
      <w:pPr>
        <w:pStyle w:val="6"/>
        <w:rPr>
          <w:rFonts w:hint="default" w:ascii="Times New Roman" w:hAnsi="Times New Roman"/>
        </w:rPr>
      </w:pPr>
      <w:bookmarkStart w:id="202" w:name="_Toc8857"/>
      <w:bookmarkStart w:id="203" w:name="_Toc29984"/>
      <w:bookmarkStart w:id="204" w:name="_Toc32072"/>
      <w:bookmarkStart w:id="205" w:name="_Toc7256"/>
      <w:r>
        <w:rPr>
          <w:rFonts w:hint="default" w:ascii="Times New Roman" w:hAnsi="Times New Roman"/>
        </w:rPr>
        <w:t>6.1.全流程图</w:t>
      </w:r>
      <w:bookmarkEnd w:id="202"/>
      <w:bookmarkEnd w:id="203"/>
      <w:bookmarkEnd w:id="204"/>
      <w:bookmarkEnd w:id="205"/>
    </w:p>
    <w:p w14:paraId="5D137893">
      <w:pPr>
        <w:pStyle w:val="5"/>
        <w:spacing w:before="156" w:after="156"/>
        <w:ind w:firstLine="480"/>
        <w:jc w:val="center"/>
      </w:pPr>
      <w:r>
        <w:drawing>
          <wp:inline distT="0" distB="0" distL="114300" distR="114300">
            <wp:extent cx="5267325" cy="5078730"/>
            <wp:effectExtent l="0" t="0" r="3175" b="1270"/>
            <wp:docPr id="46" name="图片 9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7"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73B047C2">
      <w:pPr>
        <w:pStyle w:val="5"/>
        <w:spacing w:before="156" w:after="156" w:line="240" w:lineRule="auto"/>
        <w:ind w:firstLine="420"/>
        <w:jc w:val="center"/>
        <w:rPr>
          <w:rFonts w:eastAsia="黑体"/>
          <w:sz w:val="21"/>
          <w:szCs w:val="21"/>
        </w:rPr>
      </w:pPr>
      <w:r>
        <w:rPr>
          <w:rFonts w:eastAsia="黑体"/>
          <w:sz w:val="21"/>
          <w:szCs w:val="21"/>
        </w:rPr>
        <w:t>业务流程图</w:t>
      </w:r>
    </w:p>
    <w:p w14:paraId="77B151E2">
      <w:pPr>
        <w:pStyle w:val="5"/>
        <w:spacing w:before="156" w:after="156"/>
        <w:ind w:firstLine="480"/>
        <w:jc w:val="center"/>
      </w:pPr>
      <w:r>
        <w:drawing>
          <wp:inline distT="0" distB="0" distL="114300" distR="114300">
            <wp:extent cx="4950460" cy="4319905"/>
            <wp:effectExtent l="0" t="0" r="0" b="0"/>
            <wp:docPr id="47" name="图片 6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0"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7663EFA5">
      <w:pPr>
        <w:pStyle w:val="5"/>
        <w:spacing w:before="156" w:after="156" w:line="240" w:lineRule="auto"/>
        <w:ind w:firstLine="420"/>
        <w:jc w:val="center"/>
        <w:rPr>
          <w:rFonts w:eastAsia="黑体"/>
          <w:sz w:val="21"/>
          <w:szCs w:val="21"/>
        </w:rPr>
      </w:pPr>
      <w:r>
        <w:rPr>
          <w:rFonts w:eastAsia="黑体"/>
          <w:sz w:val="21"/>
          <w:szCs w:val="21"/>
        </w:rPr>
        <w:t>时序图</w:t>
      </w:r>
    </w:p>
    <w:p w14:paraId="21CA690C">
      <w:pPr>
        <w:pStyle w:val="6"/>
        <w:rPr>
          <w:rFonts w:hint="default" w:ascii="Times New Roman" w:hAnsi="Times New Roman"/>
        </w:rPr>
      </w:pPr>
      <w:bookmarkStart w:id="206" w:name="_Toc32053"/>
      <w:bookmarkStart w:id="207" w:name="_Toc15153"/>
      <w:bookmarkStart w:id="208" w:name="_Toc29449"/>
      <w:bookmarkStart w:id="209" w:name="_Toc14776"/>
      <w:r>
        <w:rPr>
          <w:rFonts w:hint="default" w:ascii="Times New Roman" w:hAnsi="Times New Roman"/>
        </w:rPr>
        <w:t>6.2.业务规则</w:t>
      </w:r>
      <w:bookmarkEnd w:id="206"/>
      <w:bookmarkEnd w:id="207"/>
      <w:bookmarkEnd w:id="208"/>
      <w:bookmarkEnd w:id="209"/>
    </w:p>
    <w:p w14:paraId="58A6C468">
      <w:pPr>
        <w:pStyle w:val="7"/>
        <w:tabs>
          <w:tab w:val="left" w:pos="432"/>
          <w:tab w:val="left" w:pos="1152"/>
          <w:tab w:val="left" w:pos="1248"/>
        </w:tabs>
        <w:rPr>
          <w:rFonts w:ascii="Times New Roman" w:hAnsi="Times New Roman"/>
          <w:b w:val="0"/>
          <w:sz w:val="20"/>
          <w:szCs w:val="20"/>
        </w:rPr>
      </w:pPr>
      <w:bookmarkStart w:id="210" w:name="_Toc14325"/>
      <w:bookmarkStart w:id="211" w:name="_Toc32699"/>
      <w:bookmarkStart w:id="212" w:name="_Toc5037"/>
      <w:bookmarkStart w:id="213" w:name="_Toc6872"/>
      <w:r>
        <w:rPr>
          <w:rFonts w:ascii="Times New Roman" w:hAnsi="Times New Roman"/>
          <w:b w:val="0"/>
          <w:sz w:val="20"/>
          <w:szCs w:val="20"/>
        </w:rPr>
        <w:t>6.2.1数字化电子发票汇总信息上传</w:t>
      </w:r>
      <w:bookmarkEnd w:id="210"/>
      <w:bookmarkEnd w:id="211"/>
      <w:bookmarkEnd w:id="212"/>
      <w:bookmarkEnd w:id="213"/>
    </w:p>
    <w:p w14:paraId="72F0FEF6">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69E2CB88">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376A1519">
      <w:pPr>
        <w:pStyle w:val="5"/>
        <w:spacing w:before="156" w:after="156"/>
        <w:ind w:firstLine="480"/>
        <w:jc w:val="center"/>
      </w:pPr>
      <w:r>
        <w:drawing>
          <wp:inline distT="0" distB="0" distL="114300" distR="114300">
            <wp:extent cx="4692650" cy="2508250"/>
            <wp:effectExtent l="0" t="0" r="6350" b="6350"/>
            <wp:docPr id="48" name="图片 9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8"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474E9460">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1BD05D96">
      <w:pPr>
        <w:pStyle w:val="35"/>
        <w:ind w:firstLine="0" w:firstLineChars="0"/>
        <w:jc w:val="center"/>
      </w:pPr>
      <w:r>
        <w:drawing>
          <wp:inline distT="0" distB="0" distL="114300" distR="114300">
            <wp:extent cx="1600200" cy="4464050"/>
            <wp:effectExtent l="0" t="0" r="0" b="6350"/>
            <wp:docPr id="49" name="图片 9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9"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5E70AF12">
      <w:pPr>
        <w:pStyle w:val="8"/>
        <w:tabs>
          <w:tab w:val="left" w:pos="1296"/>
          <w:tab w:val="clear" w:pos="1152"/>
          <w:tab w:val="clear" w:pos="1248"/>
        </w:tabs>
        <w:rPr>
          <w:b/>
          <w:sz w:val="20"/>
          <w:szCs w:val="20"/>
        </w:rPr>
      </w:pPr>
      <w:bookmarkStart w:id="214" w:name="_Toc20531"/>
      <w:r>
        <w:rPr>
          <w:b/>
          <w:sz w:val="20"/>
          <w:szCs w:val="20"/>
        </w:rPr>
        <w:t>6.2.1.1判断逻辑</w:t>
      </w:r>
      <w:bookmarkEnd w:id="214"/>
    </w:p>
    <w:p w14:paraId="68FB83E8">
      <w:pPr>
        <w:pStyle w:val="35"/>
        <w:ind w:firstLine="480"/>
      </w:pPr>
      <w:r>
        <w:t>调用《上传发票汇总确认信息》接口当接口调用时发生以下任意情形，调用失败。</w:t>
      </w:r>
    </w:p>
    <w:p w14:paraId="15F312CE">
      <w:pPr>
        <w:pStyle w:val="35"/>
        <w:numPr>
          <w:ilvl w:val="0"/>
          <w:numId w:val="0"/>
        </w:numPr>
        <w:ind w:leftChars="0"/>
      </w:pPr>
      <w:bookmarkStart w:id="215" w:name="_Toc24963"/>
      <w:bookmarkStart w:id="216" w:name="_Toc9657"/>
      <w:r>
        <w:rPr>
          <w:rFonts w:hint="eastAsia"/>
          <w:sz w:val="24"/>
        </w:rPr>
        <w:t>●</w:t>
      </w:r>
      <w:r>
        <w:rPr>
          <w:rFonts w:hint="default"/>
          <w:sz w:val="24"/>
          <w:lang w:val="en-US"/>
        </w:rPr>
        <w:t xml:space="preserve"> </w:t>
      </w:r>
      <w:r>
        <w:t>网络通信异常。</w:t>
      </w:r>
    </w:p>
    <w:p w14:paraId="746D0080">
      <w:pPr>
        <w:pStyle w:val="35"/>
        <w:numPr>
          <w:ilvl w:val="0"/>
          <w:numId w:val="0"/>
        </w:numPr>
        <w:ind w:leftChars="0"/>
      </w:pPr>
      <w:r>
        <w:rPr>
          <w:rFonts w:hint="eastAsia"/>
          <w:sz w:val="24"/>
        </w:rPr>
        <w:t>●</w:t>
      </w:r>
      <w:r>
        <w:rPr>
          <w:rFonts w:hint="default"/>
          <w:sz w:val="24"/>
          <w:lang w:val="en-US"/>
        </w:rPr>
        <w:t xml:space="preserve"> </w:t>
      </w:r>
      <w:r>
        <w:t>返回报文存在error节点。</w:t>
      </w:r>
    </w:p>
    <w:p w14:paraId="1843D853">
      <w:pPr>
        <w:pStyle w:val="35"/>
        <w:numPr>
          <w:ilvl w:val="0"/>
          <w:numId w:val="0"/>
        </w:numPr>
        <w:ind w:leftChars="0"/>
      </w:pPr>
      <w:r>
        <w:rPr>
          <w:rFonts w:hint="eastAsia"/>
          <w:sz w:val="24"/>
        </w:rPr>
        <w:t>●</w:t>
      </w:r>
      <w:r>
        <w:rPr>
          <w:rFonts w:hint="default"/>
          <w:sz w:val="24"/>
          <w:lang w:val="en-US"/>
        </w:rPr>
        <w:t xml:space="preserve"> </w:t>
      </w:r>
      <w:r>
        <w:t>“返回码”不为“00”。</w:t>
      </w:r>
    </w:p>
    <w:p w14:paraId="23EEE6DD">
      <w:pPr>
        <w:pStyle w:val="7"/>
        <w:tabs>
          <w:tab w:val="left" w:pos="432"/>
          <w:tab w:val="left" w:pos="1152"/>
          <w:tab w:val="left" w:pos="1248"/>
        </w:tabs>
        <w:rPr>
          <w:rFonts w:ascii="Times New Roman" w:hAnsi="Times New Roman"/>
          <w:b w:val="0"/>
          <w:sz w:val="20"/>
          <w:szCs w:val="20"/>
        </w:rPr>
      </w:pPr>
      <w:bookmarkStart w:id="217" w:name="_Toc31180"/>
      <w:bookmarkStart w:id="218" w:name="_Toc19060"/>
      <w:r>
        <w:rPr>
          <w:rFonts w:ascii="Times New Roman" w:hAnsi="Times New Roman"/>
          <w:b w:val="0"/>
          <w:sz w:val="20"/>
          <w:szCs w:val="20"/>
        </w:rPr>
        <w:t>6.2.2查询发票汇总确认信息</w:t>
      </w:r>
      <w:bookmarkEnd w:id="215"/>
      <w:bookmarkEnd w:id="216"/>
      <w:bookmarkEnd w:id="217"/>
      <w:bookmarkEnd w:id="218"/>
    </w:p>
    <w:p w14:paraId="5D20963F">
      <w:pPr>
        <w:pStyle w:val="35"/>
        <w:ind w:firstLine="480"/>
      </w:pPr>
      <w:r>
        <w:t>给企业提供发票汇总确认信息查询功能，企业可以通过此接口查询历史发票汇总确认信息。</w:t>
      </w:r>
    </w:p>
    <w:p w14:paraId="74C1A2F1">
      <w:pPr>
        <w:pStyle w:val="35"/>
        <w:ind w:firstLine="0" w:firstLineChars="0"/>
        <w:jc w:val="center"/>
      </w:pPr>
      <w:r>
        <w:drawing>
          <wp:inline distT="0" distB="0" distL="114300" distR="114300">
            <wp:extent cx="2908300" cy="1949450"/>
            <wp:effectExtent l="0" t="0" r="0" b="6350"/>
            <wp:docPr id="50" name="图片 10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0"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4529D984">
      <w:pPr>
        <w:pStyle w:val="8"/>
        <w:tabs>
          <w:tab w:val="left" w:pos="1296"/>
          <w:tab w:val="clear" w:pos="1152"/>
          <w:tab w:val="clear" w:pos="1248"/>
        </w:tabs>
        <w:rPr>
          <w:b/>
          <w:sz w:val="20"/>
          <w:szCs w:val="20"/>
        </w:rPr>
      </w:pPr>
      <w:bookmarkStart w:id="219" w:name="_Toc28658"/>
      <w:r>
        <w:rPr>
          <w:b/>
          <w:sz w:val="20"/>
          <w:szCs w:val="20"/>
        </w:rPr>
        <w:t>6.2.2.1判断逻辑</w:t>
      </w:r>
      <w:bookmarkEnd w:id="219"/>
    </w:p>
    <w:p w14:paraId="2EFD824C">
      <w:pPr>
        <w:pStyle w:val="35"/>
        <w:ind w:firstLine="480"/>
      </w:pPr>
      <w:r>
        <w:t>调用《查询发票会汇总确认信息》接口当接口调用时发生以下任意情形，调用失败。</w:t>
      </w:r>
    </w:p>
    <w:p w14:paraId="167358BE">
      <w:pPr>
        <w:pStyle w:val="35"/>
        <w:numPr>
          <w:ilvl w:val="0"/>
          <w:numId w:val="0"/>
        </w:numPr>
        <w:ind w:leftChars="0"/>
      </w:pPr>
      <w:r>
        <w:rPr>
          <w:rFonts w:hint="eastAsia"/>
          <w:sz w:val="24"/>
        </w:rPr>
        <w:t>●</w:t>
      </w:r>
      <w:r>
        <w:rPr>
          <w:rFonts w:hint="default"/>
          <w:sz w:val="24"/>
          <w:lang w:val="en-US"/>
        </w:rPr>
        <w:t xml:space="preserve"> </w:t>
      </w:r>
      <w:r>
        <w:t>网络通信异常。</w:t>
      </w:r>
    </w:p>
    <w:p w14:paraId="2119780E">
      <w:pPr>
        <w:pStyle w:val="35"/>
        <w:numPr>
          <w:ilvl w:val="0"/>
          <w:numId w:val="0"/>
        </w:numPr>
        <w:ind w:leftChars="0"/>
      </w:pPr>
      <w:r>
        <w:rPr>
          <w:rFonts w:hint="eastAsia"/>
          <w:sz w:val="24"/>
        </w:rPr>
        <w:t>●</w:t>
      </w:r>
      <w:r>
        <w:rPr>
          <w:rFonts w:hint="default"/>
          <w:sz w:val="24"/>
          <w:lang w:val="en-US"/>
        </w:rPr>
        <w:t xml:space="preserve"> </w:t>
      </w:r>
      <w:r>
        <w:t>返回报文存在error节点。</w:t>
      </w:r>
    </w:p>
    <w:p w14:paraId="54360FD1">
      <w:pPr>
        <w:pStyle w:val="35"/>
        <w:numPr>
          <w:ilvl w:val="0"/>
          <w:numId w:val="0"/>
        </w:numPr>
        <w:ind w:leftChars="0"/>
      </w:pPr>
      <w:r>
        <w:rPr>
          <w:rFonts w:hint="eastAsia"/>
          <w:sz w:val="24"/>
        </w:rPr>
        <w:t>●</w:t>
      </w:r>
      <w:r>
        <w:rPr>
          <w:rFonts w:hint="default"/>
          <w:sz w:val="24"/>
          <w:lang w:val="en-US"/>
        </w:rPr>
        <w:t xml:space="preserve"> </w:t>
      </w:r>
      <w:r>
        <w:t>“返回码”不为“00”。</w:t>
      </w:r>
    </w:p>
    <w:p w14:paraId="041D3207">
      <w:pPr>
        <w:pStyle w:val="2"/>
        <w:numPr>
          <w:ilvl w:val="0"/>
          <w:numId w:val="1"/>
        </w:numPr>
        <w:tabs>
          <w:tab w:val="left" w:pos="432"/>
          <w:tab w:val="left" w:pos="864"/>
        </w:tabs>
        <w:bidi w:val="0"/>
        <w:rPr>
          <w:rFonts w:hint="eastAsia" w:ascii="Segoe UI" w:hAnsi="Segoe UI" w:eastAsia="Segoe UI" w:cs="Segoe UI"/>
          <w:lang w:val="en-US" w:eastAsia="zh-CN"/>
        </w:rPr>
      </w:pPr>
      <w:bookmarkStart w:id="220" w:name="_Toc9030"/>
      <w:bookmarkStart w:id="221" w:name="_Toc10466"/>
      <w:bookmarkStart w:id="222" w:name="_Toc3061"/>
      <w:r>
        <w:rPr>
          <w:rFonts w:hint="default" w:ascii="Times New Roman" w:hAnsi="Times New Roman"/>
        </w:rPr>
        <w:t>接口</w:t>
      </w:r>
      <w:bookmarkEnd w:id="220"/>
      <w:r>
        <w:rPr>
          <w:rFonts w:hint="eastAsia" w:ascii="Segoe UI" w:hAnsi="Segoe UI" w:eastAsia="Segoe UI" w:cs="Segoe UI"/>
          <w:lang w:val="en-US" w:eastAsia="zh-CN"/>
        </w:rPr>
        <w:t>技术说明</w:t>
      </w:r>
      <w:bookmarkEnd w:id="221"/>
      <w:bookmarkEnd w:id="222"/>
    </w:p>
    <w:p w14:paraId="4326249A">
      <w:pPr>
        <w:pStyle w:val="3"/>
        <w:tabs>
          <w:tab w:val="left" w:pos="432"/>
          <w:tab w:val="left" w:pos="864"/>
        </w:tabs>
        <w:bidi w:val="0"/>
        <w:rPr>
          <w:rFonts w:hint="default"/>
          <w:lang w:val="en-US"/>
        </w:rPr>
      </w:pPr>
      <w:bookmarkStart w:id="223" w:name="_Toc3930"/>
      <w:bookmarkStart w:id="224" w:name="_Toc16959"/>
      <w:bookmarkStart w:id="225" w:name="_Toc20367"/>
      <w:r>
        <w:rPr>
          <w:lang w:eastAsia="zh-CN"/>
        </w:rPr>
        <w:t>（一）</w:t>
      </w:r>
      <w:r>
        <w:rPr>
          <w:rFonts w:hint="eastAsia"/>
          <w:lang w:val="en-US" w:eastAsia="zh-CN"/>
        </w:rPr>
        <w:t>能力编码</w:t>
      </w:r>
      <w:bookmarkEnd w:id="223"/>
      <w:bookmarkEnd w:id="224"/>
      <w:bookmarkEnd w:id="225"/>
    </w:p>
    <w:tbl>
      <w:tblPr>
        <w:tblStyle w:val="27"/>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64C60E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9494D00">
            <w:pPr>
              <w:pStyle w:val="39"/>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77D17A3A">
            <w:pPr>
              <w:pStyle w:val="39"/>
              <w:bidi w:val="0"/>
              <w:rPr>
                <w:rFonts w:hint="default"/>
                <w:b w:val="0"/>
                <w:bCs/>
                <w:lang w:val="en-US" w:eastAsia="zh-CN"/>
              </w:rPr>
            </w:pPr>
            <w:r>
              <w:rPr>
                <w:rFonts w:hint="eastAsia"/>
                <w:b w:val="0"/>
                <w:bCs/>
                <w:lang w:val="en-US" w:eastAsia="zh-CN"/>
              </w:rPr>
              <w:t>乐企货物运输开票能力</w:t>
            </w:r>
          </w:p>
        </w:tc>
      </w:tr>
      <w:tr w14:paraId="0C6AD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3C6BB011">
            <w:pPr>
              <w:pStyle w:val="39"/>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3FEF630F">
            <w:pPr>
              <w:pStyle w:val="40"/>
              <w:bidi w:val="0"/>
              <w:rPr>
                <w:b w:val="0"/>
                <w:bCs/>
                <w:lang w:val="en-US"/>
              </w:rPr>
            </w:pPr>
            <w:r>
              <w:rPr>
                <w:rFonts w:hint="eastAsia"/>
                <w:b w:val="0"/>
                <w:bCs/>
                <w:lang w:val="en-US" w:eastAsia="zh-CN"/>
              </w:rPr>
              <w:t>202026</w:t>
            </w:r>
          </w:p>
        </w:tc>
      </w:tr>
    </w:tbl>
    <w:p w14:paraId="40890B7C">
      <w:pPr>
        <w:numPr>
          <w:ilvl w:val="0"/>
          <w:numId w:val="0"/>
        </w:numPr>
        <w:rPr>
          <w:rFonts w:hint="default"/>
          <w:lang w:val="en-US"/>
        </w:rPr>
      </w:pPr>
    </w:p>
    <w:p w14:paraId="7B238169">
      <w:pPr>
        <w:pStyle w:val="3"/>
        <w:widowControl/>
        <w:spacing w:beforeAutospacing="0" w:afterAutospacing="0" w:line="408" w:lineRule="auto"/>
        <w:rPr>
          <w:rFonts w:hint="default" w:ascii="Times New Roman" w:hAnsi="Times New Roman"/>
          <w:sz w:val="28"/>
          <w:szCs w:val="28"/>
        </w:rPr>
      </w:pPr>
      <w:bookmarkStart w:id="226" w:name="_Toc156"/>
      <w:bookmarkStart w:id="227" w:name="_Toc6909"/>
      <w:bookmarkStart w:id="228" w:name="_Toc3422"/>
      <w:bookmarkStart w:id="229" w:name="_Toc7681"/>
      <w:bookmarkStart w:id="230" w:name="_Toc15813"/>
      <w:bookmarkStart w:id="231" w:name="_Toc30258"/>
      <w:r>
        <w:rPr>
          <w:lang w:eastAsia="zh-CN"/>
        </w:rPr>
        <w:t>（</w:t>
      </w:r>
      <w:r>
        <w:rPr>
          <w:rFonts w:hint="eastAsia"/>
          <w:lang w:val="en-US" w:eastAsia="zh-CN"/>
        </w:rPr>
        <w:t>二</w:t>
      </w:r>
      <w:r>
        <w:rPr>
          <w:lang w:eastAsia="zh-CN"/>
        </w:rPr>
        <w:t>）接口清单</w:t>
      </w:r>
      <w:bookmarkEnd w:id="226"/>
      <w:bookmarkEnd w:id="227"/>
      <w:bookmarkEnd w:id="228"/>
      <w:bookmarkEnd w:id="229"/>
      <w:bookmarkEnd w:id="230"/>
      <w:bookmarkEnd w:id="231"/>
    </w:p>
    <w:tbl>
      <w:tblPr>
        <w:tblStyle w:val="27"/>
        <w:tblW w:w="87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4388"/>
        <w:gridCol w:w="3412"/>
      </w:tblGrid>
      <w:tr w14:paraId="52AB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00F5EABE">
            <w:pPr>
              <w:adjustRightInd w:val="0"/>
              <w:snapToGrid w:val="0"/>
              <w:jc w:val="center"/>
              <w:rPr>
                <w:rFonts w:hint="default" w:ascii="Times New Roman" w:hAnsi="Times New Roman" w:eastAsia="宋体" w:cs="Times New Roman"/>
                <w:b/>
                <w:bCs/>
                <w:kern w:val="0"/>
                <w:sz w:val="22"/>
                <w:szCs w:val="22"/>
                <w:lang w:eastAsia="zh-TW"/>
              </w:rPr>
            </w:pPr>
            <w:r>
              <w:rPr>
                <w:rFonts w:hint="default" w:ascii="Times New Roman" w:hAnsi="Times New Roman" w:eastAsia="宋体" w:cs="Times New Roman"/>
                <w:b/>
                <w:sz w:val="22"/>
                <w:szCs w:val="22"/>
              </w:rPr>
              <w:t>序号</w:t>
            </w:r>
          </w:p>
        </w:tc>
        <w:tc>
          <w:tcPr>
            <w:tcW w:w="4388" w:type="dxa"/>
            <w:tcBorders>
              <w:top w:val="single" w:color="auto" w:sz="12" w:space="0"/>
              <w:bottom w:val="single" w:color="auto" w:sz="6" w:space="0"/>
            </w:tcBorders>
            <w:shd w:val="clear" w:color="auto" w:fill="D8D8D8"/>
            <w:noWrap w:val="0"/>
            <w:vAlign w:val="center"/>
          </w:tcPr>
          <w:p w14:paraId="7DD2F7E4">
            <w:pPr>
              <w:adjustRightInd w:val="0"/>
              <w:snapToGrid w:val="0"/>
              <w:jc w:val="center"/>
              <w:rPr>
                <w:rFonts w:hint="default" w:ascii="Times New Roman" w:hAnsi="Times New Roman" w:eastAsia="宋体" w:cs="Times New Roman"/>
                <w:b/>
                <w:sz w:val="22"/>
                <w:szCs w:val="22"/>
              </w:rPr>
            </w:pPr>
            <w:r>
              <w:rPr>
                <w:rFonts w:hint="default" w:ascii="Times New Roman" w:hAnsi="Times New Roman" w:eastAsia="宋体" w:cs="Times New Roman"/>
                <w:b/>
                <w:sz w:val="22"/>
                <w:szCs w:val="22"/>
              </w:rPr>
              <w:t>接口名称</w:t>
            </w:r>
          </w:p>
        </w:tc>
        <w:tc>
          <w:tcPr>
            <w:tcW w:w="3412" w:type="dxa"/>
            <w:tcBorders>
              <w:top w:val="single" w:color="auto" w:sz="12" w:space="0"/>
              <w:bottom w:val="single" w:color="auto" w:sz="6" w:space="0"/>
            </w:tcBorders>
            <w:shd w:val="clear" w:color="auto" w:fill="D8D8D8"/>
            <w:noWrap w:val="0"/>
            <w:vAlign w:val="center"/>
          </w:tcPr>
          <w:p w14:paraId="6CB0FEF5">
            <w:pPr>
              <w:adjustRightInd w:val="0"/>
              <w:snapToGrid w:val="0"/>
              <w:jc w:val="center"/>
              <w:rPr>
                <w:rFonts w:hint="default" w:ascii="Times New Roman" w:hAnsi="Times New Roman" w:eastAsia="宋体" w:cs="Times New Roman"/>
                <w:b/>
                <w:sz w:val="22"/>
                <w:szCs w:val="22"/>
                <w:lang w:val="en-US" w:eastAsia="zh-CN"/>
              </w:rPr>
            </w:pPr>
            <w:r>
              <w:rPr>
                <w:rFonts w:hint="eastAsia" w:ascii="Times New Roman" w:hAnsi="Times New Roman" w:eastAsia="宋体" w:cs="Times New Roman"/>
                <w:b/>
                <w:sz w:val="22"/>
                <w:szCs w:val="22"/>
                <w:lang w:val="en-US" w:eastAsia="zh-CN"/>
              </w:rPr>
              <w:t>服务编码</w:t>
            </w:r>
          </w:p>
        </w:tc>
      </w:tr>
      <w:tr w14:paraId="309424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E690E41">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w:t>
            </w:r>
          </w:p>
        </w:tc>
        <w:tc>
          <w:tcPr>
            <w:tcW w:w="4388" w:type="dxa"/>
            <w:tcBorders>
              <w:top w:val="single" w:color="auto" w:sz="6" w:space="0"/>
            </w:tcBorders>
            <w:noWrap w:val="0"/>
            <w:vAlign w:val="center"/>
          </w:tcPr>
          <w:p w14:paraId="32F8F4CE">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获取发票批量预赋码信息</w:t>
            </w:r>
          </w:p>
        </w:tc>
        <w:tc>
          <w:tcPr>
            <w:tcW w:w="3412" w:type="dxa"/>
            <w:tcBorders>
              <w:top w:val="single" w:color="auto" w:sz="6" w:space="0"/>
            </w:tcBorders>
            <w:noWrap w:val="0"/>
            <w:vAlign w:val="bottom"/>
          </w:tcPr>
          <w:p w14:paraId="4F2FEF6D">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QDFPPLFM</w:t>
            </w:r>
          </w:p>
        </w:tc>
      </w:tr>
      <w:tr w14:paraId="58D00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416EC4F">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4388" w:type="dxa"/>
            <w:tcBorders>
              <w:top w:val="single" w:color="auto" w:sz="6" w:space="0"/>
            </w:tcBorders>
            <w:noWrap w:val="0"/>
            <w:vAlign w:val="center"/>
          </w:tcPr>
          <w:p w14:paraId="099E1D88">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查询授信额度</w:t>
            </w:r>
          </w:p>
        </w:tc>
        <w:tc>
          <w:tcPr>
            <w:tcW w:w="3412" w:type="dxa"/>
            <w:tcBorders>
              <w:top w:val="single" w:color="auto" w:sz="6" w:space="0"/>
            </w:tcBorders>
            <w:noWrap w:val="0"/>
            <w:vAlign w:val="bottom"/>
          </w:tcPr>
          <w:p w14:paraId="72A99381">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CXSXED</w:t>
            </w:r>
          </w:p>
        </w:tc>
      </w:tr>
      <w:tr w14:paraId="6702A0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CCABBA0">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w:t>
            </w:r>
          </w:p>
        </w:tc>
        <w:tc>
          <w:tcPr>
            <w:tcW w:w="4388" w:type="dxa"/>
            <w:tcBorders>
              <w:top w:val="single" w:color="auto" w:sz="6" w:space="0"/>
            </w:tcBorders>
            <w:noWrap w:val="0"/>
            <w:vAlign w:val="center"/>
          </w:tcPr>
          <w:p w14:paraId="2DFC979F">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下载/退回授信额度</w:t>
            </w:r>
          </w:p>
        </w:tc>
        <w:tc>
          <w:tcPr>
            <w:tcW w:w="3412" w:type="dxa"/>
            <w:tcBorders>
              <w:top w:val="single" w:color="auto" w:sz="6" w:space="0"/>
            </w:tcBorders>
            <w:noWrap w:val="0"/>
            <w:vAlign w:val="bottom"/>
          </w:tcPr>
          <w:p w14:paraId="1D61FC88">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XZTHSXED</w:t>
            </w:r>
          </w:p>
        </w:tc>
      </w:tr>
      <w:tr w14:paraId="2CDB21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C113A5E">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4</w:t>
            </w:r>
          </w:p>
        </w:tc>
        <w:tc>
          <w:tcPr>
            <w:tcW w:w="4388" w:type="dxa"/>
            <w:tcBorders>
              <w:top w:val="single" w:color="auto" w:sz="6" w:space="0"/>
            </w:tcBorders>
            <w:noWrap w:val="0"/>
            <w:vAlign w:val="center"/>
          </w:tcPr>
          <w:p w14:paraId="25B7D790">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调整授信额度有效期</w:t>
            </w:r>
          </w:p>
        </w:tc>
        <w:tc>
          <w:tcPr>
            <w:tcW w:w="3412" w:type="dxa"/>
            <w:tcBorders>
              <w:top w:val="single" w:color="auto" w:sz="6" w:space="0"/>
            </w:tcBorders>
            <w:noWrap w:val="0"/>
            <w:vAlign w:val="bottom"/>
          </w:tcPr>
          <w:p w14:paraId="77856311">
            <w:pPr>
              <w:keepNext w:val="0"/>
              <w:keepLines w:val="0"/>
              <w:widowControl/>
              <w:suppressLineNumbers w:val="0"/>
              <w:jc w:val="left"/>
              <w:textAlignment w:val="bottom"/>
              <w:rPr>
                <w:rFonts w:hint="default" w:ascii="Times New Roman" w:hAnsi="Times New Roman" w:eastAsia="宋体" w:cs="Times New Roman"/>
                <w:sz w:val="22"/>
                <w:szCs w:val="22"/>
              </w:rPr>
            </w:pPr>
            <w:r>
              <w:rPr>
                <w:rFonts w:hint="default" w:ascii="Times New Roman" w:hAnsi="Times New Roman" w:eastAsia="宋体" w:cs="Times New Roman"/>
                <w:i w:val="0"/>
                <w:iCs w:val="0"/>
                <w:color w:val="000000"/>
                <w:kern w:val="0"/>
                <w:sz w:val="20"/>
                <w:szCs w:val="20"/>
                <w:u w:val="none"/>
                <w:lang w:val="en-US" w:eastAsia="zh-CN" w:bidi="ar"/>
              </w:rPr>
              <w:t>TZSXEDYXQ</w:t>
            </w:r>
          </w:p>
        </w:tc>
      </w:tr>
      <w:tr w14:paraId="46032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81D8A68">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5</w:t>
            </w:r>
          </w:p>
        </w:tc>
        <w:tc>
          <w:tcPr>
            <w:tcW w:w="4388" w:type="dxa"/>
            <w:tcBorders>
              <w:top w:val="single" w:color="auto" w:sz="6" w:space="0"/>
            </w:tcBorders>
            <w:noWrap w:val="0"/>
            <w:vAlign w:val="center"/>
          </w:tcPr>
          <w:p w14:paraId="3043C2A8">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查询纳税人风险信息</w:t>
            </w:r>
          </w:p>
        </w:tc>
        <w:tc>
          <w:tcPr>
            <w:tcW w:w="3412" w:type="dxa"/>
            <w:tcBorders>
              <w:top w:val="single" w:color="auto" w:sz="6" w:space="0"/>
            </w:tcBorders>
            <w:noWrap w:val="0"/>
            <w:vAlign w:val="bottom"/>
          </w:tcPr>
          <w:p w14:paraId="1B5CD44F">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CXNSRFXXX</w:t>
            </w:r>
          </w:p>
        </w:tc>
      </w:tr>
      <w:tr w14:paraId="60EED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8E03763">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w:t>
            </w:r>
          </w:p>
        </w:tc>
        <w:tc>
          <w:tcPr>
            <w:tcW w:w="4388" w:type="dxa"/>
            <w:tcBorders>
              <w:top w:val="single" w:color="auto" w:sz="6" w:space="0"/>
            </w:tcBorders>
            <w:noWrap w:val="0"/>
            <w:vAlign w:val="center"/>
          </w:tcPr>
          <w:p w14:paraId="1F7AF822">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查询纳税人基本信息</w:t>
            </w:r>
          </w:p>
        </w:tc>
        <w:tc>
          <w:tcPr>
            <w:tcW w:w="3412" w:type="dxa"/>
            <w:tcBorders>
              <w:top w:val="single" w:color="auto" w:sz="6" w:space="0"/>
            </w:tcBorders>
            <w:noWrap w:val="0"/>
            <w:vAlign w:val="bottom"/>
          </w:tcPr>
          <w:p w14:paraId="4A4842E3">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CXNSRJBXX</w:t>
            </w:r>
          </w:p>
        </w:tc>
      </w:tr>
      <w:tr w14:paraId="7642BC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B35BDA8">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7</w:t>
            </w:r>
          </w:p>
        </w:tc>
        <w:tc>
          <w:tcPr>
            <w:tcW w:w="4388" w:type="dxa"/>
            <w:tcBorders>
              <w:top w:val="single" w:color="auto" w:sz="6" w:space="0"/>
            </w:tcBorders>
            <w:noWrap w:val="0"/>
            <w:vAlign w:val="center"/>
          </w:tcPr>
          <w:p w14:paraId="39604251">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查询可用税率信息</w:t>
            </w:r>
          </w:p>
        </w:tc>
        <w:tc>
          <w:tcPr>
            <w:tcW w:w="3412" w:type="dxa"/>
            <w:tcBorders>
              <w:top w:val="single" w:color="auto" w:sz="6" w:space="0"/>
            </w:tcBorders>
            <w:noWrap w:val="0"/>
            <w:vAlign w:val="bottom"/>
          </w:tcPr>
          <w:p w14:paraId="48443A36">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CXKYSL</w:t>
            </w:r>
          </w:p>
        </w:tc>
      </w:tr>
      <w:tr w14:paraId="2DCAD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972DA2">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8</w:t>
            </w:r>
          </w:p>
        </w:tc>
        <w:tc>
          <w:tcPr>
            <w:tcW w:w="4388" w:type="dxa"/>
            <w:tcBorders>
              <w:top w:val="single" w:color="auto" w:sz="6" w:space="0"/>
            </w:tcBorders>
            <w:noWrap w:val="0"/>
            <w:vAlign w:val="center"/>
          </w:tcPr>
          <w:p w14:paraId="35484000">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查询税收分类编码信息</w:t>
            </w:r>
          </w:p>
        </w:tc>
        <w:tc>
          <w:tcPr>
            <w:tcW w:w="3412" w:type="dxa"/>
            <w:tcBorders>
              <w:top w:val="single" w:color="auto" w:sz="6" w:space="0"/>
            </w:tcBorders>
            <w:noWrap w:val="0"/>
            <w:vAlign w:val="bottom"/>
          </w:tcPr>
          <w:p w14:paraId="33E1EBD2">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CXSSFLBM</w:t>
            </w:r>
          </w:p>
        </w:tc>
      </w:tr>
      <w:tr w14:paraId="2DE6AD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D95043C">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9</w:t>
            </w:r>
          </w:p>
        </w:tc>
        <w:tc>
          <w:tcPr>
            <w:tcW w:w="4388" w:type="dxa"/>
            <w:tcBorders>
              <w:top w:val="single" w:color="auto" w:sz="6" w:space="0"/>
            </w:tcBorders>
            <w:noWrap w:val="0"/>
            <w:vAlign w:val="center"/>
          </w:tcPr>
          <w:p w14:paraId="5BE34694">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批量发票下载申请</w:t>
            </w:r>
          </w:p>
        </w:tc>
        <w:tc>
          <w:tcPr>
            <w:tcW w:w="3412" w:type="dxa"/>
            <w:tcBorders>
              <w:top w:val="single" w:color="auto" w:sz="6" w:space="0"/>
            </w:tcBorders>
            <w:noWrap w:val="0"/>
            <w:vAlign w:val="center"/>
          </w:tcPr>
          <w:p w14:paraId="7544256A">
            <w:pPr>
              <w:jc w:val="left"/>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w:t>
            </w:r>
          </w:p>
        </w:tc>
      </w:tr>
      <w:tr w14:paraId="314D12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0B6E818">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10</w:t>
            </w:r>
          </w:p>
        </w:tc>
        <w:tc>
          <w:tcPr>
            <w:tcW w:w="4388" w:type="dxa"/>
            <w:tcBorders>
              <w:top w:val="single" w:color="auto" w:sz="6" w:space="0"/>
            </w:tcBorders>
            <w:noWrap w:val="0"/>
            <w:vAlign w:val="center"/>
          </w:tcPr>
          <w:p w14:paraId="599D7DB9">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发票状态信息查询</w:t>
            </w:r>
          </w:p>
        </w:tc>
        <w:tc>
          <w:tcPr>
            <w:tcW w:w="3412" w:type="dxa"/>
            <w:tcBorders>
              <w:top w:val="single" w:color="auto" w:sz="6" w:space="0"/>
            </w:tcBorders>
            <w:noWrap w:val="0"/>
            <w:vAlign w:val="center"/>
          </w:tcPr>
          <w:p w14:paraId="378D6A43">
            <w:pP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p>
        </w:tc>
      </w:tr>
      <w:tr w14:paraId="3ABF8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7933DED">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11</w:t>
            </w:r>
          </w:p>
        </w:tc>
        <w:tc>
          <w:tcPr>
            <w:tcW w:w="4388" w:type="dxa"/>
            <w:tcBorders>
              <w:top w:val="single" w:color="auto" w:sz="6" w:space="0"/>
            </w:tcBorders>
            <w:noWrap w:val="0"/>
            <w:vAlign w:val="center"/>
          </w:tcPr>
          <w:p w14:paraId="6DA591BE">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查询货物运输服务红字确认单明细信息</w:t>
            </w:r>
          </w:p>
        </w:tc>
        <w:tc>
          <w:tcPr>
            <w:tcW w:w="3412" w:type="dxa"/>
            <w:tcBorders>
              <w:top w:val="single" w:color="auto" w:sz="6" w:space="0"/>
            </w:tcBorders>
            <w:noWrap w:val="0"/>
            <w:vAlign w:val="bottom"/>
          </w:tcPr>
          <w:p w14:paraId="3747F28A">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CXQDHZQRDMX</w:t>
            </w:r>
          </w:p>
        </w:tc>
      </w:tr>
      <w:tr w14:paraId="2C6D04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C414EAC">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12</w:t>
            </w:r>
          </w:p>
        </w:tc>
        <w:tc>
          <w:tcPr>
            <w:tcW w:w="4388" w:type="dxa"/>
            <w:tcBorders>
              <w:top w:val="single" w:color="auto" w:sz="6" w:space="0"/>
            </w:tcBorders>
            <w:noWrap w:val="0"/>
            <w:vAlign w:val="center"/>
          </w:tcPr>
          <w:p w14:paraId="6D6FC549">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货物运输服务发票上传</w:t>
            </w:r>
          </w:p>
        </w:tc>
        <w:tc>
          <w:tcPr>
            <w:tcW w:w="3412" w:type="dxa"/>
            <w:tcBorders>
              <w:top w:val="single" w:color="auto" w:sz="6" w:space="0"/>
            </w:tcBorders>
            <w:noWrap w:val="0"/>
            <w:vAlign w:val="bottom"/>
          </w:tcPr>
          <w:p w14:paraId="0B835039">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HWYSFPSC</w:t>
            </w:r>
          </w:p>
        </w:tc>
      </w:tr>
      <w:tr w14:paraId="13248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BBA4614">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13</w:t>
            </w:r>
          </w:p>
        </w:tc>
        <w:tc>
          <w:tcPr>
            <w:tcW w:w="4388" w:type="dxa"/>
            <w:tcBorders>
              <w:top w:val="single" w:color="auto" w:sz="6" w:space="0"/>
            </w:tcBorders>
            <w:noWrap w:val="0"/>
            <w:vAlign w:val="center"/>
          </w:tcPr>
          <w:p w14:paraId="1B9D7C97">
            <w:pPr>
              <w:jc w:val="left"/>
              <w:rPr>
                <w:rFonts w:hint="default" w:ascii="Times New Roman" w:hAnsi="Times New Roman" w:eastAsia="宋体" w:cs="Times New Roman"/>
                <w:kern w:val="2"/>
                <w:sz w:val="22"/>
                <w:szCs w:val="28"/>
                <w:lang w:val="en-US" w:eastAsia="zh-CN" w:bidi="ar-SA"/>
              </w:rPr>
            </w:pPr>
            <w:r>
              <w:rPr>
                <w:rFonts w:hint="default" w:ascii="Times New Roman" w:hAnsi="Times New Roman" w:eastAsia="宋体" w:cs="Times New Roman"/>
                <w:sz w:val="22"/>
                <w:szCs w:val="28"/>
              </w:rPr>
              <w:t>查询货物运输服务红字确认单列表信息</w:t>
            </w:r>
          </w:p>
        </w:tc>
        <w:tc>
          <w:tcPr>
            <w:tcW w:w="3412" w:type="dxa"/>
            <w:tcBorders>
              <w:top w:val="single" w:color="auto" w:sz="6" w:space="0"/>
            </w:tcBorders>
            <w:noWrap w:val="0"/>
            <w:vAlign w:val="bottom"/>
          </w:tcPr>
          <w:p w14:paraId="6EAE04D5">
            <w:pPr>
              <w:keepNext w:val="0"/>
              <w:keepLines w:val="0"/>
              <w:widowControl/>
              <w:suppressLineNumbers w:val="0"/>
              <w:jc w:val="left"/>
              <w:textAlignment w:val="bottom"/>
              <w:rPr>
                <w:rFonts w:hint="default" w:ascii="Times New Roman" w:hAnsi="Times New Roman" w:eastAsia="宋体" w:cs="Times New Roman"/>
                <w:kern w:val="2"/>
                <w:sz w:val="22"/>
                <w:szCs w:val="28"/>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CXQDHZQRDLB</w:t>
            </w:r>
          </w:p>
        </w:tc>
      </w:tr>
      <w:tr w14:paraId="1CCD2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148D89F">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14</w:t>
            </w:r>
          </w:p>
        </w:tc>
        <w:tc>
          <w:tcPr>
            <w:tcW w:w="4388" w:type="dxa"/>
            <w:tcBorders>
              <w:top w:val="single" w:color="auto" w:sz="6" w:space="0"/>
            </w:tcBorders>
            <w:noWrap w:val="0"/>
            <w:vAlign w:val="center"/>
          </w:tcPr>
          <w:p w14:paraId="78CD15A9">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查询货物运输服务发票上传结果</w:t>
            </w:r>
          </w:p>
        </w:tc>
        <w:tc>
          <w:tcPr>
            <w:tcW w:w="3412" w:type="dxa"/>
            <w:tcBorders>
              <w:top w:val="single" w:color="auto" w:sz="6" w:space="0"/>
            </w:tcBorders>
            <w:noWrap w:val="0"/>
            <w:vAlign w:val="bottom"/>
          </w:tcPr>
          <w:p w14:paraId="435D9893">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CXQDFPSCJG</w:t>
            </w:r>
          </w:p>
        </w:tc>
      </w:tr>
      <w:tr w14:paraId="64E178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273D317">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15</w:t>
            </w:r>
          </w:p>
        </w:tc>
        <w:tc>
          <w:tcPr>
            <w:tcW w:w="4388" w:type="dxa"/>
            <w:tcBorders>
              <w:top w:val="single" w:color="auto" w:sz="6" w:space="0"/>
            </w:tcBorders>
            <w:noWrap w:val="0"/>
            <w:vAlign w:val="center"/>
          </w:tcPr>
          <w:p w14:paraId="257433B9">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货物运输服务红字确认单申请</w:t>
            </w:r>
          </w:p>
        </w:tc>
        <w:tc>
          <w:tcPr>
            <w:tcW w:w="3412" w:type="dxa"/>
            <w:tcBorders>
              <w:top w:val="single" w:color="auto" w:sz="6" w:space="0"/>
            </w:tcBorders>
            <w:noWrap w:val="0"/>
            <w:vAlign w:val="bottom"/>
          </w:tcPr>
          <w:p w14:paraId="218AF14C">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QDHZQRDSQ</w:t>
            </w:r>
          </w:p>
        </w:tc>
      </w:tr>
      <w:tr w14:paraId="1E5C5C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650005B2">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16</w:t>
            </w:r>
          </w:p>
        </w:tc>
        <w:tc>
          <w:tcPr>
            <w:tcW w:w="4388" w:type="dxa"/>
            <w:tcBorders>
              <w:top w:val="single" w:color="auto" w:sz="6" w:space="0"/>
              <w:bottom w:val="single" w:color="auto" w:sz="6" w:space="0"/>
            </w:tcBorders>
            <w:noWrap w:val="0"/>
            <w:vAlign w:val="center"/>
          </w:tcPr>
          <w:p w14:paraId="2E0D768D">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货物运输服务红字确认单确认</w:t>
            </w:r>
          </w:p>
        </w:tc>
        <w:tc>
          <w:tcPr>
            <w:tcW w:w="3412" w:type="dxa"/>
            <w:tcBorders>
              <w:top w:val="single" w:color="auto" w:sz="6" w:space="0"/>
              <w:bottom w:val="single" w:color="auto" w:sz="6" w:space="0"/>
            </w:tcBorders>
            <w:noWrap w:val="0"/>
            <w:vAlign w:val="bottom"/>
          </w:tcPr>
          <w:p w14:paraId="65F1C4CE">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QDHZQRDQR</w:t>
            </w:r>
          </w:p>
        </w:tc>
      </w:tr>
      <w:tr w14:paraId="3BE33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C12D28E">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17</w:t>
            </w:r>
          </w:p>
        </w:tc>
        <w:tc>
          <w:tcPr>
            <w:tcW w:w="4388" w:type="dxa"/>
            <w:tcBorders>
              <w:top w:val="single" w:color="auto" w:sz="6" w:space="0"/>
              <w:bottom w:val="single" w:color="auto" w:sz="6" w:space="0"/>
            </w:tcBorders>
            <w:noWrap w:val="0"/>
            <w:vAlign w:val="center"/>
          </w:tcPr>
          <w:p w14:paraId="4FD268D0">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上传发票汇总确认信息</w:t>
            </w:r>
          </w:p>
        </w:tc>
        <w:tc>
          <w:tcPr>
            <w:tcW w:w="3412" w:type="dxa"/>
            <w:tcBorders>
              <w:top w:val="single" w:color="auto" w:sz="6" w:space="0"/>
              <w:bottom w:val="single" w:color="auto" w:sz="6" w:space="0"/>
            </w:tcBorders>
            <w:noWrap w:val="0"/>
            <w:vAlign w:val="bottom"/>
          </w:tcPr>
          <w:p w14:paraId="480026B9">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SCFPHZQRXX</w:t>
            </w:r>
          </w:p>
        </w:tc>
      </w:tr>
      <w:tr w14:paraId="781C28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3621A339">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w:t>
            </w:r>
          </w:p>
        </w:tc>
        <w:tc>
          <w:tcPr>
            <w:tcW w:w="4388" w:type="dxa"/>
            <w:tcBorders>
              <w:top w:val="single" w:color="auto" w:sz="6" w:space="0"/>
              <w:bottom w:val="single" w:color="auto" w:sz="6" w:space="0"/>
            </w:tcBorders>
            <w:noWrap w:val="0"/>
            <w:vAlign w:val="center"/>
          </w:tcPr>
          <w:p w14:paraId="252C74F8">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查询发票汇总确认信息</w:t>
            </w:r>
          </w:p>
        </w:tc>
        <w:tc>
          <w:tcPr>
            <w:tcW w:w="3412" w:type="dxa"/>
            <w:tcBorders>
              <w:top w:val="single" w:color="auto" w:sz="6" w:space="0"/>
              <w:bottom w:val="single" w:color="auto" w:sz="6" w:space="0"/>
            </w:tcBorders>
            <w:noWrap w:val="0"/>
            <w:vAlign w:val="bottom"/>
          </w:tcPr>
          <w:p w14:paraId="036EDB12">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CXFPHZQRXX</w:t>
            </w:r>
          </w:p>
        </w:tc>
      </w:tr>
      <w:tr w14:paraId="27760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C5FAF04">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19</w:t>
            </w:r>
          </w:p>
        </w:tc>
        <w:tc>
          <w:tcPr>
            <w:tcW w:w="4388" w:type="dxa"/>
            <w:tcBorders>
              <w:top w:val="single" w:color="auto" w:sz="6" w:space="0"/>
            </w:tcBorders>
            <w:noWrap w:val="0"/>
            <w:vAlign w:val="center"/>
          </w:tcPr>
          <w:p w14:paraId="01C4965E">
            <w:pPr>
              <w:jc w:val="left"/>
              <w:rPr>
                <w:rFonts w:hint="default" w:ascii="Times New Roman" w:hAnsi="Times New Roman" w:eastAsia="宋体" w:cs="Times New Roman"/>
                <w:kern w:val="2"/>
                <w:sz w:val="22"/>
                <w:szCs w:val="28"/>
                <w:lang w:val="en-US" w:eastAsia="zh-CN" w:bidi="ar-SA"/>
              </w:rPr>
            </w:pPr>
            <w:r>
              <w:rPr>
                <w:rFonts w:hint="default" w:ascii="Times New Roman" w:hAnsi="Times New Roman" w:eastAsia="宋体" w:cs="Times New Roman"/>
                <w:sz w:val="22"/>
                <w:szCs w:val="28"/>
                <w:lang w:val="en-US" w:eastAsia="zh-CN"/>
              </w:rPr>
              <w:t>查询差额征税编码</w:t>
            </w:r>
          </w:p>
        </w:tc>
        <w:tc>
          <w:tcPr>
            <w:tcW w:w="3412" w:type="dxa"/>
            <w:tcBorders>
              <w:top w:val="single" w:color="auto" w:sz="6" w:space="0"/>
            </w:tcBorders>
            <w:noWrap w:val="0"/>
            <w:vAlign w:val="bottom"/>
          </w:tcPr>
          <w:p w14:paraId="78975C12">
            <w:pPr>
              <w:keepNext w:val="0"/>
              <w:keepLines w:val="0"/>
              <w:widowControl/>
              <w:suppressLineNumbers w:val="0"/>
              <w:jc w:val="left"/>
              <w:textAlignment w:val="bottom"/>
              <w:rPr>
                <w:rFonts w:hint="default" w:ascii="Times New Roman" w:hAnsi="Times New Roman" w:eastAsia="宋体" w:cs="Times New Roman"/>
                <w:sz w:val="22"/>
                <w:szCs w:val="28"/>
                <w:lang w:val="en-US" w:eastAsia="zh-CN"/>
              </w:rPr>
            </w:pPr>
            <w:r>
              <w:rPr>
                <w:rFonts w:hint="default" w:ascii="Times New Roman" w:hAnsi="Times New Roman" w:eastAsia="宋体" w:cs="Times New Roman"/>
                <w:i w:val="0"/>
                <w:iCs w:val="0"/>
                <w:color w:val="000000"/>
                <w:kern w:val="0"/>
                <w:sz w:val="20"/>
                <w:szCs w:val="20"/>
                <w:u w:val="none"/>
                <w:lang w:val="en-US" w:eastAsia="zh-CN" w:bidi="ar"/>
              </w:rPr>
              <w:t>CXCEZSBM</w:t>
            </w:r>
          </w:p>
        </w:tc>
      </w:tr>
    </w:tbl>
    <w:p w14:paraId="7AB5EF23">
      <w:pPr>
        <w:pStyle w:val="3"/>
        <w:widowControl/>
        <w:spacing w:beforeAutospacing="0" w:afterAutospacing="0" w:line="408" w:lineRule="auto"/>
        <w:rPr>
          <w:rFonts w:hint="default" w:ascii="Times New Roman" w:hAnsi="Times New Roman"/>
          <w:sz w:val="28"/>
          <w:szCs w:val="28"/>
          <w:lang w:val="en-US"/>
        </w:rPr>
      </w:pPr>
      <w:bookmarkStart w:id="232" w:name="_Toc3067"/>
      <w:bookmarkStart w:id="233" w:name="_Toc29662"/>
      <w:bookmarkStart w:id="234" w:name="_Toc27993"/>
      <w:r>
        <w:rPr>
          <w:lang w:eastAsia="zh-CN"/>
        </w:rPr>
        <w:t>（</w:t>
      </w:r>
      <w:r>
        <w:rPr>
          <w:rFonts w:hint="eastAsia"/>
          <w:lang w:val="en-US" w:eastAsia="zh-CN"/>
        </w:rPr>
        <w:t>三</w:t>
      </w:r>
      <w:r>
        <w:rPr>
          <w:lang w:eastAsia="zh-CN"/>
        </w:rPr>
        <w:t>）接口</w:t>
      </w:r>
      <w:r>
        <w:rPr>
          <w:rFonts w:hint="eastAsia"/>
          <w:lang w:val="en-US" w:eastAsia="zh-CN"/>
        </w:rPr>
        <w:t>详情</w:t>
      </w:r>
      <w:bookmarkEnd w:id="232"/>
      <w:bookmarkEnd w:id="233"/>
    </w:p>
    <w:p w14:paraId="5AC76D43">
      <w:pPr>
        <w:pStyle w:val="4"/>
        <w:widowControl/>
        <w:spacing w:beforeAutospacing="0" w:afterAutospacing="0" w:line="408" w:lineRule="auto"/>
        <w:rPr>
          <w:rFonts w:hint="default" w:ascii="Times New Roman" w:hAnsi="Times New Roman"/>
          <w:sz w:val="28"/>
          <w:szCs w:val="28"/>
        </w:rPr>
      </w:pPr>
      <w:bookmarkStart w:id="235" w:name="_Toc32285"/>
      <w:bookmarkStart w:id="236" w:name="_Toc22564"/>
      <w:r>
        <w:rPr>
          <w:rFonts w:hint="default" w:ascii="Times New Roman" w:hAnsi="Times New Roman"/>
          <w:sz w:val="28"/>
          <w:szCs w:val="28"/>
        </w:rPr>
        <w:t>1.获取</w:t>
      </w:r>
      <w:r>
        <w:rPr>
          <w:rFonts w:hint="default" w:ascii="Times New Roman" w:hAnsi="Times New Roman"/>
        </w:rPr>
        <w:t>发票</w:t>
      </w:r>
      <w:r>
        <w:rPr>
          <w:rFonts w:hint="default" w:ascii="Times New Roman" w:hAnsi="Times New Roman"/>
          <w:sz w:val="28"/>
          <w:szCs w:val="28"/>
        </w:rPr>
        <w:t>批量预赋码信息</w:t>
      </w:r>
      <w:bookmarkEnd w:id="234"/>
      <w:bookmarkEnd w:id="235"/>
      <w:bookmarkEnd w:id="236"/>
    </w:p>
    <w:p w14:paraId="42C25EC6">
      <w:pPr>
        <w:pStyle w:val="6"/>
        <w:rPr>
          <w:rFonts w:ascii="Times New Roman" w:hAnsi="Times New Roman"/>
        </w:rPr>
      </w:pPr>
      <w:bookmarkStart w:id="237" w:name="_Toc25270"/>
      <w:bookmarkStart w:id="238" w:name="_Toc17850"/>
      <w:r>
        <w:rPr>
          <w:rFonts w:ascii="Times New Roman" w:hAnsi="Times New Roman"/>
        </w:rPr>
        <w:t>1.1接口说明</w:t>
      </w:r>
      <w:bookmarkEnd w:id="237"/>
      <w:bookmarkEnd w:id="238"/>
    </w:p>
    <w:p w14:paraId="15F112A2">
      <w:pPr>
        <w:spacing w:line="360" w:lineRule="auto"/>
        <w:ind w:firstLine="480" w:firstLineChars="200"/>
        <w:rPr>
          <w:sz w:val="24"/>
        </w:rPr>
      </w:pPr>
      <w:r>
        <w:rPr>
          <w:sz w:val="24"/>
        </w:rPr>
        <w:t>向纳税人提供批量预赋码功能，用于企业给发票自动赋发票号码。</w:t>
      </w:r>
    </w:p>
    <w:p w14:paraId="6C54C4BF">
      <w:pPr>
        <w:spacing w:line="360" w:lineRule="auto"/>
        <w:ind w:firstLine="480" w:firstLineChars="200"/>
        <w:rPr>
          <w:sz w:val="24"/>
        </w:rPr>
      </w:pPr>
      <w:r>
        <w:rPr>
          <w:sz w:val="24"/>
        </w:rPr>
        <w:t>企业使用开票前置判断企业发票库存低于“20%”阈值时，调用此接口申请预分配置新号码段。</w:t>
      </w:r>
    </w:p>
    <w:p w14:paraId="004201F7">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63580D10">
      <w:pPr>
        <w:spacing w:line="360" w:lineRule="auto"/>
        <w:ind w:firstLine="480" w:firstLineChars="200"/>
        <w:rPr>
          <w:sz w:val="24"/>
        </w:rPr>
      </w:pPr>
      <w:r>
        <w:rPr>
          <w:sz w:val="24"/>
        </w:rPr>
        <w:t>每次最多申请5000份发票。</w:t>
      </w:r>
    </w:p>
    <w:p w14:paraId="4981D4C8">
      <w:pPr>
        <w:pStyle w:val="6"/>
        <w:rPr>
          <w:rFonts w:ascii="Times New Roman" w:hAnsi="Times New Roman"/>
        </w:rPr>
      </w:pPr>
      <w:bookmarkStart w:id="239" w:name="_Toc12912"/>
      <w:bookmarkStart w:id="240" w:name="_Toc25466"/>
      <w:r>
        <w:rPr>
          <w:rFonts w:ascii="Times New Roman" w:hAnsi="Times New Roman"/>
        </w:rPr>
        <w:t>1.2请求方式</w:t>
      </w:r>
      <w:bookmarkEnd w:id="239"/>
      <w:bookmarkEnd w:id="240"/>
    </w:p>
    <w:p w14:paraId="3176E784">
      <w:pPr>
        <w:pStyle w:val="5"/>
        <w:ind w:firstLine="0"/>
      </w:pPr>
      <w:r>
        <w:t>请求方式为POST</w:t>
      </w:r>
    </w:p>
    <w:p w14:paraId="5FFB2164">
      <w:pPr>
        <w:pStyle w:val="25"/>
        <w:widowControl/>
        <w:numPr>
          <w:ilvl w:val="0"/>
          <w:numId w:val="0"/>
        </w:numPr>
        <w:spacing w:before="120" w:after="120" w:line="360" w:lineRule="auto"/>
        <w:ind w:leftChars="0"/>
        <w:jc w:val="left"/>
      </w:pPr>
      <w:bookmarkStart w:id="241" w:name="OLE_LINK17"/>
      <w:r>
        <w:rPr>
          <w:rFonts w:hint="eastAsia"/>
          <w:sz w:val="24"/>
        </w:rPr>
        <w:t>●</w:t>
      </w:r>
      <w:r>
        <w:rPr>
          <w:rFonts w:hint="default"/>
          <w:sz w:val="24"/>
          <w:lang w:val="en-US"/>
        </w:rPr>
        <w:t xml:space="preserve"> </w:t>
      </w:r>
      <w:r>
        <w:t>path 指该参数为路径参数</w:t>
      </w:r>
    </w:p>
    <w:p w14:paraId="024214E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C3D2A3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bookmarkEnd w:id="241"/>
    <w:p w14:paraId="120CCA26">
      <w:pPr>
        <w:pStyle w:val="6"/>
        <w:rPr>
          <w:rFonts w:ascii="Times New Roman" w:hAnsi="Times New Roman"/>
        </w:rPr>
      </w:pPr>
      <w:bookmarkStart w:id="242" w:name="_Toc28349"/>
      <w:bookmarkStart w:id="243" w:name="_Toc164"/>
      <w:r>
        <w:rPr>
          <w:rFonts w:ascii="Times New Roman" w:hAnsi="Times New Roman"/>
        </w:rPr>
        <w:t>1.3请求参数</w:t>
      </w:r>
      <w:bookmarkEnd w:id="242"/>
      <w:bookmarkEnd w:id="243"/>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6C3EA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D6FDD1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388C1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613B9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71376F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4BD7EB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0195AA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9AEAA9">
            <w:pPr>
              <w:adjustRightInd w:val="0"/>
              <w:snapToGrid w:val="0"/>
              <w:jc w:val="center"/>
              <w:rPr>
                <w:b/>
                <w:szCs w:val="21"/>
              </w:rPr>
            </w:pPr>
            <w:r>
              <w:rPr>
                <w:b/>
                <w:szCs w:val="21"/>
              </w:rPr>
              <w:t>说明</w:t>
            </w:r>
          </w:p>
        </w:tc>
      </w:tr>
      <w:tr w14:paraId="2E193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FCD49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8D1E4C1">
            <w:pPr>
              <w:rPr>
                <w:sz w:val="22"/>
                <w:szCs w:val="22"/>
              </w:rPr>
            </w:pPr>
            <w:r>
              <w:rPr>
                <w:sz w:val="22"/>
                <w:szCs w:val="22"/>
              </w:rPr>
              <w:t>nsrsbh</w:t>
            </w:r>
          </w:p>
        </w:tc>
        <w:tc>
          <w:tcPr>
            <w:tcW w:w="1843" w:type="dxa"/>
            <w:tcBorders>
              <w:top w:val="single" w:color="auto" w:sz="6" w:space="0"/>
            </w:tcBorders>
            <w:noWrap w:val="0"/>
            <w:vAlign w:val="center"/>
          </w:tcPr>
          <w:p w14:paraId="357A7067">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6285D17">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4051FA2C">
            <w:pPr>
              <w:jc w:val="center"/>
              <w:rPr>
                <w:sz w:val="22"/>
                <w:szCs w:val="22"/>
              </w:rPr>
            </w:pPr>
            <w:r>
              <w:rPr>
                <w:sz w:val="22"/>
                <w:szCs w:val="22"/>
              </w:rPr>
              <w:t>20</w:t>
            </w:r>
          </w:p>
        </w:tc>
        <w:tc>
          <w:tcPr>
            <w:tcW w:w="708" w:type="dxa"/>
            <w:tcBorders>
              <w:top w:val="single" w:color="auto" w:sz="6" w:space="0"/>
            </w:tcBorders>
            <w:noWrap w:val="0"/>
            <w:vAlign w:val="center"/>
          </w:tcPr>
          <w:p w14:paraId="1295D9F9">
            <w:pPr>
              <w:jc w:val="center"/>
              <w:rPr>
                <w:sz w:val="22"/>
                <w:szCs w:val="22"/>
              </w:rPr>
            </w:pPr>
            <w:r>
              <w:rPr>
                <w:sz w:val="22"/>
                <w:szCs w:val="22"/>
              </w:rPr>
              <w:t>是</w:t>
            </w:r>
          </w:p>
        </w:tc>
        <w:tc>
          <w:tcPr>
            <w:tcW w:w="1560" w:type="dxa"/>
            <w:tcBorders>
              <w:top w:val="single" w:color="auto" w:sz="6" w:space="0"/>
            </w:tcBorders>
            <w:noWrap w:val="0"/>
            <w:vAlign w:val="center"/>
          </w:tcPr>
          <w:p w14:paraId="5C4EF168">
            <w:pPr>
              <w:rPr>
                <w:sz w:val="22"/>
                <w:szCs w:val="22"/>
              </w:rPr>
            </w:pPr>
            <w:r>
              <w:rPr>
                <w:sz w:val="22"/>
                <w:szCs w:val="22"/>
              </w:rPr>
              <w:t>申领发票的纳税人识别号或统一社会信用代码</w:t>
            </w:r>
          </w:p>
        </w:tc>
      </w:tr>
      <w:tr w14:paraId="03A7A6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E0423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F2FEDB2">
            <w:pPr>
              <w:rPr>
                <w:sz w:val="22"/>
                <w:szCs w:val="22"/>
              </w:rPr>
            </w:pPr>
            <w:r>
              <w:rPr>
                <w:sz w:val="22"/>
                <w:szCs w:val="22"/>
              </w:rPr>
              <w:t>lysl</w:t>
            </w:r>
          </w:p>
        </w:tc>
        <w:tc>
          <w:tcPr>
            <w:tcW w:w="1843" w:type="dxa"/>
            <w:noWrap w:val="0"/>
            <w:vAlign w:val="center"/>
          </w:tcPr>
          <w:p w14:paraId="1ADC29FF">
            <w:pPr>
              <w:rPr>
                <w:sz w:val="22"/>
                <w:szCs w:val="22"/>
              </w:rPr>
            </w:pPr>
            <w:r>
              <w:rPr>
                <w:sz w:val="22"/>
                <w:szCs w:val="22"/>
              </w:rPr>
              <w:t>领用数量</w:t>
            </w:r>
          </w:p>
        </w:tc>
        <w:tc>
          <w:tcPr>
            <w:tcW w:w="1276" w:type="dxa"/>
            <w:noWrap w:val="0"/>
            <w:vAlign w:val="center"/>
          </w:tcPr>
          <w:p w14:paraId="2C9D0E0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D2CDE6F">
            <w:pPr>
              <w:jc w:val="center"/>
              <w:rPr>
                <w:sz w:val="22"/>
                <w:szCs w:val="22"/>
              </w:rPr>
            </w:pPr>
            <w:r>
              <w:rPr>
                <w:sz w:val="22"/>
                <w:szCs w:val="22"/>
              </w:rPr>
              <w:t>10</w:t>
            </w:r>
          </w:p>
        </w:tc>
        <w:tc>
          <w:tcPr>
            <w:tcW w:w="708" w:type="dxa"/>
            <w:noWrap w:val="0"/>
            <w:vAlign w:val="center"/>
          </w:tcPr>
          <w:p w14:paraId="4146AD0B">
            <w:pPr>
              <w:jc w:val="center"/>
              <w:rPr>
                <w:sz w:val="22"/>
                <w:szCs w:val="22"/>
              </w:rPr>
            </w:pPr>
            <w:r>
              <w:rPr>
                <w:sz w:val="22"/>
                <w:szCs w:val="22"/>
              </w:rPr>
              <w:t>是</w:t>
            </w:r>
          </w:p>
        </w:tc>
        <w:tc>
          <w:tcPr>
            <w:tcW w:w="1560" w:type="dxa"/>
            <w:noWrap w:val="0"/>
            <w:vAlign w:val="center"/>
          </w:tcPr>
          <w:p w14:paraId="4EB78D89">
            <w:pPr>
              <w:rPr>
                <w:sz w:val="22"/>
                <w:szCs w:val="22"/>
              </w:rPr>
            </w:pPr>
            <w:r>
              <w:rPr>
                <w:sz w:val="22"/>
                <w:szCs w:val="22"/>
              </w:rPr>
              <w:t>申领数量最大值为：5000</w:t>
            </w:r>
          </w:p>
        </w:tc>
      </w:tr>
      <w:tr w14:paraId="7595AE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55292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E92F731">
            <w:pPr>
              <w:rPr>
                <w:sz w:val="22"/>
                <w:szCs w:val="22"/>
              </w:rPr>
            </w:pPr>
            <w:r>
              <w:rPr>
                <w:sz w:val="22"/>
                <w:szCs w:val="22"/>
              </w:rPr>
              <w:t>ywlsh</w:t>
            </w:r>
          </w:p>
        </w:tc>
        <w:tc>
          <w:tcPr>
            <w:tcW w:w="1843" w:type="dxa"/>
            <w:noWrap w:val="0"/>
            <w:vAlign w:val="center"/>
          </w:tcPr>
          <w:p w14:paraId="435F6479">
            <w:pPr>
              <w:rPr>
                <w:sz w:val="22"/>
                <w:szCs w:val="22"/>
              </w:rPr>
            </w:pPr>
            <w:r>
              <w:rPr>
                <w:sz w:val="22"/>
                <w:szCs w:val="22"/>
              </w:rPr>
              <w:t>业务流水号</w:t>
            </w:r>
          </w:p>
        </w:tc>
        <w:tc>
          <w:tcPr>
            <w:tcW w:w="1276" w:type="dxa"/>
            <w:noWrap w:val="0"/>
            <w:vAlign w:val="center"/>
          </w:tcPr>
          <w:p w14:paraId="6A56722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672326E">
            <w:pPr>
              <w:jc w:val="center"/>
              <w:rPr>
                <w:sz w:val="22"/>
                <w:szCs w:val="22"/>
              </w:rPr>
            </w:pPr>
            <w:r>
              <w:rPr>
                <w:sz w:val="22"/>
                <w:szCs w:val="22"/>
              </w:rPr>
              <w:t>100</w:t>
            </w:r>
          </w:p>
        </w:tc>
        <w:tc>
          <w:tcPr>
            <w:tcW w:w="708" w:type="dxa"/>
            <w:noWrap w:val="0"/>
            <w:vAlign w:val="center"/>
          </w:tcPr>
          <w:p w14:paraId="4D759836">
            <w:pPr>
              <w:jc w:val="center"/>
              <w:rPr>
                <w:sz w:val="22"/>
                <w:szCs w:val="22"/>
              </w:rPr>
            </w:pPr>
            <w:r>
              <w:rPr>
                <w:sz w:val="22"/>
                <w:szCs w:val="22"/>
              </w:rPr>
              <w:t>是</w:t>
            </w:r>
          </w:p>
        </w:tc>
        <w:tc>
          <w:tcPr>
            <w:tcW w:w="1560" w:type="dxa"/>
            <w:noWrap w:val="0"/>
            <w:vAlign w:val="center"/>
          </w:tcPr>
          <w:p w14:paraId="0370B677">
            <w:pPr>
              <w:rPr>
                <w:sz w:val="22"/>
                <w:szCs w:val="22"/>
              </w:rPr>
            </w:pPr>
            <w:r>
              <w:rPr>
                <w:sz w:val="22"/>
                <w:szCs w:val="22"/>
              </w:rPr>
              <w:t>“使用单位id”+“直连单位id”+“32位随机生成数”</w:t>
            </w:r>
          </w:p>
        </w:tc>
      </w:tr>
    </w:tbl>
    <w:p w14:paraId="0BFD4DCB">
      <w:pPr>
        <w:pStyle w:val="6"/>
        <w:rPr>
          <w:rFonts w:ascii="Times New Roman" w:hAnsi="Times New Roman"/>
          <w:vertAlign w:val="baseline"/>
        </w:rPr>
      </w:pPr>
      <w:bookmarkStart w:id="244" w:name="_Toc2069"/>
      <w:bookmarkStart w:id="245" w:name="_Toc18072"/>
      <w:r>
        <w:rPr>
          <w:rFonts w:ascii="Times New Roman" w:hAnsi="Times New Roman"/>
        </w:rPr>
        <w:t>1.4请求报文示例</w:t>
      </w:r>
      <w:bookmarkEnd w:id="244"/>
      <w:bookmarkEnd w:id="24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BF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65B943">
            <w:pPr>
              <w:pStyle w:val="5"/>
              <w:bidi w:val="0"/>
            </w:pPr>
            <w:r>
              <w:t>{</w:t>
            </w:r>
          </w:p>
          <w:p w14:paraId="26CD4751">
            <w:pPr>
              <w:pStyle w:val="5"/>
              <w:bidi w:val="0"/>
            </w:pPr>
            <w:r>
              <w:tab/>
            </w:r>
            <w:r>
              <w:t>"nsrsbh": "纳税人识别号/统一社会信用代码",</w:t>
            </w:r>
          </w:p>
          <w:p w14:paraId="0F465DB0">
            <w:pPr>
              <w:pStyle w:val="5"/>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2D1DFD9A">
            <w:pPr>
              <w:pStyle w:val="5"/>
              <w:bidi w:val="0"/>
            </w:pPr>
            <w:r>
              <w:t>}</w:t>
            </w:r>
          </w:p>
        </w:tc>
      </w:tr>
    </w:tbl>
    <w:p w14:paraId="0B161E10">
      <w:pPr>
        <w:pStyle w:val="6"/>
        <w:rPr>
          <w:rFonts w:ascii="Times New Roman" w:hAnsi="Times New Roman"/>
        </w:rPr>
      </w:pPr>
      <w:bookmarkStart w:id="246" w:name="_Toc20068"/>
      <w:bookmarkStart w:id="247" w:name="_Toc11059"/>
      <w:r>
        <w:rPr>
          <w:rFonts w:ascii="Times New Roman" w:hAnsi="Times New Roman"/>
        </w:rPr>
        <w:t>1.5返回参数</w:t>
      </w:r>
      <w:bookmarkEnd w:id="246"/>
      <w:bookmarkEnd w:id="247"/>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E01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35CDEB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D086E6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F4F32D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F4840C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EC6554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DE0D06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0E3A719">
            <w:pPr>
              <w:adjustRightInd w:val="0"/>
              <w:snapToGrid w:val="0"/>
              <w:jc w:val="center"/>
              <w:rPr>
                <w:b/>
                <w:szCs w:val="21"/>
              </w:rPr>
            </w:pPr>
            <w:r>
              <w:rPr>
                <w:b/>
                <w:szCs w:val="21"/>
              </w:rPr>
              <w:t>说明</w:t>
            </w:r>
          </w:p>
        </w:tc>
      </w:tr>
      <w:tr w14:paraId="1BA623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E7614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50666B59">
            <w:pPr>
              <w:rPr>
                <w:sz w:val="22"/>
                <w:szCs w:val="22"/>
              </w:rPr>
            </w:pPr>
            <w:r>
              <w:rPr>
                <w:sz w:val="22"/>
                <w:szCs w:val="22"/>
              </w:rPr>
              <w:t>returncode</w:t>
            </w:r>
          </w:p>
        </w:tc>
        <w:tc>
          <w:tcPr>
            <w:tcW w:w="1843" w:type="dxa"/>
            <w:noWrap w:val="0"/>
            <w:vAlign w:val="center"/>
          </w:tcPr>
          <w:p w14:paraId="55BA2BDA">
            <w:pPr>
              <w:rPr>
                <w:kern w:val="0"/>
                <w:sz w:val="22"/>
                <w:szCs w:val="22"/>
                <w:lang w:bidi="ar"/>
              </w:rPr>
            </w:pPr>
            <w:r>
              <w:rPr>
                <w:sz w:val="22"/>
                <w:szCs w:val="22"/>
              </w:rPr>
              <w:t>返回码</w:t>
            </w:r>
          </w:p>
        </w:tc>
        <w:tc>
          <w:tcPr>
            <w:tcW w:w="1276" w:type="dxa"/>
            <w:noWrap w:val="0"/>
            <w:vAlign w:val="center"/>
          </w:tcPr>
          <w:p w14:paraId="31499051">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2D86BD5C">
            <w:pPr>
              <w:jc w:val="center"/>
              <w:rPr>
                <w:sz w:val="22"/>
                <w:szCs w:val="22"/>
              </w:rPr>
            </w:pPr>
            <w:r>
              <w:rPr>
                <w:sz w:val="22"/>
                <w:szCs w:val="22"/>
              </w:rPr>
              <w:t>2</w:t>
            </w:r>
          </w:p>
        </w:tc>
        <w:tc>
          <w:tcPr>
            <w:tcW w:w="708" w:type="dxa"/>
            <w:noWrap w:val="0"/>
            <w:vAlign w:val="center"/>
          </w:tcPr>
          <w:p w14:paraId="73C501C5">
            <w:pPr>
              <w:jc w:val="center"/>
              <w:rPr>
                <w:sz w:val="22"/>
                <w:szCs w:val="22"/>
              </w:rPr>
            </w:pPr>
            <w:r>
              <w:rPr>
                <w:sz w:val="22"/>
                <w:szCs w:val="22"/>
              </w:rPr>
              <w:t>是</w:t>
            </w:r>
          </w:p>
        </w:tc>
        <w:tc>
          <w:tcPr>
            <w:tcW w:w="1560" w:type="dxa"/>
            <w:noWrap w:val="0"/>
            <w:vAlign w:val="center"/>
          </w:tcPr>
          <w:p w14:paraId="0171F786">
            <w:pPr>
              <w:rPr>
                <w:sz w:val="22"/>
                <w:szCs w:val="22"/>
              </w:rPr>
            </w:pPr>
            <w:r>
              <w:rPr>
                <w:sz w:val="22"/>
                <w:szCs w:val="22"/>
              </w:rPr>
              <w:t>00：成功</w:t>
            </w:r>
          </w:p>
          <w:p w14:paraId="3C5949FE">
            <w:pPr>
              <w:rPr>
                <w:sz w:val="22"/>
                <w:szCs w:val="22"/>
              </w:rPr>
            </w:pPr>
            <w:r>
              <w:rPr>
                <w:sz w:val="22"/>
                <w:szCs w:val="22"/>
              </w:rPr>
              <w:t>其它：失败</w:t>
            </w:r>
          </w:p>
        </w:tc>
      </w:tr>
      <w:tr w14:paraId="2F08D5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2D02B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E40BBC3">
            <w:pPr>
              <w:rPr>
                <w:sz w:val="22"/>
                <w:szCs w:val="22"/>
              </w:rPr>
            </w:pPr>
            <w:r>
              <w:rPr>
                <w:sz w:val="22"/>
                <w:szCs w:val="22"/>
              </w:rPr>
              <w:t>returnmsg</w:t>
            </w:r>
          </w:p>
        </w:tc>
        <w:tc>
          <w:tcPr>
            <w:tcW w:w="1843" w:type="dxa"/>
            <w:noWrap w:val="0"/>
            <w:vAlign w:val="center"/>
          </w:tcPr>
          <w:p w14:paraId="4BCEB61C">
            <w:pPr>
              <w:rPr>
                <w:kern w:val="0"/>
                <w:sz w:val="22"/>
                <w:szCs w:val="22"/>
                <w:lang w:bidi="ar"/>
              </w:rPr>
            </w:pPr>
            <w:r>
              <w:rPr>
                <w:sz w:val="22"/>
                <w:szCs w:val="22"/>
              </w:rPr>
              <w:t>返回信息</w:t>
            </w:r>
          </w:p>
        </w:tc>
        <w:tc>
          <w:tcPr>
            <w:tcW w:w="1276" w:type="dxa"/>
            <w:noWrap w:val="0"/>
            <w:vAlign w:val="center"/>
          </w:tcPr>
          <w:p w14:paraId="3C8E9737">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11714404">
            <w:pPr>
              <w:jc w:val="center"/>
              <w:rPr>
                <w:sz w:val="22"/>
                <w:szCs w:val="22"/>
              </w:rPr>
            </w:pPr>
            <w:r>
              <w:rPr>
                <w:sz w:val="22"/>
                <w:szCs w:val="22"/>
              </w:rPr>
              <w:t>2000</w:t>
            </w:r>
          </w:p>
        </w:tc>
        <w:tc>
          <w:tcPr>
            <w:tcW w:w="708" w:type="dxa"/>
            <w:noWrap w:val="0"/>
            <w:vAlign w:val="center"/>
          </w:tcPr>
          <w:p w14:paraId="3E3F5885">
            <w:pPr>
              <w:jc w:val="center"/>
              <w:rPr>
                <w:sz w:val="22"/>
                <w:szCs w:val="22"/>
              </w:rPr>
            </w:pPr>
            <w:r>
              <w:rPr>
                <w:sz w:val="22"/>
                <w:szCs w:val="22"/>
              </w:rPr>
              <w:t>否</w:t>
            </w:r>
          </w:p>
        </w:tc>
        <w:tc>
          <w:tcPr>
            <w:tcW w:w="1560" w:type="dxa"/>
            <w:noWrap w:val="0"/>
            <w:vAlign w:val="center"/>
          </w:tcPr>
          <w:p w14:paraId="6487B240">
            <w:pPr>
              <w:rPr>
                <w:sz w:val="22"/>
                <w:szCs w:val="22"/>
              </w:rPr>
            </w:pPr>
            <w:r>
              <w:rPr>
                <w:sz w:val="22"/>
                <w:szCs w:val="22"/>
              </w:rPr>
              <w:t>错误信息说明</w:t>
            </w:r>
          </w:p>
        </w:tc>
      </w:tr>
      <w:tr w14:paraId="7DEF7A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88E6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ECFD47">
            <w:pPr>
              <w:rPr>
                <w:sz w:val="22"/>
                <w:szCs w:val="22"/>
              </w:rPr>
            </w:pPr>
            <w:r>
              <w:rPr>
                <w:sz w:val="22"/>
                <w:szCs w:val="22"/>
              </w:rPr>
              <w:t>fpqshm</w:t>
            </w:r>
          </w:p>
        </w:tc>
        <w:tc>
          <w:tcPr>
            <w:tcW w:w="1843" w:type="dxa"/>
            <w:noWrap w:val="0"/>
            <w:vAlign w:val="center"/>
          </w:tcPr>
          <w:p w14:paraId="53B6BAE7">
            <w:pPr>
              <w:rPr>
                <w:sz w:val="22"/>
                <w:szCs w:val="22"/>
              </w:rPr>
            </w:pPr>
            <w:r>
              <w:rPr>
                <w:kern w:val="0"/>
                <w:sz w:val="22"/>
                <w:szCs w:val="22"/>
                <w:lang w:bidi="ar"/>
              </w:rPr>
              <w:t>发票起始号码</w:t>
            </w:r>
          </w:p>
        </w:tc>
        <w:tc>
          <w:tcPr>
            <w:tcW w:w="1276" w:type="dxa"/>
            <w:noWrap w:val="0"/>
            <w:vAlign w:val="center"/>
          </w:tcPr>
          <w:p w14:paraId="48E9EAC1">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EE6B377">
            <w:pPr>
              <w:jc w:val="center"/>
              <w:rPr>
                <w:sz w:val="22"/>
                <w:szCs w:val="22"/>
              </w:rPr>
            </w:pPr>
            <w:r>
              <w:rPr>
                <w:sz w:val="22"/>
                <w:szCs w:val="22"/>
              </w:rPr>
              <w:t>20</w:t>
            </w:r>
          </w:p>
        </w:tc>
        <w:tc>
          <w:tcPr>
            <w:tcW w:w="708" w:type="dxa"/>
            <w:noWrap w:val="0"/>
            <w:vAlign w:val="center"/>
          </w:tcPr>
          <w:p w14:paraId="7B9E6FC2">
            <w:pPr>
              <w:jc w:val="center"/>
              <w:rPr>
                <w:sz w:val="22"/>
                <w:szCs w:val="22"/>
              </w:rPr>
            </w:pPr>
            <w:r>
              <w:rPr>
                <w:sz w:val="22"/>
                <w:szCs w:val="22"/>
              </w:rPr>
              <w:t>是</w:t>
            </w:r>
          </w:p>
        </w:tc>
        <w:tc>
          <w:tcPr>
            <w:tcW w:w="1560" w:type="dxa"/>
            <w:noWrap w:val="0"/>
            <w:vAlign w:val="center"/>
          </w:tcPr>
          <w:p w14:paraId="08C4897D">
            <w:pPr>
              <w:rPr>
                <w:sz w:val="22"/>
                <w:szCs w:val="22"/>
              </w:rPr>
            </w:pPr>
          </w:p>
        </w:tc>
      </w:tr>
      <w:tr w14:paraId="54E76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F280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3264A6">
            <w:pPr>
              <w:rPr>
                <w:sz w:val="22"/>
                <w:szCs w:val="22"/>
              </w:rPr>
            </w:pPr>
            <w:r>
              <w:rPr>
                <w:sz w:val="22"/>
                <w:szCs w:val="22"/>
              </w:rPr>
              <w:t>fpzzhm</w:t>
            </w:r>
          </w:p>
        </w:tc>
        <w:tc>
          <w:tcPr>
            <w:tcW w:w="1843" w:type="dxa"/>
            <w:noWrap w:val="0"/>
            <w:vAlign w:val="center"/>
          </w:tcPr>
          <w:p w14:paraId="52188DC7">
            <w:pPr>
              <w:rPr>
                <w:sz w:val="22"/>
                <w:szCs w:val="22"/>
              </w:rPr>
            </w:pPr>
            <w:r>
              <w:rPr>
                <w:kern w:val="0"/>
                <w:sz w:val="22"/>
                <w:szCs w:val="22"/>
                <w:lang w:bidi="ar"/>
              </w:rPr>
              <w:t>发票终止号码</w:t>
            </w:r>
          </w:p>
        </w:tc>
        <w:tc>
          <w:tcPr>
            <w:tcW w:w="1276" w:type="dxa"/>
            <w:noWrap w:val="0"/>
            <w:vAlign w:val="center"/>
          </w:tcPr>
          <w:p w14:paraId="0FBB4F9B">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4F8D0B">
            <w:pPr>
              <w:jc w:val="center"/>
              <w:rPr>
                <w:sz w:val="22"/>
                <w:szCs w:val="22"/>
              </w:rPr>
            </w:pPr>
            <w:r>
              <w:rPr>
                <w:sz w:val="22"/>
                <w:szCs w:val="22"/>
              </w:rPr>
              <w:t>20</w:t>
            </w:r>
          </w:p>
        </w:tc>
        <w:tc>
          <w:tcPr>
            <w:tcW w:w="708" w:type="dxa"/>
            <w:noWrap w:val="0"/>
            <w:vAlign w:val="center"/>
          </w:tcPr>
          <w:p w14:paraId="2F236F6C">
            <w:pPr>
              <w:jc w:val="center"/>
              <w:rPr>
                <w:sz w:val="22"/>
                <w:szCs w:val="22"/>
              </w:rPr>
            </w:pPr>
            <w:r>
              <w:rPr>
                <w:sz w:val="22"/>
                <w:szCs w:val="22"/>
              </w:rPr>
              <w:t>是</w:t>
            </w:r>
          </w:p>
        </w:tc>
        <w:tc>
          <w:tcPr>
            <w:tcW w:w="1560" w:type="dxa"/>
            <w:noWrap w:val="0"/>
            <w:vAlign w:val="center"/>
          </w:tcPr>
          <w:p w14:paraId="6B35ED4D">
            <w:pPr>
              <w:rPr>
                <w:sz w:val="22"/>
                <w:szCs w:val="22"/>
              </w:rPr>
            </w:pPr>
          </w:p>
        </w:tc>
      </w:tr>
      <w:tr w14:paraId="1A60D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DA25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BD0202B">
            <w:pPr>
              <w:rPr>
                <w:sz w:val="22"/>
                <w:szCs w:val="22"/>
              </w:rPr>
            </w:pPr>
            <w:r>
              <w:rPr>
                <w:sz w:val="22"/>
                <w:szCs w:val="22"/>
              </w:rPr>
              <w:t>lysl</w:t>
            </w:r>
          </w:p>
        </w:tc>
        <w:tc>
          <w:tcPr>
            <w:tcW w:w="1843" w:type="dxa"/>
            <w:noWrap w:val="0"/>
            <w:vAlign w:val="center"/>
          </w:tcPr>
          <w:p w14:paraId="7AE16589">
            <w:pPr>
              <w:rPr>
                <w:sz w:val="22"/>
                <w:szCs w:val="22"/>
              </w:rPr>
            </w:pPr>
            <w:r>
              <w:rPr>
                <w:sz w:val="22"/>
                <w:szCs w:val="22"/>
              </w:rPr>
              <w:t>领用数量</w:t>
            </w:r>
          </w:p>
        </w:tc>
        <w:tc>
          <w:tcPr>
            <w:tcW w:w="1276" w:type="dxa"/>
            <w:noWrap w:val="0"/>
            <w:vAlign w:val="center"/>
          </w:tcPr>
          <w:p w14:paraId="1BA319A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6E0BB">
            <w:pPr>
              <w:jc w:val="center"/>
              <w:rPr>
                <w:sz w:val="22"/>
                <w:szCs w:val="22"/>
              </w:rPr>
            </w:pPr>
            <w:r>
              <w:rPr>
                <w:sz w:val="22"/>
                <w:szCs w:val="22"/>
              </w:rPr>
              <w:t>10</w:t>
            </w:r>
          </w:p>
        </w:tc>
        <w:tc>
          <w:tcPr>
            <w:tcW w:w="708" w:type="dxa"/>
            <w:noWrap w:val="0"/>
            <w:vAlign w:val="center"/>
          </w:tcPr>
          <w:p w14:paraId="13A59BA6">
            <w:pPr>
              <w:jc w:val="center"/>
              <w:rPr>
                <w:sz w:val="22"/>
                <w:szCs w:val="22"/>
              </w:rPr>
            </w:pPr>
            <w:r>
              <w:rPr>
                <w:sz w:val="22"/>
                <w:szCs w:val="22"/>
              </w:rPr>
              <w:t>是</w:t>
            </w:r>
          </w:p>
        </w:tc>
        <w:tc>
          <w:tcPr>
            <w:tcW w:w="1560" w:type="dxa"/>
            <w:noWrap w:val="0"/>
            <w:vAlign w:val="center"/>
          </w:tcPr>
          <w:p w14:paraId="4056FBEB">
            <w:pPr>
              <w:rPr>
                <w:sz w:val="22"/>
                <w:szCs w:val="22"/>
              </w:rPr>
            </w:pPr>
          </w:p>
        </w:tc>
      </w:tr>
    </w:tbl>
    <w:p w14:paraId="05734E2A">
      <w:pPr>
        <w:pStyle w:val="6"/>
        <w:rPr>
          <w:rFonts w:ascii="Times New Roman" w:hAnsi="Times New Roman"/>
        </w:rPr>
      </w:pPr>
      <w:bookmarkStart w:id="248" w:name="_Toc16785"/>
      <w:bookmarkStart w:id="249" w:name="_Toc14658"/>
      <w:r>
        <w:rPr>
          <w:rFonts w:ascii="Times New Roman" w:hAnsi="Times New Roman"/>
        </w:rPr>
        <w:t>1.6返回报文示例</w:t>
      </w:r>
      <w:bookmarkEnd w:id="248"/>
      <w:bookmarkEnd w:id="249"/>
    </w:p>
    <w:p w14:paraId="310434ED">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EB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A8F6E8">
            <w:pPr>
              <w:pStyle w:val="5"/>
              <w:bidi w:val="0"/>
            </w:pPr>
            <w:r>
              <w:t>{</w:t>
            </w:r>
          </w:p>
          <w:p w14:paraId="10202F5E">
            <w:pPr>
              <w:pStyle w:val="5"/>
              <w:bidi w:val="0"/>
            </w:pPr>
            <w:r>
              <w:tab/>
            </w:r>
            <w:r>
              <w:t>"Response":{</w:t>
            </w:r>
          </w:p>
          <w:p w14:paraId="365BC705">
            <w:pPr>
              <w:pStyle w:val="5"/>
              <w:bidi w:val="0"/>
            </w:pPr>
            <w:r>
              <w:tab/>
            </w:r>
            <w:r>
              <w:tab/>
            </w:r>
            <w:r>
              <w:t>"RequestId": "16位随机数字和字母组合",</w:t>
            </w:r>
          </w:p>
          <w:p w14:paraId="68E28900">
            <w:pPr>
              <w:pStyle w:val="5"/>
              <w:bidi w:val="0"/>
            </w:pPr>
            <w:r>
              <w:tab/>
            </w:r>
            <w:r>
              <w:tab/>
            </w:r>
            <w:r>
              <w:t>"Data":{</w:t>
            </w:r>
          </w:p>
          <w:p w14:paraId="207765D0">
            <w:pPr>
              <w:pStyle w:val="5"/>
              <w:bidi w:val="0"/>
            </w:pPr>
            <w:r>
              <w:tab/>
            </w:r>
            <w:r>
              <w:tab/>
            </w:r>
            <w:r>
              <w:tab/>
            </w:r>
            <w:r>
              <w:t>"returncode": "00",</w:t>
            </w:r>
          </w:p>
          <w:p w14:paraId="34ADC7BB">
            <w:pPr>
              <w:pStyle w:val="5"/>
              <w:bidi w:val="0"/>
            </w:pPr>
            <w:r>
              <w:tab/>
            </w:r>
            <w:r>
              <w:tab/>
            </w:r>
            <w:r>
              <w:tab/>
            </w:r>
            <w:r>
              <w:t>"returnmsg": "成功",</w:t>
            </w:r>
          </w:p>
          <w:p w14:paraId="6F4472B0">
            <w:pPr>
              <w:pStyle w:val="5"/>
              <w:bidi w:val="0"/>
            </w:pPr>
            <w:r>
              <w:tab/>
            </w:r>
            <w:r>
              <w:tab/>
            </w:r>
            <w:r>
              <w:tab/>
            </w:r>
            <w:r>
              <w:t>"fpqshm": "发票起始号码",</w:t>
            </w:r>
          </w:p>
          <w:p w14:paraId="27D53157">
            <w:pPr>
              <w:pStyle w:val="5"/>
              <w:bidi w:val="0"/>
            </w:pPr>
            <w:r>
              <w:tab/>
            </w:r>
            <w:r>
              <w:tab/>
            </w:r>
            <w:r>
              <w:tab/>
            </w:r>
            <w:r>
              <w:t>"fpzzhm": "发票终止号码",</w:t>
            </w:r>
          </w:p>
          <w:p w14:paraId="036C66FD">
            <w:pPr>
              <w:pStyle w:val="5"/>
              <w:bidi w:val="0"/>
            </w:pPr>
            <w:r>
              <w:tab/>
            </w:r>
            <w:r>
              <w:tab/>
            </w:r>
            <w:r>
              <w:tab/>
            </w:r>
            <w:r>
              <w:t>"lysl": "领用数量"</w:t>
            </w:r>
          </w:p>
          <w:p w14:paraId="7A25BB81">
            <w:pPr>
              <w:pStyle w:val="5"/>
              <w:bidi w:val="0"/>
            </w:pPr>
            <w:r>
              <w:tab/>
            </w:r>
            <w:r>
              <w:tab/>
            </w:r>
            <w:r>
              <w:t>}</w:t>
            </w:r>
          </w:p>
          <w:p w14:paraId="09538F77">
            <w:pPr>
              <w:pStyle w:val="5"/>
              <w:bidi w:val="0"/>
            </w:pPr>
            <w:r>
              <w:t>}</w:t>
            </w:r>
          </w:p>
          <w:p w14:paraId="7257C4E8">
            <w:pPr>
              <w:pStyle w:val="5"/>
              <w:bidi w:val="0"/>
            </w:pPr>
            <w:r>
              <w:t>}</w:t>
            </w:r>
          </w:p>
        </w:tc>
      </w:tr>
    </w:tbl>
    <w:p w14:paraId="580FB1BE">
      <w:pPr>
        <w:pStyle w:val="5"/>
      </w:pPr>
      <w:r>
        <w:t>失败返回：</w:t>
      </w:r>
    </w:p>
    <w:p w14:paraId="6720382E">
      <w:pPr>
        <w:pStyle w:val="5"/>
        <w:pBdr>
          <w:top w:val="single" w:color="auto" w:sz="4" w:space="1"/>
          <w:left w:val="single" w:color="auto" w:sz="4" w:space="4"/>
          <w:bottom w:val="single" w:color="auto" w:sz="4" w:space="1"/>
          <w:right w:val="single" w:color="auto" w:sz="4" w:space="4"/>
        </w:pBdr>
      </w:pPr>
      <w:r>
        <w:t>{</w:t>
      </w:r>
    </w:p>
    <w:p w14:paraId="244A949E">
      <w:pPr>
        <w:pStyle w:val="5"/>
        <w:pBdr>
          <w:top w:val="single" w:color="auto" w:sz="4" w:space="1"/>
          <w:left w:val="single" w:color="auto" w:sz="4" w:space="4"/>
          <w:bottom w:val="single" w:color="auto" w:sz="4" w:space="1"/>
          <w:right w:val="single" w:color="auto" w:sz="4" w:space="4"/>
        </w:pBdr>
      </w:pPr>
      <w:r>
        <w:tab/>
      </w:r>
      <w:r>
        <w:t>"Response":{</w:t>
      </w:r>
    </w:p>
    <w:p w14:paraId="017CF162">
      <w:pPr>
        <w:pStyle w:val="5"/>
        <w:pBdr>
          <w:top w:val="single" w:color="auto" w:sz="4" w:space="1"/>
          <w:left w:val="single" w:color="auto" w:sz="4" w:space="4"/>
          <w:bottom w:val="single" w:color="auto" w:sz="4" w:space="1"/>
          <w:right w:val="single" w:color="auto" w:sz="4" w:space="4"/>
        </w:pBdr>
      </w:pPr>
      <w:r>
        <w:tab/>
      </w:r>
      <w:r>
        <w:tab/>
      </w:r>
      <w:r>
        <w:t>"RequestId": "16位随机数字和字母组合",</w:t>
      </w:r>
    </w:p>
    <w:p w14:paraId="48862536">
      <w:pPr>
        <w:pStyle w:val="5"/>
        <w:pBdr>
          <w:top w:val="single" w:color="auto" w:sz="4" w:space="1"/>
          <w:left w:val="single" w:color="auto" w:sz="4" w:space="4"/>
          <w:bottom w:val="single" w:color="auto" w:sz="4" w:space="1"/>
          <w:right w:val="single" w:color="auto" w:sz="4" w:space="4"/>
        </w:pBdr>
      </w:pPr>
      <w:r>
        <w:tab/>
      </w:r>
      <w:r>
        <w:tab/>
      </w:r>
      <w:r>
        <w:t>"Error":{</w:t>
      </w:r>
    </w:p>
    <w:p w14:paraId="6550084E">
      <w:pPr>
        <w:pStyle w:val="5"/>
        <w:pBdr>
          <w:top w:val="single" w:color="auto" w:sz="4" w:space="1"/>
          <w:left w:val="single" w:color="auto" w:sz="4" w:space="4"/>
          <w:bottom w:val="single" w:color="auto" w:sz="4" w:space="1"/>
          <w:right w:val="single" w:color="auto" w:sz="4" w:space="4"/>
        </w:pBdr>
      </w:pPr>
      <w:r>
        <w:tab/>
      </w:r>
      <w:r>
        <w:tab/>
      </w:r>
      <w:r>
        <w:tab/>
      </w:r>
      <w:r>
        <w:t>"Code": "01”,</w:t>
      </w:r>
    </w:p>
    <w:p w14:paraId="7447532A">
      <w:pPr>
        <w:pStyle w:val="5"/>
        <w:pBdr>
          <w:top w:val="single" w:color="auto" w:sz="4" w:space="1"/>
          <w:left w:val="single" w:color="auto" w:sz="4" w:space="4"/>
          <w:bottom w:val="single" w:color="auto" w:sz="4" w:space="1"/>
          <w:right w:val="single" w:color="auto" w:sz="4" w:space="4"/>
        </w:pBdr>
      </w:pPr>
      <w:r>
        <w:tab/>
      </w:r>
      <w:r>
        <w:tab/>
      </w:r>
      <w:r>
        <w:tab/>
      </w:r>
      <w:r>
        <w:t>"Message": "错误说明"</w:t>
      </w:r>
    </w:p>
    <w:p w14:paraId="79060F3C">
      <w:pPr>
        <w:pStyle w:val="5"/>
        <w:pBdr>
          <w:top w:val="single" w:color="auto" w:sz="4" w:space="1"/>
          <w:left w:val="single" w:color="auto" w:sz="4" w:space="4"/>
          <w:bottom w:val="single" w:color="auto" w:sz="4" w:space="1"/>
          <w:right w:val="single" w:color="auto" w:sz="4" w:space="4"/>
        </w:pBdr>
        <w:ind w:firstLine="1200" w:firstLineChars="500"/>
      </w:pPr>
      <w:r>
        <w:t>}</w:t>
      </w:r>
    </w:p>
    <w:p w14:paraId="3954BDDF">
      <w:pPr>
        <w:pStyle w:val="5"/>
        <w:pBdr>
          <w:top w:val="single" w:color="auto" w:sz="4" w:space="1"/>
          <w:left w:val="single" w:color="auto" w:sz="4" w:space="4"/>
          <w:bottom w:val="single" w:color="auto" w:sz="4" w:space="1"/>
          <w:right w:val="single" w:color="auto" w:sz="4" w:space="4"/>
        </w:pBdr>
      </w:pPr>
      <w:r>
        <w:tab/>
      </w:r>
      <w:r>
        <w:t>}</w:t>
      </w:r>
    </w:p>
    <w:p w14:paraId="3D2C5A77">
      <w:pPr>
        <w:pStyle w:val="5"/>
        <w:pBdr>
          <w:top w:val="single" w:color="auto" w:sz="4" w:space="1"/>
          <w:left w:val="single" w:color="auto" w:sz="4" w:space="4"/>
          <w:bottom w:val="single" w:color="auto" w:sz="4" w:space="1"/>
          <w:right w:val="single" w:color="auto" w:sz="4" w:space="4"/>
        </w:pBdr>
      </w:pPr>
      <w:r>
        <w:t>}</w:t>
      </w:r>
    </w:p>
    <w:p w14:paraId="795D0BF8">
      <w:pPr>
        <w:pStyle w:val="4"/>
        <w:widowControl/>
        <w:spacing w:beforeAutospacing="0" w:afterAutospacing="0" w:line="408" w:lineRule="auto"/>
        <w:rPr>
          <w:rFonts w:hint="default" w:ascii="Times New Roman" w:hAnsi="Times New Roman"/>
          <w:sz w:val="28"/>
          <w:szCs w:val="28"/>
        </w:rPr>
      </w:pPr>
      <w:bookmarkStart w:id="250" w:name="_Toc22484"/>
      <w:bookmarkStart w:id="251" w:name="_Toc1076"/>
      <w:bookmarkStart w:id="252" w:name="_Toc9769"/>
      <w:r>
        <w:rPr>
          <w:rFonts w:hint="default" w:ascii="Times New Roman" w:hAnsi="Times New Roman"/>
          <w:sz w:val="28"/>
          <w:szCs w:val="28"/>
        </w:rPr>
        <w:t>2.查询授信额度</w:t>
      </w:r>
      <w:bookmarkEnd w:id="250"/>
      <w:bookmarkEnd w:id="251"/>
      <w:bookmarkEnd w:id="252"/>
    </w:p>
    <w:p w14:paraId="4220742E">
      <w:pPr>
        <w:pStyle w:val="6"/>
        <w:rPr>
          <w:rFonts w:ascii="Times New Roman" w:hAnsi="Times New Roman"/>
        </w:rPr>
      </w:pPr>
      <w:bookmarkStart w:id="253" w:name="_Toc29166"/>
      <w:bookmarkStart w:id="254" w:name="_Toc22306"/>
      <w:r>
        <w:rPr>
          <w:rFonts w:ascii="Times New Roman" w:hAnsi="Times New Roman"/>
        </w:rPr>
        <w:t>2.1接口说明</w:t>
      </w:r>
      <w:bookmarkEnd w:id="253"/>
      <w:bookmarkEnd w:id="254"/>
    </w:p>
    <w:p w14:paraId="465A3679">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34DE9F20">
      <w:pPr>
        <w:pStyle w:val="6"/>
        <w:rPr>
          <w:rFonts w:ascii="Times New Roman" w:hAnsi="Times New Roman"/>
        </w:rPr>
      </w:pPr>
      <w:bookmarkStart w:id="255" w:name="_Toc10624"/>
      <w:bookmarkStart w:id="256" w:name="_Toc26725"/>
      <w:r>
        <w:rPr>
          <w:rFonts w:ascii="Times New Roman" w:hAnsi="Times New Roman"/>
        </w:rPr>
        <w:t>2.2请求方式</w:t>
      </w:r>
      <w:bookmarkEnd w:id="255"/>
      <w:bookmarkEnd w:id="256"/>
    </w:p>
    <w:p w14:paraId="3C4E4278">
      <w:pPr>
        <w:pStyle w:val="5"/>
        <w:ind w:firstLine="0"/>
      </w:pPr>
      <w:r>
        <w:t>请求方式为POST</w:t>
      </w:r>
    </w:p>
    <w:p w14:paraId="7157335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2465AE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506132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7E6418D">
      <w:pPr>
        <w:pStyle w:val="6"/>
        <w:rPr>
          <w:rFonts w:ascii="Times New Roman" w:hAnsi="Times New Roman"/>
        </w:rPr>
      </w:pPr>
      <w:bookmarkStart w:id="257" w:name="_Toc18119"/>
      <w:bookmarkStart w:id="258" w:name="_Toc31547"/>
      <w:r>
        <w:rPr>
          <w:rFonts w:ascii="Times New Roman" w:hAnsi="Times New Roman"/>
        </w:rPr>
        <w:t>2.3请求参数</w:t>
      </w:r>
      <w:bookmarkEnd w:id="257"/>
      <w:bookmarkEnd w:id="258"/>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A8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A6778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25B30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FD2BF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F5550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07D910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5F7182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506DC2F">
            <w:pPr>
              <w:adjustRightInd w:val="0"/>
              <w:snapToGrid w:val="0"/>
              <w:jc w:val="center"/>
              <w:rPr>
                <w:b/>
                <w:szCs w:val="21"/>
              </w:rPr>
            </w:pPr>
            <w:r>
              <w:rPr>
                <w:b/>
                <w:szCs w:val="21"/>
              </w:rPr>
              <w:t>说明</w:t>
            </w:r>
          </w:p>
        </w:tc>
      </w:tr>
      <w:tr w14:paraId="47D56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E3CC32">
            <w:pPr>
              <w:numPr>
                <w:ilvl w:val="0"/>
                <w:numId w:val="0"/>
              </w:numPr>
              <w:ind w:leftChars="0"/>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5BF38723">
            <w:pPr>
              <w:rPr>
                <w:sz w:val="22"/>
                <w:szCs w:val="22"/>
              </w:rPr>
            </w:pPr>
            <w:r>
              <w:rPr>
                <w:sz w:val="22"/>
                <w:szCs w:val="22"/>
              </w:rPr>
              <w:t>nsrsbh</w:t>
            </w:r>
          </w:p>
        </w:tc>
        <w:tc>
          <w:tcPr>
            <w:tcW w:w="1843" w:type="dxa"/>
            <w:tcBorders>
              <w:top w:val="single" w:color="auto" w:sz="6" w:space="0"/>
            </w:tcBorders>
            <w:noWrap w:val="0"/>
            <w:vAlign w:val="center"/>
          </w:tcPr>
          <w:p w14:paraId="1AE7703E">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F4E6CE0">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7363BFB1">
            <w:pPr>
              <w:jc w:val="center"/>
              <w:rPr>
                <w:sz w:val="22"/>
                <w:szCs w:val="22"/>
              </w:rPr>
            </w:pPr>
            <w:r>
              <w:rPr>
                <w:sz w:val="22"/>
                <w:szCs w:val="22"/>
              </w:rPr>
              <w:t>20</w:t>
            </w:r>
          </w:p>
        </w:tc>
        <w:tc>
          <w:tcPr>
            <w:tcW w:w="708" w:type="dxa"/>
            <w:tcBorders>
              <w:top w:val="single" w:color="auto" w:sz="6" w:space="0"/>
            </w:tcBorders>
            <w:noWrap w:val="0"/>
            <w:vAlign w:val="center"/>
          </w:tcPr>
          <w:p w14:paraId="45FE2904">
            <w:pPr>
              <w:jc w:val="center"/>
              <w:rPr>
                <w:sz w:val="22"/>
                <w:szCs w:val="22"/>
              </w:rPr>
            </w:pPr>
            <w:r>
              <w:rPr>
                <w:sz w:val="22"/>
                <w:szCs w:val="22"/>
              </w:rPr>
              <w:t>是</w:t>
            </w:r>
          </w:p>
        </w:tc>
        <w:tc>
          <w:tcPr>
            <w:tcW w:w="1560" w:type="dxa"/>
            <w:tcBorders>
              <w:top w:val="single" w:color="auto" w:sz="6" w:space="0"/>
            </w:tcBorders>
            <w:noWrap w:val="0"/>
            <w:vAlign w:val="center"/>
          </w:tcPr>
          <w:p w14:paraId="1004ADDB">
            <w:pPr>
              <w:rPr>
                <w:sz w:val="22"/>
                <w:szCs w:val="22"/>
              </w:rPr>
            </w:pPr>
            <w:r>
              <w:rPr>
                <w:sz w:val="22"/>
                <w:szCs w:val="22"/>
              </w:rPr>
              <w:t>申领发票的纳税人识别号或统一社会信用代码</w:t>
            </w:r>
          </w:p>
        </w:tc>
      </w:tr>
    </w:tbl>
    <w:p w14:paraId="0C1E55C7">
      <w:pPr>
        <w:pStyle w:val="6"/>
        <w:rPr>
          <w:rFonts w:ascii="Times New Roman" w:hAnsi="Times New Roman"/>
          <w:vertAlign w:val="baseline"/>
        </w:rPr>
      </w:pPr>
      <w:bookmarkStart w:id="259" w:name="_Toc17950"/>
      <w:bookmarkStart w:id="260" w:name="_Toc27808"/>
      <w:r>
        <w:rPr>
          <w:rFonts w:ascii="Times New Roman" w:hAnsi="Times New Roman"/>
        </w:rPr>
        <w:t>2.4请求报文示例</w:t>
      </w:r>
      <w:bookmarkEnd w:id="259"/>
      <w:bookmarkEnd w:id="26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50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5749B">
            <w:pPr>
              <w:pStyle w:val="5"/>
              <w:bidi w:val="0"/>
            </w:pPr>
            <w:r>
              <w:t>{</w:t>
            </w:r>
          </w:p>
          <w:p w14:paraId="6FEC3FE5">
            <w:pPr>
              <w:pStyle w:val="5"/>
              <w:bidi w:val="0"/>
            </w:pPr>
            <w:r>
              <w:tab/>
            </w:r>
            <w:r>
              <w:t>"nsrsbh": "纳税人识别号/统一社会信用代码"</w:t>
            </w:r>
          </w:p>
          <w:p w14:paraId="649AC0C2">
            <w:pPr>
              <w:pStyle w:val="5"/>
              <w:bidi w:val="0"/>
            </w:pPr>
            <w:r>
              <w:t>}</w:t>
            </w:r>
          </w:p>
        </w:tc>
      </w:tr>
    </w:tbl>
    <w:p w14:paraId="345F88AD">
      <w:pPr>
        <w:pStyle w:val="6"/>
        <w:rPr>
          <w:rFonts w:ascii="Times New Roman" w:hAnsi="Times New Roman"/>
        </w:rPr>
      </w:pPr>
      <w:bookmarkStart w:id="261" w:name="_Toc13535"/>
      <w:bookmarkStart w:id="262" w:name="_Toc17580"/>
      <w:r>
        <w:rPr>
          <w:rFonts w:ascii="Times New Roman" w:hAnsi="Times New Roman"/>
        </w:rPr>
        <w:t>2.5返回参数</w:t>
      </w:r>
      <w:bookmarkEnd w:id="261"/>
      <w:bookmarkEnd w:id="26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BE40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FB7C4B6">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C7F1B3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31D8067">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7A12919">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63BD3A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32880B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E7690F">
            <w:pPr>
              <w:adjustRightInd w:val="0"/>
              <w:snapToGrid w:val="0"/>
              <w:jc w:val="center"/>
              <w:rPr>
                <w:b/>
                <w:szCs w:val="21"/>
              </w:rPr>
            </w:pPr>
            <w:r>
              <w:rPr>
                <w:b/>
                <w:szCs w:val="21"/>
              </w:rPr>
              <w:t>说明</w:t>
            </w:r>
          </w:p>
        </w:tc>
      </w:tr>
      <w:tr w14:paraId="1723B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4C71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A2BC2BD">
            <w:pPr>
              <w:rPr>
                <w:sz w:val="22"/>
                <w:szCs w:val="22"/>
              </w:rPr>
            </w:pPr>
            <w:r>
              <w:rPr>
                <w:sz w:val="22"/>
                <w:szCs w:val="22"/>
              </w:rPr>
              <w:t>returncode</w:t>
            </w:r>
          </w:p>
        </w:tc>
        <w:tc>
          <w:tcPr>
            <w:tcW w:w="1843" w:type="dxa"/>
            <w:noWrap w:val="0"/>
            <w:vAlign w:val="center"/>
          </w:tcPr>
          <w:p w14:paraId="03593B36">
            <w:pPr>
              <w:rPr>
                <w:sz w:val="22"/>
                <w:szCs w:val="22"/>
              </w:rPr>
            </w:pPr>
            <w:r>
              <w:rPr>
                <w:sz w:val="22"/>
                <w:szCs w:val="22"/>
              </w:rPr>
              <w:t>返回码</w:t>
            </w:r>
          </w:p>
        </w:tc>
        <w:tc>
          <w:tcPr>
            <w:tcW w:w="1276" w:type="dxa"/>
            <w:noWrap w:val="0"/>
            <w:vAlign w:val="center"/>
          </w:tcPr>
          <w:p w14:paraId="1F2BA8E5">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6BE62769">
            <w:pPr>
              <w:jc w:val="center"/>
              <w:rPr>
                <w:sz w:val="22"/>
                <w:szCs w:val="22"/>
              </w:rPr>
            </w:pPr>
            <w:r>
              <w:rPr>
                <w:sz w:val="22"/>
                <w:szCs w:val="22"/>
              </w:rPr>
              <w:t>2</w:t>
            </w:r>
          </w:p>
        </w:tc>
        <w:tc>
          <w:tcPr>
            <w:tcW w:w="708" w:type="dxa"/>
            <w:noWrap w:val="0"/>
            <w:vAlign w:val="center"/>
          </w:tcPr>
          <w:p w14:paraId="354804AB">
            <w:pPr>
              <w:jc w:val="center"/>
              <w:rPr>
                <w:sz w:val="22"/>
                <w:szCs w:val="22"/>
              </w:rPr>
            </w:pPr>
            <w:r>
              <w:rPr>
                <w:sz w:val="22"/>
                <w:szCs w:val="22"/>
              </w:rPr>
              <w:t>是</w:t>
            </w:r>
          </w:p>
        </w:tc>
        <w:tc>
          <w:tcPr>
            <w:tcW w:w="1560" w:type="dxa"/>
            <w:noWrap w:val="0"/>
            <w:vAlign w:val="center"/>
          </w:tcPr>
          <w:p w14:paraId="1C3388AE">
            <w:pPr>
              <w:rPr>
                <w:sz w:val="22"/>
                <w:szCs w:val="22"/>
              </w:rPr>
            </w:pPr>
            <w:r>
              <w:rPr>
                <w:sz w:val="22"/>
                <w:szCs w:val="22"/>
              </w:rPr>
              <w:t>00：成功</w:t>
            </w:r>
          </w:p>
          <w:p w14:paraId="092E8DBA">
            <w:pPr>
              <w:rPr>
                <w:sz w:val="22"/>
                <w:szCs w:val="22"/>
              </w:rPr>
            </w:pPr>
            <w:r>
              <w:rPr>
                <w:sz w:val="22"/>
                <w:szCs w:val="22"/>
              </w:rPr>
              <w:t>其它：失败</w:t>
            </w:r>
          </w:p>
        </w:tc>
      </w:tr>
      <w:tr w14:paraId="49CE1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C014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4E1DA72">
            <w:pPr>
              <w:rPr>
                <w:sz w:val="22"/>
                <w:szCs w:val="22"/>
              </w:rPr>
            </w:pPr>
            <w:r>
              <w:rPr>
                <w:sz w:val="22"/>
                <w:szCs w:val="22"/>
              </w:rPr>
              <w:t>returnmsg</w:t>
            </w:r>
          </w:p>
        </w:tc>
        <w:tc>
          <w:tcPr>
            <w:tcW w:w="1843" w:type="dxa"/>
            <w:noWrap w:val="0"/>
            <w:vAlign w:val="center"/>
          </w:tcPr>
          <w:p w14:paraId="1ED4240D">
            <w:pPr>
              <w:rPr>
                <w:sz w:val="22"/>
                <w:szCs w:val="22"/>
              </w:rPr>
            </w:pPr>
            <w:r>
              <w:rPr>
                <w:sz w:val="22"/>
                <w:szCs w:val="22"/>
              </w:rPr>
              <w:t>返回信息</w:t>
            </w:r>
          </w:p>
        </w:tc>
        <w:tc>
          <w:tcPr>
            <w:tcW w:w="1276" w:type="dxa"/>
            <w:noWrap w:val="0"/>
            <w:vAlign w:val="center"/>
          </w:tcPr>
          <w:p w14:paraId="541A701F">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1A462C1F">
            <w:pPr>
              <w:jc w:val="center"/>
              <w:rPr>
                <w:sz w:val="22"/>
                <w:szCs w:val="22"/>
              </w:rPr>
            </w:pPr>
            <w:r>
              <w:rPr>
                <w:sz w:val="22"/>
                <w:szCs w:val="22"/>
              </w:rPr>
              <w:t>2000</w:t>
            </w:r>
          </w:p>
        </w:tc>
        <w:tc>
          <w:tcPr>
            <w:tcW w:w="708" w:type="dxa"/>
            <w:noWrap w:val="0"/>
            <w:vAlign w:val="center"/>
          </w:tcPr>
          <w:p w14:paraId="28704A14">
            <w:pPr>
              <w:jc w:val="center"/>
              <w:rPr>
                <w:sz w:val="22"/>
                <w:szCs w:val="22"/>
              </w:rPr>
            </w:pPr>
            <w:r>
              <w:rPr>
                <w:sz w:val="22"/>
                <w:szCs w:val="22"/>
              </w:rPr>
              <w:t>否</w:t>
            </w:r>
          </w:p>
        </w:tc>
        <w:tc>
          <w:tcPr>
            <w:tcW w:w="1560" w:type="dxa"/>
            <w:noWrap w:val="0"/>
            <w:vAlign w:val="center"/>
          </w:tcPr>
          <w:p w14:paraId="14D2B78F">
            <w:pPr>
              <w:rPr>
                <w:sz w:val="22"/>
                <w:szCs w:val="22"/>
              </w:rPr>
            </w:pPr>
            <w:r>
              <w:rPr>
                <w:sz w:val="22"/>
                <w:szCs w:val="22"/>
              </w:rPr>
              <w:t>错误信息说明</w:t>
            </w:r>
          </w:p>
        </w:tc>
      </w:tr>
      <w:tr w14:paraId="7D0B0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6277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9ED291">
            <w:pPr>
              <w:rPr>
                <w:sz w:val="22"/>
                <w:szCs w:val="22"/>
              </w:rPr>
            </w:pPr>
            <w:r>
              <w:rPr>
                <w:sz w:val="22"/>
                <w:szCs w:val="22"/>
              </w:rPr>
              <w:t>ztsxbz</w:t>
            </w:r>
          </w:p>
        </w:tc>
        <w:tc>
          <w:tcPr>
            <w:tcW w:w="1843" w:type="dxa"/>
            <w:noWrap w:val="0"/>
            <w:vAlign w:val="center"/>
          </w:tcPr>
          <w:p w14:paraId="71B03DD8">
            <w:pPr>
              <w:rPr>
                <w:sz w:val="22"/>
                <w:szCs w:val="22"/>
              </w:rPr>
            </w:pPr>
            <w:r>
              <w:rPr>
                <w:sz w:val="22"/>
                <w:szCs w:val="22"/>
              </w:rPr>
              <w:t>暂停授信标志</w:t>
            </w:r>
          </w:p>
        </w:tc>
        <w:tc>
          <w:tcPr>
            <w:tcW w:w="1276" w:type="dxa"/>
            <w:noWrap w:val="0"/>
            <w:vAlign w:val="center"/>
          </w:tcPr>
          <w:p w14:paraId="7EB91F45">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BA67D2F">
            <w:pPr>
              <w:jc w:val="center"/>
              <w:rPr>
                <w:sz w:val="22"/>
                <w:szCs w:val="22"/>
              </w:rPr>
            </w:pPr>
            <w:r>
              <w:rPr>
                <w:sz w:val="22"/>
                <w:szCs w:val="22"/>
              </w:rPr>
              <w:t>2</w:t>
            </w:r>
          </w:p>
        </w:tc>
        <w:tc>
          <w:tcPr>
            <w:tcW w:w="708" w:type="dxa"/>
            <w:noWrap w:val="0"/>
            <w:vAlign w:val="center"/>
          </w:tcPr>
          <w:p w14:paraId="0C2C7AF9">
            <w:pPr>
              <w:jc w:val="center"/>
              <w:rPr>
                <w:sz w:val="22"/>
                <w:szCs w:val="22"/>
              </w:rPr>
            </w:pPr>
            <w:r>
              <w:rPr>
                <w:sz w:val="22"/>
                <w:szCs w:val="22"/>
              </w:rPr>
              <w:t>是</w:t>
            </w:r>
          </w:p>
        </w:tc>
        <w:tc>
          <w:tcPr>
            <w:tcW w:w="1560" w:type="dxa"/>
            <w:noWrap w:val="0"/>
            <w:vAlign w:val="center"/>
          </w:tcPr>
          <w:p w14:paraId="4CDC3FDF">
            <w:pPr>
              <w:rPr>
                <w:sz w:val="22"/>
                <w:szCs w:val="22"/>
              </w:rPr>
            </w:pPr>
            <w:r>
              <w:rPr>
                <w:sz w:val="22"/>
                <w:szCs w:val="22"/>
              </w:rPr>
              <w:t>Y：暂停</w:t>
            </w:r>
          </w:p>
          <w:p w14:paraId="3D30570F">
            <w:pPr>
              <w:rPr>
                <w:sz w:val="22"/>
                <w:szCs w:val="22"/>
              </w:rPr>
            </w:pPr>
            <w:r>
              <w:rPr>
                <w:sz w:val="22"/>
                <w:szCs w:val="22"/>
              </w:rPr>
              <w:t>N：未暂停</w:t>
            </w:r>
          </w:p>
        </w:tc>
      </w:tr>
      <w:tr w14:paraId="1F48B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EF5F4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3FD7E61">
            <w:pPr>
              <w:rPr>
                <w:sz w:val="22"/>
                <w:szCs w:val="22"/>
              </w:rPr>
            </w:pPr>
            <w:r>
              <w:rPr>
                <w:sz w:val="22"/>
                <w:szCs w:val="22"/>
              </w:rPr>
              <w:t>bysxed</w:t>
            </w:r>
          </w:p>
        </w:tc>
        <w:tc>
          <w:tcPr>
            <w:tcW w:w="1843" w:type="dxa"/>
            <w:noWrap w:val="0"/>
            <w:vAlign w:val="center"/>
          </w:tcPr>
          <w:p w14:paraId="3CA348A5">
            <w:pPr>
              <w:rPr>
                <w:sz w:val="22"/>
                <w:szCs w:val="22"/>
              </w:rPr>
            </w:pPr>
            <w:r>
              <w:rPr>
                <w:sz w:val="22"/>
                <w:szCs w:val="22"/>
              </w:rPr>
              <w:t>本月授信额度</w:t>
            </w:r>
          </w:p>
        </w:tc>
        <w:tc>
          <w:tcPr>
            <w:tcW w:w="1276" w:type="dxa"/>
            <w:noWrap w:val="0"/>
            <w:vAlign w:val="center"/>
          </w:tcPr>
          <w:p w14:paraId="0D5AEF3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10241C">
            <w:pPr>
              <w:jc w:val="center"/>
              <w:rPr>
                <w:sz w:val="22"/>
                <w:szCs w:val="22"/>
              </w:rPr>
            </w:pPr>
            <w:r>
              <w:rPr>
                <w:sz w:val="22"/>
                <w:szCs w:val="22"/>
              </w:rPr>
              <w:t>18,2</w:t>
            </w:r>
          </w:p>
        </w:tc>
        <w:tc>
          <w:tcPr>
            <w:tcW w:w="708" w:type="dxa"/>
            <w:noWrap w:val="0"/>
            <w:vAlign w:val="center"/>
          </w:tcPr>
          <w:p w14:paraId="6991E7C0">
            <w:pPr>
              <w:jc w:val="center"/>
              <w:rPr>
                <w:sz w:val="22"/>
                <w:szCs w:val="22"/>
              </w:rPr>
            </w:pPr>
            <w:r>
              <w:rPr>
                <w:sz w:val="22"/>
                <w:szCs w:val="22"/>
              </w:rPr>
              <w:t>是</w:t>
            </w:r>
          </w:p>
        </w:tc>
        <w:tc>
          <w:tcPr>
            <w:tcW w:w="1560" w:type="dxa"/>
            <w:noWrap w:val="0"/>
            <w:vAlign w:val="center"/>
          </w:tcPr>
          <w:p w14:paraId="52896C5C">
            <w:pPr>
              <w:rPr>
                <w:sz w:val="22"/>
                <w:szCs w:val="22"/>
              </w:rPr>
            </w:pPr>
            <w:r>
              <w:rPr>
                <w:sz w:val="22"/>
                <w:szCs w:val="22"/>
              </w:rPr>
              <w:t>本月总授信额度</w:t>
            </w:r>
          </w:p>
        </w:tc>
      </w:tr>
      <w:tr w14:paraId="2789E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EFDE2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FDD30F6">
            <w:pPr>
              <w:rPr>
                <w:sz w:val="22"/>
                <w:szCs w:val="22"/>
              </w:rPr>
            </w:pPr>
            <w:r>
              <w:rPr>
                <w:sz w:val="22"/>
                <w:szCs w:val="22"/>
              </w:rPr>
              <w:t>kysyed</w:t>
            </w:r>
          </w:p>
        </w:tc>
        <w:tc>
          <w:tcPr>
            <w:tcW w:w="1843" w:type="dxa"/>
            <w:noWrap w:val="0"/>
            <w:vAlign w:val="center"/>
          </w:tcPr>
          <w:p w14:paraId="430BF373">
            <w:pPr>
              <w:rPr>
                <w:sz w:val="22"/>
                <w:szCs w:val="22"/>
              </w:rPr>
            </w:pPr>
            <w:r>
              <w:rPr>
                <w:sz w:val="22"/>
                <w:szCs w:val="22"/>
              </w:rPr>
              <w:t>可用剩余额度</w:t>
            </w:r>
          </w:p>
        </w:tc>
        <w:tc>
          <w:tcPr>
            <w:tcW w:w="1276" w:type="dxa"/>
            <w:noWrap w:val="0"/>
            <w:vAlign w:val="center"/>
          </w:tcPr>
          <w:p w14:paraId="49504B4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9BF9AB0">
            <w:pPr>
              <w:jc w:val="center"/>
              <w:rPr>
                <w:sz w:val="22"/>
                <w:szCs w:val="22"/>
              </w:rPr>
            </w:pPr>
            <w:r>
              <w:rPr>
                <w:sz w:val="22"/>
                <w:szCs w:val="22"/>
              </w:rPr>
              <w:t>18,2</w:t>
            </w:r>
          </w:p>
        </w:tc>
        <w:tc>
          <w:tcPr>
            <w:tcW w:w="708" w:type="dxa"/>
            <w:noWrap w:val="0"/>
            <w:vAlign w:val="center"/>
          </w:tcPr>
          <w:p w14:paraId="213153D0">
            <w:pPr>
              <w:jc w:val="center"/>
              <w:rPr>
                <w:sz w:val="22"/>
                <w:szCs w:val="22"/>
              </w:rPr>
            </w:pPr>
            <w:r>
              <w:rPr>
                <w:sz w:val="22"/>
                <w:szCs w:val="22"/>
              </w:rPr>
              <w:t>是</w:t>
            </w:r>
          </w:p>
        </w:tc>
        <w:tc>
          <w:tcPr>
            <w:tcW w:w="1560" w:type="dxa"/>
            <w:noWrap w:val="0"/>
            <w:vAlign w:val="center"/>
          </w:tcPr>
          <w:p w14:paraId="6E215761">
            <w:pPr>
              <w:rPr>
                <w:sz w:val="22"/>
                <w:szCs w:val="22"/>
              </w:rPr>
            </w:pPr>
            <w:r>
              <w:rPr>
                <w:sz w:val="22"/>
                <w:szCs w:val="22"/>
              </w:rPr>
              <w:t>本月可用授信额度</w:t>
            </w:r>
          </w:p>
        </w:tc>
      </w:tr>
      <w:tr w14:paraId="04B17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CB1AC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C793E1A">
            <w:pPr>
              <w:rPr>
                <w:sz w:val="22"/>
                <w:szCs w:val="22"/>
              </w:rPr>
            </w:pPr>
            <w:r>
              <w:rPr>
                <w:sz w:val="22"/>
                <w:szCs w:val="22"/>
              </w:rPr>
              <w:t>yxzed</w:t>
            </w:r>
          </w:p>
        </w:tc>
        <w:tc>
          <w:tcPr>
            <w:tcW w:w="1843" w:type="dxa"/>
            <w:noWrap w:val="0"/>
            <w:vAlign w:val="center"/>
          </w:tcPr>
          <w:p w14:paraId="05E952DB">
            <w:pPr>
              <w:rPr>
                <w:sz w:val="22"/>
                <w:szCs w:val="22"/>
              </w:rPr>
            </w:pPr>
            <w:r>
              <w:rPr>
                <w:sz w:val="22"/>
                <w:szCs w:val="22"/>
              </w:rPr>
              <w:t>已下载额度</w:t>
            </w:r>
          </w:p>
        </w:tc>
        <w:tc>
          <w:tcPr>
            <w:tcW w:w="1276" w:type="dxa"/>
            <w:noWrap w:val="0"/>
            <w:vAlign w:val="center"/>
          </w:tcPr>
          <w:p w14:paraId="7A397ED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74BB6B9">
            <w:pPr>
              <w:jc w:val="center"/>
              <w:rPr>
                <w:sz w:val="22"/>
                <w:szCs w:val="22"/>
              </w:rPr>
            </w:pPr>
            <w:r>
              <w:rPr>
                <w:sz w:val="22"/>
                <w:szCs w:val="22"/>
              </w:rPr>
              <w:t>18,2</w:t>
            </w:r>
          </w:p>
        </w:tc>
        <w:tc>
          <w:tcPr>
            <w:tcW w:w="708" w:type="dxa"/>
            <w:noWrap w:val="0"/>
            <w:vAlign w:val="center"/>
          </w:tcPr>
          <w:p w14:paraId="758DF491">
            <w:pPr>
              <w:jc w:val="center"/>
              <w:rPr>
                <w:sz w:val="22"/>
                <w:szCs w:val="22"/>
              </w:rPr>
            </w:pPr>
            <w:r>
              <w:rPr>
                <w:sz w:val="22"/>
                <w:szCs w:val="22"/>
              </w:rPr>
              <w:t>是</w:t>
            </w:r>
          </w:p>
        </w:tc>
        <w:tc>
          <w:tcPr>
            <w:tcW w:w="1560" w:type="dxa"/>
            <w:noWrap w:val="0"/>
            <w:vAlign w:val="center"/>
          </w:tcPr>
          <w:p w14:paraId="18355CB2">
            <w:pPr>
              <w:rPr>
                <w:sz w:val="22"/>
                <w:szCs w:val="22"/>
              </w:rPr>
            </w:pPr>
            <w:r>
              <w:rPr>
                <w:sz w:val="22"/>
                <w:szCs w:val="22"/>
              </w:rPr>
              <w:t>本月乐企1.5已下载的全部授信额度</w:t>
            </w:r>
          </w:p>
        </w:tc>
      </w:tr>
      <w:tr w14:paraId="428FF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2F32B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4D920C2">
            <w:pPr>
              <w:rPr>
                <w:sz w:val="22"/>
                <w:szCs w:val="22"/>
              </w:rPr>
            </w:pPr>
            <w:r>
              <w:rPr>
                <w:sz w:val="22"/>
                <w:szCs w:val="22"/>
              </w:rPr>
              <w:t>yxzwsyed</w:t>
            </w:r>
          </w:p>
        </w:tc>
        <w:tc>
          <w:tcPr>
            <w:tcW w:w="1843" w:type="dxa"/>
            <w:noWrap w:val="0"/>
            <w:vAlign w:val="center"/>
          </w:tcPr>
          <w:p w14:paraId="51F4FB46">
            <w:pPr>
              <w:rPr>
                <w:sz w:val="22"/>
                <w:szCs w:val="22"/>
              </w:rPr>
            </w:pPr>
            <w:r>
              <w:rPr>
                <w:sz w:val="22"/>
                <w:szCs w:val="22"/>
              </w:rPr>
              <w:t>已下载未使用额度</w:t>
            </w:r>
          </w:p>
        </w:tc>
        <w:tc>
          <w:tcPr>
            <w:tcW w:w="1276" w:type="dxa"/>
            <w:noWrap w:val="0"/>
            <w:vAlign w:val="center"/>
          </w:tcPr>
          <w:p w14:paraId="09C880B5">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3860B8">
            <w:pPr>
              <w:jc w:val="center"/>
              <w:rPr>
                <w:sz w:val="22"/>
                <w:szCs w:val="22"/>
              </w:rPr>
            </w:pPr>
            <w:r>
              <w:rPr>
                <w:sz w:val="22"/>
                <w:szCs w:val="22"/>
              </w:rPr>
              <w:t>18,2</w:t>
            </w:r>
          </w:p>
        </w:tc>
        <w:tc>
          <w:tcPr>
            <w:tcW w:w="708" w:type="dxa"/>
            <w:noWrap w:val="0"/>
            <w:vAlign w:val="center"/>
          </w:tcPr>
          <w:p w14:paraId="384D4991">
            <w:pPr>
              <w:jc w:val="center"/>
              <w:rPr>
                <w:sz w:val="22"/>
                <w:szCs w:val="22"/>
              </w:rPr>
            </w:pPr>
            <w:r>
              <w:rPr>
                <w:sz w:val="22"/>
                <w:szCs w:val="22"/>
              </w:rPr>
              <w:t>是</w:t>
            </w:r>
          </w:p>
        </w:tc>
        <w:tc>
          <w:tcPr>
            <w:tcW w:w="1560" w:type="dxa"/>
            <w:noWrap w:val="0"/>
            <w:vAlign w:val="center"/>
          </w:tcPr>
          <w:p w14:paraId="54552D07">
            <w:pPr>
              <w:rPr>
                <w:sz w:val="22"/>
                <w:szCs w:val="22"/>
              </w:rPr>
            </w:pPr>
            <w:r>
              <w:rPr>
                <w:sz w:val="22"/>
                <w:szCs w:val="22"/>
              </w:rPr>
              <w:t>本月乐企1.5已下载的全部授信额度减已上传的开票日期为本月的发票的总金额</w:t>
            </w:r>
          </w:p>
        </w:tc>
      </w:tr>
      <w:tr w14:paraId="38DC2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62AE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EEDF63B">
            <w:pPr>
              <w:rPr>
                <w:sz w:val="22"/>
                <w:szCs w:val="22"/>
              </w:rPr>
            </w:pPr>
            <w:r>
              <w:rPr>
                <w:sz w:val="22"/>
                <w:szCs w:val="22"/>
              </w:rPr>
              <w:t>sq</w:t>
            </w:r>
          </w:p>
        </w:tc>
        <w:tc>
          <w:tcPr>
            <w:tcW w:w="1843" w:type="dxa"/>
            <w:noWrap w:val="0"/>
            <w:vAlign w:val="center"/>
          </w:tcPr>
          <w:p w14:paraId="6FB48A51">
            <w:pPr>
              <w:rPr>
                <w:sz w:val="22"/>
                <w:szCs w:val="22"/>
              </w:rPr>
            </w:pPr>
            <w:r>
              <w:rPr>
                <w:sz w:val="22"/>
                <w:szCs w:val="22"/>
              </w:rPr>
              <w:t>属期</w:t>
            </w:r>
          </w:p>
        </w:tc>
        <w:tc>
          <w:tcPr>
            <w:tcW w:w="1276" w:type="dxa"/>
            <w:noWrap w:val="0"/>
            <w:vAlign w:val="center"/>
          </w:tcPr>
          <w:p w14:paraId="5F79922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EED6507">
            <w:pPr>
              <w:jc w:val="center"/>
              <w:rPr>
                <w:sz w:val="22"/>
                <w:szCs w:val="22"/>
              </w:rPr>
            </w:pPr>
            <w:r>
              <w:rPr>
                <w:sz w:val="22"/>
                <w:szCs w:val="22"/>
              </w:rPr>
              <w:t>6</w:t>
            </w:r>
          </w:p>
        </w:tc>
        <w:tc>
          <w:tcPr>
            <w:tcW w:w="708" w:type="dxa"/>
            <w:noWrap w:val="0"/>
            <w:vAlign w:val="center"/>
          </w:tcPr>
          <w:p w14:paraId="3364F81B">
            <w:pPr>
              <w:jc w:val="center"/>
              <w:rPr>
                <w:sz w:val="22"/>
                <w:szCs w:val="22"/>
              </w:rPr>
            </w:pPr>
            <w:r>
              <w:rPr>
                <w:sz w:val="22"/>
                <w:szCs w:val="22"/>
              </w:rPr>
              <w:t>是</w:t>
            </w:r>
          </w:p>
        </w:tc>
        <w:tc>
          <w:tcPr>
            <w:tcW w:w="1560" w:type="dxa"/>
            <w:noWrap w:val="0"/>
            <w:vAlign w:val="center"/>
          </w:tcPr>
          <w:p w14:paraId="7EB6D9B9">
            <w:pPr>
              <w:rPr>
                <w:sz w:val="22"/>
                <w:szCs w:val="22"/>
              </w:rPr>
            </w:pPr>
            <w:r>
              <w:rPr>
                <w:sz w:val="22"/>
                <w:szCs w:val="22"/>
              </w:rPr>
              <w:t>格式：yyyyMM</w:t>
            </w:r>
          </w:p>
        </w:tc>
      </w:tr>
    </w:tbl>
    <w:p w14:paraId="361784F2">
      <w:pPr>
        <w:pStyle w:val="6"/>
        <w:rPr>
          <w:rFonts w:ascii="Times New Roman" w:hAnsi="Times New Roman"/>
        </w:rPr>
      </w:pPr>
      <w:bookmarkStart w:id="263" w:name="_Toc9092"/>
      <w:bookmarkStart w:id="264" w:name="_Toc22090"/>
      <w:r>
        <w:rPr>
          <w:rFonts w:ascii="Times New Roman" w:hAnsi="Times New Roman"/>
        </w:rPr>
        <w:t>2.6返回报文示例</w:t>
      </w:r>
      <w:bookmarkEnd w:id="263"/>
      <w:bookmarkEnd w:id="264"/>
    </w:p>
    <w:p w14:paraId="618A998B">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7D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56D226">
            <w:pPr>
              <w:pStyle w:val="5"/>
              <w:bidi w:val="0"/>
            </w:pPr>
            <w:bookmarkStart w:id="265" w:name="_Hlk107568661"/>
            <w:r>
              <w:t>{</w:t>
            </w:r>
          </w:p>
          <w:p w14:paraId="438178E8">
            <w:pPr>
              <w:pStyle w:val="5"/>
              <w:bidi w:val="0"/>
            </w:pPr>
            <w:r>
              <w:tab/>
            </w:r>
            <w:r>
              <w:t>"Response":{</w:t>
            </w:r>
          </w:p>
          <w:p w14:paraId="5BADFE9A">
            <w:pPr>
              <w:pStyle w:val="5"/>
              <w:bidi w:val="0"/>
            </w:pPr>
            <w:r>
              <w:tab/>
            </w:r>
            <w:r>
              <w:tab/>
            </w:r>
            <w:r>
              <w:t>"RequestId": "16位随机数字和字母组合",</w:t>
            </w:r>
          </w:p>
          <w:p w14:paraId="4E5E5CE1">
            <w:pPr>
              <w:pStyle w:val="5"/>
              <w:bidi w:val="0"/>
            </w:pPr>
            <w:r>
              <w:tab/>
            </w:r>
            <w:r>
              <w:tab/>
            </w:r>
            <w:r>
              <w:t>"Data":{</w:t>
            </w:r>
          </w:p>
          <w:p w14:paraId="6EFCE5D5">
            <w:pPr>
              <w:pStyle w:val="5"/>
              <w:bidi w:val="0"/>
            </w:pPr>
            <w:r>
              <w:tab/>
            </w:r>
            <w:r>
              <w:tab/>
            </w:r>
            <w:r>
              <w:tab/>
            </w:r>
            <w:r>
              <w:t>"returncode": "00",</w:t>
            </w:r>
          </w:p>
          <w:p w14:paraId="5917A655">
            <w:pPr>
              <w:pStyle w:val="5"/>
              <w:bidi w:val="0"/>
            </w:pPr>
            <w:r>
              <w:tab/>
            </w:r>
            <w:r>
              <w:tab/>
            </w:r>
            <w:r>
              <w:tab/>
            </w:r>
            <w:r>
              <w:t>"returnmsg": "成功",</w:t>
            </w:r>
          </w:p>
          <w:p w14:paraId="03C93AA7">
            <w:pPr>
              <w:pStyle w:val="5"/>
              <w:bidi w:val="0"/>
            </w:pPr>
            <w:r>
              <w:tab/>
            </w:r>
            <w:r>
              <w:tab/>
            </w:r>
            <w:r>
              <w:tab/>
            </w:r>
            <w:r>
              <w:t>"ztsxbz": "暂停授信标志",</w:t>
            </w:r>
          </w:p>
          <w:p w14:paraId="394F2AF4">
            <w:pPr>
              <w:pStyle w:val="5"/>
              <w:bidi w:val="0"/>
            </w:pPr>
            <w:r>
              <w:tab/>
            </w:r>
            <w:r>
              <w:tab/>
            </w:r>
            <w:r>
              <w:tab/>
            </w:r>
            <w:r>
              <w:t>"bysxed": "本月授信额度",</w:t>
            </w:r>
          </w:p>
          <w:p w14:paraId="605BFDEE">
            <w:pPr>
              <w:pStyle w:val="5"/>
              <w:bidi w:val="0"/>
            </w:pPr>
            <w:r>
              <w:tab/>
            </w:r>
            <w:r>
              <w:tab/>
            </w:r>
            <w:r>
              <w:tab/>
            </w:r>
            <w:r>
              <w:t>"kysyed": "可用剩余额度",</w:t>
            </w:r>
          </w:p>
          <w:p w14:paraId="1B4E4CF2">
            <w:pPr>
              <w:pStyle w:val="5"/>
              <w:bidi w:val="0"/>
            </w:pPr>
            <w:bookmarkStart w:id="266" w:name="OLE_LINK3"/>
            <w:r>
              <w:tab/>
            </w:r>
            <w:r>
              <w:tab/>
            </w:r>
            <w:r>
              <w:tab/>
            </w:r>
            <w:bookmarkEnd w:id="266"/>
            <w:r>
              <w:t>"yxzed": "已下载额度",</w:t>
            </w:r>
          </w:p>
          <w:p w14:paraId="5B074837">
            <w:pPr>
              <w:pStyle w:val="5"/>
              <w:bidi w:val="0"/>
            </w:pPr>
            <w:r>
              <w:tab/>
            </w:r>
            <w:r>
              <w:tab/>
            </w:r>
            <w:r>
              <w:tab/>
            </w:r>
            <w:r>
              <w:t>"yxzwsyed": "已下载未使用额度",</w:t>
            </w:r>
          </w:p>
          <w:p w14:paraId="61C2F91C">
            <w:pPr>
              <w:pStyle w:val="5"/>
              <w:bidi w:val="0"/>
            </w:pPr>
            <w:r>
              <w:tab/>
            </w:r>
            <w:r>
              <w:tab/>
            </w:r>
            <w:r>
              <w:tab/>
            </w:r>
            <w:r>
              <w:t>"sq": "属期"</w:t>
            </w:r>
          </w:p>
          <w:p w14:paraId="58B3AE46">
            <w:pPr>
              <w:pStyle w:val="5"/>
              <w:bidi w:val="0"/>
            </w:pPr>
            <w:r>
              <w:tab/>
            </w:r>
            <w:r>
              <w:tab/>
            </w:r>
            <w:r>
              <w:t>}</w:t>
            </w:r>
          </w:p>
          <w:p w14:paraId="2F65B682">
            <w:pPr>
              <w:pStyle w:val="5"/>
              <w:bidi w:val="0"/>
            </w:pPr>
            <w:r>
              <w:t>}</w:t>
            </w:r>
          </w:p>
          <w:p w14:paraId="7FCB7C23">
            <w:pPr>
              <w:pStyle w:val="5"/>
              <w:bidi w:val="0"/>
            </w:pPr>
            <w:r>
              <w:t>}</w:t>
            </w:r>
            <w:bookmarkEnd w:id="265"/>
          </w:p>
        </w:tc>
      </w:tr>
    </w:tbl>
    <w:p w14:paraId="3DD09302">
      <w:pPr>
        <w:pStyle w:val="5"/>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29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B773D90">
            <w:pPr>
              <w:pStyle w:val="5"/>
              <w:bidi w:val="0"/>
            </w:pPr>
            <w:r>
              <w:t>{</w:t>
            </w:r>
          </w:p>
          <w:p w14:paraId="3EDCBBD1">
            <w:pPr>
              <w:pStyle w:val="5"/>
              <w:bidi w:val="0"/>
            </w:pPr>
            <w:r>
              <w:tab/>
            </w:r>
            <w:r>
              <w:t>"Response":{</w:t>
            </w:r>
          </w:p>
          <w:p w14:paraId="15BE706F">
            <w:pPr>
              <w:pStyle w:val="5"/>
              <w:bidi w:val="0"/>
            </w:pPr>
            <w:r>
              <w:tab/>
            </w:r>
            <w:r>
              <w:tab/>
            </w:r>
            <w:r>
              <w:t>"RequestId": "16位随机数字和字母组合",</w:t>
            </w:r>
          </w:p>
          <w:p w14:paraId="27C3A3E7">
            <w:pPr>
              <w:pStyle w:val="5"/>
              <w:bidi w:val="0"/>
            </w:pPr>
            <w:r>
              <w:tab/>
            </w:r>
            <w:r>
              <w:tab/>
            </w:r>
            <w:r>
              <w:t>"Error":{</w:t>
            </w:r>
          </w:p>
          <w:p w14:paraId="0E26927B">
            <w:pPr>
              <w:pStyle w:val="5"/>
              <w:bidi w:val="0"/>
            </w:pPr>
            <w:r>
              <w:tab/>
            </w:r>
            <w:r>
              <w:tab/>
            </w:r>
            <w:r>
              <w:tab/>
            </w:r>
            <w:r>
              <w:t>"Code": "01”,</w:t>
            </w:r>
          </w:p>
          <w:p w14:paraId="3F2C5E2B">
            <w:pPr>
              <w:pStyle w:val="5"/>
              <w:bidi w:val="0"/>
            </w:pPr>
            <w:r>
              <w:tab/>
            </w:r>
            <w:r>
              <w:tab/>
            </w:r>
            <w:r>
              <w:tab/>
            </w:r>
            <w:r>
              <w:t>"Message": "错误说明"</w:t>
            </w:r>
          </w:p>
          <w:p w14:paraId="169B7136">
            <w:pPr>
              <w:pStyle w:val="5"/>
              <w:bidi w:val="0"/>
            </w:pPr>
            <w:r>
              <w:t>}</w:t>
            </w:r>
          </w:p>
          <w:p w14:paraId="32DE8ED7">
            <w:pPr>
              <w:pStyle w:val="5"/>
              <w:bidi w:val="0"/>
            </w:pPr>
            <w:r>
              <w:tab/>
            </w:r>
            <w:r>
              <w:t>}</w:t>
            </w:r>
          </w:p>
          <w:p w14:paraId="0D64DD62">
            <w:pPr>
              <w:pStyle w:val="5"/>
              <w:bidi w:val="0"/>
            </w:pPr>
            <w:r>
              <w:t>}</w:t>
            </w:r>
          </w:p>
        </w:tc>
      </w:tr>
    </w:tbl>
    <w:p w14:paraId="341B73A8">
      <w:pPr>
        <w:pStyle w:val="4"/>
        <w:widowControl/>
        <w:spacing w:beforeAutospacing="0" w:afterAutospacing="0" w:line="408" w:lineRule="auto"/>
        <w:rPr>
          <w:rFonts w:hint="default" w:ascii="Times New Roman" w:hAnsi="Times New Roman"/>
          <w:sz w:val="28"/>
          <w:szCs w:val="28"/>
        </w:rPr>
      </w:pPr>
      <w:bookmarkStart w:id="267" w:name="_Toc2397"/>
      <w:bookmarkStart w:id="268" w:name="_Toc17252"/>
      <w:bookmarkStart w:id="269" w:name="_Toc21823"/>
      <w:r>
        <w:rPr>
          <w:rFonts w:hint="default" w:ascii="Times New Roman" w:hAnsi="Times New Roman"/>
          <w:sz w:val="28"/>
          <w:szCs w:val="28"/>
        </w:rPr>
        <w:t>3.下载/退回授信额度</w:t>
      </w:r>
      <w:bookmarkEnd w:id="267"/>
      <w:bookmarkEnd w:id="268"/>
      <w:bookmarkEnd w:id="269"/>
    </w:p>
    <w:p w14:paraId="67326C9A">
      <w:pPr>
        <w:pStyle w:val="6"/>
        <w:rPr>
          <w:rFonts w:ascii="Times New Roman" w:hAnsi="Times New Roman"/>
        </w:rPr>
      </w:pPr>
      <w:bookmarkStart w:id="270" w:name="_Toc2745"/>
      <w:bookmarkStart w:id="271" w:name="_Toc31150"/>
      <w:r>
        <w:rPr>
          <w:rFonts w:ascii="Times New Roman" w:hAnsi="Times New Roman"/>
        </w:rPr>
        <w:t>3.1接口说明</w:t>
      </w:r>
      <w:bookmarkEnd w:id="270"/>
      <w:bookmarkEnd w:id="271"/>
    </w:p>
    <w:p w14:paraId="64FF8D57">
      <w:pPr>
        <w:spacing w:line="360" w:lineRule="auto"/>
        <w:ind w:firstLine="480" w:firstLineChars="200"/>
        <w:rPr>
          <w:sz w:val="24"/>
        </w:rPr>
      </w:pPr>
      <w:r>
        <w:rPr>
          <w:sz w:val="24"/>
        </w:rPr>
        <w:t>向纳税人提供下载/退回授信额度功能，企业可通过接口从税务局端下载或退回授信额度。</w:t>
      </w:r>
    </w:p>
    <w:p w14:paraId="4CFA7516">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6413D479">
      <w:pPr>
        <w:pStyle w:val="6"/>
        <w:rPr>
          <w:rFonts w:ascii="Times New Roman" w:hAnsi="Times New Roman"/>
        </w:rPr>
      </w:pPr>
      <w:bookmarkStart w:id="272" w:name="_Toc1959"/>
      <w:bookmarkStart w:id="273" w:name="_Toc27469"/>
      <w:r>
        <w:rPr>
          <w:rFonts w:ascii="Times New Roman" w:hAnsi="Times New Roman"/>
        </w:rPr>
        <w:t>3.2请求方式</w:t>
      </w:r>
      <w:bookmarkEnd w:id="272"/>
      <w:bookmarkEnd w:id="273"/>
    </w:p>
    <w:p w14:paraId="46C324C9">
      <w:pPr>
        <w:pStyle w:val="5"/>
        <w:ind w:firstLine="0"/>
      </w:pPr>
      <w:r>
        <w:t>请求方式为POST</w:t>
      </w:r>
    </w:p>
    <w:p w14:paraId="3AF3BF8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B89347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046A76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04181F3B">
      <w:pPr>
        <w:pStyle w:val="6"/>
        <w:rPr>
          <w:rFonts w:ascii="Times New Roman" w:hAnsi="Times New Roman"/>
        </w:rPr>
      </w:pPr>
      <w:bookmarkStart w:id="274" w:name="_Toc3675"/>
      <w:bookmarkStart w:id="275" w:name="_Toc25479"/>
      <w:r>
        <w:rPr>
          <w:rFonts w:ascii="Times New Roman" w:hAnsi="Times New Roman"/>
        </w:rPr>
        <w:t>3.3请求参数</w:t>
      </w:r>
      <w:bookmarkEnd w:id="274"/>
      <w:bookmarkEnd w:id="275"/>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E1A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BDA36F6">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8468F2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3295FA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A132B98">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5457D8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E5957E">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D8D7F43">
            <w:pPr>
              <w:adjustRightInd w:val="0"/>
              <w:snapToGrid w:val="0"/>
              <w:jc w:val="center"/>
              <w:rPr>
                <w:b/>
                <w:szCs w:val="21"/>
              </w:rPr>
            </w:pPr>
            <w:r>
              <w:rPr>
                <w:b/>
                <w:szCs w:val="21"/>
              </w:rPr>
              <w:t>说明</w:t>
            </w:r>
          </w:p>
        </w:tc>
      </w:tr>
      <w:tr w14:paraId="709E0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1F59F1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99F335">
            <w:pPr>
              <w:rPr>
                <w:sz w:val="22"/>
                <w:szCs w:val="22"/>
              </w:rPr>
            </w:pPr>
            <w:r>
              <w:rPr>
                <w:sz w:val="22"/>
                <w:szCs w:val="22"/>
              </w:rPr>
              <w:t>nsrsbh</w:t>
            </w:r>
          </w:p>
        </w:tc>
        <w:tc>
          <w:tcPr>
            <w:tcW w:w="1843" w:type="dxa"/>
            <w:tcBorders>
              <w:top w:val="single" w:color="auto" w:sz="6" w:space="0"/>
            </w:tcBorders>
            <w:noWrap w:val="0"/>
            <w:vAlign w:val="center"/>
          </w:tcPr>
          <w:p w14:paraId="1747630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243C91FC">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9D2DBF6">
            <w:pPr>
              <w:jc w:val="center"/>
              <w:rPr>
                <w:sz w:val="22"/>
                <w:szCs w:val="22"/>
              </w:rPr>
            </w:pPr>
            <w:r>
              <w:rPr>
                <w:sz w:val="22"/>
                <w:szCs w:val="22"/>
              </w:rPr>
              <w:t>20</w:t>
            </w:r>
          </w:p>
        </w:tc>
        <w:tc>
          <w:tcPr>
            <w:tcW w:w="708" w:type="dxa"/>
            <w:tcBorders>
              <w:top w:val="single" w:color="auto" w:sz="6" w:space="0"/>
            </w:tcBorders>
            <w:noWrap w:val="0"/>
            <w:vAlign w:val="center"/>
          </w:tcPr>
          <w:p w14:paraId="5D1FD721">
            <w:pPr>
              <w:jc w:val="center"/>
              <w:rPr>
                <w:sz w:val="22"/>
                <w:szCs w:val="22"/>
              </w:rPr>
            </w:pPr>
            <w:r>
              <w:rPr>
                <w:sz w:val="22"/>
                <w:szCs w:val="22"/>
              </w:rPr>
              <w:t>是</w:t>
            </w:r>
          </w:p>
        </w:tc>
        <w:tc>
          <w:tcPr>
            <w:tcW w:w="1560" w:type="dxa"/>
            <w:tcBorders>
              <w:top w:val="single" w:color="auto" w:sz="6" w:space="0"/>
            </w:tcBorders>
            <w:noWrap w:val="0"/>
            <w:vAlign w:val="center"/>
          </w:tcPr>
          <w:p w14:paraId="0994E0B9">
            <w:pPr>
              <w:rPr>
                <w:sz w:val="22"/>
                <w:szCs w:val="22"/>
              </w:rPr>
            </w:pPr>
            <w:r>
              <w:rPr>
                <w:sz w:val="22"/>
                <w:szCs w:val="22"/>
              </w:rPr>
              <w:t>申领发票的纳税人识别号或统一社会信用代码</w:t>
            </w:r>
          </w:p>
        </w:tc>
      </w:tr>
      <w:tr w14:paraId="18CBB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1404A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2B00F5C">
            <w:pPr>
              <w:rPr>
                <w:sz w:val="22"/>
                <w:szCs w:val="22"/>
              </w:rPr>
            </w:pPr>
            <w:r>
              <w:rPr>
                <w:sz w:val="22"/>
                <w:szCs w:val="22"/>
              </w:rPr>
              <w:t>ptbh</w:t>
            </w:r>
          </w:p>
        </w:tc>
        <w:tc>
          <w:tcPr>
            <w:tcW w:w="1843" w:type="dxa"/>
            <w:noWrap w:val="0"/>
            <w:vAlign w:val="center"/>
          </w:tcPr>
          <w:p w14:paraId="02AAA6A7">
            <w:pPr>
              <w:rPr>
                <w:sz w:val="22"/>
                <w:szCs w:val="22"/>
              </w:rPr>
            </w:pPr>
            <w:r>
              <w:rPr>
                <w:sz w:val="22"/>
                <w:szCs w:val="22"/>
              </w:rPr>
              <w:t>平台编号</w:t>
            </w:r>
          </w:p>
        </w:tc>
        <w:tc>
          <w:tcPr>
            <w:tcW w:w="1276" w:type="dxa"/>
            <w:noWrap w:val="0"/>
            <w:vAlign w:val="center"/>
          </w:tcPr>
          <w:p w14:paraId="12199D5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A035A27">
            <w:pPr>
              <w:jc w:val="center"/>
              <w:rPr>
                <w:sz w:val="22"/>
                <w:szCs w:val="22"/>
              </w:rPr>
            </w:pPr>
            <w:r>
              <w:rPr>
                <w:sz w:val="22"/>
                <w:szCs w:val="22"/>
              </w:rPr>
              <w:t>20</w:t>
            </w:r>
          </w:p>
        </w:tc>
        <w:tc>
          <w:tcPr>
            <w:tcW w:w="708" w:type="dxa"/>
            <w:noWrap w:val="0"/>
            <w:vAlign w:val="center"/>
          </w:tcPr>
          <w:p w14:paraId="36C061EE">
            <w:pPr>
              <w:jc w:val="center"/>
              <w:rPr>
                <w:sz w:val="22"/>
                <w:szCs w:val="22"/>
              </w:rPr>
            </w:pPr>
            <w:r>
              <w:rPr>
                <w:sz w:val="22"/>
                <w:szCs w:val="22"/>
              </w:rPr>
              <w:t>是</w:t>
            </w:r>
          </w:p>
        </w:tc>
        <w:tc>
          <w:tcPr>
            <w:tcW w:w="1560" w:type="dxa"/>
            <w:noWrap w:val="0"/>
            <w:vAlign w:val="center"/>
          </w:tcPr>
          <w:p w14:paraId="67C4016E">
            <w:pPr>
              <w:rPr>
                <w:sz w:val="22"/>
                <w:szCs w:val="22"/>
              </w:rPr>
            </w:pPr>
          </w:p>
        </w:tc>
      </w:tr>
      <w:tr w14:paraId="2AA4C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5F0E7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3D9282D9">
            <w:pPr>
              <w:rPr>
                <w:sz w:val="22"/>
                <w:szCs w:val="22"/>
              </w:rPr>
            </w:pPr>
            <w:r>
              <w:rPr>
                <w:sz w:val="22"/>
                <w:szCs w:val="22"/>
              </w:rPr>
              <w:t>sqlx</w:t>
            </w:r>
          </w:p>
        </w:tc>
        <w:tc>
          <w:tcPr>
            <w:tcW w:w="1843" w:type="dxa"/>
            <w:noWrap w:val="0"/>
            <w:vAlign w:val="center"/>
          </w:tcPr>
          <w:p w14:paraId="787399AD">
            <w:pPr>
              <w:rPr>
                <w:sz w:val="22"/>
                <w:szCs w:val="22"/>
              </w:rPr>
            </w:pPr>
            <w:r>
              <w:rPr>
                <w:sz w:val="22"/>
                <w:szCs w:val="22"/>
              </w:rPr>
              <w:t>申请类型</w:t>
            </w:r>
          </w:p>
        </w:tc>
        <w:tc>
          <w:tcPr>
            <w:tcW w:w="1276" w:type="dxa"/>
            <w:noWrap w:val="0"/>
            <w:vAlign w:val="center"/>
          </w:tcPr>
          <w:p w14:paraId="681200A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B5CDA50">
            <w:pPr>
              <w:jc w:val="center"/>
              <w:rPr>
                <w:sz w:val="22"/>
                <w:szCs w:val="22"/>
              </w:rPr>
            </w:pPr>
            <w:r>
              <w:rPr>
                <w:sz w:val="22"/>
                <w:szCs w:val="22"/>
              </w:rPr>
              <w:t>2</w:t>
            </w:r>
          </w:p>
        </w:tc>
        <w:tc>
          <w:tcPr>
            <w:tcW w:w="708" w:type="dxa"/>
            <w:noWrap w:val="0"/>
            <w:vAlign w:val="center"/>
          </w:tcPr>
          <w:p w14:paraId="6B673AD4">
            <w:pPr>
              <w:jc w:val="center"/>
              <w:rPr>
                <w:sz w:val="22"/>
                <w:szCs w:val="22"/>
              </w:rPr>
            </w:pPr>
            <w:r>
              <w:rPr>
                <w:sz w:val="22"/>
                <w:szCs w:val="22"/>
              </w:rPr>
              <w:t>是</w:t>
            </w:r>
          </w:p>
        </w:tc>
        <w:tc>
          <w:tcPr>
            <w:tcW w:w="1560" w:type="dxa"/>
            <w:noWrap w:val="0"/>
            <w:vAlign w:val="center"/>
          </w:tcPr>
          <w:p w14:paraId="2A9EEE88">
            <w:pPr>
              <w:rPr>
                <w:sz w:val="22"/>
                <w:szCs w:val="22"/>
              </w:rPr>
            </w:pPr>
            <w:r>
              <w:rPr>
                <w:sz w:val="22"/>
                <w:szCs w:val="22"/>
              </w:rPr>
              <w:t>0：下载</w:t>
            </w:r>
          </w:p>
          <w:p w14:paraId="6DF37E3A">
            <w:pPr>
              <w:rPr>
                <w:sz w:val="22"/>
                <w:szCs w:val="22"/>
              </w:rPr>
            </w:pPr>
            <w:r>
              <w:rPr>
                <w:sz w:val="22"/>
                <w:szCs w:val="22"/>
              </w:rPr>
              <w:t>1：退回</w:t>
            </w:r>
          </w:p>
        </w:tc>
      </w:tr>
      <w:tr w14:paraId="66A2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4CBA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1B34659">
            <w:pPr>
              <w:rPr>
                <w:sz w:val="22"/>
                <w:szCs w:val="22"/>
              </w:rPr>
            </w:pPr>
            <w:r>
              <w:rPr>
                <w:sz w:val="22"/>
                <w:szCs w:val="22"/>
              </w:rPr>
              <w:t>sqed</w:t>
            </w:r>
          </w:p>
        </w:tc>
        <w:tc>
          <w:tcPr>
            <w:tcW w:w="1843" w:type="dxa"/>
            <w:noWrap w:val="0"/>
            <w:vAlign w:val="center"/>
          </w:tcPr>
          <w:p w14:paraId="00CC3F71">
            <w:pPr>
              <w:rPr>
                <w:sz w:val="22"/>
                <w:szCs w:val="22"/>
              </w:rPr>
            </w:pPr>
            <w:r>
              <w:rPr>
                <w:sz w:val="22"/>
                <w:szCs w:val="22"/>
              </w:rPr>
              <w:t>申请额度</w:t>
            </w:r>
          </w:p>
        </w:tc>
        <w:tc>
          <w:tcPr>
            <w:tcW w:w="1276" w:type="dxa"/>
            <w:noWrap w:val="0"/>
            <w:vAlign w:val="center"/>
          </w:tcPr>
          <w:p w14:paraId="4E2E492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7C3CBC8">
            <w:pPr>
              <w:jc w:val="center"/>
              <w:rPr>
                <w:sz w:val="22"/>
                <w:szCs w:val="22"/>
              </w:rPr>
            </w:pPr>
            <w:r>
              <w:rPr>
                <w:sz w:val="22"/>
                <w:szCs w:val="22"/>
              </w:rPr>
              <w:t>20,2</w:t>
            </w:r>
          </w:p>
        </w:tc>
        <w:tc>
          <w:tcPr>
            <w:tcW w:w="708" w:type="dxa"/>
            <w:noWrap w:val="0"/>
            <w:vAlign w:val="center"/>
          </w:tcPr>
          <w:p w14:paraId="54E27930">
            <w:pPr>
              <w:jc w:val="center"/>
              <w:rPr>
                <w:sz w:val="22"/>
                <w:szCs w:val="22"/>
              </w:rPr>
            </w:pPr>
            <w:r>
              <w:rPr>
                <w:sz w:val="22"/>
                <w:szCs w:val="22"/>
              </w:rPr>
              <w:t>是</w:t>
            </w:r>
          </w:p>
        </w:tc>
        <w:tc>
          <w:tcPr>
            <w:tcW w:w="1560" w:type="dxa"/>
            <w:noWrap w:val="0"/>
            <w:vAlign w:val="center"/>
          </w:tcPr>
          <w:p w14:paraId="1EDBC37E">
            <w:pPr>
              <w:rPr>
                <w:sz w:val="22"/>
                <w:szCs w:val="22"/>
              </w:rPr>
            </w:pPr>
          </w:p>
        </w:tc>
      </w:tr>
      <w:tr w14:paraId="2BBA7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81E46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FDB7B65">
            <w:pPr>
              <w:rPr>
                <w:sz w:val="22"/>
                <w:szCs w:val="22"/>
              </w:rPr>
            </w:pPr>
            <w:r>
              <w:rPr>
                <w:rFonts w:hint="eastAsia"/>
                <w:sz w:val="22"/>
                <w:szCs w:val="22"/>
              </w:rPr>
              <w:t>yw</w:t>
            </w:r>
            <w:r>
              <w:rPr>
                <w:sz w:val="22"/>
                <w:szCs w:val="22"/>
              </w:rPr>
              <w:t>lsh</w:t>
            </w:r>
          </w:p>
        </w:tc>
        <w:tc>
          <w:tcPr>
            <w:tcW w:w="1843" w:type="dxa"/>
            <w:noWrap w:val="0"/>
            <w:vAlign w:val="center"/>
          </w:tcPr>
          <w:p w14:paraId="68722E57">
            <w:pPr>
              <w:rPr>
                <w:sz w:val="22"/>
                <w:szCs w:val="22"/>
              </w:rPr>
            </w:pPr>
            <w:r>
              <w:rPr>
                <w:rFonts w:hint="eastAsia"/>
                <w:sz w:val="22"/>
                <w:szCs w:val="22"/>
              </w:rPr>
              <w:t>业务</w:t>
            </w:r>
            <w:r>
              <w:rPr>
                <w:sz w:val="22"/>
                <w:szCs w:val="22"/>
              </w:rPr>
              <w:t>流水号</w:t>
            </w:r>
          </w:p>
        </w:tc>
        <w:tc>
          <w:tcPr>
            <w:tcW w:w="1276" w:type="dxa"/>
            <w:noWrap w:val="0"/>
            <w:vAlign w:val="center"/>
          </w:tcPr>
          <w:p w14:paraId="0E1140CF">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739EC2F">
            <w:pPr>
              <w:jc w:val="center"/>
              <w:rPr>
                <w:sz w:val="22"/>
                <w:szCs w:val="22"/>
              </w:rPr>
            </w:pPr>
            <w:r>
              <w:rPr>
                <w:rFonts w:hint="eastAsia"/>
                <w:sz w:val="22"/>
                <w:szCs w:val="22"/>
              </w:rPr>
              <w:t>100</w:t>
            </w:r>
          </w:p>
        </w:tc>
        <w:tc>
          <w:tcPr>
            <w:tcW w:w="708" w:type="dxa"/>
            <w:noWrap w:val="0"/>
            <w:vAlign w:val="center"/>
          </w:tcPr>
          <w:p w14:paraId="4EA16F83">
            <w:pPr>
              <w:jc w:val="center"/>
              <w:rPr>
                <w:sz w:val="22"/>
                <w:szCs w:val="22"/>
              </w:rPr>
            </w:pPr>
            <w:r>
              <w:rPr>
                <w:sz w:val="22"/>
                <w:szCs w:val="22"/>
              </w:rPr>
              <w:t>是</w:t>
            </w:r>
          </w:p>
        </w:tc>
        <w:tc>
          <w:tcPr>
            <w:tcW w:w="1560" w:type="dxa"/>
            <w:noWrap w:val="0"/>
            <w:vAlign w:val="center"/>
          </w:tcPr>
          <w:p w14:paraId="462A72BD">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157ECF68">
      <w:pPr>
        <w:pStyle w:val="6"/>
        <w:rPr>
          <w:rFonts w:ascii="Times New Roman" w:hAnsi="Times New Roman"/>
          <w:vertAlign w:val="baseline"/>
        </w:rPr>
      </w:pPr>
      <w:bookmarkStart w:id="276" w:name="_Toc13290"/>
      <w:bookmarkStart w:id="277" w:name="_Toc16660"/>
      <w:r>
        <w:rPr>
          <w:rFonts w:ascii="Times New Roman" w:hAnsi="Times New Roman"/>
        </w:rPr>
        <w:t>3.4请求报文示例</w:t>
      </w:r>
      <w:bookmarkEnd w:id="276"/>
      <w:bookmarkEnd w:id="27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96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E81F2">
            <w:pPr>
              <w:pStyle w:val="5"/>
              <w:bidi w:val="0"/>
            </w:pPr>
            <w:r>
              <w:t>{</w:t>
            </w:r>
          </w:p>
          <w:p w14:paraId="1D1F19C3">
            <w:pPr>
              <w:pStyle w:val="5"/>
              <w:bidi w:val="0"/>
            </w:pPr>
            <w:r>
              <w:tab/>
            </w:r>
            <w:r>
              <w:t>"nsrsbh": "纳税人识别号/统一社会信用代码",</w:t>
            </w:r>
          </w:p>
          <w:p w14:paraId="37AD547A">
            <w:pPr>
              <w:pStyle w:val="5"/>
              <w:bidi w:val="0"/>
            </w:pPr>
            <w:r>
              <w:tab/>
            </w:r>
            <w:r>
              <w:t>"ptbh": "平台编号",</w:t>
            </w:r>
          </w:p>
          <w:p w14:paraId="197DC318">
            <w:pPr>
              <w:pStyle w:val="5"/>
              <w:bidi w:val="0"/>
            </w:pPr>
            <w:r>
              <w:tab/>
            </w:r>
            <w:r>
              <w:t>"sqlx": "申请类型",</w:t>
            </w:r>
          </w:p>
          <w:p w14:paraId="275CA234">
            <w:pPr>
              <w:pStyle w:val="5"/>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5BD6D04C">
            <w:pPr>
              <w:pStyle w:val="5"/>
              <w:bidi w:val="0"/>
            </w:pPr>
            <w:r>
              <w:t>}</w:t>
            </w:r>
          </w:p>
        </w:tc>
      </w:tr>
    </w:tbl>
    <w:p w14:paraId="766D1450">
      <w:pPr>
        <w:pStyle w:val="6"/>
        <w:rPr>
          <w:rFonts w:ascii="Times New Roman" w:hAnsi="Times New Roman"/>
        </w:rPr>
      </w:pPr>
      <w:bookmarkStart w:id="278" w:name="_Toc2650"/>
      <w:bookmarkStart w:id="279" w:name="_Toc17086"/>
      <w:r>
        <w:rPr>
          <w:rFonts w:ascii="Times New Roman" w:hAnsi="Times New Roman"/>
        </w:rPr>
        <w:t>3.5返回参数</w:t>
      </w:r>
      <w:bookmarkEnd w:id="278"/>
      <w:bookmarkEnd w:id="279"/>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285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89C39D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51092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2EB758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775CC1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0F67AE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D90200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6EB7528">
            <w:pPr>
              <w:adjustRightInd w:val="0"/>
              <w:snapToGrid w:val="0"/>
              <w:jc w:val="center"/>
              <w:rPr>
                <w:b/>
                <w:szCs w:val="21"/>
              </w:rPr>
            </w:pPr>
            <w:r>
              <w:rPr>
                <w:b/>
                <w:szCs w:val="21"/>
              </w:rPr>
              <w:t>说明</w:t>
            </w:r>
          </w:p>
        </w:tc>
      </w:tr>
      <w:tr w14:paraId="3831D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00ED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3FF029B">
            <w:pPr>
              <w:rPr>
                <w:sz w:val="22"/>
                <w:szCs w:val="22"/>
              </w:rPr>
            </w:pPr>
            <w:r>
              <w:rPr>
                <w:sz w:val="22"/>
                <w:szCs w:val="22"/>
              </w:rPr>
              <w:t>returncode</w:t>
            </w:r>
          </w:p>
        </w:tc>
        <w:tc>
          <w:tcPr>
            <w:tcW w:w="1843" w:type="dxa"/>
            <w:noWrap w:val="0"/>
            <w:vAlign w:val="center"/>
          </w:tcPr>
          <w:p w14:paraId="4E271FD0">
            <w:pPr>
              <w:rPr>
                <w:kern w:val="0"/>
                <w:sz w:val="22"/>
                <w:szCs w:val="22"/>
                <w:lang w:bidi="ar"/>
              </w:rPr>
            </w:pPr>
            <w:r>
              <w:rPr>
                <w:sz w:val="22"/>
                <w:szCs w:val="22"/>
              </w:rPr>
              <w:t>返回码</w:t>
            </w:r>
          </w:p>
        </w:tc>
        <w:tc>
          <w:tcPr>
            <w:tcW w:w="1276" w:type="dxa"/>
            <w:noWrap w:val="0"/>
            <w:vAlign w:val="center"/>
          </w:tcPr>
          <w:p w14:paraId="2B6CAD5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8A13CD9">
            <w:pPr>
              <w:jc w:val="center"/>
              <w:rPr>
                <w:sz w:val="22"/>
                <w:szCs w:val="22"/>
              </w:rPr>
            </w:pPr>
            <w:r>
              <w:rPr>
                <w:sz w:val="22"/>
                <w:szCs w:val="22"/>
              </w:rPr>
              <w:t>2</w:t>
            </w:r>
          </w:p>
        </w:tc>
        <w:tc>
          <w:tcPr>
            <w:tcW w:w="708" w:type="dxa"/>
            <w:noWrap w:val="0"/>
            <w:vAlign w:val="center"/>
          </w:tcPr>
          <w:p w14:paraId="4DACD577">
            <w:pPr>
              <w:jc w:val="center"/>
              <w:rPr>
                <w:sz w:val="22"/>
                <w:szCs w:val="22"/>
              </w:rPr>
            </w:pPr>
            <w:r>
              <w:rPr>
                <w:sz w:val="22"/>
                <w:szCs w:val="22"/>
              </w:rPr>
              <w:t>是</w:t>
            </w:r>
          </w:p>
        </w:tc>
        <w:tc>
          <w:tcPr>
            <w:tcW w:w="1560" w:type="dxa"/>
            <w:noWrap w:val="0"/>
            <w:vAlign w:val="center"/>
          </w:tcPr>
          <w:p w14:paraId="41AE1E9B">
            <w:pPr>
              <w:rPr>
                <w:sz w:val="22"/>
                <w:szCs w:val="22"/>
              </w:rPr>
            </w:pPr>
            <w:r>
              <w:rPr>
                <w:sz w:val="22"/>
                <w:szCs w:val="22"/>
              </w:rPr>
              <w:t>00：成功</w:t>
            </w:r>
          </w:p>
          <w:p w14:paraId="1DF51306">
            <w:pPr>
              <w:rPr>
                <w:sz w:val="22"/>
                <w:szCs w:val="22"/>
              </w:rPr>
            </w:pPr>
            <w:r>
              <w:rPr>
                <w:sz w:val="22"/>
                <w:szCs w:val="22"/>
              </w:rPr>
              <w:t>其它：失败</w:t>
            </w:r>
          </w:p>
        </w:tc>
      </w:tr>
      <w:tr w14:paraId="289A19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699F4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EA39DA1">
            <w:pPr>
              <w:rPr>
                <w:sz w:val="22"/>
                <w:szCs w:val="22"/>
              </w:rPr>
            </w:pPr>
            <w:r>
              <w:rPr>
                <w:sz w:val="22"/>
                <w:szCs w:val="22"/>
              </w:rPr>
              <w:t>returnmsg</w:t>
            </w:r>
          </w:p>
        </w:tc>
        <w:tc>
          <w:tcPr>
            <w:tcW w:w="1843" w:type="dxa"/>
            <w:noWrap w:val="0"/>
            <w:vAlign w:val="center"/>
          </w:tcPr>
          <w:p w14:paraId="12B4C0B2">
            <w:pPr>
              <w:rPr>
                <w:kern w:val="0"/>
                <w:sz w:val="22"/>
                <w:szCs w:val="22"/>
                <w:lang w:bidi="ar"/>
              </w:rPr>
            </w:pPr>
            <w:r>
              <w:rPr>
                <w:sz w:val="22"/>
                <w:szCs w:val="22"/>
              </w:rPr>
              <w:t>返回信息</w:t>
            </w:r>
          </w:p>
        </w:tc>
        <w:tc>
          <w:tcPr>
            <w:tcW w:w="1276" w:type="dxa"/>
            <w:noWrap w:val="0"/>
            <w:vAlign w:val="center"/>
          </w:tcPr>
          <w:p w14:paraId="2E2B247F">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70764CB">
            <w:pPr>
              <w:jc w:val="center"/>
              <w:rPr>
                <w:sz w:val="22"/>
                <w:szCs w:val="22"/>
              </w:rPr>
            </w:pPr>
            <w:r>
              <w:rPr>
                <w:sz w:val="22"/>
                <w:szCs w:val="22"/>
              </w:rPr>
              <w:t>2000</w:t>
            </w:r>
          </w:p>
        </w:tc>
        <w:tc>
          <w:tcPr>
            <w:tcW w:w="708" w:type="dxa"/>
            <w:noWrap w:val="0"/>
            <w:vAlign w:val="center"/>
          </w:tcPr>
          <w:p w14:paraId="774EFB6D">
            <w:pPr>
              <w:jc w:val="center"/>
              <w:rPr>
                <w:sz w:val="22"/>
                <w:szCs w:val="22"/>
              </w:rPr>
            </w:pPr>
            <w:r>
              <w:rPr>
                <w:sz w:val="22"/>
                <w:szCs w:val="22"/>
              </w:rPr>
              <w:t>否</w:t>
            </w:r>
          </w:p>
        </w:tc>
        <w:tc>
          <w:tcPr>
            <w:tcW w:w="1560" w:type="dxa"/>
            <w:noWrap w:val="0"/>
            <w:vAlign w:val="center"/>
          </w:tcPr>
          <w:p w14:paraId="7BDD8DBF">
            <w:pPr>
              <w:rPr>
                <w:sz w:val="22"/>
                <w:szCs w:val="22"/>
              </w:rPr>
            </w:pPr>
            <w:r>
              <w:rPr>
                <w:sz w:val="22"/>
                <w:szCs w:val="22"/>
              </w:rPr>
              <w:t>错误信息说明</w:t>
            </w:r>
          </w:p>
        </w:tc>
      </w:tr>
      <w:tr w14:paraId="4540C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628BD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05341FD">
            <w:pPr>
              <w:rPr>
                <w:sz w:val="22"/>
                <w:szCs w:val="22"/>
              </w:rPr>
            </w:pPr>
            <w:r>
              <w:rPr>
                <w:sz w:val="22"/>
                <w:szCs w:val="22"/>
              </w:rPr>
              <w:t>syqjq</w:t>
            </w:r>
          </w:p>
        </w:tc>
        <w:tc>
          <w:tcPr>
            <w:tcW w:w="1843" w:type="dxa"/>
            <w:noWrap w:val="0"/>
            <w:vAlign w:val="center"/>
          </w:tcPr>
          <w:p w14:paraId="341D441A">
            <w:pPr>
              <w:rPr>
                <w:sz w:val="22"/>
                <w:szCs w:val="22"/>
              </w:rPr>
            </w:pPr>
            <w:r>
              <w:rPr>
                <w:kern w:val="0"/>
                <w:sz w:val="22"/>
                <w:szCs w:val="22"/>
                <w:lang w:bidi="ar"/>
              </w:rPr>
              <w:t>授信额度使用区间起</w:t>
            </w:r>
          </w:p>
        </w:tc>
        <w:tc>
          <w:tcPr>
            <w:tcW w:w="1276" w:type="dxa"/>
            <w:noWrap w:val="0"/>
            <w:vAlign w:val="center"/>
          </w:tcPr>
          <w:p w14:paraId="4D709D31">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D8AB357">
            <w:pPr>
              <w:jc w:val="center"/>
              <w:rPr>
                <w:sz w:val="22"/>
                <w:szCs w:val="22"/>
              </w:rPr>
            </w:pPr>
          </w:p>
        </w:tc>
        <w:tc>
          <w:tcPr>
            <w:tcW w:w="708" w:type="dxa"/>
            <w:noWrap w:val="0"/>
            <w:vAlign w:val="center"/>
          </w:tcPr>
          <w:p w14:paraId="283734F1">
            <w:pPr>
              <w:jc w:val="center"/>
              <w:rPr>
                <w:sz w:val="22"/>
                <w:szCs w:val="22"/>
              </w:rPr>
            </w:pPr>
            <w:r>
              <w:rPr>
                <w:sz w:val="22"/>
                <w:szCs w:val="22"/>
              </w:rPr>
              <w:t>否</w:t>
            </w:r>
          </w:p>
        </w:tc>
        <w:tc>
          <w:tcPr>
            <w:tcW w:w="1560" w:type="dxa"/>
            <w:noWrap w:val="0"/>
            <w:vAlign w:val="center"/>
          </w:tcPr>
          <w:p w14:paraId="28DEA3CA">
            <w:pPr>
              <w:rPr>
                <w:sz w:val="22"/>
                <w:szCs w:val="22"/>
              </w:rPr>
            </w:pPr>
            <w:r>
              <w:rPr>
                <w:sz w:val="22"/>
                <w:szCs w:val="22"/>
              </w:rPr>
              <w:t>下载授信额度时，有此节点</w:t>
            </w:r>
          </w:p>
          <w:p w14:paraId="2FC08427">
            <w:pPr>
              <w:rPr>
                <w:sz w:val="22"/>
                <w:szCs w:val="22"/>
              </w:rPr>
            </w:pPr>
            <w:r>
              <w:rPr>
                <w:sz w:val="22"/>
                <w:szCs w:val="22"/>
              </w:rPr>
              <w:t>服务发票开票日期在授信额度使用区间（含）时才可以使用</w:t>
            </w:r>
            <w:r>
              <w:rPr>
                <w:szCs w:val="21"/>
              </w:rPr>
              <w:t>.格式：yyyymmdd</w:t>
            </w:r>
          </w:p>
        </w:tc>
      </w:tr>
      <w:tr w14:paraId="1520C7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888C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29E042">
            <w:pPr>
              <w:rPr>
                <w:sz w:val="22"/>
                <w:szCs w:val="22"/>
              </w:rPr>
            </w:pPr>
            <w:r>
              <w:rPr>
                <w:sz w:val="22"/>
                <w:szCs w:val="22"/>
              </w:rPr>
              <w:t>syqjz</w:t>
            </w:r>
          </w:p>
        </w:tc>
        <w:tc>
          <w:tcPr>
            <w:tcW w:w="1843" w:type="dxa"/>
            <w:noWrap w:val="0"/>
            <w:vAlign w:val="center"/>
          </w:tcPr>
          <w:p w14:paraId="5E98756E">
            <w:pPr>
              <w:rPr>
                <w:sz w:val="22"/>
                <w:szCs w:val="22"/>
              </w:rPr>
            </w:pPr>
            <w:r>
              <w:rPr>
                <w:kern w:val="0"/>
                <w:sz w:val="22"/>
                <w:szCs w:val="22"/>
                <w:lang w:bidi="ar"/>
              </w:rPr>
              <w:t>授信额度使用区间止</w:t>
            </w:r>
          </w:p>
        </w:tc>
        <w:tc>
          <w:tcPr>
            <w:tcW w:w="1276" w:type="dxa"/>
            <w:noWrap w:val="0"/>
            <w:vAlign w:val="center"/>
          </w:tcPr>
          <w:p w14:paraId="65D3559D">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0504D86">
            <w:pPr>
              <w:jc w:val="center"/>
              <w:rPr>
                <w:sz w:val="22"/>
                <w:szCs w:val="22"/>
              </w:rPr>
            </w:pPr>
          </w:p>
        </w:tc>
        <w:tc>
          <w:tcPr>
            <w:tcW w:w="708" w:type="dxa"/>
            <w:noWrap w:val="0"/>
            <w:vAlign w:val="center"/>
          </w:tcPr>
          <w:p w14:paraId="14F20B36">
            <w:pPr>
              <w:jc w:val="center"/>
              <w:rPr>
                <w:sz w:val="22"/>
                <w:szCs w:val="22"/>
              </w:rPr>
            </w:pPr>
            <w:r>
              <w:rPr>
                <w:sz w:val="22"/>
                <w:szCs w:val="22"/>
              </w:rPr>
              <w:t>否</w:t>
            </w:r>
          </w:p>
        </w:tc>
        <w:tc>
          <w:tcPr>
            <w:tcW w:w="1560" w:type="dxa"/>
            <w:noWrap w:val="0"/>
            <w:vAlign w:val="center"/>
          </w:tcPr>
          <w:p w14:paraId="185CAADA">
            <w:pPr>
              <w:rPr>
                <w:sz w:val="22"/>
                <w:szCs w:val="22"/>
              </w:rPr>
            </w:pPr>
            <w:r>
              <w:rPr>
                <w:sz w:val="22"/>
                <w:szCs w:val="22"/>
              </w:rPr>
              <w:t>下载授信额度时，有此节点</w:t>
            </w:r>
          </w:p>
          <w:p w14:paraId="74A6AE47">
            <w:pPr>
              <w:rPr>
                <w:sz w:val="22"/>
                <w:szCs w:val="22"/>
              </w:rPr>
            </w:pPr>
            <w:r>
              <w:rPr>
                <w:sz w:val="22"/>
                <w:szCs w:val="22"/>
              </w:rPr>
              <w:t>服务发票开票日期在授信额度使用区间（含）时才可以使用.</w:t>
            </w:r>
            <w:r>
              <w:rPr>
                <w:szCs w:val="21"/>
              </w:rPr>
              <w:t>格式：yyyymmdd</w:t>
            </w:r>
          </w:p>
        </w:tc>
      </w:tr>
    </w:tbl>
    <w:p w14:paraId="6A0A792B">
      <w:pPr>
        <w:pStyle w:val="6"/>
        <w:rPr>
          <w:rFonts w:ascii="Times New Roman" w:hAnsi="Times New Roman"/>
        </w:rPr>
      </w:pPr>
      <w:bookmarkStart w:id="280" w:name="_Toc21690"/>
      <w:bookmarkStart w:id="281" w:name="_Toc10339"/>
      <w:r>
        <w:rPr>
          <w:rFonts w:ascii="Times New Roman" w:hAnsi="Times New Roman"/>
        </w:rPr>
        <w:t>3.6返回报文示例</w:t>
      </w:r>
      <w:bookmarkEnd w:id="280"/>
      <w:bookmarkEnd w:id="281"/>
    </w:p>
    <w:p w14:paraId="5FD8F2C2">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AD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C629FB">
            <w:pPr>
              <w:pStyle w:val="5"/>
              <w:pBdr>
                <w:top w:val="none" w:color="auto" w:sz="0" w:space="1"/>
                <w:left w:val="none" w:color="auto" w:sz="0" w:space="4"/>
                <w:bottom w:val="none" w:color="auto" w:sz="0" w:space="1"/>
                <w:right w:val="none" w:color="auto" w:sz="0" w:space="4"/>
                <w:between w:val="none" w:color="auto" w:sz="0" w:space="0"/>
              </w:pBdr>
            </w:pPr>
            <w:r>
              <w:t>{</w:t>
            </w:r>
          </w:p>
          <w:p w14:paraId="41876790">
            <w:pPr>
              <w:pStyle w:val="5"/>
              <w:pBdr>
                <w:top w:val="none" w:color="auto" w:sz="0" w:space="1"/>
                <w:left w:val="none" w:color="auto" w:sz="0" w:space="4"/>
                <w:bottom w:val="none" w:color="auto" w:sz="0" w:space="1"/>
                <w:right w:val="none" w:color="auto" w:sz="0" w:space="4"/>
                <w:between w:val="none" w:color="auto" w:sz="0" w:space="0"/>
              </w:pBdr>
            </w:pPr>
            <w:r>
              <w:tab/>
            </w:r>
            <w:r>
              <w:t>"Response":{</w:t>
            </w:r>
          </w:p>
          <w:p w14:paraId="5855C954">
            <w:pPr>
              <w:pStyle w:val="5"/>
              <w:pBdr>
                <w:top w:val="none" w:color="auto" w:sz="0" w:space="1"/>
                <w:left w:val="none" w:color="auto" w:sz="0" w:space="4"/>
                <w:bottom w:val="none" w:color="auto" w:sz="0" w:space="1"/>
                <w:right w:val="none" w:color="auto" w:sz="0" w:space="4"/>
                <w:between w:val="none" w:color="auto" w:sz="0" w:space="0"/>
              </w:pBdr>
            </w:pPr>
            <w:r>
              <w:tab/>
            </w:r>
            <w:r>
              <w:tab/>
            </w:r>
            <w:r>
              <w:t>"RequestId": "16位随机数字和字母组合",</w:t>
            </w:r>
          </w:p>
          <w:p w14:paraId="0F7E105A">
            <w:pPr>
              <w:pStyle w:val="5"/>
              <w:pBdr>
                <w:top w:val="none" w:color="auto" w:sz="0" w:space="1"/>
                <w:left w:val="none" w:color="auto" w:sz="0" w:space="4"/>
                <w:bottom w:val="none" w:color="auto" w:sz="0" w:space="1"/>
                <w:right w:val="none" w:color="auto" w:sz="0" w:space="4"/>
                <w:between w:val="none" w:color="auto" w:sz="0" w:space="0"/>
              </w:pBdr>
            </w:pPr>
            <w:r>
              <w:tab/>
            </w:r>
            <w:r>
              <w:tab/>
            </w:r>
            <w:r>
              <w:t>"Data":{</w:t>
            </w:r>
          </w:p>
          <w:p w14:paraId="0C2EA789">
            <w:pPr>
              <w:pStyle w:val="5"/>
              <w:pBdr>
                <w:top w:val="none" w:color="auto" w:sz="0" w:space="1"/>
                <w:left w:val="none" w:color="auto" w:sz="0" w:space="4"/>
                <w:bottom w:val="none" w:color="auto" w:sz="0" w:space="1"/>
                <w:right w:val="none" w:color="auto" w:sz="0" w:space="4"/>
                <w:between w:val="none" w:color="auto" w:sz="0" w:space="0"/>
              </w:pBdr>
              <w:ind w:firstLine="1507" w:firstLineChars="628"/>
            </w:pPr>
            <w:r>
              <w:t>"returncode": "00",</w:t>
            </w:r>
          </w:p>
          <w:p w14:paraId="67FDC467">
            <w:pPr>
              <w:pStyle w:val="5"/>
              <w:pBdr>
                <w:top w:val="none" w:color="auto" w:sz="0" w:space="1"/>
                <w:left w:val="none" w:color="auto" w:sz="0" w:space="4"/>
                <w:bottom w:val="none" w:color="auto" w:sz="0" w:space="1"/>
                <w:right w:val="none" w:color="auto" w:sz="0" w:space="4"/>
                <w:between w:val="none" w:color="auto" w:sz="0" w:space="0"/>
              </w:pBdr>
              <w:ind w:firstLine="1507" w:firstLineChars="628"/>
            </w:pPr>
            <w:r>
              <w:t>"returnmsg": "成功",</w:t>
            </w:r>
          </w:p>
          <w:p w14:paraId="1E4BC1A5">
            <w:pPr>
              <w:pStyle w:val="5"/>
              <w:pBdr>
                <w:top w:val="none" w:color="auto" w:sz="0" w:space="1"/>
                <w:left w:val="none" w:color="auto" w:sz="0" w:space="4"/>
                <w:bottom w:val="none" w:color="auto" w:sz="0" w:space="1"/>
                <w:right w:val="none" w:color="auto" w:sz="0" w:space="4"/>
                <w:between w:val="none" w:color="auto" w:sz="0" w:space="0"/>
              </w:pBdr>
            </w:pPr>
            <w:r>
              <w:tab/>
            </w:r>
            <w:r>
              <w:tab/>
            </w:r>
            <w:r>
              <w:tab/>
            </w:r>
            <w:r>
              <w:t>"syqjq": "授信额度使用区间起",</w:t>
            </w:r>
          </w:p>
          <w:p w14:paraId="49EF65ED">
            <w:pPr>
              <w:pStyle w:val="5"/>
              <w:pBdr>
                <w:top w:val="none" w:color="auto" w:sz="0" w:space="1"/>
                <w:left w:val="none" w:color="auto" w:sz="0" w:space="4"/>
                <w:bottom w:val="none" w:color="auto" w:sz="0" w:space="1"/>
                <w:right w:val="none" w:color="auto" w:sz="0" w:space="4"/>
                <w:between w:val="none" w:color="auto" w:sz="0" w:space="0"/>
              </w:pBdr>
            </w:pPr>
            <w:r>
              <w:tab/>
            </w:r>
            <w:r>
              <w:tab/>
            </w:r>
            <w:r>
              <w:tab/>
            </w:r>
            <w:r>
              <w:t>"syqjz": "授信额度使用区间止"</w:t>
            </w:r>
          </w:p>
          <w:p w14:paraId="620760C6">
            <w:pPr>
              <w:pStyle w:val="5"/>
              <w:pBdr>
                <w:top w:val="none" w:color="auto" w:sz="0" w:space="1"/>
                <w:left w:val="none" w:color="auto" w:sz="0" w:space="4"/>
                <w:bottom w:val="none" w:color="auto" w:sz="0" w:space="1"/>
                <w:right w:val="none" w:color="auto" w:sz="0" w:space="4"/>
                <w:between w:val="none" w:color="auto" w:sz="0" w:space="0"/>
              </w:pBdr>
            </w:pPr>
            <w:r>
              <w:tab/>
            </w:r>
            <w:r>
              <w:tab/>
            </w:r>
            <w:r>
              <w:t>}</w:t>
            </w:r>
          </w:p>
          <w:p w14:paraId="6B3CE67F">
            <w:pPr>
              <w:pStyle w:val="5"/>
              <w:pBdr>
                <w:top w:val="none" w:color="auto" w:sz="0" w:space="1"/>
                <w:left w:val="none" w:color="auto" w:sz="0" w:space="4"/>
                <w:bottom w:val="none" w:color="auto" w:sz="0" w:space="1"/>
                <w:right w:val="none" w:color="auto" w:sz="0" w:space="4"/>
                <w:between w:val="none" w:color="auto" w:sz="0" w:space="0"/>
              </w:pBdr>
            </w:pPr>
            <w:r>
              <w:tab/>
            </w:r>
            <w:r>
              <w:t>}</w:t>
            </w:r>
          </w:p>
          <w:p w14:paraId="000D9AA4">
            <w:pPr>
              <w:pStyle w:val="5"/>
              <w:pBdr>
                <w:top w:val="none" w:color="auto" w:sz="0" w:space="1"/>
                <w:left w:val="none" w:color="auto" w:sz="0" w:space="4"/>
                <w:bottom w:val="none" w:color="auto" w:sz="0" w:space="1"/>
                <w:right w:val="none" w:color="auto" w:sz="0" w:space="4"/>
                <w:between w:val="none" w:color="auto" w:sz="0" w:space="0"/>
              </w:pBdr>
              <w:rPr>
                <w:vertAlign w:val="baseline"/>
              </w:rPr>
            </w:pPr>
            <w:r>
              <w:t>}</w:t>
            </w:r>
          </w:p>
        </w:tc>
      </w:tr>
    </w:tbl>
    <w:p w14:paraId="38A51D50">
      <w:pPr>
        <w:pStyle w:val="5"/>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54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CBD128">
            <w:pPr>
              <w:pStyle w:val="5"/>
              <w:bidi w:val="0"/>
            </w:pPr>
            <w:r>
              <w:t>{</w:t>
            </w:r>
          </w:p>
          <w:p w14:paraId="7DDF012D">
            <w:pPr>
              <w:pStyle w:val="5"/>
              <w:bidi w:val="0"/>
            </w:pPr>
            <w:r>
              <w:tab/>
            </w:r>
            <w:r>
              <w:t>"Response":{</w:t>
            </w:r>
          </w:p>
          <w:p w14:paraId="303827CB">
            <w:pPr>
              <w:pStyle w:val="5"/>
              <w:bidi w:val="0"/>
            </w:pPr>
            <w:r>
              <w:tab/>
            </w:r>
            <w:r>
              <w:tab/>
            </w:r>
            <w:r>
              <w:t>"RequestId": "16位随机数字和字母组合",</w:t>
            </w:r>
          </w:p>
          <w:p w14:paraId="5BADB698">
            <w:pPr>
              <w:pStyle w:val="5"/>
              <w:bidi w:val="0"/>
            </w:pPr>
            <w:r>
              <w:tab/>
            </w:r>
            <w:r>
              <w:tab/>
            </w:r>
            <w:r>
              <w:t>"Error":{</w:t>
            </w:r>
          </w:p>
          <w:p w14:paraId="6425A267">
            <w:pPr>
              <w:pStyle w:val="5"/>
              <w:bidi w:val="0"/>
            </w:pPr>
            <w:r>
              <w:tab/>
            </w:r>
            <w:r>
              <w:tab/>
            </w:r>
            <w:r>
              <w:tab/>
            </w:r>
            <w:r>
              <w:t>"Code": "01”,</w:t>
            </w:r>
          </w:p>
          <w:p w14:paraId="217BFA1A">
            <w:pPr>
              <w:pStyle w:val="5"/>
              <w:bidi w:val="0"/>
            </w:pPr>
            <w:r>
              <w:tab/>
            </w:r>
            <w:r>
              <w:tab/>
            </w:r>
            <w:r>
              <w:tab/>
            </w:r>
            <w:r>
              <w:t>"Message": "错误说明"</w:t>
            </w:r>
          </w:p>
          <w:p w14:paraId="48C637C1">
            <w:pPr>
              <w:pStyle w:val="5"/>
              <w:bidi w:val="0"/>
            </w:pPr>
            <w:r>
              <w:t>}</w:t>
            </w:r>
          </w:p>
          <w:p w14:paraId="3CFCDE3A">
            <w:pPr>
              <w:pStyle w:val="5"/>
              <w:bidi w:val="0"/>
            </w:pPr>
            <w:r>
              <w:tab/>
            </w:r>
            <w:r>
              <w:t>}</w:t>
            </w:r>
          </w:p>
          <w:p w14:paraId="64C579BA">
            <w:pPr>
              <w:pStyle w:val="5"/>
              <w:bidi w:val="0"/>
            </w:pPr>
            <w:r>
              <w:t>}</w:t>
            </w:r>
          </w:p>
        </w:tc>
      </w:tr>
    </w:tbl>
    <w:p w14:paraId="2DACECEC">
      <w:pPr>
        <w:pStyle w:val="4"/>
        <w:widowControl/>
        <w:spacing w:beforeAutospacing="0" w:afterAutospacing="0" w:line="408" w:lineRule="auto"/>
        <w:rPr>
          <w:rFonts w:hint="default" w:ascii="Times New Roman" w:hAnsi="Times New Roman"/>
          <w:sz w:val="28"/>
          <w:szCs w:val="28"/>
        </w:rPr>
      </w:pPr>
      <w:bookmarkStart w:id="282" w:name="_Toc32425"/>
      <w:bookmarkStart w:id="283" w:name="_Toc17962"/>
      <w:bookmarkStart w:id="284" w:name="_Toc26635"/>
      <w:r>
        <w:rPr>
          <w:rFonts w:hint="default" w:ascii="Times New Roman" w:hAnsi="Times New Roman"/>
          <w:sz w:val="28"/>
          <w:szCs w:val="28"/>
        </w:rPr>
        <w:t>4.调整授信额度有效期</w:t>
      </w:r>
      <w:bookmarkEnd w:id="282"/>
      <w:bookmarkEnd w:id="283"/>
      <w:bookmarkEnd w:id="284"/>
    </w:p>
    <w:p w14:paraId="6B18019A">
      <w:pPr>
        <w:pStyle w:val="6"/>
        <w:rPr>
          <w:rFonts w:ascii="Times New Roman" w:hAnsi="Times New Roman"/>
        </w:rPr>
      </w:pPr>
      <w:bookmarkStart w:id="285" w:name="_Toc5347"/>
      <w:bookmarkStart w:id="286" w:name="_Toc1085"/>
      <w:r>
        <w:rPr>
          <w:rFonts w:ascii="Times New Roman" w:hAnsi="Times New Roman"/>
        </w:rPr>
        <w:t>4.1接口说明</w:t>
      </w:r>
      <w:bookmarkEnd w:id="285"/>
      <w:bookmarkEnd w:id="286"/>
    </w:p>
    <w:p w14:paraId="3F8A18FA">
      <w:pPr>
        <w:pStyle w:val="5"/>
        <w:spacing w:before="156" w:after="156"/>
        <w:ind w:firstLine="480"/>
      </w:pPr>
      <w:r>
        <w:t>给企业提供调整授信额度有效期接口，企业在月初未申报时下载的授信额度的有效期止为当月申报截止日期，超过授信额度有效期止后，无法开具货物运输服务发票，企业在完成申报或到达授信额度有效期止后，通过此接口调整授信额度有效期，并根据税局端返回的有效期更新本地授信额度有效期。</w:t>
      </w:r>
    </w:p>
    <w:p w14:paraId="3D377144">
      <w:pPr>
        <w:pStyle w:val="6"/>
        <w:rPr>
          <w:rFonts w:ascii="Times New Roman" w:hAnsi="Times New Roman"/>
        </w:rPr>
      </w:pPr>
      <w:bookmarkStart w:id="287" w:name="_Toc22376"/>
      <w:bookmarkStart w:id="288" w:name="_Toc16761"/>
      <w:r>
        <w:rPr>
          <w:rFonts w:ascii="Times New Roman" w:hAnsi="Times New Roman"/>
        </w:rPr>
        <w:t>4.2请求方式</w:t>
      </w:r>
      <w:bookmarkEnd w:id="287"/>
      <w:bookmarkEnd w:id="288"/>
    </w:p>
    <w:p w14:paraId="007176A9">
      <w:pPr>
        <w:pStyle w:val="5"/>
        <w:spacing w:before="156" w:after="156"/>
        <w:ind w:firstLine="480"/>
      </w:pPr>
      <w:r>
        <w:t>请求方式为POST</w:t>
      </w:r>
    </w:p>
    <w:p w14:paraId="71E7097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350520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9D14606">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408BF46">
      <w:pPr>
        <w:pStyle w:val="6"/>
        <w:rPr>
          <w:rFonts w:ascii="Times New Roman" w:hAnsi="Times New Roman"/>
        </w:rPr>
      </w:pPr>
      <w:bookmarkStart w:id="289" w:name="_Toc10260"/>
      <w:bookmarkStart w:id="290" w:name="_Toc32419"/>
      <w:r>
        <w:rPr>
          <w:rFonts w:ascii="Times New Roman" w:hAnsi="Times New Roman"/>
        </w:rPr>
        <w:t>4.3请求参数</w:t>
      </w:r>
      <w:bookmarkEnd w:id="289"/>
      <w:bookmarkEnd w:id="290"/>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F929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09E8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F4832E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A3AD47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29701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766232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51B43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72821C3">
            <w:pPr>
              <w:adjustRightInd w:val="0"/>
              <w:snapToGrid w:val="0"/>
              <w:jc w:val="center"/>
              <w:rPr>
                <w:b/>
                <w:szCs w:val="21"/>
              </w:rPr>
            </w:pPr>
            <w:r>
              <w:rPr>
                <w:b/>
                <w:szCs w:val="21"/>
              </w:rPr>
              <w:t>说明</w:t>
            </w:r>
          </w:p>
        </w:tc>
      </w:tr>
      <w:tr w14:paraId="26603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EF09EB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6579938">
            <w:pPr>
              <w:rPr>
                <w:sz w:val="22"/>
                <w:szCs w:val="22"/>
              </w:rPr>
            </w:pPr>
            <w:r>
              <w:rPr>
                <w:sz w:val="22"/>
                <w:szCs w:val="22"/>
              </w:rPr>
              <w:t>xsfnsrsbh</w:t>
            </w:r>
          </w:p>
        </w:tc>
        <w:tc>
          <w:tcPr>
            <w:tcW w:w="1843" w:type="dxa"/>
            <w:tcBorders>
              <w:top w:val="single" w:color="auto" w:sz="6" w:space="0"/>
            </w:tcBorders>
            <w:noWrap w:val="0"/>
            <w:vAlign w:val="center"/>
          </w:tcPr>
          <w:p w14:paraId="111A8E3E">
            <w:pPr>
              <w:rPr>
                <w:strike/>
                <w:sz w:val="22"/>
                <w:szCs w:val="22"/>
              </w:rPr>
            </w:pPr>
            <w:r>
              <w:t>统一社会信用代码/纳税人识别号/身份证件号码</w:t>
            </w:r>
          </w:p>
        </w:tc>
        <w:tc>
          <w:tcPr>
            <w:tcW w:w="1276" w:type="dxa"/>
            <w:tcBorders>
              <w:top w:val="single" w:color="auto" w:sz="6" w:space="0"/>
            </w:tcBorders>
            <w:noWrap w:val="0"/>
            <w:vAlign w:val="center"/>
          </w:tcPr>
          <w:p w14:paraId="33F90A7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36D469B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FC297D9">
            <w:pPr>
              <w:jc w:val="center"/>
              <w:rPr>
                <w:sz w:val="22"/>
                <w:szCs w:val="22"/>
              </w:rPr>
            </w:pPr>
            <w:r>
              <w:rPr>
                <w:sz w:val="22"/>
                <w:szCs w:val="22"/>
              </w:rPr>
              <w:t>是</w:t>
            </w:r>
          </w:p>
        </w:tc>
        <w:tc>
          <w:tcPr>
            <w:tcW w:w="1560" w:type="dxa"/>
            <w:tcBorders>
              <w:top w:val="single" w:color="auto" w:sz="6" w:space="0"/>
            </w:tcBorders>
            <w:noWrap w:val="0"/>
            <w:vAlign w:val="center"/>
          </w:tcPr>
          <w:p w14:paraId="7A539E24">
            <w:pPr>
              <w:rPr>
                <w:sz w:val="22"/>
                <w:szCs w:val="22"/>
              </w:rPr>
            </w:pPr>
          </w:p>
        </w:tc>
      </w:tr>
      <w:tr w14:paraId="585E7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B43C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01D1336">
            <w:pPr>
              <w:rPr>
                <w:strike/>
                <w:sz w:val="22"/>
                <w:szCs w:val="22"/>
              </w:rPr>
            </w:pPr>
            <w:r>
              <w:rPr>
                <w:sz w:val="22"/>
                <w:szCs w:val="22"/>
              </w:rPr>
              <w:t>sxedsq</w:t>
            </w:r>
          </w:p>
        </w:tc>
        <w:tc>
          <w:tcPr>
            <w:tcW w:w="1843" w:type="dxa"/>
            <w:noWrap w:val="0"/>
            <w:vAlign w:val="center"/>
          </w:tcPr>
          <w:p w14:paraId="311A9A5E">
            <w:pPr>
              <w:rPr>
                <w:sz w:val="22"/>
                <w:szCs w:val="22"/>
              </w:rPr>
            </w:pPr>
            <w:r>
              <w:t>授信额度属期</w:t>
            </w:r>
          </w:p>
        </w:tc>
        <w:tc>
          <w:tcPr>
            <w:tcW w:w="1276" w:type="dxa"/>
            <w:noWrap w:val="0"/>
            <w:vAlign w:val="center"/>
          </w:tcPr>
          <w:p w14:paraId="655EC06F">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4C5ABFC">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1262EA12">
            <w:pPr>
              <w:jc w:val="center"/>
              <w:rPr>
                <w:sz w:val="22"/>
                <w:szCs w:val="22"/>
              </w:rPr>
            </w:pPr>
            <w:r>
              <w:rPr>
                <w:sz w:val="22"/>
                <w:szCs w:val="22"/>
              </w:rPr>
              <w:t>是</w:t>
            </w:r>
          </w:p>
        </w:tc>
        <w:tc>
          <w:tcPr>
            <w:tcW w:w="1560" w:type="dxa"/>
            <w:noWrap w:val="0"/>
            <w:vAlign w:val="center"/>
          </w:tcPr>
          <w:p w14:paraId="5C30ABD2">
            <w:pPr>
              <w:adjustRightInd w:val="0"/>
              <w:snapToGrid w:val="0"/>
              <w:rPr>
                <w:sz w:val="22"/>
                <w:szCs w:val="22"/>
              </w:rPr>
            </w:pPr>
            <w:r>
              <w:rPr>
                <w:sz w:val="22"/>
                <w:szCs w:val="22"/>
              </w:rPr>
              <w:t>格式：yyyy-MM</w:t>
            </w:r>
          </w:p>
        </w:tc>
      </w:tr>
    </w:tbl>
    <w:p w14:paraId="4DE7A081">
      <w:pPr>
        <w:pStyle w:val="6"/>
        <w:rPr>
          <w:rFonts w:ascii="Times New Roman" w:hAnsi="Times New Roman"/>
          <w:vertAlign w:val="baseline"/>
        </w:rPr>
      </w:pPr>
      <w:bookmarkStart w:id="291" w:name="_Toc21310"/>
      <w:bookmarkStart w:id="292" w:name="_Toc5842"/>
      <w:r>
        <w:rPr>
          <w:rFonts w:ascii="Times New Roman" w:hAnsi="Times New Roman"/>
        </w:rPr>
        <w:t>4.4请求报文示例</w:t>
      </w:r>
      <w:bookmarkEnd w:id="291"/>
      <w:bookmarkEnd w:id="292"/>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786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166C31">
            <w:pPr>
              <w:pStyle w:val="5"/>
              <w:bidi w:val="0"/>
            </w:pPr>
            <w:r>
              <w:t>{</w:t>
            </w:r>
          </w:p>
          <w:p w14:paraId="59A68058">
            <w:pPr>
              <w:pStyle w:val="5"/>
              <w:bidi w:val="0"/>
            </w:pPr>
            <w:r>
              <w:tab/>
            </w:r>
            <w:r>
              <w:t>"xsfnsrsbh": "（销售方）统一社会信用代码/纳税人识别号/身份证件号码",</w:t>
            </w:r>
          </w:p>
          <w:p w14:paraId="0AA9686D">
            <w:pPr>
              <w:pStyle w:val="5"/>
              <w:bidi w:val="0"/>
            </w:pPr>
            <w:r>
              <w:tab/>
            </w:r>
            <w:r>
              <w:t>"sxedsq": "授信额度属期"</w:t>
            </w:r>
          </w:p>
          <w:p w14:paraId="7A1BE493">
            <w:pPr>
              <w:pStyle w:val="5"/>
              <w:bidi w:val="0"/>
            </w:pPr>
            <w:r>
              <w:t>}</w:t>
            </w:r>
          </w:p>
        </w:tc>
      </w:tr>
    </w:tbl>
    <w:p w14:paraId="6D0E8FD1">
      <w:pPr>
        <w:pStyle w:val="6"/>
        <w:rPr>
          <w:rFonts w:ascii="Times New Roman" w:hAnsi="Times New Roman"/>
        </w:rPr>
      </w:pPr>
      <w:bookmarkStart w:id="293" w:name="_Toc21996"/>
      <w:bookmarkStart w:id="294" w:name="_Toc18212"/>
      <w:r>
        <w:rPr>
          <w:rFonts w:ascii="Times New Roman" w:hAnsi="Times New Roman"/>
        </w:rPr>
        <w:t>4.5返回参数</w:t>
      </w:r>
      <w:bookmarkEnd w:id="293"/>
      <w:bookmarkEnd w:id="294"/>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BDB89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A60F9C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2839C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B4E43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58AE3B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D4B222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0DD35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9D514CD">
            <w:pPr>
              <w:adjustRightInd w:val="0"/>
              <w:snapToGrid w:val="0"/>
              <w:jc w:val="center"/>
              <w:rPr>
                <w:b/>
                <w:szCs w:val="21"/>
              </w:rPr>
            </w:pPr>
            <w:r>
              <w:rPr>
                <w:b/>
                <w:szCs w:val="21"/>
              </w:rPr>
              <w:t>说明</w:t>
            </w:r>
          </w:p>
        </w:tc>
      </w:tr>
      <w:tr w14:paraId="572E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2D93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40C60F97">
            <w:pPr>
              <w:rPr>
                <w:sz w:val="22"/>
                <w:szCs w:val="22"/>
              </w:rPr>
            </w:pPr>
            <w:r>
              <w:rPr>
                <w:sz w:val="22"/>
                <w:szCs w:val="22"/>
              </w:rPr>
              <w:t>returncode</w:t>
            </w:r>
          </w:p>
        </w:tc>
        <w:tc>
          <w:tcPr>
            <w:tcW w:w="1843" w:type="dxa"/>
            <w:noWrap w:val="0"/>
            <w:vAlign w:val="center"/>
          </w:tcPr>
          <w:p w14:paraId="2D7B1A2A">
            <w:r>
              <w:rPr>
                <w:sz w:val="22"/>
                <w:szCs w:val="22"/>
              </w:rPr>
              <w:t>返回码</w:t>
            </w:r>
          </w:p>
        </w:tc>
        <w:tc>
          <w:tcPr>
            <w:tcW w:w="1276" w:type="dxa"/>
            <w:noWrap w:val="0"/>
            <w:vAlign w:val="center"/>
          </w:tcPr>
          <w:p w14:paraId="3EDAFB82">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43FEF1B">
            <w:pPr>
              <w:jc w:val="center"/>
              <w:rPr>
                <w:sz w:val="22"/>
                <w:szCs w:val="22"/>
              </w:rPr>
            </w:pPr>
            <w:r>
              <w:rPr>
                <w:sz w:val="22"/>
                <w:szCs w:val="22"/>
              </w:rPr>
              <w:t>2</w:t>
            </w:r>
          </w:p>
        </w:tc>
        <w:tc>
          <w:tcPr>
            <w:tcW w:w="708" w:type="dxa"/>
            <w:noWrap w:val="0"/>
            <w:vAlign w:val="center"/>
          </w:tcPr>
          <w:p w14:paraId="3C0DA167">
            <w:pPr>
              <w:jc w:val="center"/>
              <w:rPr>
                <w:sz w:val="22"/>
                <w:szCs w:val="22"/>
              </w:rPr>
            </w:pPr>
            <w:r>
              <w:rPr>
                <w:sz w:val="22"/>
                <w:szCs w:val="22"/>
              </w:rPr>
              <w:t>是</w:t>
            </w:r>
          </w:p>
        </w:tc>
        <w:tc>
          <w:tcPr>
            <w:tcW w:w="1560" w:type="dxa"/>
            <w:noWrap w:val="0"/>
            <w:vAlign w:val="center"/>
          </w:tcPr>
          <w:p w14:paraId="583B1BF3">
            <w:pPr>
              <w:rPr>
                <w:sz w:val="22"/>
                <w:szCs w:val="22"/>
              </w:rPr>
            </w:pPr>
            <w:r>
              <w:rPr>
                <w:sz w:val="22"/>
                <w:szCs w:val="22"/>
              </w:rPr>
              <w:t>00：成功</w:t>
            </w:r>
          </w:p>
          <w:p w14:paraId="6AC2CDB7">
            <w:pPr>
              <w:rPr>
                <w:sz w:val="22"/>
                <w:szCs w:val="22"/>
              </w:rPr>
            </w:pPr>
            <w:r>
              <w:rPr>
                <w:sz w:val="22"/>
                <w:szCs w:val="22"/>
              </w:rPr>
              <w:t>其它：失败</w:t>
            </w:r>
          </w:p>
        </w:tc>
      </w:tr>
      <w:tr w14:paraId="0ABB6B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A5FF8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A35B62B">
            <w:pPr>
              <w:rPr>
                <w:sz w:val="22"/>
                <w:szCs w:val="22"/>
              </w:rPr>
            </w:pPr>
            <w:r>
              <w:rPr>
                <w:sz w:val="22"/>
                <w:szCs w:val="22"/>
              </w:rPr>
              <w:t>returnmsg</w:t>
            </w:r>
          </w:p>
        </w:tc>
        <w:tc>
          <w:tcPr>
            <w:tcW w:w="1843" w:type="dxa"/>
            <w:noWrap w:val="0"/>
            <w:vAlign w:val="center"/>
          </w:tcPr>
          <w:p w14:paraId="6BE00C8B">
            <w:r>
              <w:rPr>
                <w:sz w:val="22"/>
                <w:szCs w:val="22"/>
              </w:rPr>
              <w:t>返回信息</w:t>
            </w:r>
          </w:p>
        </w:tc>
        <w:tc>
          <w:tcPr>
            <w:tcW w:w="1276" w:type="dxa"/>
            <w:noWrap w:val="0"/>
            <w:vAlign w:val="center"/>
          </w:tcPr>
          <w:p w14:paraId="5CF106EE">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3DD639B">
            <w:pPr>
              <w:jc w:val="center"/>
              <w:rPr>
                <w:sz w:val="22"/>
                <w:szCs w:val="22"/>
              </w:rPr>
            </w:pPr>
            <w:r>
              <w:rPr>
                <w:sz w:val="22"/>
                <w:szCs w:val="22"/>
              </w:rPr>
              <w:t>2000</w:t>
            </w:r>
          </w:p>
        </w:tc>
        <w:tc>
          <w:tcPr>
            <w:tcW w:w="708" w:type="dxa"/>
            <w:noWrap w:val="0"/>
            <w:vAlign w:val="center"/>
          </w:tcPr>
          <w:p w14:paraId="38FB6938">
            <w:pPr>
              <w:jc w:val="center"/>
              <w:rPr>
                <w:sz w:val="22"/>
                <w:szCs w:val="22"/>
              </w:rPr>
            </w:pPr>
            <w:r>
              <w:rPr>
                <w:sz w:val="22"/>
                <w:szCs w:val="22"/>
              </w:rPr>
              <w:t>否</w:t>
            </w:r>
          </w:p>
        </w:tc>
        <w:tc>
          <w:tcPr>
            <w:tcW w:w="1560" w:type="dxa"/>
            <w:noWrap w:val="0"/>
            <w:vAlign w:val="center"/>
          </w:tcPr>
          <w:p w14:paraId="5671FDEE">
            <w:pPr>
              <w:rPr>
                <w:sz w:val="22"/>
                <w:szCs w:val="22"/>
              </w:rPr>
            </w:pPr>
            <w:r>
              <w:rPr>
                <w:sz w:val="22"/>
                <w:szCs w:val="22"/>
              </w:rPr>
              <w:t>错误信息说明</w:t>
            </w:r>
          </w:p>
        </w:tc>
      </w:tr>
      <w:tr w14:paraId="352D5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6CD7B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13B0766">
            <w:pPr>
              <w:rPr>
                <w:sz w:val="22"/>
                <w:szCs w:val="22"/>
              </w:rPr>
            </w:pPr>
            <w:r>
              <w:rPr>
                <w:sz w:val="22"/>
                <w:szCs w:val="22"/>
              </w:rPr>
              <w:t>sxedsq</w:t>
            </w:r>
          </w:p>
        </w:tc>
        <w:tc>
          <w:tcPr>
            <w:tcW w:w="1843" w:type="dxa"/>
            <w:noWrap w:val="0"/>
            <w:vAlign w:val="center"/>
          </w:tcPr>
          <w:p w14:paraId="4B64E27F">
            <w:pPr>
              <w:rPr>
                <w:sz w:val="22"/>
                <w:szCs w:val="22"/>
              </w:rPr>
            </w:pPr>
            <w:r>
              <w:t>授信额度属期</w:t>
            </w:r>
          </w:p>
        </w:tc>
        <w:tc>
          <w:tcPr>
            <w:tcW w:w="1276" w:type="dxa"/>
            <w:noWrap w:val="0"/>
            <w:vAlign w:val="center"/>
          </w:tcPr>
          <w:p w14:paraId="61A2B07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EDAD3">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21457C13">
            <w:pPr>
              <w:jc w:val="center"/>
              <w:rPr>
                <w:sz w:val="22"/>
                <w:szCs w:val="22"/>
              </w:rPr>
            </w:pPr>
            <w:r>
              <w:rPr>
                <w:sz w:val="22"/>
                <w:szCs w:val="22"/>
              </w:rPr>
              <w:t>是</w:t>
            </w:r>
          </w:p>
        </w:tc>
        <w:tc>
          <w:tcPr>
            <w:tcW w:w="1560" w:type="dxa"/>
            <w:noWrap w:val="0"/>
            <w:vAlign w:val="center"/>
          </w:tcPr>
          <w:p w14:paraId="34231934">
            <w:pPr>
              <w:adjustRightInd w:val="0"/>
              <w:snapToGrid w:val="0"/>
              <w:rPr>
                <w:sz w:val="22"/>
                <w:szCs w:val="22"/>
              </w:rPr>
            </w:pPr>
            <w:r>
              <w:rPr>
                <w:sz w:val="22"/>
                <w:szCs w:val="22"/>
              </w:rPr>
              <w:t>格式：yyyy-MM</w:t>
            </w:r>
          </w:p>
        </w:tc>
      </w:tr>
      <w:tr w14:paraId="16D98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E3D3C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10991621">
            <w:pPr>
              <w:rPr>
                <w:sz w:val="22"/>
                <w:szCs w:val="22"/>
              </w:rPr>
            </w:pPr>
            <w:r>
              <w:rPr>
                <w:sz w:val="22"/>
                <w:szCs w:val="22"/>
              </w:rPr>
              <w:t>syqjq</w:t>
            </w:r>
          </w:p>
        </w:tc>
        <w:tc>
          <w:tcPr>
            <w:tcW w:w="1843" w:type="dxa"/>
            <w:noWrap w:val="0"/>
            <w:vAlign w:val="center"/>
          </w:tcPr>
          <w:p w14:paraId="283DC18D">
            <w:pPr>
              <w:rPr>
                <w:sz w:val="22"/>
                <w:szCs w:val="22"/>
              </w:rPr>
            </w:pPr>
            <w:r>
              <w:rPr>
                <w:kern w:val="0"/>
                <w:sz w:val="22"/>
                <w:szCs w:val="22"/>
                <w:lang w:bidi="ar"/>
              </w:rPr>
              <w:t>授信额度使用区间起</w:t>
            </w:r>
          </w:p>
        </w:tc>
        <w:tc>
          <w:tcPr>
            <w:tcW w:w="1276" w:type="dxa"/>
            <w:noWrap w:val="0"/>
            <w:vAlign w:val="center"/>
          </w:tcPr>
          <w:p w14:paraId="60BC4584">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CF4E466">
            <w:pPr>
              <w:jc w:val="center"/>
              <w:rPr>
                <w:sz w:val="22"/>
                <w:szCs w:val="22"/>
              </w:rPr>
            </w:pPr>
          </w:p>
        </w:tc>
        <w:tc>
          <w:tcPr>
            <w:tcW w:w="708" w:type="dxa"/>
            <w:noWrap w:val="0"/>
            <w:vAlign w:val="center"/>
          </w:tcPr>
          <w:p w14:paraId="0C712E19">
            <w:pPr>
              <w:jc w:val="center"/>
              <w:rPr>
                <w:sz w:val="22"/>
                <w:szCs w:val="22"/>
              </w:rPr>
            </w:pPr>
            <w:r>
              <w:rPr>
                <w:sz w:val="22"/>
                <w:szCs w:val="22"/>
              </w:rPr>
              <w:t>否</w:t>
            </w:r>
          </w:p>
        </w:tc>
        <w:tc>
          <w:tcPr>
            <w:tcW w:w="1560" w:type="dxa"/>
            <w:noWrap w:val="0"/>
            <w:vAlign w:val="center"/>
          </w:tcPr>
          <w:p w14:paraId="6AB6C193">
            <w:pPr>
              <w:rPr>
                <w:sz w:val="22"/>
                <w:szCs w:val="22"/>
              </w:rPr>
            </w:pPr>
            <w:r>
              <w:rPr>
                <w:sz w:val="22"/>
                <w:szCs w:val="22"/>
              </w:rPr>
              <w:t>下载授信额度时，有此节点</w:t>
            </w:r>
          </w:p>
          <w:p w14:paraId="7884067D">
            <w:pPr>
              <w:rPr>
                <w:sz w:val="22"/>
                <w:szCs w:val="22"/>
              </w:rPr>
            </w:pPr>
            <w:r>
              <w:rPr>
                <w:sz w:val="22"/>
                <w:szCs w:val="22"/>
              </w:rPr>
              <w:t>服务发票开票日期在授信额度使用区间（含）时才可以使用</w:t>
            </w:r>
            <w:r>
              <w:rPr>
                <w:szCs w:val="21"/>
              </w:rPr>
              <w:t>.格式：yyyymmdd</w:t>
            </w:r>
          </w:p>
        </w:tc>
      </w:tr>
      <w:tr w14:paraId="71CF6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E893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980401D">
            <w:pPr>
              <w:rPr>
                <w:sz w:val="22"/>
                <w:szCs w:val="22"/>
              </w:rPr>
            </w:pPr>
            <w:r>
              <w:rPr>
                <w:sz w:val="22"/>
                <w:szCs w:val="22"/>
              </w:rPr>
              <w:t>syqjz</w:t>
            </w:r>
          </w:p>
        </w:tc>
        <w:tc>
          <w:tcPr>
            <w:tcW w:w="1843" w:type="dxa"/>
            <w:noWrap w:val="0"/>
            <w:vAlign w:val="center"/>
          </w:tcPr>
          <w:p w14:paraId="01FBC2D7">
            <w:pPr>
              <w:rPr>
                <w:sz w:val="22"/>
                <w:szCs w:val="22"/>
              </w:rPr>
            </w:pPr>
            <w:r>
              <w:rPr>
                <w:kern w:val="0"/>
                <w:sz w:val="22"/>
                <w:szCs w:val="22"/>
                <w:lang w:bidi="ar"/>
              </w:rPr>
              <w:t>授信额度使用区间止</w:t>
            </w:r>
          </w:p>
        </w:tc>
        <w:tc>
          <w:tcPr>
            <w:tcW w:w="1276" w:type="dxa"/>
            <w:noWrap w:val="0"/>
            <w:vAlign w:val="center"/>
          </w:tcPr>
          <w:p w14:paraId="58A0D759">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463A468">
            <w:pPr>
              <w:jc w:val="center"/>
              <w:rPr>
                <w:sz w:val="22"/>
                <w:szCs w:val="22"/>
              </w:rPr>
            </w:pPr>
          </w:p>
        </w:tc>
        <w:tc>
          <w:tcPr>
            <w:tcW w:w="708" w:type="dxa"/>
            <w:noWrap w:val="0"/>
            <w:vAlign w:val="center"/>
          </w:tcPr>
          <w:p w14:paraId="02376BF7">
            <w:pPr>
              <w:jc w:val="center"/>
              <w:rPr>
                <w:sz w:val="22"/>
                <w:szCs w:val="22"/>
              </w:rPr>
            </w:pPr>
            <w:r>
              <w:rPr>
                <w:sz w:val="22"/>
                <w:szCs w:val="22"/>
              </w:rPr>
              <w:t>否</w:t>
            </w:r>
          </w:p>
        </w:tc>
        <w:tc>
          <w:tcPr>
            <w:tcW w:w="1560" w:type="dxa"/>
            <w:noWrap w:val="0"/>
            <w:vAlign w:val="center"/>
          </w:tcPr>
          <w:p w14:paraId="2FE59C19">
            <w:pPr>
              <w:rPr>
                <w:sz w:val="22"/>
                <w:szCs w:val="22"/>
              </w:rPr>
            </w:pPr>
            <w:r>
              <w:rPr>
                <w:sz w:val="22"/>
                <w:szCs w:val="22"/>
              </w:rPr>
              <w:t>下载授信额度时，有此节点</w:t>
            </w:r>
          </w:p>
          <w:p w14:paraId="2727DC5E">
            <w:pPr>
              <w:rPr>
                <w:sz w:val="22"/>
                <w:szCs w:val="22"/>
              </w:rPr>
            </w:pPr>
            <w:r>
              <w:rPr>
                <w:sz w:val="22"/>
                <w:szCs w:val="22"/>
              </w:rPr>
              <w:t>服务发票开票日期在授信额度使用区间（含）时才可以使用.</w:t>
            </w:r>
            <w:r>
              <w:rPr>
                <w:szCs w:val="21"/>
              </w:rPr>
              <w:t>格式：yyyymmdd</w:t>
            </w:r>
          </w:p>
        </w:tc>
      </w:tr>
    </w:tbl>
    <w:p w14:paraId="3FF37705">
      <w:pPr>
        <w:pStyle w:val="6"/>
        <w:rPr>
          <w:rFonts w:ascii="Times New Roman" w:hAnsi="Times New Roman"/>
        </w:rPr>
      </w:pPr>
      <w:bookmarkStart w:id="295" w:name="_Toc23964"/>
      <w:bookmarkStart w:id="296" w:name="_Toc25716"/>
      <w:r>
        <w:rPr>
          <w:rFonts w:ascii="Times New Roman" w:hAnsi="Times New Roman"/>
        </w:rPr>
        <w:t>4.6返回报文示例</w:t>
      </w:r>
      <w:bookmarkEnd w:id="295"/>
      <w:bookmarkEnd w:id="296"/>
    </w:p>
    <w:p w14:paraId="6FF9C516">
      <w:pPr>
        <w:pStyle w:val="5"/>
        <w:rPr>
          <w:vertAlign w:val="baseline"/>
        </w:rPr>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F6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81651">
            <w:pPr>
              <w:pStyle w:val="5"/>
              <w:bidi w:val="0"/>
            </w:pPr>
            <w:r>
              <w:t>{</w:t>
            </w:r>
          </w:p>
          <w:p w14:paraId="5809FF9F">
            <w:pPr>
              <w:pStyle w:val="5"/>
              <w:bidi w:val="0"/>
            </w:pPr>
            <w:r>
              <w:tab/>
            </w:r>
            <w:r>
              <w:t>"Response":{</w:t>
            </w:r>
          </w:p>
          <w:p w14:paraId="3436CE76">
            <w:pPr>
              <w:pStyle w:val="5"/>
              <w:bidi w:val="0"/>
            </w:pPr>
            <w:r>
              <w:tab/>
            </w:r>
            <w:r>
              <w:tab/>
            </w:r>
            <w:r>
              <w:t>"RequestId": "16位随机数字和字母组合",</w:t>
            </w:r>
          </w:p>
          <w:p w14:paraId="57A63B68">
            <w:pPr>
              <w:pStyle w:val="5"/>
              <w:bidi w:val="0"/>
            </w:pPr>
            <w:r>
              <w:tab/>
            </w:r>
            <w:r>
              <w:tab/>
            </w:r>
            <w:r>
              <w:t>"Data": {</w:t>
            </w:r>
          </w:p>
          <w:p w14:paraId="3490331C">
            <w:pPr>
              <w:pStyle w:val="5"/>
              <w:bidi w:val="0"/>
            </w:pPr>
            <w:r>
              <w:t xml:space="preserve">          "returncode": "00",</w:t>
            </w:r>
          </w:p>
          <w:p w14:paraId="2053B2E6">
            <w:pPr>
              <w:pStyle w:val="5"/>
              <w:bidi w:val="0"/>
            </w:pPr>
            <w:r>
              <w:t xml:space="preserve">          "returnmsg": "成功",</w:t>
            </w:r>
          </w:p>
          <w:p w14:paraId="793CAC32">
            <w:pPr>
              <w:pStyle w:val="5"/>
              <w:bidi w:val="0"/>
            </w:pPr>
            <w:r>
              <w:t xml:space="preserve">          "sxedsq ": "授信额度属期",</w:t>
            </w:r>
          </w:p>
          <w:p w14:paraId="704411E4">
            <w:pPr>
              <w:pStyle w:val="5"/>
              <w:bidi w:val="0"/>
            </w:pPr>
            <w:r>
              <w:tab/>
            </w:r>
            <w:r>
              <w:tab/>
            </w:r>
            <w:r>
              <w:tab/>
            </w:r>
            <w:r>
              <w:t>"syqjq ": "授信额度使用区间起"</w:t>
            </w:r>
          </w:p>
          <w:p w14:paraId="51CC64ED">
            <w:pPr>
              <w:pStyle w:val="5"/>
              <w:bidi w:val="0"/>
            </w:pPr>
            <w:r>
              <w:t xml:space="preserve">          "syqjz ": "授信额度使用区间止"</w:t>
            </w:r>
          </w:p>
          <w:p w14:paraId="2BDCA73A">
            <w:pPr>
              <w:pStyle w:val="5"/>
              <w:bidi w:val="0"/>
            </w:pPr>
            <w:r>
              <w:t>}</w:t>
            </w:r>
          </w:p>
          <w:p w14:paraId="702A7B6B">
            <w:pPr>
              <w:pStyle w:val="5"/>
              <w:bidi w:val="0"/>
            </w:pPr>
            <w:r>
              <w:tab/>
            </w:r>
            <w:r>
              <w:t>}</w:t>
            </w:r>
          </w:p>
          <w:p w14:paraId="741D1D73">
            <w:pPr>
              <w:pStyle w:val="5"/>
              <w:bidi w:val="0"/>
            </w:pPr>
            <w:r>
              <w:t>}</w:t>
            </w:r>
          </w:p>
        </w:tc>
      </w:tr>
    </w:tbl>
    <w:p w14:paraId="64B5C3B6">
      <w:pPr>
        <w:pStyle w:val="5"/>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EB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0E0D60">
            <w:pPr>
              <w:pStyle w:val="5"/>
              <w:bidi w:val="0"/>
            </w:pPr>
            <w:r>
              <w:t>{</w:t>
            </w:r>
          </w:p>
          <w:p w14:paraId="3143501F">
            <w:pPr>
              <w:pStyle w:val="5"/>
              <w:bidi w:val="0"/>
            </w:pPr>
            <w:r>
              <w:tab/>
            </w:r>
            <w:r>
              <w:t>"Response":{</w:t>
            </w:r>
          </w:p>
          <w:p w14:paraId="0B3BD5F3">
            <w:pPr>
              <w:pStyle w:val="5"/>
              <w:bidi w:val="0"/>
            </w:pPr>
            <w:r>
              <w:tab/>
            </w:r>
            <w:r>
              <w:tab/>
            </w:r>
            <w:r>
              <w:t>"RequestId": "16位随机数字和字母组合",</w:t>
            </w:r>
          </w:p>
          <w:p w14:paraId="6DB93657">
            <w:pPr>
              <w:pStyle w:val="5"/>
              <w:bidi w:val="0"/>
            </w:pPr>
            <w:r>
              <w:tab/>
            </w:r>
            <w:r>
              <w:tab/>
            </w:r>
            <w:r>
              <w:t>"Error":{</w:t>
            </w:r>
          </w:p>
          <w:p w14:paraId="1F458F4A">
            <w:pPr>
              <w:pStyle w:val="5"/>
              <w:bidi w:val="0"/>
            </w:pPr>
            <w:r>
              <w:tab/>
            </w:r>
            <w:r>
              <w:tab/>
            </w:r>
            <w:r>
              <w:tab/>
            </w:r>
            <w:r>
              <w:t>"Code": "01”,</w:t>
            </w:r>
          </w:p>
          <w:p w14:paraId="220CC987">
            <w:pPr>
              <w:pStyle w:val="5"/>
              <w:bidi w:val="0"/>
            </w:pPr>
            <w:r>
              <w:tab/>
            </w:r>
            <w:r>
              <w:tab/>
            </w:r>
            <w:r>
              <w:tab/>
            </w:r>
            <w:r>
              <w:t>"Message": "错误说明"</w:t>
            </w:r>
          </w:p>
          <w:p w14:paraId="3916FDE6">
            <w:pPr>
              <w:pStyle w:val="5"/>
              <w:bidi w:val="0"/>
            </w:pPr>
            <w:r>
              <w:t>}</w:t>
            </w:r>
          </w:p>
          <w:p w14:paraId="019D9EC4">
            <w:pPr>
              <w:pStyle w:val="5"/>
              <w:bidi w:val="0"/>
            </w:pPr>
            <w:r>
              <w:tab/>
            </w:r>
            <w:r>
              <w:t>}</w:t>
            </w:r>
          </w:p>
          <w:p w14:paraId="7BCAB2B8">
            <w:pPr>
              <w:pStyle w:val="5"/>
              <w:bidi w:val="0"/>
            </w:pPr>
            <w:r>
              <w:t>}</w:t>
            </w:r>
          </w:p>
        </w:tc>
      </w:tr>
    </w:tbl>
    <w:p w14:paraId="2D147426">
      <w:pPr>
        <w:pStyle w:val="4"/>
        <w:widowControl/>
        <w:spacing w:beforeAutospacing="0" w:afterAutospacing="0" w:line="408" w:lineRule="auto"/>
        <w:rPr>
          <w:rFonts w:hint="default" w:ascii="Times New Roman" w:hAnsi="Times New Roman"/>
          <w:sz w:val="28"/>
          <w:szCs w:val="28"/>
        </w:rPr>
      </w:pPr>
      <w:bookmarkStart w:id="297" w:name="_Toc9155"/>
      <w:bookmarkStart w:id="298" w:name="_Toc21998"/>
      <w:bookmarkStart w:id="299" w:name="_Toc28474"/>
      <w:r>
        <w:rPr>
          <w:rFonts w:hint="default" w:ascii="Times New Roman" w:hAnsi="Times New Roman"/>
          <w:sz w:val="28"/>
          <w:szCs w:val="28"/>
        </w:rPr>
        <w:t>5.查询纳税人风险信息</w:t>
      </w:r>
      <w:bookmarkEnd w:id="297"/>
      <w:bookmarkEnd w:id="298"/>
      <w:bookmarkEnd w:id="299"/>
    </w:p>
    <w:p w14:paraId="5466CDA8">
      <w:pPr>
        <w:pStyle w:val="6"/>
        <w:rPr>
          <w:rFonts w:ascii="Times New Roman" w:hAnsi="Times New Roman"/>
        </w:rPr>
      </w:pPr>
      <w:bookmarkStart w:id="300" w:name="_Toc18420"/>
      <w:bookmarkStart w:id="301" w:name="_Toc29974"/>
      <w:r>
        <w:rPr>
          <w:rFonts w:ascii="Times New Roman" w:hAnsi="Times New Roman"/>
        </w:rPr>
        <w:t>5.1接口说明</w:t>
      </w:r>
      <w:bookmarkEnd w:id="300"/>
      <w:bookmarkEnd w:id="301"/>
    </w:p>
    <w:p w14:paraId="5323D370">
      <w:pPr>
        <w:pStyle w:val="5"/>
      </w:pPr>
      <w:r>
        <w:t>向企业提供查询纳税人风险信息的功能，企业可将查询的风险信息保存在本地。在开票时自校验该接口获取的风险信息是否满足开具发票的条件，控制高风险企业操作涉税业务。</w:t>
      </w:r>
    </w:p>
    <w:p w14:paraId="5B5519A6">
      <w:pPr>
        <w:pStyle w:val="6"/>
        <w:rPr>
          <w:rFonts w:ascii="Times New Roman" w:hAnsi="Times New Roman"/>
        </w:rPr>
      </w:pPr>
      <w:bookmarkStart w:id="302" w:name="_Toc9079"/>
      <w:bookmarkStart w:id="303" w:name="_Toc30321"/>
      <w:r>
        <w:rPr>
          <w:rFonts w:ascii="Times New Roman" w:hAnsi="Times New Roman"/>
        </w:rPr>
        <w:t>5.2请求方式</w:t>
      </w:r>
      <w:bookmarkEnd w:id="302"/>
      <w:bookmarkEnd w:id="303"/>
    </w:p>
    <w:p w14:paraId="205F0FE9">
      <w:pPr>
        <w:pStyle w:val="5"/>
        <w:ind w:firstLine="0"/>
      </w:pPr>
      <w:r>
        <w:t>请求方式为POST</w:t>
      </w:r>
    </w:p>
    <w:p w14:paraId="1CDF9EA5">
      <w:pPr>
        <w:pStyle w:val="25"/>
        <w:widowControl/>
        <w:numPr>
          <w:ilvl w:val="0"/>
          <w:numId w:val="0"/>
        </w:numPr>
        <w:spacing w:before="120" w:after="120" w:line="360" w:lineRule="auto"/>
        <w:ind w:leftChars="0"/>
        <w:jc w:val="left"/>
      </w:pPr>
      <w:bookmarkStart w:id="304" w:name="OLE_LINK18"/>
      <w:r>
        <w:rPr>
          <w:rFonts w:hint="eastAsia"/>
          <w:sz w:val="24"/>
        </w:rPr>
        <w:t>●</w:t>
      </w:r>
      <w:r>
        <w:rPr>
          <w:rFonts w:hint="default"/>
          <w:sz w:val="24"/>
          <w:lang w:val="en-US"/>
        </w:rPr>
        <w:t xml:space="preserve"> </w:t>
      </w:r>
      <w:r>
        <w:t>path 指该参数为路径参数</w:t>
      </w:r>
    </w:p>
    <w:p w14:paraId="7C8CBEE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8E5D63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bookmarkEnd w:id="304"/>
    <w:p w14:paraId="5D8EDFC6">
      <w:pPr>
        <w:pStyle w:val="6"/>
        <w:rPr>
          <w:rFonts w:ascii="Times New Roman" w:hAnsi="Times New Roman"/>
        </w:rPr>
      </w:pPr>
      <w:bookmarkStart w:id="305" w:name="_Toc5497"/>
      <w:bookmarkStart w:id="306" w:name="_Toc18487"/>
      <w:r>
        <w:rPr>
          <w:rFonts w:ascii="Times New Roman" w:hAnsi="Times New Roman"/>
        </w:rPr>
        <w:t>5.3请求参数</w:t>
      </w:r>
      <w:bookmarkEnd w:id="305"/>
      <w:bookmarkEnd w:id="30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05E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999A56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ACC6B2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6A902B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0E269A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2F6D0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307340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403BB2F">
            <w:pPr>
              <w:adjustRightInd w:val="0"/>
              <w:snapToGrid w:val="0"/>
              <w:jc w:val="center"/>
              <w:rPr>
                <w:b/>
                <w:szCs w:val="21"/>
              </w:rPr>
            </w:pPr>
            <w:r>
              <w:rPr>
                <w:b/>
                <w:szCs w:val="21"/>
              </w:rPr>
              <w:t>说明</w:t>
            </w:r>
          </w:p>
        </w:tc>
      </w:tr>
      <w:tr w14:paraId="431A7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45504E6">
            <w:pPr>
              <w:numPr>
                <w:ilvl w:val="0"/>
                <w:numId w:val="0"/>
              </w:numPr>
              <w:ind w:leftChars="0"/>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77677593">
            <w:pPr>
              <w:rPr>
                <w:sz w:val="22"/>
                <w:szCs w:val="22"/>
              </w:rPr>
            </w:pPr>
            <w:r>
              <w:rPr>
                <w:sz w:val="22"/>
                <w:szCs w:val="22"/>
              </w:rPr>
              <w:t>nsrsbh</w:t>
            </w:r>
          </w:p>
        </w:tc>
        <w:tc>
          <w:tcPr>
            <w:tcW w:w="1843" w:type="dxa"/>
            <w:tcBorders>
              <w:top w:val="single" w:color="auto" w:sz="6" w:space="0"/>
            </w:tcBorders>
            <w:noWrap w:val="0"/>
            <w:vAlign w:val="center"/>
          </w:tcPr>
          <w:p w14:paraId="09AFE28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B92908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CBE3BE7">
            <w:pPr>
              <w:jc w:val="center"/>
              <w:rPr>
                <w:sz w:val="22"/>
                <w:szCs w:val="22"/>
              </w:rPr>
            </w:pPr>
            <w:r>
              <w:rPr>
                <w:sz w:val="22"/>
                <w:szCs w:val="22"/>
              </w:rPr>
              <w:t>20</w:t>
            </w:r>
          </w:p>
        </w:tc>
        <w:tc>
          <w:tcPr>
            <w:tcW w:w="708" w:type="dxa"/>
            <w:tcBorders>
              <w:top w:val="single" w:color="auto" w:sz="6" w:space="0"/>
            </w:tcBorders>
            <w:noWrap w:val="0"/>
            <w:vAlign w:val="center"/>
          </w:tcPr>
          <w:p w14:paraId="0A487611">
            <w:pPr>
              <w:jc w:val="center"/>
              <w:rPr>
                <w:sz w:val="22"/>
                <w:szCs w:val="22"/>
              </w:rPr>
            </w:pPr>
            <w:r>
              <w:rPr>
                <w:sz w:val="22"/>
                <w:szCs w:val="22"/>
              </w:rPr>
              <w:t>是</w:t>
            </w:r>
          </w:p>
        </w:tc>
        <w:tc>
          <w:tcPr>
            <w:tcW w:w="1560" w:type="dxa"/>
            <w:tcBorders>
              <w:top w:val="single" w:color="auto" w:sz="6" w:space="0"/>
            </w:tcBorders>
            <w:noWrap w:val="0"/>
            <w:vAlign w:val="center"/>
          </w:tcPr>
          <w:p w14:paraId="1F040340">
            <w:pPr>
              <w:rPr>
                <w:sz w:val="22"/>
                <w:szCs w:val="22"/>
              </w:rPr>
            </w:pPr>
            <w:r>
              <w:rPr>
                <w:sz w:val="22"/>
                <w:szCs w:val="22"/>
              </w:rPr>
              <w:t>开票纳税人识别号/统一社会信用代码</w:t>
            </w:r>
          </w:p>
        </w:tc>
      </w:tr>
    </w:tbl>
    <w:p w14:paraId="0F66A98F">
      <w:pPr>
        <w:pStyle w:val="6"/>
        <w:rPr>
          <w:rFonts w:ascii="Times New Roman" w:hAnsi="Times New Roman"/>
          <w:vertAlign w:val="baseline"/>
        </w:rPr>
      </w:pPr>
      <w:bookmarkStart w:id="307" w:name="_Toc17785"/>
      <w:bookmarkStart w:id="308" w:name="_Toc20564"/>
      <w:r>
        <w:rPr>
          <w:rFonts w:ascii="Times New Roman" w:hAnsi="Times New Roman"/>
        </w:rPr>
        <w:t>5.4请求报文示例</w:t>
      </w:r>
      <w:bookmarkEnd w:id="307"/>
      <w:bookmarkEnd w:id="30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29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DDF2E8">
            <w:pPr>
              <w:pStyle w:val="5"/>
              <w:bidi w:val="0"/>
            </w:pPr>
            <w:r>
              <w:t>{</w:t>
            </w:r>
          </w:p>
          <w:p w14:paraId="77266A05">
            <w:pPr>
              <w:pStyle w:val="5"/>
              <w:bidi w:val="0"/>
            </w:pPr>
            <w:r>
              <w:tab/>
            </w:r>
            <w:r>
              <w:t>"nsrsbh": "纳税人识别号/统一社会信用代码"</w:t>
            </w:r>
          </w:p>
          <w:p w14:paraId="58D3ADA0">
            <w:pPr>
              <w:pStyle w:val="5"/>
              <w:bidi w:val="0"/>
            </w:pPr>
            <w:r>
              <w:t>}</w:t>
            </w:r>
          </w:p>
        </w:tc>
      </w:tr>
    </w:tbl>
    <w:p w14:paraId="1D62A8FF">
      <w:pPr>
        <w:pStyle w:val="6"/>
        <w:rPr>
          <w:rFonts w:ascii="Times New Roman" w:hAnsi="Times New Roman"/>
        </w:rPr>
      </w:pPr>
      <w:bookmarkStart w:id="309" w:name="_Toc22946"/>
      <w:bookmarkStart w:id="310" w:name="_Toc20893"/>
      <w:r>
        <w:rPr>
          <w:rFonts w:ascii="Times New Roman" w:hAnsi="Times New Roman"/>
        </w:rPr>
        <w:t>5.5返回参数</w:t>
      </w:r>
      <w:bookmarkEnd w:id="309"/>
      <w:bookmarkEnd w:id="310"/>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2E7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04E015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A3E9B1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07267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49DB4C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67128F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0110C4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45DEBD5">
            <w:pPr>
              <w:adjustRightInd w:val="0"/>
              <w:snapToGrid w:val="0"/>
              <w:jc w:val="center"/>
              <w:rPr>
                <w:b/>
                <w:szCs w:val="21"/>
              </w:rPr>
            </w:pPr>
            <w:r>
              <w:rPr>
                <w:b/>
                <w:szCs w:val="21"/>
              </w:rPr>
              <w:t>说明</w:t>
            </w:r>
          </w:p>
        </w:tc>
      </w:tr>
      <w:tr w14:paraId="56888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6418F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734E9B7">
            <w:pPr>
              <w:rPr>
                <w:sz w:val="22"/>
                <w:szCs w:val="22"/>
              </w:rPr>
            </w:pPr>
            <w:r>
              <w:rPr>
                <w:sz w:val="22"/>
                <w:szCs w:val="22"/>
              </w:rPr>
              <w:t>returncode</w:t>
            </w:r>
          </w:p>
        </w:tc>
        <w:tc>
          <w:tcPr>
            <w:tcW w:w="1843" w:type="dxa"/>
            <w:noWrap w:val="0"/>
            <w:vAlign w:val="center"/>
          </w:tcPr>
          <w:p w14:paraId="51A296E7">
            <w:pPr>
              <w:rPr>
                <w:sz w:val="22"/>
                <w:szCs w:val="22"/>
              </w:rPr>
            </w:pPr>
            <w:r>
              <w:rPr>
                <w:sz w:val="22"/>
                <w:szCs w:val="22"/>
              </w:rPr>
              <w:t>返回码</w:t>
            </w:r>
          </w:p>
        </w:tc>
        <w:tc>
          <w:tcPr>
            <w:tcW w:w="1276" w:type="dxa"/>
            <w:noWrap w:val="0"/>
            <w:vAlign w:val="center"/>
          </w:tcPr>
          <w:p w14:paraId="1365C24E">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5A8659E">
            <w:pPr>
              <w:jc w:val="center"/>
              <w:rPr>
                <w:sz w:val="22"/>
                <w:szCs w:val="22"/>
              </w:rPr>
            </w:pPr>
            <w:r>
              <w:rPr>
                <w:sz w:val="22"/>
                <w:szCs w:val="22"/>
              </w:rPr>
              <w:t>2</w:t>
            </w:r>
          </w:p>
        </w:tc>
        <w:tc>
          <w:tcPr>
            <w:tcW w:w="708" w:type="dxa"/>
            <w:noWrap w:val="0"/>
            <w:vAlign w:val="center"/>
          </w:tcPr>
          <w:p w14:paraId="6BDBFCF5">
            <w:pPr>
              <w:jc w:val="center"/>
              <w:rPr>
                <w:sz w:val="22"/>
                <w:szCs w:val="22"/>
              </w:rPr>
            </w:pPr>
            <w:r>
              <w:rPr>
                <w:sz w:val="22"/>
                <w:szCs w:val="22"/>
              </w:rPr>
              <w:t>是</w:t>
            </w:r>
          </w:p>
        </w:tc>
        <w:tc>
          <w:tcPr>
            <w:tcW w:w="1560" w:type="dxa"/>
            <w:noWrap w:val="0"/>
            <w:vAlign w:val="center"/>
          </w:tcPr>
          <w:p w14:paraId="410D2022">
            <w:pPr>
              <w:rPr>
                <w:sz w:val="22"/>
                <w:szCs w:val="22"/>
              </w:rPr>
            </w:pPr>
            <w:r>
              <w:rPr>
                <w:sz w:val="22"/>
                <w:szCs w:val="22"/>
              </w:rPr>
              <w:t>00：成功</w:t>
            </w:r>
          </w:p>
          <w:p w14:paraId="1E33BC49">
            <w:pPr>
              <w:rPr>
                <w:sz w:val="22"/>
                <w:szCs w:val="22"/>
              </w:rPr>
            </w:pPr>
            <w:r>
              <w:rPr>
                <w:sz w:val="22"/>
                <w:szCs w:val="22"/>
              </w:rPr>
              <w:t>其它：失败</w:t>
            </w:r>
          </w:p>
        </w:tc>
      </w:tr>
      <w:tr w14:paraId="45B6B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E4EB9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CB503CD">
            <w:pPr>
              <w:rPr>
                <w:sz w:val="22"/>
                <w:szCs w:val="22"/>
              </w:rPr>
            </w:pPr>
            <w:r>
              <w:rPr>
                <w:sz w:val="22"/>
                <w:szCs w:val="22"/>
              </w:rPr>
              <w:t>returnmsg</w:t>
            </w:r>
          </w:p>
        </w:tc>
        <w:tc>
          <w:tcPr>
            <w:tcW w:w="1843" w:type="dxa"/>
            <w:noWrap w:val="0"/>
            <w:vAlign w:val="center"/>
          </w:tcPr>
          <w:p w14:paraId="45865378">
            <w:pPr>
              <w:rPr>
                <w:sz w:val="22"/>
                <w:szCs w:val="22"/>
              </w:rPr>
            </w:pPr>
            <w:r>
              <w:rPr>
                <w:sz w:val="22"/>
                <w:szCs w:val="22"/>
              </w:rPr>
              <w:t>返回信息</w:t>
            </w:r>
          </w:p>
        </w:tc>
        <w:tc>
          <w:tcPr>
            <w:tcW w:w="1276" w:type="dxa"/>
            <w:noWrap w:val="0"/>
            <w:vAlign w:val="center"/>
          </w:tcPr>
          <w:p w14:paraId="6C01D53E">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E7D3796">
            <w:pPr>
              <w:jc w:val="center"/>
              <w:rPr>
                <w:sz w:val="22"/>
                <w:szCs w:val="22"/>
              </w:rPr>
            </w:pPr>
            <w:r>
              <w:rPr>
                <w:sz w:val="22"/>
                <w:szCs w:val="22"/>
              </w:rPr>
              <w:t>2000</w:t>
            </w:r>
          </w:p>
        </w:tc>
        <w:tc>
          <w:tcPr>
            <w:tcW w:w="708" w:type="dxa"/>
            <w:noWrap w:val="0"/>
            <w:vAlign w:val="center"/>
          </w:tcPr>
          <w:p w14:paraId="45730B9D">
            <w:pPr>
              <w:jc w:val="center"/>
              <w:rPr>
                <w:sz w:val="22"/>
                <w:szCs w:val="22"/>
              </w:rPr>
            </w:pPr>
            <w:r>
              <w:rPr>
                <w:sz w:val="22"/>
                <w:szCs w:val="22"/>
              </w:rPr>
              <w:t>否</w:t>
            </w:r>
          </w:p>
        </w:tc>
        <w:tc>
          <w:tcPr>
            <w:tcW w:w="1560" w:type="dxa"/>
            <w:noWrap w:val="0"/>
            <w:vAlign w:val="center"/>
          </w:tcPr>
          <w:p w14:paraId="63017E81">
            <w:pPr>
              <w:rPr>
                <w:sz w:val="22"/>
                <w:szCs w:val="22"/>
              </w:rPr>
            </w:pPr>
            <w:r>
              <w:rPr>
                <w:sz w:val="22"/>
                <w:szCs w:val="22"/>
              </w:rPr>
              <w:t>错误信息说明</w:t>
            </w:r>
          </w:p>
        </w:tc>
      </w:tr>
      <w:tr w14:paraId="1CE49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7879C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3A691E1">
            <w:pPr>
              <w:rPr>
                <w:sz w:val="22"/>
                <w:szCs w:val="22"/>
              </w:rPr>
            </w:pPr>
            <w:r>
              <w:rPr>
                <w:sz w:val="22"/>
                <w:szCs w:val="22"/>
              </w:rPr>
              <w:t>nsrsbh</w:t>
            </w:r>
          </w:p>
        </w:tc>
        <w:tc>
          <w:tcPr>
            <w:tcW w:w="1843" w:type="dxa"/>
            <w:noWrap w:val="0"/>
            <w:vAlign w:val="center"/>
          </w:tcPr>
          <w:p w14:paraId="741F18B3">
            <w:pPr>
              <w:rPr>
                <w:sz w:val="22"/>
                <w:szCs w:val="22"/>
              </w:rPr>
            </w:pPr>
            <w:r>
              <w:rPr>
                <w:sz w:val="22"/>
                <w:szCs w:val="22"/>
              </w:rPr>
              <w:t>纳税人识别号/统一社会信用代码</w:t>
            </w:r>
          </w:p>
        </w:tc>
        <w:tc>
          <w:tcPr>
            <w:tcW w:w="1276" w:type="dxa"/>
            <w:noWrap w:val="0"/>
            <w:vAlign w:val="center"/>
          </w:tcPr>
          <w:p w14:paraId="564DB673">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A41D11A">
            <w:pPr>
              <w:jc w:val="center"/>
              <w:rPr>
                <w:sz w:val="22"/>
                <w:szCs w:val="22"/>
              </w:rPr>
            </w:pPr>
            <w:r>
              <w:rPr>
                <w:sz w:val="22"/>
                <w:szCs w:val="22"/>
              </w:rPr>
              <w:t>20</w:t>
            </w:r>
          </w:p>
        </w:tc>
        <w:tc>
          <w:tcPr>
            <w:tcW w:w="708" w:type="dxa"/>
            <w:noWrap w:val="0"/>
            <w:vAlign w:val="center"/>
          </w:tcPr>
          <w:p w14:paraId="4B32D188">
            <w:pPr>
              <w:jc w:val="center"/>
              <w:rPr>
                <w:sz w:val="22"/>
                <w:szCs w:val="22"/>
              </w:rPr>
            </w:pPr>
            <w:r>
              <w:rPr>
                <w:sz w:val="22"/>
                <w:szCs w:val="22"/>
              </w:rPr>
              <w:t>是</w:t>
            </w:r>
          </w:p>
        </w:tc>
        <w:tc>
          <w:tcPr>
            <w:tcW w:w="1560" w:type="dxa"/>
            <w:noWrap w:val="0"/>
            <w:vAlign w:val="center"/>
          </w:tcPr>
          <w:p w14:paraId="1E7A3AD4">
            <w:pPr>
              <w:rPr>
                <w:sz w:val="22"/>
                <w:szCs w:val="22"/>
              </w:rPr>
            </w:pPr>
          </w:p>
        </w:tc>
      </w:tr>
      <w:tr w14:paraId="3FCE4D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06D0729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3BAC68D">
            <w:pPr>
              <w:rPr>
                <w:sz w:val="22"/>
                <w:szCs w:val="22"/>
              </w:rPr>
            </w:pPr>
            <w:r>
              <w:rPr>
                <w:sz w:val="22"/>
                <w:szCs w:val="22"/>
              </w:rPr>
              <w:t>fxnsrlx</w:t>
            </w:r>
          </w:p>
        </w:tc>
        <w:tc>
          <w:tcPr>
            <w:tcW w:w="1843" w:type="dxa"/>
            <w:noWrap w:val="0"/>
            <w:vAlign w:val="center"/>
          </w:tcPr>
          <w:p w14:paraId="1CB8E895">
            <w:pPr>
              <w:rPr>
                <w:sz w:val="22"/>
                <w:szCs w:val="22"/>
              </w:rPr>
            </w:pPr>
            <w:r>
              <w:rPr>
                <w:sz w:val="22"/>
                <w:szCs w:val="22"/>
              </w:rPr>
              <w:t>风险纳税人类型</w:t>
            </w:r>
          </w:p>
        </w:tc>
        <w:tc>
          <w:tcPr>
            <w:tcW w:w="1276" w:type="dxa"/>
            <w:noWrap w:val="0"/>
            <w:vAlign w:val="center"/>
          </w:tcPr>
          <w:p w14:paraId="3D16206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F34B3EB">
            <w:pPr>
              <w:jc w:val="center"/>
              <w:rPr>
                <w:sz w:val="22"/>
                <w:szCs w:val="22"/>
              </w:rPr>
            </w:pPr>
            <w:r>
              <w:rPr>
                <w:sz w:val="22"/>
                <w:szCs w:val="22"/>
              </w:rPr>
              <w:t>2</w:t>
            </w:r>
          </w:p>
        </w:tc>
        <w:tc>
          <w:tcPr>
            <w:tcW w:w="708" w:type="dxa"/>
            <w:noWrap w:val="0"/>
            <w:vAlign w:val="center"/>
          </w:tcPr>
          <w:p w14:paraId="4E6FFA8C">
            <w:pPr>
              <w:jc w:val="center"/>
              <w:rPr>
                <w:sz w:val="22"/>
                <w:szCs w:val="22"/>
              </w:rPr>
            </w:pPr>
            <w:r>
              <w:rPr>
                <w:sz w:val="22"/>
                <w:szCs w:val="22"/>
              </w:rPr>
              <w:t>否</w:t>
            </w:r>
          </w:p>
        </w:tc>
        <w:tc>
          <w:tcPr>
            <w:tcW w:w="1560" w:type="dxa"/>
            <w:noWrap w:val="0"/>
            <w:vAlign w:val="center"/>
          </w:tcPr>
          <w:p w14:paraId="3C5FDA8A">
            <w:pPr>
              <w:rPr>
                <w:sz w:val="22"/>
                <w:szCs w:val="22"/>
              </w:rPr>
            </w:pPr>
            <w:r>
              <w:rPr>
                <w:sz w:val="22"/>
                <w:szCs w:val="22"/>
              </w:rPr>
              <w:t>空：非风险纳税人</w:t>
            </w:r>
          </w:p>
          <w:p w14:paraId="044EFAF9">
            <w:pPr>
              <w:rPr>
                <w:sz w:val="22"/>
                <w:szCs w:val="22"/>
              </w:rPr>
            </w:pPr>
            <w:r>
              <w:rPr>
                <w:sz w:val="22"/>
                <w:szCs w:val="22"/>
              </w:rPr>
              <w:t>01：Ⅰ类（高风险）纳税人</w:t>
            </w:r>
          </w:p>
          <w:p w14:paraId="7A71FA04">
            <w:pPr>
              <w:rPr>
                <w:sz w:val="22"/>
                <w:szCs w:val="22"/>
              </w:rPr>
            </w:pPr>
            <w:r>
              <w:rPr>
                <w:sz w:val="22"/>
                <w:szCs w:val="22"/>
              </w:rPr>
              <w:t>02：Ⅱ类（中风险）纳税人</w:t>
            </w:r>
          </w:p>
          <w:p w14:paraId="015AA999">
            <w:pPr>
              <w:rPr>
                <w:sz w:val="22"/>
                <w:szCs w:val="22"/>
              </w:rPr>
            </w:pPr>
            <w:r>
              <w:rPr>
                <w:sz w:val="22"/>
                <w:szCs w:val="22"/>
              </w:rPr>
              <w:t>03：Ⅲ类（低风险）纳税人</w:t>
            </w:r>
          </w:p>
          <w:p w14:paraId="6C755940">
            <w:pPr>
              <w:rPr>
                <w:sz w:val="22"/>
                <w:szCs w:val="22"/>
              </w:rPr>
            </w:pPr>
            <w:r>
              <w:rPr>
                <w:sz w:val="22"/>
                <w:szCs w:val="22"/>
              </w:rPr>
              <w:t>04：Ⅳ类（无风险）纳税人</w:t>
            </w:r>
          </w:p>
        </w:tc>
      </w:tr>
      <w:tr w14:paraId="7349F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EB87C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7F24FD1">
            <w:pPr>
              <w:rPr>
                <w:sz w:val="22"/>
                <w:szCs w:val="22"/>
              </w:rPr>
            </w:pPr>
            <w:r>
              <w:rPr>
                <w:sz w:val="22"/>
                <w:szCs w:val="22"/>
              </w:rPr>
              <w:t>nsrxydj</w:t>
            </w:r>
          </w:p>
        </w:tc>
        <w:tc>
          <w:tcPr>
            <w:tcW w:w="1843" w:type="dxa"/>
            <w:noWrap w:val="0"/>
            <w:vAlign w:val="center"/>
          </w:tcPr>
          <w:p w14:paraId="2147DAE8">
            <w:pPr>
              <w:rPr>
                <w:sz w:val="22"/>
                <w:szCs w:val="22"/>
              </w:rPr>
            </w:pPr>
            <w:r>
              <w:rPr>
                <w:sz w:val="22"/>
                <w:szCs w:val="22"/>
              </w:rPr>
              <w:t>纳税人信用等级</w:t>
            </w:r>
          </w:p>
        </w:tc>
        <w:tc>
          <w:tcPr>
            <w:tcW w:w="1276" w:type="dxa"/>
            <w:noWrap w:val="0"/>
            <w:vAlign w:val="center"/>
          </w:tcPr>
          <w:p w14:paraId="6DE9A39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BD3B88">
            <w:pPr>
              <w:jc w:val="center"/>
              <w:rPr>
                <w:sz w:val="22"/>
                <w:szCs w:val="22"/>
              </w:rPr>
            </w:pPr>
            <w:r>
              <w:rPr>
                <w:kern w:val="0"/>
                <w:szCs w:val="21"/>
              </w:rPr>
              <w:t>20</w:t>
            </w:r>
          </w:p>
        </w:tc>
        <w:tc>
          <w:tcPr>
            <w:tcW w:w="708" w:type="dxa"/>
            <w:noWrap w:val="0"/>
            <w:vAlign w:val="center"/>
          </w:tcPr>
          <w:p w14:paraId="6D26714E">
            <w:pPr>
              <w:jc w:val="center"/>
              <w:rPr>
                <w:sz w:val="22"/>
                <w:szCs w:val="22"/>
              </w:rPr>
            </w:pPr>
            <w:r>
              <w:rPr>
                <w:sz w:val="22"/>
                <w:szCs w:val="22"/>
              </w:rPr>
              <w:t>是</w:t>
            </w:r>
          </w:p>
        </w:tc>
        <w:tc>
          <w:tcPr>
            <w:tcW w:w="1560" w:type="dxa"/>
            <w:noWrap w:val="0"/>
            <w:vAlign w:val="center"/>
          </w:tcPr>
          <w:p w14:paraId="4D7CEFC5">
            <w:pPr>
              <w:rPr>
                <w:sz w:val="22"/>
                <w:szCs w:val="22"/>
              </w:rPr>
            </w:pPr>
            <w:r>
              <w:rPr>
                <w:sz w:val="22"/>
                <w:szCs w:val="22"/>
              </w:rPr>
              <w:t>A</w:t>
            </w:r>
          </w:p>
          <w:p w14:paraId="090B57B6">
            <w:pPr>
              <w:rPr>
                <w:sz w:val="22"/>
                <w:szCs w:val="22"/>
              </w:rPr>
            </w:pPr>
            <w:r>
              <w:rPr>
                <w:sz w:val="22"/>
                <w:szCs w:val="22"/>
              </w:rPr>
              <w:t>B</w:t>
            </w:r>
          </w:p>
          <w:p w14:paraId="3629B486">
            <w:pPr>
              <w:rPr>
                <w:sz w:val="22"/>
                <w:szCs w:val="22"/>
              </w:rPr>
            </w:pPr>
            <w:r>
              <w:rPr>
                <w:sz w:val="22"/>
                <w:szCs w:val="22"/>
              </w:rPr>
              <w:t>C</w:t>
            </w:r>
          </w:p>
          <w:p w14:paraId="14BBFB28">
            <w:pPr>
              <w:rPr>
                <w:sz w:val="22"/>
                <w:szCs w:val="22"/>
              </w:rPr>
            </w:pPr>
            <w:r>
              <w:rPr>
                <w:sz w:val="22"/>
                <w:szCs w:val="22"/>
              </w:rPr>
              <w:t>D</w:t>
            </w:r>
          </w:p>
          <w:p w14:paraId="46C67F88">
            <w:pPr>
              <w:rPr>
                <w:sz w:val="22"/>
                <w:szCs w:val="22"/>
              </w:rPr>
            </w:pPr>
            <w:r>
              <w:rPr>
                <w:sz w:val="22"/>
                <w:szCs w:val="22"/>
              </w:rPr>
              <w:t>M</w:t>
            </w:r>
          </w:p>
        </w:tc>
      </w:tr>
      <w:tr w14:paraId="347EC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A241E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C757689">
            <w:pPr>
              <w:rPr>
                <w:sz w:val="22"/>
                <w:szCs w:val="22"/>
              </w:rPr>
            </w:pPr>
            <w:r>
              <w:rPr>
                <w:sz w:val="22"/>
                <w:szCs w:val="22"/>
              </w:rPr>
              <w:t>nsryjjb</w:t>
            </w:r>
          </w:p>
        </w:tc>
        <w:tc>
          <w:tcPr>
            <w:tcW w:w="1843" w:type="dxa"/>
            <w:noWrap w:val="0"/>
            <w:vAlign w:val="center"/>
          </w:tcPr>
          <w:p w14:paraId="7019168C">
            <w:pPr>
              <w:rPr>
                <w:sz w:val="22"/>
                <w:szCs w:val="22"/>
              </w:rPr>
            </w:pPr>
            <w:r>
              <w:rPr>
                <w:sz w:val="22"/>
                <w:szCs w:val="22"/>
              </w:rPr>
              <w:t>纳税人预警级别</w:t>
            </w:r>
          </w:p>
        </w:tc>
        <w:tc>
          <w:tcPr>
            <w:tcW w:w="1276" w:type="dxa"/>
            <w:noWrap w:val="0"/>
            <w:vAlign w:val="center"/>
          </w:tcPr>
          <w:p w14:paraId="610F16A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411814">
            <w:pPr>
              <w:jc w:val="center"/>
              <w:rPr>
                <w:sz w:val="22"/>
                <w:szCs w:val="22"/>
              </w:rPr>
            </w:pPr>
            <w:r>
              <w:rPr>
                <w:sz w:val="22"/>
                <w:szCs w:val="22"/>
              </w:rPr>
              <w:t>1</w:t>
            </w:r>
          </w:p>
        </w:tc>
        <w:tc>
          <w:tcPr>
            <w:tcW w:w="708" w:type="dxa"/>
            <w:noWrap w:val="0"/>
            <w:vAlign w:val="center"/>
          </w:tcPr>
          <w:p w14:paraId="0BCF9FDF">
            <w:pPr>
              <w:jc w:val="center"/>
              <w:rPr>
                <w:sz w:val="22"/>
                <w:szCs w:val="22"/>
              </w:rPr>
            </w:pPr>
            <w:r>
              <w:rPr>
                <w:sz w:val="22"/>
                <w:szCs w:val="22"/>
              </w:rPr>
              <w:t>否</w:t>
            </w:r>
          </w:p>
        </w:tc>
        <w:tc>
          <w:tcPr>
            <w:tcW w:w="1560" w:type="dxa"/>
            <w:noWrap w:val="0"/>
            <w:vAlign w:val="center"/>
          </w:tcPr>
          <w:p w14:paraId="5706E86B">
            <w:pPr>
              <w:rPr>
                <w:sz w:val="22"/>
                <w:szCs w:val="22"/>
              </w:rPr>
            </w:pPr>
            <w:r>
              <w:rPr>
                <w:sz w:val="22"/>
                <w:szCs w:val="22"/>
              </w:rPr>
              <w:t>空：无预警</w:t>
            </w:r>
          </w:p>
          <w:p w14:paraId="3730563B">
            <w:pPr>
              <w:rPr>
                <w:sz w:val="22"/>
                <w:szCs w:val="22"/>
              </w:rPr>
            </w:pPr>
            <w:r>
              <w:rPr>
                <w:sz w:val="22"/>
                <w:szCs w:val="22"/>
              </w:rPr>
              <w:t>01：红色预警</w:t>
            </w:r>
          </w:p>
          <w:p w14:paraId="3FD1FE7D">
            <w:pPr>
              <w:rPr>
                <w:sz w:val="22"/>
                <w:szCs w:val="22"/>
              </w:rPr>
            </w:pPr>
            <w:r>
              <w:rPr>
                <w:sz w:val="22"/>
                <w:szCs w:val="22"/>
              </w:rPr>
              <w:t>02：黄色预警</w:t>
            </w:r>
          </w:p>
          <w:p w14:paraId="3E9D117C">
            <w:pPr>
              <w:rPr>
                <w:sz w:val="22"/>
                <w:szCs w:val="22"/>
              </w:rPr>
            </w:pPr>
            <w:r>
              <w:rPr>
                <w:sz w:val="22"/>
                <w:szCs w:val="22"/>
              </w:rPr>
              <w:t>03：蓝色预警</w:t>
            </w:r>
          </w:p>
        </w:tc>
      </w:tr>
      <w:tr w14:paraId="57E3E9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14293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6C80023C">
            <w:pPr>
              <w:rPr>
                <w:sz w:val="22"/>
                <w:szCs w:val="22"/>
              </w:rPr>
            </w:pPr>
            <w:r>
              <w:rPr>
                <w:sz w:val="22"/>
                <w:szCs w:val="22"/>
              </w:rPr>
              <w:t>fxnsrbz</w:t>
            </w:r>
          </w:p>
        </w:tc>
        <w:tc>
          <w:tcPr>
            <w:tcW w:w="1843" w:type="dxa"/>
            <w:noWrap w:val="0"/>
            <w:vAlign w:val="center"/>
          </w:tcPr>
          <w:p w14:paraId="69F2438F">
            <w:pPr>
              <w:rPr>
                <w:sz w:val="22"/>
                <w:szCs w:val="22"/>
              </w:rPr>
            </w:pPr>
            <w:r>
              <w:rPr>
                <w:sz w:val="22"/>
                <w:szCs w:val="22"/>
              </w:rPr>
              <w:t>风险纳税人标志</w:t>
            </w:r>
          </w:p>
        </w:tc>
        <w:tc>
          <w:tcPr>
            <w:tcW w:w="1276" w:type="dxa"/>
            <w:noWrap w:val="0"/>
            <w:vAlign w:val="center"/>
          </w:tcPr>
          <w:p w14:paraId="67DD4D0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162E471">
            <w:pPr>
              <w:jc w:val="center"/>
              <w:rPr>
                <w:sz w:val="22"/>
                <w:szCs w:val="22"/>
              </w:rPr>
            </w:pPr>
            <w:r>
              <w:rPr>
                <w:sz w:val="22"/>
                <w:szCs w:val="22"/>
              </w:rPr>
              <w:t>1</w:t>
            </w:r>
          </w:p>
        </w:tc>
        <w:tc>
          <w:tcPr>
            <w:tcW w:w="708" w:type="dxa"/>
            <w:noWrap w:val="0"/>
            <w:vAlign w:val="center"/>
          </w:tcPr>
          <w:p w14:paraId="543294D7">
            <w:pPr>
              <w:jc w:val="center"/>
              <w:rPr>
                <w:sz w:val="22"/>
                <w:szCs w:val="22"/>
              </w:rPr>
            </w:pPr>
            <w:r>
              <w:rPr>
                <w:sz w:val="22"/>
                <w:szCs w:val="22"/>
              </w:rPr>
              <w:t>是</w:t>
            </w:r>
          </w:p>
        </w:tc>
        <w:tc>
          <w:tcPr>
            <w:tcW w:w="1560" w:type="dxa"/>
            <w:noWrap w:val="0"/>
            <w:vAlign w:val="center"/>
          </w:tcPr>
          <w:p w14:paraId="17FAE23F">
            <w:pPr>
              <w:rPr>
                <w:sz w:val="22"/>
                <w:szCs w:val="22"/>
              </w:rPr>
            </w:pPr>
            <w:r>
              <w:rPr>
                <w:sz w:val="22"/>
                <w:szCs w:val="22"/>
              </w:rPr>
              <w:t>Y：风险纳税人N：正常纳税人</w:t>
            </w:r>
          </w:p>
        </w:tc>
      </w:tr>
    </w:tbl>
    <w:p w14:paraId="66A4DDA1">
      <w:pPr>
        <w:pStyle w:val="6"/>
        <w:rPr>
          <w:rFonts w:ascii="Times New Roman" w:hAnsi="Times New Roman"/>
        </w:rPr>
      </w:pPr>
      <w:bookmarkStart w:id="311" w:name="_Toc19982"/>
      <w:bookmarkStart w:id="312" w:name="_Toc2857"/>
      <w:r>
        <w:rPr>
          <w:rFonts w:ascii="Times New Roman" w:hAnsi="Times New Roman"/>
        </w:rPr>
        <w:t>5.6返回报文示例</w:t>
      </w:r>
      <w:bookmarkEnd w:id="311"/>
      <w:bookmarkEnd w:id="312"/>
    </w:p>
    <w:p w14:paraId="6A9C4153">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55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B6B090">
            <w:pPr>
              <w:pStyle w:val="5"/>
              <w:bidi w:val="0"/>
            </w:pPr>
            <w:r>
              <w:t>{</w:t>
            </w:r>
          </w:p>
          <w:p w14:paraId="4415B4B0">
            <w:pPr>
              <w:pStyle w:val="5"/>
              <w:bidi w:val="0"/>
            </w:pPr>
            <w:r>
              <w:tab/>
            </w:r>
            <w:r>
              <w:t>"Response":{</w:t>
            </w:r>
          </w:p>
          <w:p w14:paraId="237B0E39">
            <w:pPr>
              <w:pStyle w:val="5"/>
              <w:bidi w:val="0"/>
            </w:pPr>
            <w:r>
              <w:tab/>
            </w:r>
            <w:r>
              <w:tab/>
            </w:r>
            <w:r>
              <w:t>"RequestId": "16位随机数字和字母组合",</w:t>
            </w:r>
          </w:p>
          <w:p w14:paraId="26E97B31">
            <w:pPr>
              <w:pStyle w:val="5"/>
              <w:bidi w:val="0"/>
            </w:pPr>
            <w:r>
              <w:tab/>
            </w:r>
            <w:r>
              <w:tab/>
            </w:r>
            <w:r>
              <w:t>"Data":{</w:t>
            </w:r>
          </w:p>
          <w:p w14:paraId="61C46005">
            <w:pPr>
              <w:pStyle w:val="5"/>
              <w:bidi w:val="0"/>
            </w:pPr>
            <w:r>
              <w:tab/>
            </w:r>
            <w:r>
              <w:tab/>
            </w:r>
            <w:r>
              <w:tab/>
            </w:r>
            <w:r>
              <w:t>"returncode": "00",</w:t>
            </w:r>
          </w:p>
          <w:p w14:paraId="651FE7D0">
            <w:pPr>
              <w:pStyle w:val="5"/>
              <w:bidi w:val="0"/>
            </w:pPr>
            <w:r>
              <w:tab/>
            </w:r>
            <w:r>
              <w:tab/>
            </w:r>
            <w:r>
              <w:tab/>
            </w:r>
            <w:r>
              <w:t>"returnmsg": "成功",</w:t>
            </w:r>
          </w:p>
          <w:p w14:paraId="480F494D">
            <w:pPr>
              <w:pStyle w:val="5"/>
              <w:bidi w:val="0"/>
            </w:pPr>
            <w:bookmarkStart w:id="313" w:name="OLE_LINK4"/>
            <w:r>
              <w:tab/>
            </w:r>
            <w:r>
              <w:tab/>
            </w:r>
            <w:r>
              <w:tab/>
            </w:r>
            <w:bookmarkEnd w:id="313"/>
            <w:r>
              <w:t>"nsrsbh": "纳税人识别号/统一社会信用代码",</w:t>
            </w:r>
          </w:p>
          <w:p w14:paraId="5A7A1771">
            <w:pPr>
              <w:pStyle w:val="5"/>
              <w:bidi w:val="0"/>
            </w:pPr>
            <w:r>
              <w:tab/>
            </w:r>
            <w:r>
              <w:tab/>
            </w:r>
            <w:r>
              <w:tab/>
            </w:r>
            <w:r>
              <w:t>"fxnsrlx": "风险纳税人类型",</w:t>
            </w:r>
          </w:p>
          <w:p w14:paraId="433327FA">
            <w:pPr>
              <w:pStyle w:val="5"/>
              <w:bidi w:val="0"/>
            </w:pPr>
            <w:r>
              <w:tab/>
            </w:r>
            <w:r>
              <w:tab/>
            </w:r>
            <w:r>
              <w:tab/>
            </w:r>
            <w:r>
              <w:t>"nsrxydj": "纳税人信用等级",</w:t>
            </w:r>
          </w:p>
          <w:p w14:paraId="685EAE94">
            <w:pPr>
              <w:pStyle w:val="5"/>
              <w:bidi w:val="0"/>
            </w:pPr>
            <w:r>
              <w:tab/>
            </w:r>
            <w:r>
              <w:tab/>
            </w:r>
            <w:r>
              <w:tab/>
            </w:r>
            <w:r>
              <w:t>"nsryjjb": "纳税人预警级别",</w:t>
            </w:r>
          </w:p>
          <w:p w14:paraId="57D645A1">
            <w:pPr>
              <w:pStyle w:val="5"/>
              <w:bidi w:val="0"/>
            </w:pPr>
            <w:r>
              <w:tab/>
            </w:r>
            <w:r>
              <w:tab/>
            </w:r>
            <w:r>
              <w:tab/>
            </w:r>
            <w:r>
              <w:t>"fxnsrbz": "风险纳税人标志"</w:t>
            </w:r>
          </w:p>
          <w:p w14:paraId="7F433F2F">
            <w:pPr>
              <w:pStyle w:val="5"/>
              <w:bidi w:val="0"/>
            </w:pPr>
            <w:r>
              <w:tab/>
            </w:r>
            <w:r>
              <w:tab/>
            </w:r>
            <w:r>
              <w:t>}</w:t>
            </w:r>
          </w:p>
          <w:p w14:paraId="3A9563E4">
            <w:pPr>
              <w:pStyle w:val="5"/>
              <w:bidi w:val="0"/>
            </w:pPr>
            <w:r>
              <w:tab/>
            </w:r>
            <w:r>
              <w:t>}</w:t>
            </w:r>
          </w:p>
          <w:p w14:paraId="548A9091">
            <w:pPr>
              <w:pStyle w:val="5"/>
              <w:bidi w:val="0"/>
            </w:pPr>
            <w:r>
              <w:t>}</w:t>
            </w:r>
          </w:p>
        </w:tc>
      </w:tr>
    </w:tbl>
    <w:p w14:paraId="6E71F7F9">
      <w:pPr>
        <w:pStyle w:val="5"/>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6A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A33746">
            <w:pPr>
              <w:pStyle w:val="5"/>
              <w:bidi w:val="0"/>
            </w:pPr>
            <w:r>
              <w:t>{</w:t>
            </w:r>
          </w:p>
          <w:p w14:paraId="73E5241A">
            <w:pPr>
              <w:pStyle w:val="5"/>
              <w:bidi w:val="0"/>
            </w:pPr>
            <w:r>
              <w:tab/>
            </w:r>
            <w:r>
              <w:t>"Response":{</w:t>
            </w:r>
          </w:p>
          <w:p w14:paraId="7D51D697">
            <w:pPr>
              <w:pStyle w:val="5"/>
              <w:bidi w:val="0"/>
            </w:pPr>
            <w:r>
              <w:tab/>
            </w:r>
            <w:r>
              <w:tab/>
            </w:r>
            <w:r>
              <w:t>"RequestId": "16位随机数字和字母组合",</w:t>
            </w:r>
          </w:p>
          <w:p w14:paraId="4CD85BFD">
            <w:pPr>
              <w:pStyle w:val="5"/>
              <w:bidi w:val="0"/>
            </w:pPr>
            <w:r>
              <w:tab/>
            </w:r>
            <w:r>
              <w:tab/>
            </w:r>
            <w:r>
              <w:t>"Error":{</w:t>
            </w:r>
          </w:p>
          <w:p w14:paraId="44415419">
            <w:pPr>
              <w:pStyle w:val="5"/>
              <w:bidi w:val="0"/>
            </w:pPr>
            <w:r>
              <w:tab/>
            </w:r>
            <w:r>
              <w:tab/>
            </w:r>
            <w:r>
              <w:tab/>
            </w:r>
            <w:r>
              <w:t>"Code": "01”,</w:t>
            </w:r>
          </w:p>
          <w:p w14:paraId="55D64C2F">
            <w:pPr>
              <w:pStyle w:val="5"/>
              <w:bidi w:val="0"/>
            </w:pPr>
            <w:r>
              <w:tab/>
            </w:r>
            <w:r>
              <w:tab/>
            </w:r>
            <w:r>
              <w:tab/>
            </w:r>
            <w:r>
              <w:t>"Message": "错误说明"</w:t>
            </w:r>
          </w:p>
          <w:p w14:paraId="58E94588">
            <w:pPr>
              <w:pStyle w:val="5"/>
              <w:bidi w:val="0"/>
            </w:pPr>
            <w:r>
              <w:t>}</w:t>
            </w:r>
          </w:p>
          <w:p w14:paraId="3F8D39BB">
            <w:pPr>
              <w:pStyle w:val="5"/>
              <w:bidi w:val="0"/>
            </w:pPr>
            <w:r>
              <w:tab/>
            </w:r>
            <w:r>
              <w:t>}</w:t>
            </w:r>
          </w:p>
          <w:p w14:paraId="08CFBDFF">
            <w:pPr>
              <w:pStyle w:val="5"/>
              <w:bidi w:val="0"/>
            </w:pPr>
            <w:r>
              <w:t>}</w:t>
            </w:r>
          </w:p>
        </w:tc>
      </w:tr>
    </w:tbl>
    <w:p w14:paraId="693DE714">
      <w:pPr>
        <w:pStyle w:val="4"/>
        <w:widowControl/>
        <w:spacing w:beforeAutospacing="0" w:afterAutospacing="0" w:line="408" w:lineRule="auto"/>
        <w:rPr>
          <w:rFonts w:hint="default" w:ascii="Times New Roman" w:hAnsi="Times New Roman"/>
          <w:sz w:val="28"/>
          <w:szCs w:val="28"/>
        </w:rPr>
      </w:pPr>
      <w:bookmarkStart w:id="314" w:name="_Toc8195"/>
      <w:bookmarkStart w:id="315" w:name="_Toc28028"/>
      <w:bookmarkStart w:id="316" w:name="_Toc25757"/>
      <w:r>
        <w:rPr>
          <w:rFonts w:hint="default" w:ascii="Times New Roman" w:hAnsi="Times New Roman"/>
          <w:sz w:val="28"/>
          <w:szCs w:val="28"/>
        </w:rPr>
        <w:t>6.查询纳税人基本信息</w:t>
      </w:r>
      <w:bookmarkEnd w:id="314"/>
      <w:bookmarkEnd w:id="315"/>
      <w:bookmarkEnd w:id="316"/>
    </w:p>
    <w:p w14:paraId="2614FB8D">
      <w:pPr>
        <w:pStyle w:val="6"/>
        <w:rPr>
          <w:rFonts w:ascii="Times New Roman" w:hAnsi="Times New Roman"/>
        </w:rPr>
      </w:pPr>
      <w:bookmarkStart w:id="317" w:name="_Toc1035"/>
      <w:bookmarkStart w:id="318" w:name="_Toc5802"/>
      <w:r>
        <w:rPr>
          <w:rFonts w:ascii="Times New Roman" w:hAnsi="Times New Roman"/>
        </w:rPr>
        <w:t>6.1接口说明</w:t>
      </w:r>
      <w:bookmarkEnd w:id="317"/>
      <w:bookmarkEnd w:id="318"/>
    </w:p>
    <w:p w14:paraId="566EFD12">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7A965039">
      <w:pPr>
        <w:pStyle w:val="6"/>
        <w:rPr>
          <w:rFonts w:ascii="Times New Roman" w:hAnsi="Times New Roman"/>
        </w:rPr>
      </w:pPr>
      <w:bookmarkStart w:id="319" w:name="_Toc2164"/>
      <w:bookmarkStart w:id="320" w:name="_Toc16019"/>
      <w:r>
        <w:rPr>
          <w:rFonts w:ascii="Times New Roman" w:hAnsi="Times New Roman"/>
        </w:rPr>
        <w:t>6.2请求方式</w:t>
      </w:r>
      <w:bookmarkEnd w:id="319"/>
      <w:bookmarkEnd w:id="320"/>
    </w:p>
    <w:p w14:paraId="24E900D1">
      <w:pPr>
        <w:pStyle w:val="5"/>
        <w:ind w:firstLine="0"/>
      </w:pPr>
      <w:r>
        <w:t>请求方式为POST</w:t>
      </w:r>
    </w:p>
    <w:p w14:paraId="197263E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0886A7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288AB5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6182E66">
      <w:pPr>
        <w:pStyle w:val="6"/>
        <w:rPr>
          <w:rFonts w:ascii="Times New Roman" w:hAnsi="Times New Roman"/>
        </w:rPr>
      </w:pPr>
      <w:bookmarkStart w:id="321" w:name="_Toc24805"/>
      <w:bookmarkStart w:id="322" w:name="_Toc28393"/>
      <w:r>
        <w:rPr>
          <w:rFonts w:ascii="Times New Roman" w:hAnsi="Times New Roman"/>
        </w:rPr>
        <w:t>6.3请求参数</w:t>
      </w:r>
      <w:bookmarkEnd w:id="321"/>
      <w:bookmarkEnd w:id="32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4A3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A7C684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F01D6A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37C8EE7">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7B571F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03C703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45A35A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D672953">
            <w:pPr>
              <w:adjustRightInd w:val="0"/>
              <w:snapToGrid w:val="0"/>
              <w:jc w:val="center"/>
              <w:rPr>
                <w:b/>
                <w:szCs w:val="21"/>
              </w:rPr>
            </w:pPr>
            <w:r>
              <w:rPr>
                <w:b/>
                <w:szCs w:val="21"/>
              </w:rPr>
              <w:t>说明</w:t>
            </w:r>
          </w:p>
        </w:tc>
      </w:tr>
      <w:tr w14:paraId="6CDE09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C2658DE">
            <w:pPr>
              <w:numPr>
                <w:ilvl w:val="0"/>
                <w:numId w:val="0"/>
              </w:numPr>
              <w:ind w:leftChars="0"/>
              <w:rPr>
                <w:rFonts w:hint="default"/>
                <w:szCs w:val="21"/>
                <w:lang w:val="en-US"/>
              </w:rPr>
            </w:pPr>
            <w:r>
              <w:rPr>
                <w:rFonts w:hint="default"/>
                <w:szCs w:val="21"/>
                <w:lang w:val="en-US"/>
              </w:rPr>
              <w:t>1</w:t>
            </w:r>
          </w:p>
        </w:tc>
        <w:tc>
          <w:tcPr>
            <w:tcW w:w="1701" w:type="dxa"/>
            <w:tcBorders>
              <w:top w:val="single" w:color="auto" w:sz="6" w:space="0"/>
            </w:tcBorders>
            <w:noWrap w:val="0"/>
            <w:vAlign w:val="center"/>
          </w:tcPr>
          <w:p w14:paraId="445BD9BE">
            <w:pPr>
              <w:rPr>
                <w:sz w:val="22"/>
                <w:szCs w:val="22"/>
              </w:rPr>
            </w:pPr>
            <w:r>
              <w:rPr>
                <w:sz w:val="22"/>
                <w:szCs w:val="22"/>
              </w:rPr>
              <w:t>nsrsbh</w:t>
            </w:r>
          </w:p>
        </w:tc>
        <w:tc>
          <w:tcPr>
            <w:tcW w:w="1843" w:type="dxa"/>
            <w:tcBorders>
              <w:top w:val="single" w:color="auto" w:sz="6" w:space="0"/>
            </w:tcBorders>
            <w:noWrap w:val="0"/>
            <w:vAlign w:val="center"/>
          </w:tcPr>
          <w:p w14:paraId="6EB02AF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58E89DA">
            <w:pPr>
              <w:pStyle w:val="26"/>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03F126D8">
            <w:pPr>
              <w:jc w:val="center"/>
              <w:rPr>
                <w:sz w:val="22"/>
                <w:szCs w:val="22"/>
              </w:rPr>
            </w:pPr>
            <w:r>
              <w:rPr>
                <w:sz w:val="22"/>
                <w:szCs w:val="22"/>
              </w:rPr>
              <w:t>20</w:t>
            </w:r>
          </w:p>
        </w:tc>
        <w:tc>
          <w:tcPr>
            <w:tcW w:w="708" w:type="dxa"/>
            <w:tcBorders>
              <w:top w:val="single" w:color="auto" w:sz="6" w:space="0"/>
            </w:tcBorders>
            <w:noWrap w:val="0"/>
            <w:vAlign w:val="center"/>
          </w:tcPr>
          <w:p w14:paraId="20C29BC7">
            <w:pPr>
              <w:jc w:val="center"/>
              <w:rPr>
                <w:sz w:val="22"/>
                <w:szCs w:val="22"/>
              </w:rPr>
            </w:pPr>
            <w:r>
              <w:rPr>
                <w:sz w:val="22"/>
                <w:szCs w:val="22"/>
              </w:rPr>
              <w:t>是</w:t>
            </w:r>
          </w:p>
        </w:tc>
        <w:tc>
          <w:tcPr>
            <w:tcW w:w="1560" w:type="dxa"/>
            <w:tcBorders>
              <w:top w:val="single" w:color="auto" w:sz="6" w:space="0"/>
            </w:tcBorders>
            <w:noWrap w:val="0"/>
            <w:vAlign w:val="center"/>
          </w:tcPr>
          <w:p w14:paraId="3E86C687">
            <w:pPr>
              <w:rPr>
                <w:b/>
                <w:bCs/>
                <w:sz w:val="22"/>
                <w:szCs w:val="22"/>
              </w:rPr>
            </w:pPr>
            <w:r>
              <w:rPr>
                <w:sz w:val="22"/>
                <w:szCs w:val="22"/>
              </w:rPr>
              <w:t>开票纳税人识别号/统一社会信用代码</w:t>
            </w:r>
          </w:p>
        </w:tc>
      </w:tr>
    </w:tbl>
    <w:p w14:paraId="58AE21C6">
      <w:pPr>
        <w:pStyle w:val="6"/>
        <w:rPr>
          <w:rFonts w:ascii="Times New Roman" w:hAnsi="Times New Roman"/>
          <w:vertAlign w:val="baseline"/>
        </w:rPr>
      </w:pPr>
      <w:bookmarkStart w:id="323" w:name="_Toc17056"/>
      <w:bookmarkStart w:id="324" w:name="_Toc11455"/>
      <w:r>
        <w:rPr>
          <w:rFonts w:ascii="Times New Roman" w:hAnsi="Times New Roman"/>
        </w:rPr>
        <w:t>6.4请求报文示例</w:t>
      </w:r>
      <w:bookmarkEnd w:id="323"/>
      <w:bookmarkEnd w:id="32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50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777502">
            <w:pPr>
              <w:pStyle w:val="5"/>
              <w:bidi w:val="0"/>
            </w:pPr>
            <w:r>
              <w:t>{</w:t>
            </w:r>
          </w:p>
          <w:p w14:paraId="50FA5954">
            <w:pPr>
              <w:pStyle w:val="5"/>
              <w:bidi w:val="0"/>
            </w:pPr>
            <w:r>
              <w:tab/>
            </w:r>
            <w:r>
              <w:t>"nsrsbh": "纳税人识别号/统一社会信用代码"</w:t>
            </w:r>
          </w:p>
          <w:p w14:paraId="60CF3E94">
            <w:pPr>
              <w:pStyle w:val="5"/>
              <w:bidi w:val="0"/>
            </w:pPr>
            <w:r>
              <w:t>}</w:t>
            </w:r>
          </w:p>
        </w:tc>
      </w:tr>
    </w:tbl>
    <w:p w14:paraId="3881AB6F">
      <w:pPr>
        <w:pStyle w:val="6"/>
        <w:rPr>
          <w:rFonts w:ascii="Times New Roman" w:hAnsi="Times New Roman"/>
        </w:rPr>
      </w:pPr>
      <w:bookmarkStart w:id="325" w:name="_Toc17026"/>
      <w:bookmarkStart w:id="326" w:name="_Toc30491"/>
      <w:r>
        <w:rPr>
          <w:rFonts w:ascii="Times New Roman" w:hAnsi="Times New Roman"/>
        </w:rPr>
        <w:t>6.5返回参数</w:t>
      </w:r>
      <w:bookmarkEnd w:id="325"/>
      <w:bookmarkEnd w:id="32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59EE4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A3D132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CCEDA2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B4796F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2E00C5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656F00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A5FBE2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FBE12AC">
            <w:pPr>
              <w:adjustRightInd w:val="0"/>
              <w:snapToGrid w:val="0"/>
              <w:jc w:val="center"/>
              <w:rPr>
                <w:b/>
                <w:szCs w:val="21"/>
              </w:rPr>
            </w:pPr>
            <w:r>
              <w:rPr>
                <w:b/>
                <w:szCs w:val="21"/>
              </w:rPr>
              <w:t>说明</w:t>
            </w:r>
          </w:p>
        </w:tc>
      </w:tr>
      <w:tr w14:paraId="4EA356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56756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9F3C9C3">
            <w:pPr>
              <w:rPr>
                <w:sz w:val="22"/>
                <w:szCs w:val="22"/>
              </w:rPr>
            </w:pPr>
            <w:r>
              <w:rPr>
                <w:sz w:val="22"/>
                <w:szCs w:val="22"/>
              </w:rPr>
              <w:t>returncode</w:t>
            </w:r>
          </w:p>
        </w:tc>
        <w:tc>
          <w:tcPr>
            <w:tcW w:w="1843" w:type="dxa"/>
            <w:noWrap w:val="0"/>
            <w:vAlign w:val="center"/>
          </w:tcPr>
          <w:p w14:paraId="1D99C916">
            <w:r>
              <w:rPr>
                <w:sz w:val="22"/>
                <w:szCs w:val="22"/>
              </w:rPr>
              <w:t>返回码</w:t>
            </w:r>
          </w:p>
        </w:tc>
        <w:tc>
          <w:tcPr>
            <w:tcW w:w="1276" w:type="dxa"/>
            <w:noWrap w:val="0"/>
            <w:vAlign w:val="center"/>
          </w:tcPr>
          <w:p w14:paraId="7F0FC08A">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38D03DD">
            <w:pPr>
              <w:jc w:val="center"/>
              <w:rPr>
                <w:sz w:val="22"/>
                <w:szCs w:val="22"/>
              </w:rPr>
            </w:pPr>
            <w:r>
              <w:rPr>
                <w:sz w:val="22"/>
                <w:szCs w:val="22"/>
              </w:rPr>
              <w:t>2</w:t>
            </w:r>
          </w:p>
        </w:tc>
        <w:tc>
          <w:tcPr>
            <w:tcW w:w="708" w:type="dxa"/>
            <w:noWrap w:val="0"/>
            <w:vAlign w:val="center"/>
          </w:tcPr>
          <w:p w14:paraId="5EB9A502">
            <w:pPr>
              <w:jc w:val="center"/>
              <w:rPr>
                <w:sz w:val="22"/>
                <w:szCs w:val="22"/>
              </w:rPr>
            </w:pPr>
            <w:r>
              <w:rPr>
                <w:sz w:val="22"/>
                <w:szCs w:val="22"/>
              </w:rPr>
              <w:t>是</w:t>
            </w:r>
          </w:p>
        </w:tc>
        <w:tc>
          <w:tcPr>
            <w:tcW w:w="1560" w:type="dxa"/>
            <w:noWrap w:val="0"/>
            <w:vAlign w:val="center"/>
          </w:tcPr>
          <w:p w14:paraId="4058D562">
            <w:pPr>
              <w:rPr>
                <w:sz w:val="22"/>
                <w:szCs w:val="22"/>
              </w:rPr>
            </w:pPr>
            <w:r>
              <w:rPr>
                <w:sz w:val="22"/>
                <w:szCs w:val="22"/>
              </w:rPr>
              <w:t>00：成功</w:t>
            </w:r>
          </w:p>
          <w:p w14:paraId="396179FB">
            <w:pPr>
              <w:rPr>
                <w:sz w:val="22"/>
                <w:szCs w:val="22"/>
              </w:rPr>
            </w:pPr>
            <w:r>
              <w:rPr>
                <w:sz w:val="22"/>
                <w:szCs w:val="22"/>
              </w:rPr>
              <w:t>其它：失败</w:t>
            </w:r>
          </w:p>
        </w:tc>
      </w:tr>
      <w:tr w14:paraId="783C6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E4A0E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03785CB">
            <w:pPr>
              <w:rPr>
                <w:sz w:val="22"/>
                <w:szCs w:val="22"/>
              </w:rPr>
            </w:pPr>
            <w:r>
              <w:rPr>
                <w:sz w:val="22"/>
                <w:szCs w:val="22"/>
              </w:rPr>
              <w:t>returnmsg</w:t>
            </w:r>
          </w:p>
        </w:tc>
        <w:tc>
          <w:tcPr>
            <w:tcW w:w="1843" w:type="dxa"/>
            <w:noWrap w:val="0"/>
            <w:vAlign w:val="center"/>
          </w:tcPr>
          <w:p w14:paraId="47A00541">
            <w:r>
              <w:rPr>
                <w:sz w:val="22"/>
                <w:szCs w:val="22"/>
              </w:rPr>
              <w:t>返回信息</w:t>
            </w:r>
          </w:p>
        </w:tc>
        <w:tc>
          <w:tcPr>
            <w:tcW w:w="1276" w:type="dxa"/>
            <w:noWrap w:val="0"/>
            <w:vAlign w:val="center"/>
          </w:tcPr>
          <w:p w14:paraId="5125DF3F">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89A167F">
            <w:pPr>
              <w:jc w:val="center"/>
              <w:rPr>
                <w:sz w:val="22"/>
                <w:szCs w:val="22"/>
              </w:rPr>
            </w:pPr>
            <w:r>
              <w:rPr>
                <w:sz w:val="22"/>
                <w:szCs w:val="22"/>
              </w:rPr>
              <w:t>2000</w:t>
            </w:r>
          </w:p>
        </w:tc>
        <w:tc>
          <w:tcPr>
            <w:tcW w:w="708" w:type="dxa"/>
            <w:noWrap w:val="0"/>
            <w:vAlign w:val="center"/>
          </w:tcPr>
          <w:p w14:paraId="695F2C03">
            <w:pPr>
              <w:jc w:val="center"/>
              <w:rPr>
                <w:sz w:val="22"/>
                <w:szCs w:val="22"/>
              </w:rPr>
            </w:pPr>
            <w:r>
              <w:rPr>
                <w:sz w:val="22"/>
                <w:szCs w:val="22"/>
              </w:rPr>
              <w:t>否</w:t>
            </w:r>
          </w:p>
        </w:tc>
        <w:tc>
          <w:tcPr>
            <w:tcW w:w="1560" w:type="dxa"/>
            <w:noWrap w:val="0"/>
            <w:vAlign w:val="center"/>
          </w:tcPr>
          <w:p w14:paraId="30A37D1C">
            <w:pPr>
              <w:rPr>
                <w:sz w:val="22"/>
                <w:szCs w:val="22"/>
              </w:rPr>
            </w:pPr>
            <w:r>
              <w:rPr>
                <w:sz w:val="22"/>
                <w:szCs w:val="22"/>
              </w:rPr>
              <w:t>错误信息说明</w:t>
            </w:r>
          </w:p>
        </w:tc>
      </w:tr>
      <w:tr w14:paraId="4D262D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83E37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5224448">
            <w:pPr>
              <w:rPr>
                <w:sz w:val="22"/>
                <w:szCs w:val="22"/>
              </w:rPr>
            </w:pPr>
            <w:r>
              <w:rPr>
                <w:sz w:val="22"/>
                <w:szCs w:val="22"/>
              </w:rPr>
              <w:t>nsrsbh</w:t>
            </w:r>
          </w:p>
        </w:tc>
        <w:tc>
          <w:tcPr>
            <w:tcW w:w="1843" w:type="dxa"/>
            <w:noWrap w:val="0"/>
            <w:vAlign w:val="center"/>
          </w:tcPr>
          <w:p w14:paraId="202CDBAF">
            <w:pPr>
              <w:pStyle w:val="36"/>
              <w:jc w:val="both"/>
            </w:pPr>
            <w:r>
              <w:t>纳税人识别号/统一社会信用代码</w:t>
            </w:r>
          </w:p>
        </w:tc>
        <w:tc>
          <w:tcPr>
            <w:tcW w:w="1276" w:type="dxa"/>
            <w:noWrap w:val="0"/>
            <w:vAlign w:val="center"/>
          </w:tcPr>
          <w:p w14:paraId="2EC1438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ADDEE66">
            <w:pPr>
              <w:jc w:val="center"/>
              <w:rPr>
                <w:sz w:val="22"/>
                <w:szCs w:val="22"/>
              </w:rPr>
            </w:pPr>
            <w:r>
              <w:rPr>
                <w:sz w:val="22"/>
                <w:szCs w:val="22"/>
              </w:rPr>
              <w:t>20</w:t>
            </w:r>
          </w:p>
        </w:tc>
        <w:tc>
          <w:tcPr>
            <w:tcW w:w="708" w:type="dxa"/>
            <w:noWrap w:val="0"/>
            <w:vAlign w:val="center"/>
          </w:tcPr>
          <w:p w14:paraId="30752A49">
            <w:pPr>
              <w:jc w:val="center"/>
              <w:rPr>
                <w:sz w:val="22"/>
                <w:szCs w:val="22"/>
              </w:rPr>
            </w:pPr>
            <w:r>
              <w:rPr>
                <w:sz w:val="22"/>
                <w:szCs w:val="22"/>
              </w:rPr>
              <w:t>是</w:t>
            </w:r>
          </w:p>
        </w:tc>
        <w:tc>
          <w:tcPr>
            <w:tcW w:w="1560" w:type="dxa"/>
            <w:noWrap w:val="0"/>
            <w:vAlign w:val="center"/>
          </w:tcPr>
          <w:p w14:paraId="1055F305">
            <w:pPr>
              <w:rPr>
                <w:sz w:val="22"/>
                <w:szCs w:val="22"/>
              </w:rPr>
            </w:pPr>
          </w:p>
        </w:tc>
      </w:tr>
      <w:tr w14:paraId="0BC14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BAAF1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282E27C">
            <w:pPr>
              <w:rPr>
                <w:sz w:val="22"/>
                <w:szCs w:val="22"/>
              </w:rPr>
            </w:pPr>
            <w:r>
              <w:rPr>
                <w:sz w:val="22"/>
                <w:szCs w:val="22"/>
              </w:rPr>
              <w:t>djxh</w:t>
            </w:r>
          </w:p>
        </w:tc>
        <w:tc>
          <w:tcPr>
            <w:tcW w:w="1843" w:type="dxa"/>
            <w:noWrap w:val="0"/>
            <w:vAlign w:val="center"/>
          </w:tcPr>
          <w:p w14:paraId="55EC8F1B">
            <w:pPr>
              <w:pStyle w:val="36"/>
              <w:jc w:val="both"/>
            </w:pPr>
            <w:r>
              <w:t>登记序号</w:t>
            </w:r>
          </w:p>
        </w:tc>
        <w:tc>
          <w:tcPr>
            <w:tcW w:w="1276" w:type="dxa"/>
            <w:noWrap w:val="0"/>
            <w:vAlign w:val="center"/>
          </w:tcPr>
          <w:p w14:paraId="44CB3A9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BD6A229">
            <w:pPr>
              <w:jc w:val="center"/>
              <w:rPr>
                <w:sz w:val="22"/>
                <w:szCs w:val="22"/>
              </w:rPr>
            </w:pPr>
            <w:r>
              <w:rPr>
                <w:sz w:val="22"/>
                <w:szCs w:val="22"/>
              </w:rPr>
              <w:t>20</w:t>
            </w:r>
          </w:p>
        </w:tc>
        <w:tc>
          <w:tcPr>
            <w:tcW w:w="708" w:type="dxa"/>
            <w:noWrap w:val="0"/>
            <w:vAlign w:val="center"/>
          </w:tcPr>
          <w:p w14:paraId="5763129C">
            <w:pPr>
              <w:jc w:val="center"/>
              <w:rPr>
                <w:sz w:val="22"/>
                <w:szCs w:val="22"/>
              </w:rPr>
            </w:pPr>
            <w:r>
              <w:rPr>
                <w:sz w:val="22"/>
                <w:szCs w:val="22"/>
              </w:rPr>
              <w:t>否</w:t>
            </w:r>
          </w:p>
        </w:tc>
        <w:tc>
          <w:tcPr>
            <w:tcW w:w="1560" w:type="dxa"/>
            <w:noWrap w:val="0"/>
            <w:vAlign w:val="center"/>
          </w:tcPr>
          <w:p w14:paraId="0C816DF9">
            <w:pPr>
              <w:rPr>
                <w:sz w:val="22"/>
                <w:szCs w:val="22"/>
              </w:rPr>
            </w:pPr>
          </w:p>
        </w:tc>
      </w:tr>
      <w:tr w14:paraId="05829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CD0D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E2B4FF4">
            <w:pPr>
              <w:rPr>
                <w:sz w:val="22"/>
                <w:szCs w:val="22"/>
              </w:rPr>
            </w:pPr>
            <w:r>
              <w:rPr>
                <w:sz w:val="22"/>
                <w:szCs w:val="22"/>
              </w:rPr>
              <w:t>ssdabh</w:t>
            </w:r>
          </w:p>
        </w:tc>
        <w:tc>
          <w:tcPr>
            <w:tcW w:w="1843" w:type="dxa"/>
            <w:noWrap w:val="0"/>
            <w:vAlign w:val="center"/>
          </w:tcPr>
          <w:p w14:paraId="4F1C7992">
            <w:pPr>
              <w:pStyle w:val="36"/>
              <w:jc w:val="both"/>
            </w:pPr>
            <w:r>
              <w:t>税收档案编号</w:t>
            </w:r>
          </w:p>
        </w:tc>
        <w:tc>
          <w:tcPr>
            <w:tcW w:w="1276" w:type="dxa"/>
            <w:noWrap w:val="0"/>
            <w:vAlign w:val="center"/>
          </w:tcPr>
          <w:p w14:paraId="3192B6F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4BCF83">
            <w:pPr>
              <w:jc w:val="center"/>
              <w:rPr>
                <w:sz w:val="22"/>
                <w:szCs w:val="22"/>
              </w:rPr>
            </w:pPr>
            <w:r>
              <w:rPr>
                <w:sz w:val="22"/>
                <w:szCs w:val="22"/>
              </w:rPr>
              <w:t>20</w:t>
            </w:r>
          </w:p>
        </w:tc>
        <w:tc>
          <w:tcPr>
            <w:tcW w:w="708" w:type="dxa"/>
            <w:noWrap w:val="0"/>
            <w:vAlign w:val="center"/>
          </w:tcPr>
          <w:p w14:paraId="1BAAED31">
            <w:pPr>
              <w:jc w:val="center"/>
              <w:rPr>
                <w:sz w:val="22"/>
                <w:szCs w:val="22"/>
              </w:rPr>
            </w:pPr>
            <w:r>
              <w:rPr>
                <w:sz w:val="22"/>
                <w:szCs w:val="22"/>
              </w:rPr>
              <w:t>否</w:t>
            </w:r>
          </w:p>
        </w:tc>
        <w:tc>
          <w:tcPr>
            <w:tcW w:w="1560" w:type="dxa"/>
            <w:noWrap w:val="0"/>
            <w:vAlign w:val="center"/>
          </w:tcPr>
          <w:p w14:paraId="58502031">
            <w:pPr>
              <w:rPr>
                <w:sz w:val="22"/>
                <w:szCs w:val="22"/>
              </w:rPr>
            </w:pPr>
          </w:p>
        </w:tc>
      </w:tr>
      <w:tr w14:paraId="45C14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755C7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32957AD">
            <w:pPr>
              <w:rPr>
                <w:sz w:val="22"/>
                <w:szCs w:val="22"/>
              </w:rPr>
            </w:pPr>
            <w:r>
              <w:rPr>
                <w:sz w:val="22"/>
                <w:szCs w:val="22"/>
              </w:rPr>
              <w:t>nsrmc</w:t>
            </w:r>
          </w:p>
        </w:tc>
        <w:tc>
          <w:tcPr>
            <w:tcW w:w="1843" w:type="dxa"/>
            <w:noWrap w:val="0"/>
            <w:vAlign w:val="center"/>
          </w:tcPr>
          <w:p w14:paraId="59EA127D">
            <w:pPr>
              <w:pStyle w:val="36"/>
              <w:jc w:val="both"/>
            </w:pPr>
            <w:r>
              <w:t>纳税人名称</w:t>
            </w:r>
          </w:p>
        </w:tc>
        <w:tc>
          <w:tcPr>
            <w:tcW w:w="1276" w:type="dxa"/>
            <w:noWrap w:val="0"/>
            <w:vAlign w:val="center"/>
          </w:tcPr>
          <w:p w14:paraId="771D674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DBEF0E8">
            <w:pPr>
              <w:jc w:val="center"/>
              <w:rPr>
                <w:sz w:val="22"/>
                <w:szCs w:val="22"/>
              </w:rPr>
            </w:pPr>
            <w:r>
              <w:rPr>
                <w:sz w:val="22"/>
                <w:szCs w:val="22"/>
              </w:rPr>
              <w:t>300</w:t>
            </w:r>
          </w:p>
        </w:tc>
        <w:tc>
          <w:tcPr>
            <w:tcW w:w="708" w:type="dxa"/>
            <w:noWrap w:val="0"/>
            <w:vAlign w:val="center"/>
          </w:tcPr>
          <w:p w14:paraId="4329FEB0">
            <w:pPr>
              <w:jc w:val="center"/>
              <w:rPr>
                <w:sz w:val="22"/>
                <w:szCs w:val="22"/>
              </w:rPr>
            </w:pPr>
            <w:r>
              <w:rPr>
                <w:sz w:val="22"/>
                <w:szCs w:val="22"/>
              </w:rPr>
              <w:t>是</w:t>
            </w:r>
          </w:p>
        </w:tc>
        <w:tc>
          <w:tcPr>
            <w:tcW w:w="1560" w:type="dxa"/>
            <w:noWrap w:val="0"/>
            <w:vAlign w:val="center"/>
          </w:tcPr>
          <w:p w14:paraId="7B2A27E2">
            <w:pPr>
              <w:rPr>
                <w:sz w:val="22"/>
                <w:szCs w:val="22"/>
              </w:rPr>
            </w:pPr>
          </w:p>
        </w:tc>
      </w:tr>
      <w:tr w14:paraId="5C213D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FF739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D2B9AC5">
            <w:pPr>
              <w:rPr>
                <w:sz w:val="22"/>
                <w:szCs w:val="22"/>
              </w:rPr>
            </w:pPr>
            <w:r>
              <w:rPr>
                <w:sz w:val="22"/>
                <w:szCs w:val="22"/>
              </w:rPr>
              <w:t>nsrlx</w:t>
            </w:r>
          </w:p>
        </w:tc>
        <w:tc>
          <w:tcPr>
            <w:tcW w:w="1843" w:type="dxa"/>
            <w:noWrap w:val="0"/>
            <w:vAlign w:val="center"/>
          </w:tcPr>
          <w:p w14:paraId="686A592A">
            <w:pPr>
              <w:pStyle w:val="36"/>
              <w:jc w:val="both"/>
            </w:pPr>
            <w:r>
              <w:t>纳税人类型标签</w:t>
            </w:r>
          </w:p>
        </w:tc>
        <w:tc>
          <w:tcPr>
            <w:tcW w:w="1276" w:type="dxa"/>
            <w:noWrap w:val="0"/>
            <w:vAlign w:val="center"/>
          </w:tcPr>
          <w:p w14:paraId="4BB81E80">
            <w:pPr>
              <w:pStyle w:val="36"/>
              <w:jc w:val="center"/>
            </w:pPr>
            <w:r>
              <w:t>varchar</w:t>
            </w:r>
          </w:p>
        </w:tc>
        <w:tc>
          <w:tcPr>
            <w:tcW w:w="709" w:type="dxa"/>
            <w:noWrap w:val="0"/>
            <w:vAlign w:val="center"/>
          </w:tcPr>
          <w:p w14:paraId="1688A0FF">
            <w:pPr>
              <w:pStyle w:val="36"/>
              <w:jc w:val="center"/>
            </w:pPr>
            <w:r>
              <w:rPr>
                <w:szCs w:val="21"/>
              </w:rPr>
              <w:t>300</w:t>
            </w:r>
          </w:p>
        </w:tc>
        <w:tc>
          <w:tcPr>
            <w:tcW w:w="708" w:type="dxa"/>
            <w:noWrap w:val="0"/>
            <w:vAlign w:val="center"/>
          </w:tcPr>
          <w:p w14:paraId="17FA30B3">
            <w:pPr>
              <w:jc w:val="center"/>
              <w:rPr>
                <w:sz w:val="22"/>
                <w:szCs w:val="22"/>
              </w:rPr>
            </w:pPr>
            <w:r>
              <w:rPr>
                <w:sz w:val="22"/>
                <w:szCs w:val="22"/>
              </w:rPr>
              <w:t>是</w:t>
            </w:r>
          </w:p>
        </w:tc>
        <w:tc>
          <w:tcPr>
            <w:tcW w:w="1560" w:type="dxa"/>
            <w:noWrap w:val="0"/>
            <w:vAlign w:val="center"/>
          </w:tcPr>
          <w:p w14:paraId="5E23C69B">
            <w:pPr>
              <w:rPr>
                <w:kern w:val="0"/>
                <w:szCs w:val="21"/>
              </w:rPr>
            </w:pPr>
            <w:r>
              <w:rPr>
                <w:kern w:val="0"/>
                <w:szCs w:val="21"/>
              </w:rPr>
              <w:t>1：一般纳税人</w:t>
            </w:r>
          </w:p>
          <w:p w14:paraId="0B6E2C35">
            <w:pPr>
              <w:rPr>
                <w:kern w:val="0"/>
                <w:szCs w:val="21"/>
              </w:rPr>
            </w:pPr>
            <w:r>
              <w:rPr>
                <w:kern w:val="0"/>
                <w:szCs w:val="21"/>
              </w:rPr>
              <w:t>2：小规模纳税人</w:t>
            </w:r>
          </w:p>
          <w:p w14:paraId="4B045DB6">
            <w:pPr>
              <w:rPr>
                <w:kern w:val="0"/>
                <w:szCs w:val="21"/>
              </w:rPr>
            </w:pPr>
            <w:r>
              <w:rPr>
                <w:kern w:val="0"/>
                <w:szCs w:val="21"/>
              </w:rPr>
              <w:t>3：转登记小规模纳税人</w:t>
            </w:r>
          </w:p>
          <w:p w14:paraId="0C804E32">
            <w:pPr>
              <w:rPr>
                <w:kern w:val="0"/>
                <w:szCs w:val="21"/>
              </w:rPr>
            </w:pPr>
            <w:r>
              <w:rPr>
                <w:kern w:val="0"/>
                <w:szCs w:val="21"/>
              </w:rPr>
              <w:t>4：辅导期一般纳税人</w:t>
            </w:r>
          </w:p>
          <w:p w14:paraId="1977D520">
            <w:pPr>
              <w:rPr>
                <w:kern w:val="0"/>
                <w:sz w:val="22"/>
                <w:szCs w:val="22"/>
              </w:rPr>
            </w:pPr>
            <w:r>
              <w:rPr>
                <w:kern w:val="0"/>
                <w:szCs w:val="21"/>
              </w:rPr>
              <w:t>5：自然人</w:t>
            </w:r>
          </w:p>
        </w:tc>
      </w:tr>
      <w:tr w14:paraId="4D891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25471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7EAFE62">
            <w:pPr>
              <w:rPr>
                <w:sz w:val="22"/>
                <w:szCs w:val="22"/>
              </w:rPr>
            </w:pPr>
            <w:r>
              <w:rPr>
                <w:sz w:val="22"/>
                <w:szCs w:val="22"/>
              </w:rPr>
              <w:t>scjydz</w:t>
            </w:r>
          </w:p>
        </w:tc>
        <w:tc>
          <w:tcPr>
            <w:tcW w:w="1843" w:type="dxa"/>
            <w:noWrap w:val="0"/>
            <w:vAlign w:val="center"/>
          </w:tcPr>
          <w:p w14:paraId="54036074">
            <w:pPr>
              <w:pStyle w:val="36"/>
              <w:jc w:val="both"/>
            </w:pPr>
            <w:r>
              <w:t>生产经营地址</w:t>
            </w:r>
          </w:p>
        </w:tc>
        <w:tc>
          <w:tcPr>
            <w:tcW w:w="1276" w:type="dxa"/>
            <w:noWrap w:val="0"/>
            <w:vAlign w:val="center"/>
          </w:tcPr>
          <w:p w14:paraId="6F917CA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969CCA0">
            <w:pPr>
              <w:jc w:val="center"/>
              <w:rPr>
                <w:sz w:val="22"/>
                <w:szCs w:val="22"/>
              </w:rPr>
            </w:pPr>
            <w:r>
              <w:rPr>
                <w:kern w:val="0"/>
                <w:szCs w:val="21"/>
              </w:rPr>
              <w:t>300</w:t>
            </w:r>
          </w:p>
        </w:tc>
        <w:tc>
          <w:tcPr>
            <w:tcW w:w="708" w:type="dxa"/>
            <w:noWrap w:val="0"/>
            <w:vAlign w:val="center"/>
          </w:tcPr>
          <w:p w14:paraId="0F0C4734">
            <w:pPr>
              <w:jc w:val="center"/>
              <w:rPr>
                <w:sz w:val="22"/>
                <w:szCs w:val="22"/>
              </w:rPr>
            </w:pPr>
            <w:r>
              <w:rPr>
                <w:sz w:val="22"/>
                <w:szCs w:val="22"/>
              </w:rPr>
              <w:t>是</w:t>
            </w:r>
          </w:p>
        </w:tc>
        <w:tc>
          <w:tcPr>
            <w:tcW w:w="1560" w:type="dxa"/>
            <w:noWrap w:val="0"/>
            <w:vAlign w:val="center"/>
          </w:tcPr>
          <w:p w14:paraId="1F44D5B1">
            <w:pPr>
              <w:rPr>
                <w:sz w:val="22"/>
                <w:szCs w:val="22"/>
              </w:rPr>
            </w:pPr>
          </w:p>
        </w:tc>
      </w:tr>
      <w:tr w14:paraId="26E5E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9BFE8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068AC354">
            <w:pPr>
              <w:rPr>
                <w:sz w:val="22"/>
                <w:szCs w:val="22"/>
              </w:rPr>
            </w:pPr>
            <w:r>
              <w:rPr>
                <w:sz w:val="22"/>
                <w:szCs w:val="22"/>
              </w:rPr>
              <w:t>zcdyzbm</w:t>
            </w:r>
          </w:p>
        </w:tc>
        <w:tc>
          <w:tcPr>
            <w:tcW w:w="1843" w:type="dxa"/>
            <w:noWrap w:val="0"/>
            <w:vAlign w:val="center"/>
          </w:tcPr>
          <w:p w14:paraId="32545AC2">
            <w:pPr>
              <w:pStyle w:val="36"/>
              <w:jc w:val="both"/>
            </w:pPr>
            <w:r>
              <w:t>注册地邮政编码</w:t>
            </w:r>
          </w:p>
        </w:tc>
        <w:tc>
          <w:tcPr>
            <w:tcW w:w="1276" w:type="dxa"/>
            <w:noWrap w:val="0"/>
            <w:vAlign w:val="center"/>
          </w:tcPr>
          <w:p w14:paraId="73B0E3B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588E53A">
            <w:pPr>
              <w:jc w:val="center"/>
              <w:rPr>
                <w:sz w:val="22"/>
                <w:szCs w:val="22"/>
              </w:rPr>
            </w:pPr>
            <w:r>
              <w:rPr>
                <w:sz w:val="22"/>
                <w:szCs w:val="22"/>
              </w:rPr>
              <w:t>6</w:t>
            </w:r>
          </w:p>
        </w:tc>
        <w:tc>
          <w:tcPr>
            <w:tcW w:w="708" w:type="dxa"/>
            <w:noWrap w:val="0"/>
            <w:vAlign w:val="center"/>
          </w:tcPr>
          <w:p w14:paraId="53C5BEA0">
            <w:pPr>
              <w:jc w:val="center"/>
              <w:rPr>
                <w:sz w:val="22"/>
                <w:szCs w:val="22"/>
              </w:rPr>
            </w:pPr>
            <w:r>
              <w:rPr>
                <w:sz w:val="22"/>
                <w:szCs w:val="22"/>
              </w:rPr>
              <w:t>是</w:t>
            </w:r>
          </w:p>
        </w:tc>
        <w:tc>
          <w:tcPr>
            <w:tcW w:w="1560" w:type="dxa"/>
            <w:noWrap w:val="0"/>
            <w:vAlign w:val="center"/>
          </w:tcPr>
          <w:p w14:paraId="12981801">
            <w:pPr>
              <w:rPr>
                <w:sz w:val="22"/>
                <w:szCs w:val="22"/>
              </w:rPr>
            </w:pPr>
          </w:p>
        </w:tc>
      </w:tr>
      <w:tr w14:paraId="2C82E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FC912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3E4D1378">
            <w:pPr>
              <w:rPr>
                <w:sz w:val="22"/>
                <w:szCs w:val="22"/>
              </w:rPr>
            </w:pPr>
            <w:r>
              <w:rPr>
                <w:sz w:val="22"/>
                <w:szCs w:val="22"/>
              </w:rPr>
              <w:t>zcdlxdh</w:t>
            </w:r>
          </w:p>
        </w:tc>
        <w:tc>
          <w:tcPr>
            <w:tcW w:w="1843" w:type="dxa"/>
            <w:noWrap w:val="0"/>
            <w:vAlign w:val="center"/>
          </w:tcPr>
          <w:p w14:paraId="14DE3214">
            <w:pPr>
              <w:pStyle w:val="36"/>
              <w:jc w:val="both"/>
            </w:pPr>
            <w:r>
              <w:t>注册地联系电话</w:t>
            </w:r>
          </w:p>
        </w:tc>
        <w:tc>
          <w:tcPr>
            <w:tcW w:w="1276" w:type="dxa"/>
            <w:noWrap w:val="0"/>
            <w:vAlign w:val="center"/>
          </w:tcPr>
          <w:p w14:paraId="3FD71D18">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A104F9A">
            <w:pPr>
              <w:jc w:val="center"/>
              <w:rPr>
                <w:sz w:val="22"/>
                <w:szCs w:val="22"/>
              </w:rPr>
            </w:pPr>
            <w:r>
              <w:rPr>
                <w:sz w:val="22"/>
                <w:szCs w:val="22"/>
              </w:rPr>
              <w:t>60</w:t>
            </w:r>
          </w:p>
        </w:tc>
        <w:tc>
          <w:tcPr>
            <w:tcW w:w="708" w:type="dxa"/>
            <w:noWrap w:val="0"/>
            <w:vAlign w:val="center"/>
          </w:tcPr>
          <w:p w14:paraId="02F7E13A">
            <w:pPr>
              <w:jc w:val="center"/>
              <w:rPr>
                <w:sz w:val="22"/>
                <w:szCs w:val="22"/>
              </w:rPr>
            </w:pPr>
            <w:r>
              <w:rPr>
                <w:sz w:val="22"/>
                <w:szCs w:val="22"/>
              </w:rPr>
              <w:t>否</w:t>
            </w:r>
          </w:p>
        </w:tc>
        <w:tc>
          <w:tcPr>
            <w:tcW w:w="1560" w:type="dxa"/>
            <w:noWrap w:val="0"/>
            <w:vAlign w:val="center"/>
          </w:tcPr>
          <w:p w14:paraId="5A02502E">
            <w:pPr>
              <w:rPr>
                <w:sz w:val="22"/>
                <w:szCs w:val="22"/>
              </w:rPr>
            </w:pPr>
          </w:p>
        </w:tc>
      </w:tr>
      <w:tr w14:paraId="17D5F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680BBD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58B8A55B">
            <w:pPr>
              <w:rPr>
                <w:sz w:val="22"/>
                <w:szCs w:val="22"/>
              </w:rPr>
            </w:pPr>
            <w:r>
              <w:rPr>
                <w:sz w:val="22"/>
                <w:szCs w:val="22"/>
              </w:rPr>
              <w:t>fddbrxm</w:t>
            </w:r>
          </w:p>
        </w:tc>
        <w:tc>
          <w:tcPr>
            <w:tcW w:w="1843" w:type="dxa"/>
            <w:noWrap w:val="0"/>
            <w:vAlign w:val="center"/>
          </w:tcPr>
          <w:p w14:paraId="435B5A9B">
            <w:pPr>
              <w:pStyle w:val="36"/>
              <w:jc w:val="both"/>
            </w:pPr>
            <w:r>
              <w:t>法人名称(法定代表人姓名</w:t>
            </w:r>
          </w:p>
        </w:tc>
        <w:tc>
          <w:tcPr>
            <w:tcW w:w="1276" w:type="dxa"/>
            <w:noWrap w:val="0"/>
            <w:vAlign w:val="center"/>
          </w:tcPr>
          <w:p w14:paraId="66E3998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EA9610">
            <w:pPr>
              <w:jc w:val="center"/>
              <w:rPr>
                <w:sz w:val="22"/>
                <w:szCs w:val="22"/>
              </w:rPr>
            </w:pPr>
            <w:r>
              <w:rPr>
                <w:sz w:val="22"/>
                <w:szCs w:val="22"/>
              </w:rPr>
              <w:t>150</w:t>
            </w:r>
          </w:p>
        </w:tc>
        <w:tc>
          <w:tcPr>
            <w:tcW w:w="708" w:type="dxa"/>
            <w:noWrap w:val="0"/>
            <w:vAlign w:val="center"/>
          </w:tcPr>
          <w:p w14:paraId="7B5E2A8C">
            <w:pPr>
              <w:jc w:val="center"/>
              <w:rPr>
                <w:sz w:val="22"/>
                <w:szCs w:val="22"/>
              </w:rPr>
            </w:pPr>
            <w:r>
              <w:rPr>
                <w:sz w:val="22"/>
                <w:szCs w:val="22"/>
              </w:rPr>
              <w:t>是</w:t>
            </w:r>
          </w:p>
        </w:tc>
        <w:tc>
          <w:tcPr>
            <w:tcW w:w="1560" w:type="dxa"/>
            <w:noWrap w:val="0"/>
            <w:vAlign w:val="center"/>
          </w:tcPr>
          <w:p w14:paraId="761B19B7">
            <w:pPr>
              <w:rPr>
                <w:sz w:val="22"/>
                <w:szCs w:val="22"/>
              </w:rPr>
            </w:pPr>
          </w:p>
        </w:tc>
      </w:tr>
      <w:tr w14:paraId="6FE41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3C2BD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5C907CA5">
            <w:pPr>
              <w:rPr>
                <w:sz w:val="22"/>
                <w:szCs w:val="22"/>
              </w:rPr>
            </w:pPr>
            <w:r>
              <w:rPr>
                <w:sz w:val="22"/>
                <w:szCs w:val="22"/>
              </w:rPr>
              <w:t>djzclxdm</w:t>
            </w:r>
          </w:p>
        </w:tc>
        <w:tc>
          <w:tcPr>
            <w:tcW w:w="1843" w:type="dxa"/>
            <w:noWrap w:val="0"/>
            <w:vAlign w:val="center"/>
          </w:tcPr>
          <w:p w14:paraId="7F3E14AC">
            <w:pPr>
              <w:pStyle w:val="36"/>
              <w:jc w:val="both"/>
            </w:pPr>
            <w:r>
              <w:t>登记注册类型（国标）</w:t>
            </w:r>
          </w:p>
        </w:tc>
        <w:tc>
          <w:tcPr>
            <w:tcW w:w="1276" w:type="dxa"/>
            <w:noWrap w:val="0"/>
            <w:vAlign w:val="center"/>
          </w:tcPr>
          <w:p w14:paraId="311995A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2642CE6">
            <w:pPr>
              <w:jc w:val="center"/>
              <w:rPr>
                <w:sz w:val="22"/>
                <w:szCs w:val="22"/>
              </w:rPr>
            </w:pPr>
            <w:r>
              <w:rPr>
                <w:sz w:val="22"/>
                <w:szCs w:val="22"/>
              </w:rPr>
              <w:t>3</w:t>
            </w:r>
          </w:p>
        </w:tc>
        <w:tc>
          <w:tcPr>
            <w:tcW w:w="708" w:type="dxa"/>
            <w:noWrap w:val="0"/>
            <w:vAlign w:val="center"/>
          </w:tcPr>
          <w:p w14:paraId="7D1CAC46">
            <w:pPr>
              <w:jc w:val="center"/>
              <w:rPr>
                <w:sz w:val="22"/>
                <w:szCs w:val="22"/>
              </w:rPr>
            </w:pPr>
            <w:r>
              <w:rPr>
                <w:sz w:val="22"/>
                <w:szCs w:val="22"/>
              </w:rPr>
              <w:t>否</w:t>
            </w:r>
          </w:p>
        </w:tc>
        <w:tc>
          <w:tcPr>
            <w:tcW w:w="1560" w:type="dxa"/>
            <w:noWrap w:val="0"/>
            <w:vAlign w:val="center"/>
          </w:tcPr>
          <w:p w14:paraId="6B1D9425">
            <w:pPr>
              <w:rPr>
                <w:sz w:val="22"/>
                <w:szCs w:val="22"/>
              </w:rPr>
            </w:pPr>
          </w:p>
        </w:tc>
      </w:tr>
      <w:tr w14:paraId="1117E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C65BF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41B425C">
            <w:pPr>
              <w:rPr>
                <w:sz w:val="22"/>
                <w:szCs w:val="22"/>
              </w:rPr>
            </w:pPr>
            <w:r>
              <w:rPr>
                <w:sz w:val="22"/>
                <w:szCs w:val="22"/>
              </w:rPr>
              <w:t>hydm</w:t>
            </w:r>
          </w:p>
        </w:tc>
        <w:tc>
          <w:tcPr>
            <w:tcW w:w="1843" w:type="dxa"/>
            <w:noWrap w:val="0"/>
            <w:vAlign w:val="center"/>
          </w:tcPr>
          <w:p w14:paraId="79A34E01">
            <w:pPr>
              <w:pStyle w:val="36"/>
              <w:jc w:val="both"/>
            </w:pPr>
            <w:r>
              <w:t>行业代码</w:t>
            </w:r>
          </w:p>
        </w:tc>
        <w:tc>
          <w:tcPr>
            <w:tcW w:w="1276" w:type="dxa"/>
            <w:noWrap w:val="0"/>
            <w:vAlign w:val="center"/>
          </w:tcPr>
          <w:p w14:paraId="6AE29578">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AC2A4E">
            <w:pPr>
              <w:jc w:val="center"/>
              <w:rPr>
                <w:sz w:val="22"/>
                <w:szCs w:val="22"/>
              </w:rPr>
            </w:pPr>
            <w:r>
              <w:rPr>
                <w:sz w:val="22"/>
                <w:szCs w:val="22"/>
              </w:rPr>
              <w:t>4</w:t>
            </w:r>
          </w:p>
        </w:tc>
        <w:tc>
          <w:tcPr>
            <w:tcW w:w="708" w:type="dxa"/>
            <w:noWrap w:val="0"/>
            <w:vAlign w:val="center"/>
          </w:tcPr>
          <w:p w14:paraId="0B625223">
            <w:pPr>
              <w:jc w:val="center"/>
              <w:rPr>
                <w:sz w:val="22"/>
                <w:szCs w:val="22"/>
              </w:rPr>
            </w:pPr>
            <w:r>
              <w:rPr>
                <w:sz w:val="22"/>
                <w:szCs w:val="22"/>
              </w:rPr>
              <w:t>是</w:t>
            </w:r>
          </w:p>
        </w:tc>
        <w:tc>
          <w:tcPr>
            <w:tcW w:w="1560" w:type="dxa"/>
            <w:noWrap w:val="0"/>
            <w:vAlign w:val="center"/>
          </w:tcPr>
          <w:p w14:paraId="67F3ADC4">
            <w:pPr>
              <w:rPr>
                <w:sz w:val="22"/>
                <w:szCs w:val="22"/>
              </w:rPr>
            </w:pPr>
            <w:r>
              <w:rPr>
                <w:kern w:val="0"/>
                <w:szCs w:val="21"/>
              </w:rPr>
              <w:t>主行业代码特定征收部门可空</w:t>
            </w:r>
          </w:p>
        </w:tc>
      </w:tr>
      <w:tr w14:paraId="7F0C8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78A37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8E85B96">
            <w:pPr>
              <w:rPr>
                <w:sz w:val="22"/>
                <w:szCs w:val="22"/>
              </w:rPr>
            </w:pPr>
            <w:r>
              <w:rPr>
                <w:sz w:val="22"/>
                <w:szCs w:val="22"/>
              </w:rPr>
              <w:t>qxjswjgdm</w:t>
            </w:r>
          </w:p>
        </w:tc>
        <w:tc>
          <w:tcPr>
            <w:tcW w:w="1843" w:type="dxa"/>
            <w:noWrap w:val="0"/>
            <w:vAlign w:val="center"/>
          </w:tcPr>
          <w:p w14:paraId="036469C2">
            <w:pPr>
              <w:pStyle w:val="36"/>
              <w:jc w:val="both"/>
            </w:pPr>
            <w:r>
              <w:t>区县级税务机关代码</w:t>
            </w:r>
          </w:p>
        </w:tc>
        <w:tc>
          <w:tcPr>
            <w:tcW w:w="1276" w:type="dxa"/>
            <w:noWrap w:val="0"/>
            <w:vAlign w:val="center"/>
          </w:tcPr>
          <w:p w14:paraId="0CC44F2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5DD7782">
            <w:pPr>
              <w:jc w:val="center"/>
              <w:rPr>
                <w:sz w:val="22"/>
                <w:szCs w:val="22"/>
              </w:rPr>
            </w:pPr>
            <w:r>
              <w:rPr>
                <w:sz w:val="22"/>
                <w:szCs w:val="22"/>
              </w:rPr>
              <w:t>11</w:t>
            </w:r>
          </w:p>
        </w:tc>
        <w:tc>
          <w:tcPr>
            <w:tcW w:w="708" w:type="dxa"/>
            <w:noWrap w:val="0"/>
            <w:vAlign w:val="center"/>
          </w:tcPr>
          <w:p w14:paraId="51C004DF">
            <w:pPr>
              <w:jc w:val="center"/>
              <w:rPr>
                <w:sz w:val="22"/>
                <w:szCs w:val="22"/>
              </w:rPr>
            </w:pPr>
            <w:r>
              <w:rPr>
                <w:sz w:val="22"/>
                <w:szCs w:val="22"/>
              </w:rPr>
              <w:t>是</w:t>
            </w:r>
          </w:p>
        </w:tc>
        <w:tc>
          <w:tcPr>
            <w:tcW w:w="1560" w:type="dxa"/>
            <w:noWrap w:val="0"/>
            <w:vAlign w:val="center"/>
          </w:tcPr>
          <w:p w14:paraId="02270313">
            <w:pPr>
              <w:rPr>
                <w:sz w:val="22"/>
                <w:szCs w:val="22"/>
              </w:rPr>
            </w:pPr>
          </w:p>
        </w:tc>
      </w:tr>
      <w:tr w14:paraId="1B30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5AD32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74D0E627">
            <w:pPr>
              <w:rPr>
                <w:sz w:val="22"/>
                <w:szCs w:val="22"/>
              </w:rPr>
            </w:pPr>
            <w:r>
              <w:rPr>
                <w:sz w:val="22"/>
                <w:szCs w:val="22"/>
              </w:rPr>
              <w:t>zgswskfjdm</w:t>
            </w:r>
          </w:p>
        </w:tc>
        <w:tc>
          <w:tcPr>
            <w:tcW w:w="1843" w:type="dxa"/>
            <w:noWrap w:val="0"/>
            <w:vAlign w:val="center"/>
          </w:tcPr>
          <w:p w14:paraId="57C780E5">
            <w:pPr>
              <w:pStyle w:val="36"/>
              <w:jc w:val="both"/>
            </w:pPr>
            <w:r>
              <w:t>税务机关代码</w:t>
            </w:r>
          </w:p>
        </w:tc>
        <w:tc>
          <w:tcPr>
            <w:tcW w:w="1276" w:type="dxa"/>
            <w:noWrap w:val="0"/>
            <w:vAlign w:val="center"/>
          </w:tcPr>
          <w:p w14:paraId="7B517B9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2CB92E">
            <w:pPr>
              <w:jc w:val="center"/>
              <w:rPr>
                <w:sz w:val="22"/>
                <w:szCs w:val="22"/>
              </w:rPr>
            </w:pPr>
            <w:r>
              <w:rPr>
                <w:sz w:val="22"/>
                <w:szCs w:val="22"/>
              </w:rPr>
              <w:t>11</w:t>
            </w:r>
          </w:p>
        </w:tc>
        <w:tc>
          <w:tcPr>
            <w:tcW w:w="708" w:type="dxa"/>
            <w:noWrap w:val="0"/>
            <w:vAlign w:val="center"/>
          </w:tcPr>
          <w:p w14:paraId="2CB27B90">
            <w:pPr>
              <w:jc w:val="center"/>
              <w:rPr>
                <w:sz w:val="22"/>
                <w:szCs w:val="22"/>
              </w:rPr>
            </w:pPr>
            <w:r>
              <w:rPr>
                <w:sz w:val="22"/>
                <w:szCs w:val="22"/>
              </w:rPr>
              <w:t>是</w:t>
            </w:r>
          </w:p>
        </w:tc>
        <w:tc>
          <w:tcPr>
            <w:tcW w:w="1560" w:type="dxa"/>
            <w:noWrap w:val="0"/>
            <w:vAlign w:val="center"/>
          </w:tcPr>
          <w:p w14:paraId="0066B068">
            <w:pPr>
              <w:rPr>
                <w:sz w:val="22"/>
                <w:szCs w:val="22"/>
              </w:rPr>
            </w:pPr>
            <w:r>
              <w:rPr>
                <w:kern w:val="0"/>
                <w:szCs w:val="21"/>
              </w:rPr>
              <w:t>主管税务所科分局</w:t>
            </w:r>
          </w:p>
        </w:tc>
      </w:tr>
      <w:tr w14:paraId="53AAE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33C2D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8F11EB0">
            <w:pPr>
              <w:rPr>
                <w:sz w:val="22"/>
                <w:szCs w:val="22"/>
              </w:rPr>
            </w:pPr>
            <w:r>
              <w:rPr>
                <w:sz w:val="22"/>
                <w:szCs w:val="22"/>
              </w:rPr>
              <w:t>zgswskfjmc</w:t>
            </w:r>
          </w:p>
        </w:tc>
        <w:tc>
          <w:tcPr>
            <w:tcW w:w="1843" w:type="dxa"/>
            <w:noWrap w:val="0"/>
            <w:vAlign w:val="center"/>
          </w:tcPr>
          <w:p w14:paraId="1EB7037B">
            <w:pPr>
              <w:pStyle w:val="36"/>
              <w:jc w:val="both"/>
            </w:pPr>
            <w:r>
              <w:t>税务机关名称</w:t>
            </w:r>
          </w:p>
        </w:tc>
        <w:tc>
          <w:tcPr>
            <w:tcW w:w="1276" w:type="dxa"/>
            <w:noWrap w:val="0"/>
            <w:vAlign w:val="center"/>
          </w:tcPr>
          <w:p w14:paraId="38395E7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9E81161">
            <w:pPr>
              <w:jc w:val="center"/>
              <w:rPr>
                <w:sz w:val="22"/>
                <w:szCs w:val="22"/>
              </w:rPr>
            </w:pPr>
            <w:r>
              <w:rPr>
                <w:sz w:val="22"/>
                <w:szCs w:val="22"/>
              </w:rPr>
              <w:t>300</w:t>
            </w:r>
          </w:p>
        </w:tc>
        <w:tc>
          <w:tcPr>
            <w:tcW w:w="708" w:type="dxa"/>
            <w:noWrap w:val="0"/>
            <w:vAlign w:val="center"/>
          </w:tcPr>
          <w:p w14:paraId="77A7A8C0">
            <w:pPr>
              <w:jc w:val="center"/>
              <w:rPr>
                <w:sz w:val="22"/>
                <w:szCs w:val="22"/>
              </w:rPr>
            </w:pPr>
            <w:r>
              <w:rPr>
                <w:sz w:val="22"/>
                <w:szCs w:val="22"/>
              </w:rPr>
              <w:t>是</w:t>
            </w:r>
          </w:p>
        </w:tc>
        <w:tc>
          <w:tcPr>
            <w:tcW w:w="1560" w:type="dxa"/>
            <w:noWrap w:val="0"/>
            <w:vAlign w:val="center"/>
          </w:tcPr>
          <w:p w14:paraId="7E08FE28">
            <w:pPr>
              <w:rPr>
                <w:sz w:val="22"/>
                <w:szCs w:val="22"/>
              </w:rPr>
            </w:pPr>
            <w:r>
              <w:rPr>
                <w:kern w:val="0"/>
                <w:szCs w:val="21"/>
              </w:rPr>
              <w:t>主管税务所科分局</w:t>
            </w:r>
          </w:p>
        </w:tc>
      </w:tr>
      <w:tr w14:paraId="1BD9D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72F9D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0A55D557">
            <w:pPr>
              <w:rPr>
                <w:sz w:val="22"/>
                <w:szCs w:val="22"/>
              </w:rPr>
            </w:pPr>
            <w:r>
              <w:rPr>
                <w:sz w:val="22"/>
                <w:szCs w:val="22"/>
              </w:rPr>
              <w:t>cwfzrxm</w:t>
            </w:r>
          </w:p>
        </w:tc>
        <w:tc>
          <w:tcPr>
            <w:tcW w:w="1843" w:type="dxa"/>
            <w:noWrap w:val="0"/>
            <w:vAlign w:val="center"/>
          </w:tcPr>
          <w:p w14:paraId="4F4E2B92">
            <w:pPr>
              <w:pStyle w:val="36"/>
              <w:jc w:val="both"/>
            </w:pPr>
            <w:r>
              <w:t>财务负责人姓名</w:t>
            </w:r>
          </w:p>
        </w:tc>
        <w:tc>
          <w:tcPr>
            <w:tcW w:w="1276" w:type="dxa"/>
            <w:noWrap w:val="0"/>
            <w:vAlign w:val="center"/>
          </w:tcPr>
          <w:p w14:paraId="56B99CA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1ADC74">
            <w:pPr>
              <w:jc w:val="center"/>
              <w:rPr>
                <w:sz w:val="22"/>
                <w:szCs w:val="22"/>
              </w:rPr>
            </w:pPr>
            <w:r>
              <w:rPr>
                <w:sz w:val="22"/>
                <w:szCs w:val="22"/>
              </w:rPr>
              <w:t>150</w:t>
            </w:r>
          </w:p>
        </w:tc>
        <w:tc>
          <w:tcPr>
            <w:tcW w:w="708" w:type="dxa"/>
            <w:noWrap w:val="0"/>
            <w:vAlign w:val="center"/>
          </w:tcPr>
          <w:p w14:paraId="47A1A3DA">
            <w:pPr>
              <w:jc w:val="center"/>
              <w:rPr>
                <w:sz w:val="22"/>
                <w:szCs w:val="22"/>
              </w:rPr>
            </w:pPr>
            <w:r>
              <w:rPr>
                <w:sz w:val="22"/>
                <w:szCs w:val="22"/>
              </w:rPr>
              <w:t>是</w:t>
            </w:r>
          </w:p>
        </w:tc>
        <w:tc>
          <w:tcPr>
            <w:tcW w:w="1560" w:type="dxa"/>
            <w:noWrap w:val="0"/>
            <w:vAlign w:val="center"/>
          </w:tcPr>
          <w:p w14:paraId="28531B68">
            <w:pPr>
              <w:rPr>
                <w:sz w:val="22"/>
                <w:szCs w:val="22"/>
              </w:rPr>
            </w:pPr>
          </w:p>
        </w:tc>
      </w:tr>
      <w:tr w14:paraId="1A0ED1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07046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11F70993">
            <w:pPr>
              <w:rPr>
                <w:sz w:val="22"/>
                <w:szCs w:val="22"/>
              </w:rPr>
            </w:pPr>
            <w:r>
              <w:rPr>
                <w:sz w:val="22"/>
                <w:szCs w:val="22"/>
              </w:rPr>
              <w:t>khhmc</w:t>
            </w:r>
          </w:p>
        </w:tc>
        <w:tc>
          <w:tcPr>
            <w:tcW w:w="1843" w:type="dxa"/>
            <w:noWrap w:val="0"/>
            <w:vAlign w:val="center"/>
          </w:tcPr>
          <w:p w14:paraId="186598B5">
            <w:pPr>
              <w:pStyle w:val="36"/>
              <w:jc w:val="both"/>
            </w:pPr>
            <w:r>
              <w:t>账户名称</w:t>
            </w:r>
          </w:p>
        </w:tc>
        <w:tc>
          <w:tcPr>
            <w:tcW w:w="1276" w:type="dxa"/>
            <w:noWrap w:val="0"/>
            <w:vAlign w:val="center"/>
          </w:tcPr>
          <w:p w14:paraId="6DA4A35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21499E">
            <w:pPr>
              <w:jc w:val="center"/>
              <w:rPr>
                <w:sz w:val="22"/>
                <w:szCs w:val="22"/>
              </w:rPr>
            </w:pPr>
            <w:r>
              <w:rPr>
                <w:sz w:val="22"/>
                <w:szCs w:val="22"/>
              </w:rPr>
              <w:t>300</w:t>
            </w:r>
          </w:p>
        </w:tc>
        <w:tc>
          <w:tcPr>
            <w:tcW w:w="708" w:type="dxa"/>
            <w:noWrap w:val="0"/>
            <w:vAlign w:val="center"/>
          </w:tcPr>
          <w:p w14:paraId="558593CB">
            <w:pPr>
              <w:jc w:val="center"/>
              <w:rPr>
                <w:sz w:val="22"/>
                <w:szCs w:val="22"/>
              </w:rPr>
            </w:pPr>
            <w:r>
              <w:rPr>
                <w:sz w:val="22"/>
                <w:szCs w:val="22"/>
              </w:rPr>
              <w:t>是</w:t>
            </w:r>
          </w:p>
        </w:tc>
        <w:tc>
          <w:tcPr>
            <w:tcW w:w="1560" w:type="dxa"/>
            <w:noWrap w:val="0"/>
            <w:vAlign w:val="center"/>
          </w:tcPr>
          <w:p w14:paraId="6F115C09">
            <w:pPr>
              <w:rPr>
                <w:sz w:val="22"/>
                <w:szCs w:val="22"/>
              </w:rPr>
            </w:pPr>
          </w:p>
        </w:tc>
      </w:tr>
      <w:tr w14:paraId="25837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CBCEB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2B68B87F">
            <w:pPr>
              <w:rPr>
                <w:sz w:val="22"/>
                <w:szCs w:val="22"/>
              </w:rPr>
            </w:pPr>
            <w:r>
              <w:rPr>
                <w:sz w:val="22"/>
                <w:szCs w:val="22"/>
              </w:rPr>
              <w:t>yhzh</w:t>
            </w:r>
          </w:p>
        </w:tc>
        <w:tc>
          <w:tcPr>
            <w:tcW w:w="1843" w:type="dxa"/>
            <w:noWrap w:val="0"/>
            <w:vAlign w:val="center"/>
          </w:tcPr>
          <w:p w14:paraId="44BB3B0E">
            <w:pPr>
              <w:pStyle w:val="36"/>
              <w:jc w:val="both"/>
            </w:pPr>
            <w:r>
              <w:t>账号</w:t>
            </w:r>
          </w:p>
        </w:tc>
        <w:tc>
          <w:tcPr>
            <w:tcW w:w="1276" w:type="dxa"/>
            <w:noWrap w:val="0"/>
            <w:vAlign w:val="center"/>
          </w:tcPr>
          <w:p w14:paraId="7DC6724F">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F2E56E">
            <w:pPr>
              <w:jc w:val="center"/>
              <w:rPr>
                <w:sz w:val="22"/>
                <w:szCs w:val="22"/>
              </w:rPr>
            </w:pPr>
            <w:r>
              <w:rPr>
                <w:sz w:val="22"/>
                <w:szCs w:val="22"/>
              </w:rPr>
              <w:t>50</w:t>
            </w:r>
          </w:p>
        </w:tc>
        <w:tc>
          <w:tcPr>
            <w:tcW w:w="708" w:type="dxa"/>
            <w:noWrap w:val="0"/>
            <w:vAlign w:val="center"/>
          </w:tcPr>
          <w:p w14:paraId="4180FE09">
            <w:pPr>
              <w:jc w:val="center"/>
              <w:rPr>
                <w:sz w:val="22"/>
                <w:szCs w:val="22"/>
              </w:rPr>
            </w:pPr>
            <w:r>
              <w:rPr>
                <w:sz w:val="22"/>
                <w:szCs w:val="22"/>
              </w:rPr>
              <w:t>否</w:t>
            </w:r>
          </w:p>
        </w:tc>
        <w:tc>
          <w:tcPr>
            <w:tcW w:w="1560" w:type="dxa"/>
            <w:noWrap w:val="0"/>
            <w:vAlign w:val="center"/>
          </w:tcPr>
          <w:p w14:paraId="2A210BB5">
            <w:pPr>
              <w:rPr>
                <w:sz w:val="22"/>
                <w:szCs w:val="22"/>
              </w:rPr>
            </w:pPr>
            <w:r>
              <w:rPr>
                <w:kern w:val="0"/>
                <w:szCs w:val="21"/>
              </w:rPr>
              <w:t>首选账户账号</w:t>
            </w:r>
          </w:p>
        </w:tc>
      </w:tr>
      <w:tr w14:paraId="6C1C8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689FB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4400EEB4">
            <w:pPr>
              <w:rPr>
                <w:sz w:val="22"/>
                <w:szCs w:val="22"/>
              </w:rPr>
            </w:pPr>
            <w:r>
              <w:rPr>
                <w:sz w:val="22"/>
                <w:szCs w:val="22"/>
              </w:rPr>
              <w:t>bsrxm</w:t>
            </w:r>
          </w:p>
        </w:tc>
        <w:tc>
          <w:tcPr>
            <w:tcW w:w="1843" w:type="dxa"/>
            <w:noWrap w:val="0"/>
            <w:vAlign w:val="center"/>
          </w:tcPr>
          <w:p w14:paraId="57408E66">
            <w:pPr>
              <w:pStyle w:val="36"/>
              <w:jc w:val="both"/>
            </w:pPr>
            <w:r>
              <w:t>企业办税人员姓名</w:t>
            </w:r>
          </w:p>
        </w:tc>
        <w:tc>
          <w:tcPr>
            <w:tcW w:w="1276" w:type="dxa"/>
            <w:noWrap w:val="0"/>
            <w:vAlign w:val="center"/>
          </w:tcPr>
          <w:p w14:paraId="5C2DDC2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7B95EBE">
            <w:pPr>
              <w:jc w:val="center"/>
              <w:rPr>
                <w:sz w:val="22"/>
                <w:szCs w:val="22"/>
              </w:rPr>
            </w:pPr>
            <w:r>
              <w:rPr>
                <w:sz w:val="22"/>
                <w:szCs w:val="22"/>
              </w:rPr>
              <w:t>150</w:t>
            </w:r>
          </w:p>
        </w:tc>
        <w:tc>
          <w:tcPr>
            <w:tcW w:w="708" w:type="dxa"/>
            <w:noWrap w:val="0"/>
            <w:vAlign w:val="center"/>
          </w:tcPr>
          <w:p w14:paraId="59F7405D">
            <w:pPr>
              <w:jc w:val="center"/>
              <w:rPr>
                <w:sz w:val="22"/>
                <w:szCs w:val="22"/>
              </w:rPr>
            </w:pPr>
            <w:r>
              <w:rPr>
                <w:sz w:val="22"/>
                <w:szCs w:val="22"/>
              </w:rPr>
              <w:t>否</w:t>
            </w:r>
          </w:p>
        </w:tc>
        <w:tc>
          <w:tcPr>
            <w:tcW w:w="1560" w:type="dxa"/>
            <w:noWrap w:val="0"/>
            <w:vAlign w:val="center"/>
          </w:tcPr>
          <w:p w14:paraId="59756198">
            <w:pPr>
              <w:rPr>
                <w:sz w:val="22"/>
                <w:szCs w:val="22"/>
              </w:rPr>
            </w:pPr>
          </w:p>
        </w:tc>
      </w:tr>
      <w:tr w14:paraId="4E2ABA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2C000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5EA9E8EE">
            <w:pPr>
              <w:rPr>
                <w:sz w:val="22"/>
                <w:szCs w:val="22"/>
              </w:rPr>
            </w:pPr>
            <w:r>
              <w:rPr>
                <w:sz w:val="22"/>
                <w:szCs w:val="22"/>
              </w:rPr>
              <w:t>xdpsdqybz</w:t>
            </w:r>
          </w:p>
        </w:tc>
        <w:tc>
          <w:tcPr>
            <w:tcW w:w="1843" w:type="dxa"/>
            <w:noWrap w:val="0"/>
            <w:vAlign w:val="center"/>
          </w:tcPr>
          <w:p w14:paraId="16E7E775">
            <w:pPr>
              <w:pStyle w:val="36"/>
              <w:jc w:val="both"/>
            </w:pPr>
            <w:r>
              <w:t>数字化电子票试点企业标识</w:t>
            </w:r>
          </w:p>
        </w:tc>
        <w:tc>
          <w:tcPr>
            <w:tcW w:w="1276" w:type="dxa"/>
            <w:noWrap w:val="0"/>
            <w:vAlign w:val="center"/>
          </w:tcPr>
          <w:p w14:paraId="4CB76B7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5C4CA87">
            <w:pPr>
              <w:jc w:val="center"/>
              <w:rPr>
                <w:sz w:val="22"/>
                <w:szCs w:val="22"/>
              </w:rPr>
            </w:pPr>
            <w:r>
              <w:rPr>
                <w:sz w:val="22"/>
                <w:szCs w:val="22"/>
              </w:rPr>
              <w:t>20</w:t>
            </w:r>
          </w:p>
        </w:tc>
        <w:tc>
          <w:tcPr>
            <w:tcW w:w="708" w:type="dxa"/>
            <w:noWrap w:val="0"/>
            <w:vAlign w:val="center"/>
          </w:tcPr>
          <w:p w14:paraId="7E95F945">
            <w:pPr>
              <w:jc w:val="center"/>
              <w:rPr>
                <w:sz w:val="22"/>
                <w:szCs w:val="22"/>
              </w:rPr>
            </w:pPr>
            <w:r>
              <w:rPr>
                <w:sz w:val="22"/>
                <w:szCs w:val="22"/>
              </w:rPr>
              <w:t>是</w:t>
            </w:r>
          </w:p>
        </w:tc>
        <w:tc>
          <w:tcPr>
            <w:tcW w:w="1560" w:type="dxa"/>
            <w:noWrap w:val="0"/>
            <w:vAlign w:val="center"/>
          </w:tcPr>
          <w:p w14:paraId="17121895">
            <w:pPr>
              <w:rPr>
                <w:sz w:val="22"/>
                <w:szCs w:val="22"/>
              </w:rPr>
            </w:pPr>
            <w:r>
              <w:rPr>
                <w:sz w:val="22"/>
                <w:szCs w:val="22"/>
              </w:rPr>
              <w:t>Y：数字化电子票试点企业</w:t>
            </w:r>
          </w:p>
          <w:p w14:paraId="416D43B1">
            <w:pPr>
              <w:rPr>
                <w:sz w:val="22"/>
                <w:szCs w:val="22"/>
              </w:rPr>
            </w:pPr>
            <w:r>
              <w:rPr>
                <w:sz w:val="22"/>
                <w:szCs w:val="22"/>
              </w:rPr>
              <w:t>N：不是数字化电子票试点企业</w:t>
            </w:r>
          </w:p>
        </w:tc>
      </w:tr>
      <w:tr w14:paraId="6E1BE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4F622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47AF3EA2">
            <w:pPr>
              <w:rPr>
                <w:sz w:val="22"/>
                <w:szCs w:val="22"/>
              </w:rPr>
            </w:pPr>
            <w:r>
              <w:rPr>
                <w:sz w:val="22"/>
                <w:szCs w:val="22"/>
              </w:rPr>
              <w:t>ckqyfldm</w:t>
            </w:r>
          </w:p>
        </w:tc>
        <w:tc>
          <w:tcPr>
            <w:tcW w:w="1843" w:type="dxa"/>
            <w:noWrap w:val="0"/>
            <w:vAlign w:val="center"/>
          </w:tcPr>
          <w:p w14:paraId="29A0679F">
            <w:pPr>
              <w:pStyle w:val="36"/>
              <w:jc w:val="both"/>
            </w:pPr>
            <w:r>
              <w:t>出口企业分类</w:t>
            </w:r>
          </w:p>
        </w:tc>
        <w:tc>
          <w:tcPr>
            <w:tcW w:w="1276" w:type="dxa"/>
            <w:noWrap w:val="0"/>
            <w:vAlign w:val="center"/>
          </w:tcPr>
          <w:p w14:paraId="33C3B1D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0A6F277">
            <w:pPr>
              <w:jc w:val="center"/>
              <w:rPr>
                <w:sz w:val="22"/>
                <w:szCs w:val="22"/>
              </w:rPr>
            </w:pPr>
            <w:r>
              <w:rPr>
                <w:sz w:val="22"/>
                <w:szCs w:val="22"/>
              </w:rPr>
              <w:t>20</w:t>
            </w:r>
          </w:p>
        </w:tc>
        <w:tc>
          <w:tcPr>
            <w:tcW w:w="708" w:type="dxa"/>
            <w:noWrap w:val="0"/>
            <w:vAlign w:val="center"/>
          </w:tcPr>
          <w:p w14:paraId="2DA9E468">
            <w:pPr>
              <w:jc w:val="center"/>
              <w:rPr>
                <w:sz w:val="24"/>
              </w:rPr>
            </w:pPr>
            <w:r>
              <w:rPr>
                <w:sz w:val="22"/>
                <w:szCs w:val="22"/>
              </w:rPr>
              <w:t>是</w:t>
            </w:r>
          </w:p>
        </w:tc>
        <w:tc>
          <w:tcPr>
            <w:tcW w:w="1560" w:type="dxa"/>
            <w:noWrap w:val="0"/>
            <w:vAlign w:val="center"/>
          </w:tcPr>
          <w:p w14:paraId="6D31AAB6">
            <w:pPr>
              <w:widowControl/>
              <w:jc w:val="left"/>
              <w:rPr>
                <w:bCs/>
                <w:kern w:val="0"/>
                <w:szCs w:val="21"/>
              </w:rPr>
            </w:pPr>
            <w:r>
              <w:rPr>
                <w:bCs/>
                <w:kern w:val="0"/>
                <w:szCs w:val="21"/>
              </w:rPr>
              <w:t>空：非出口企业</w:t>
            </w:r>
          </w:p>
          <w:p w14:paraId="589CD170">
            <w:pPr>
              <w:widowControl/>
              <w:jc w:val="left"/>
              <w:rPr>
                <w:bCs/>
                <w:kern w:val="0"/>
                <w:szCs w:val="21"/>
              </w:rPr>
            </w:pPr>
            <w:r>
              <w:rPr>
                <w:bCs/>
                <w:kern w:val="0"/>
                <w:szCs w:val="21"/>
              </w:rPr>
              <w:t>01：一类出口企业</w:t>
            </w:r>
          </w:p>
          <w:p w14:paraId="27199739">
            <w:pPr>
              <w:widowControl/>
              <w:jc w:val="left"/>
              <w:rPr>
                <w:bCs/>
                <w:kern w:val="0"/>
                <w:szCs w:val="21"/>
              </w:rPr>
            </w:pPr>
            <w:r>
              <w:rPr>
                <w:bCs/>
                <w:kern w:val="0"/>
                <w:szCs w:val="21"/>
              </w:rPr>
              <w:t>02：二类出口企业</w:t>
            </w:r>
          </w:p>
          <w:p w14:paraId="63E3E97D">
            <w:pPr>
              <w:widowControl/>
              <w:jc w:val="left"/>
              <w:rPr>
                <w:bCs/>
                <w:kern w:val="0"/>
                <w:szCs w:val="21"/>
              </w:rPr>
            </w:pPr>
            <w:r>
              <w:rPr>
                <w:bCs/>
                <w:kern w:val="0"/>
                <w:szCs w:val="21"/>
              </w:rPr>
              <w:t>03：三类出口企业</w:t>
            </w:r>
          </w:p>
          <w:p w14:paraId="624E6499">
            <w:pPr>
              <w:pStyle w:val="36"/>
              <w:jc w:val="both"/>
              <w:rPr>
                <w:lang w:bidi="ar"/>
              </w:rPr>
            </w:pPr>
            <w:r>
              <w:rPr>
                <w:bCs/>
                <w:sz w:val="21"/>
                <w:szCs w:val="21"/>
              </w:rPr>
              <w:t>04：四类出口企业</w:t>
            </w:r>
          </w:p>
        </w:tc>
      </w:tr>
      <w:tr w14:paraId="76FA01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BC081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C56CD9">
            <w:pPr>
              <w:rPr>
                <w:sz w:val="22"/>
                <w:szCs w:val="22"/>
              </w:rPr>
            </w:pPr>
            <w:r>
              <w:rPr>
                <w:sz w:val="22"/>
                <w:szCs w:val="22"/>
              </w:rPr>
              <w:t>zfjglxdm</w:t>
            </w:r>
          </w:p>
        </w:tc>
        <w:tc>
          <w:tcPr>
            <w:tcW w:w="1843" w:type="dxa"/>
            <w:noWrap w:val="0"/>
            <w:vAlign w:val="center"/>
          </w:tcPr>
          <w:p w14:paraId="22DEBB3B">
            <w:pPr>
              <w:pStyle w:val="36"/>
              <w:jc w:val="both"/>
            </w:pPr>
            <w:r>
              <w:t>总分机构类型</w:t>
            </w:r>
          </w:p>
        </w:tc>
        <w:tc>
          <w:tcPr>
            <w:tcW w:w="1276" w:type="dxa"/>
            <w:noWrap w:val="0"/>
            <w:vAlign w:val="center"/>
          </w:tcPr>
          <w:p w14:paraId="534DA23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0D7835">
            <w:pPr>
              <w:jc w:val="center"/>
              <w:rPr>
                <w:sz w:val="22"/>
                <w:szCs w:val="22"/>
              </w:rPr>
            </w:pPr>
            <w:r>
              <w:rPr>
                <w:sz w:val="22"/>
                <w:szCs w:val="22"/>
              </w:rPr>
              <w:t>20</w:t>
            </w:r>
          </w:p>
        </w:tc>
        <w:tc>
          <w:tcPr>
            <w:tcW w:w="708" w:type="dxa"/>
            <w:noWrap w:val="0"/>
            <w:vAlign w:val="center"/>
          </w:tcPr>
          <w:p w14:paraId="1B5D81D8">
            <w:pPr>
              <w:jc w:val="center"/>
              <w:rPr>
                <w:sz w:val="22"/>
                <w:szCs w:val="22"/>
              </w:rPr>
            </w:pPr>
            <w:r>
              <w:rPr>
                <w:sz w:val="22"/>
                <w:szCs w:val="22"/>
              </w:rPr>
              <w:t>是</w:t>
            </w:r>
          </w:p>
        </w:tc>
        <w:tc>
          <w:tcPr>
            <w:tcW w:w="1560" w:type="dxa"/>
            <w:noWrap w:val="0"/>
            <w:vAlign w:val="center"/>
          </w:tcPr>
          <w:p w14:paraId="6478E441">
            <w:pPr>
              <w:pStyle w:val="36"/>
              <w:jc w:val="both"/>
              <w:rPr>
                <w:sz w:val="24"/>
                <w:szCs w:val="24"/>
              </w:rPr>
            </w:pPr>
            <w:r>
              <w:rPr>
                <w:sz w:val="24"/>
                <w:szCs w:val="24"/>
              </w:rPr>
              <w:t xml:space="preserve">0：非总分机构 </w:t>
            </w:r>
          </w:p>
          <w:p w14:paraId="4D8E52C7">
            <w:pPr>
              <w:pStyle w:val="36"/>
              <w:jc w:val="both"/>
              <w:rPr>
                <w:sz w:val="24"/>
                <w:szCs w:val="24"/>
              </w:rPr>
            </w:pPr>
            <w:r>
              <w:rPr>
                <w:sz w:val="24"/>
                <w:szCs w:val="24"/>
              </w:rPr>
              <w:t>1：总机构</w:t>
            </w:r>
          </w:p>
          <w:p w14:paraId="6E58DFFE">
            <w:pPr>
              <w:pStyle w:val="36"/>
              <w:jc w:val="both"/>
              <w:rPr>
                <w:lang w:bidi="ar"/>
              </w:rPr>
            </w:pPr>
            <w:r>
              <w:rPr>
                <w:sz w:val="24"/>
                <w:szCs w:val="24"/>
              </w:rPr>
              <w:t>2：分支机构 3：分总机构</w:t>
            </w:r>
          </w:p>
        </w:tc>
      </w:tr>
      <w:tr w14:paraId="11455B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41245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375004A6">
            <w:pPr>
              <w:rPr>
                <w:sz w:val="22"/>
                <w:szCs w:val="22"/>
              </w:rPr>
            </w:pPr>
            <w:r>
              <w:rPr>
                <w:sz w:val="22"/>
                <w:szCs w:val="22"/>
              </w:rPr>
              <w:t>yhyywddm</w:t>
            </w:r>
          </w:p>
        </w:tc>
        <w:tc>
          <w:tcPr>
            <w:tcW w:w="1843" w:type="dxa"/>
            <w:noWrap w:val="0"/>
            <w:vAlign w:val="center"/>
          </w:tcPr>
          <w:p w14:paraId="7AF77C88">
            <w:pPr>
              <w:pStyle w:val="36"/>
              <w:jc w:val="both"/>
            </w:pPr>
            <w:r>
              <w:t>银行营业网点</w:t>
            </w:r>
          </w:p>
        </w:tc>
        <w:tc>
          <w:tcPr>
            <w:tcW w:w="1276" w:type="dxa"/>
            <w:noWrap w:val="0"/>
            <w:vAlign w:val="center"/>
          </w:tcPr>
          <w:p w14:paraId="7557FC4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447965C">
            <w:pPr>
              <w:jc w:val="center"/>
              <w:rPr>
                <w:sz w:val="22"/>
                <w:szCs w:val="22"/>
              </w:rPr>
            </w:pPr>
            <w:r>
              <w:rPr>
                <w:sz w:val="22"/>
                <w:szCs w:val="22"/>
              </w:rPr>
              <w:t>13</w:t>
            </w:r>
          </w:p>
        </w:tc>
        <w:tc>
          <w:tcPr>
            <w:tcW w:w="708" w:type="dxa"/>
            <w:noWrap w:val="0"/>
            <w:vAlign w:val="center"/>
          </w:tcPr>
          <w:p w14:paraId="42843B89">
            <w:pPr>
              <w:jc w:val="center"/>
              <w:rPr>
                <w:sz w:val="22"/>
                <w:szCs w:val="22"/>
              </w:rPr>
            </w:pPr>
            <w:r>
              <w:rPr>
                <w:sz w:val="22"/>
                <w:szCs w:val="22"/>
              </w:rPr>
              <w:t>否</w:t>
            </w:r>
          </w:p>
        </w:tc>
        <w:tc>
          <w:tcPr>
            <w:tcW w:w="1560" w:type="dxa"/>
            <w:noWrap w:val="0"/>
            <w:vAlign w:val="center"/>
          </w:tcPr>
          <w:p w14:paraId="4F255AA7">
            <w:pPr>
              <w:pStyle w:val="36"/>
              <w:jc w:val="both"/>
              <w:rPr>
                <w:lang w:bidi="ar"/>
              </w:rPr>
            </w:pPr>
          </w:p>
        </w:tc>
      </w:tr>
      <w:tr w14:paraId="068AC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C66F2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6AE7101A">
            <w:pPr>
              <w:rPr>
                <w:sz w:val="22"/>
                <w:szCs w:val="22"/>
              </w:rPr>
            </w:pPr>
            <w:r>
              <w:rPr>
                <w:sz w:val="22"/>
                <w:szCs w:val="22"/>
              </w:rPr>
              <w:t>nsrztdm</w:t>
            </w:r>
          </w:p>
        </w:tc>
        <w:tc>
          <w:tcPr>
            <w:tcW w:w="1843" w:type="dxa"/>
            <w:noWrap w:val="0"/>
            <w:vAlign w:val="center"/>
          </w:tcPr>
          <w:p w14:paraId="40142D7B">
            <w:pPr>
              <w:pStyle w:val="36"/>
              <w:jc w:val="both"/>
            </w:pPr>
            <w:r>
              <w:t>开票方纳税人状态</w:t>
            </w:r>
          </w:p>
        </w:tc>
        <w:tc>
          <w:tcPr>
            <w:tcW w:w="1276" w:type="dxa"/>
            <w:noWrap w:val="0"/>
            <w:vAlign w:val="center"/>
          </w:tcPr>
          <w:p w14:paraId="2C56649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E12BCC6">
            <w:pPr>
              <w:jc w:val="center"/>
              <w:rPr>
                <w:sz w:val="22"/>
                <w:szCs w:val="22"/>
              </w:rPr>
            </w:pPr>
            <w:r>
              <w:rPr>
                <w:sz w:val="22"/>
                <w:szCs w:val="22"/>
              </w:rPr>
              <w:t>2</w:t>
            </w:r>
          </w:p>
        </w:tc>
        <w:tc>
          <w:tcPr>
            <w:tcW w:w="708" w:type="dxa"/>
            <w:noWrap w:val="0"/>
            <w:vAlign w:val="center"/>
          </w:tcPr>
          <w:p w14:paraId="40D7D6A7">
            <w:pPr>
              <w:jc w:val="center"/>
              <w:rPr>
                <w:sz w:val="22"/>
                <w:szCs w:val="22"/>
              </w:rPr>
            </w:pPr>
            <w:r>
              <w:rPr>
                <w:sz w:val="22"/>
                <w:szCs w:val="22"/>
              </w:rPr>
              <w:t>是</w:t>
            </w:r>
          </w:p>
        </w:tc>
        <w:tc>
          <w:tcPr>
            <w:tcW w:w="1560" w:type="dxa"/>
            <w:noWrap w:val="0"/>
            <w:vAlign w:val="center"/>
          </w:tcPr>
          <w:p w14:paraId="06D03113">
            <w:pPr>
              <w:pStyle w:val="36"/>
              <w:jc w:val="both"/>
              <w:rPr>
                <w:lang w:bidi="ar"/>
              </w:rPr>
            </w:pPr>
            <w:r>
              <w:rPr>
                <w:lang w:bidi="ar"/>
              </w:rPr>
              <w:t>01：受理</w:t>
            </w:r>
          </w:p>
          <w:p w14:paraId="242B2884">
            <w:pPr>
              <w:pStyle w:val="36"/>
              <w:jc w:val="both"/>
              <w:rPr>
                <w:lang w:bidi="ar"/>
              </w:rPr>
            </w:pPr>
            <w:r>
              <w:rPr>
                <w:lang w:bidi="ar"/>
              </w:rPr>
              <w:t>02：筹建期</w:t>
            </w:r>
          </w:p>
          <w:p w14:paraId="3DB513F9">
            <w:pPr>
              <w:pStyle w:val="36"/>
              <w:jc w:val="both"/>
              <w:rPr>
                <w:lang w:bidi="ar"/>
              </w:rPr>
            </w:pPr>
            <w:r>
              <w:rPr>
                <w:lang w:bidi="ar"/>
              </w:rPr>
              <w:t>03：正常</w:t>
            </w:r>
          </w:p>
          <w:p w14:paraId="7EA5C02D">
            <w:pPr>
              <w:pStyle w:val="36"/>
              <w:jc w:val="both"/>
              <w:rPr>
                <w:lang w:bidi="ar"/>
              </w:rPr>
            </w:pPr>
            <w:r>
              <w:rPr>
                <w:lang w:bidi="ar"/>
              </w:rPr>
              <w:t>04：停业</w:t>
            </w:r>
          </w:p>
          <w:p w14:paraId="6C4F04FC">
            <w:pPr>
              <w:pStyle w:val="36"/>
              <w:jc w:val="both"/>
              <w:rPr>
                <w:lang w:bidi="ar"/>
              </w:rPr>
            </w:pPr>
            <w:r>
              <w:rPr>
                <w:lang w:bidi="ar"/>
              </w:rPr>
              <w:t>05：非正常</w:t>
            </w:r>
          </w:p>
          <w:p w14:paraId="0FC90D39">
            <w:pPr>
              <w:pStyle w:val="36"/>
              <w:jc w:val="both"/>
              <w:rPr>
                <w:lang w:bidi="ar"/>
              </w:rPr>
            </w:pPr>
            <w:r>
              <w:rPr>
                <w:lang w:bidi="ar"/>
              </w:rPr>
              <w:t>06：清算</w:t>
            </w:r>
          </w:p>
          <w:p w14:paraId="08963C82">
            <w:pPr>
              <w:pStyle w:val="36"/>
              <w:jc w:val="both"/>
              <w:rPr>
                <w:lang w:bidi="ar"/>
              </w:rPr>
            </w:pPr>
            <w:r>
              <w:rPr>
                <w:lang w:bidi="ar"/>
              </w:rPr>
              <w:t>07：注销</w:t>
            </w:r>
          </w:p>
          <w:p w14:paraId="7668A665">
            <w:pPr>
              <w:pStyle w:val="36"/>
              <w:jc w:val="both"/>
              <w:rPr>
                <w:lang w:bidi="ar"/>
              </w:rPr>
            </w:pPr>
            <w:r>
              <w:rPr>
                <w:lang w:bidi="ar"/>
              </w:rPr>
              <w:t>08：非正常户注销</w:t>
            </w:r>
          </w:p>
          <w:p w14:paraId="71D3D513">
            <w:pPr>
              <w:pStyle w:val="36"/>
              <w:jc w:val="both"/>
              <w:rPr>
                <w:lang w:bidi="ar"/>
              </w:rPr>
            </w:pPr>
            <w:r>
              <w:rPr>
                <w:lang w:bidi="ar"/>
              </w:rPr>
              <w:t>09：报验</w:t>
            </w:r>
          </w:p>
          <w:p w14:paraId="53451A39">
            <w:pPr>
              <w:pStyle w:val="36"/>
              <w:jc w:val="both"/>
              <w:rPr>
                <w:lang w:bidi="ar"/>
              </w:rPr>
            </w:pPr>
            <w:r>
              <w:rPr>
                <w:lang w:bidi="ar"/>
              </w:rPr>
              <w:t>10：核销报验</w:t>
            </w:r>
          </w:p>
          <w:p w14:paraId="07066969">
            <w:pPr>
              <w:pStyle w:val="36"/>
              <w:jc w:val="both"/>
              <w:rPr>
                <w:lang w:bidi="ar"/>
              </w:rPr>
            </w:pPr>
            <w:r>
              <w:rPr>
                <w:lang w:bidi="ar"/>
              </w:rPr>
              <w:t>11：中断缴费</w:t>
            </w:r>
          </w:p>
          <w:p w14:paraId="74B1DDF1">
            <w:pPr>
              <w:pStyle w:val="36"/>
              <w:jc w:val="both"/>
              <w:rPr>
                <w:lang w:bidi="ar"/>
              </w:rPr>
            </w:pPr>
            <w:r>
              <w:rPr>
                <w:lang w:bidi="ar"/>
              </w:rPr>
              <w:t>12：恢复缴费</w:t>
            </w:r>
          </w:p>
          <w:p w14:paraId="27CBC6E0">
            <w:pPr>
              <w:pStyle w:val="36"/>
              <w:jc w:val="both"/>
              <w:rPr>
                <w:lang w:bidi="ar"/>
              </w:rPr>
            </w:pPr>
            <w:r>
              <w:rPr>
                <w:lang w:bidi="ar"/>
              </w:rPr>
              <w:t>13：简易注销无异议</w:t>
            </w:r>
          </w:p>
          <w:p w14:paraId="0C6489F4">
            <w:pPr>
              <w:pStyle w:val="36"/>
              <w:jc w:val="both"/>
              <w:rPr>
                <w:lang w:bidi="ar"/>
              </w:rPr>
            </w:pPr>
            <w:r>
              <w:rPr>
                <w:lang w:bidi="ar"/>
              </w:rPr>
              <w:t>99：其他</w:t>
            </w:r>
          </w:p>
        </w:tc>
      </w:tr>
      <w:tr w14:paraId="21065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71CD3A">
            <w:pPr>
              <w:keepNext w:val="0"/>
              <w:keepLines w:val="0"/>
              <w:widowControl/>
              <w:suppressLineNumbers w:val="0"/>
              <w:jc w:val="left"/>
              <w:textAlignment w:val="center"/>
              <w:rPr>
                <w:rFonts w:hint="default"/>
                <w:sz w:val="22"/>
                <w:szCs w:val="22"/>
                <w:lang w:val="en-US"/>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5AE6B2A9">
            <w:pPr>
              <w:rPr>
                <w:sz w:val="22"/>
                <w:szCs w:val="22"/>
              </w:rPr>
            </w:pPr>
            <w:r>
              <w:rPr>
                <w:sz w:val="22"/>
                <w:szCs w:val="22"/>
              </w:rPr>
              <w:t>yxqq</w:t>
            </w:r>
          </w:p>
        </w:tc>
        <w:tc>
          <w:tcPr>
            <w:tcW w:w="1843" w:type="dxa"/>
            <w:noWrap w:val="0"/>
            <w:vAlign w:val="center"/>
          </w:tcPr>
          <w:p w14:paraId="7095F258">
            <w:pPr>
              <w:pStyle w:val="36"/>
              <w:jc w:val="both"/>
            </w:pPr>
            <w:r>
              <w:t>纳税人类型标签有效期起</w:t>
            </w:r>
          </w:p>
        </w:tc>
        <w:tc>
          <w:tcPr>
            <w:tcW w:w="1276" w:type="dxa"/>
            <w:noWrap w:val="0"/>
            <w:vAlign w:val="center"/>
          </w:tcPr>
          <w:p w14:paraId="71A36E52">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7446644">
            <w:pPr>
              <w:jc w:val="center"/>
              <w:rPr>
                <w:sz w:val="22"/>
                <w:szCs w:val="22"/>
              </w:rPr>
            </w:pPr>
          </w:p>
        </w:tc>
        <w:tc>
          <w:tcPr>
            <w:tcW w:w="708" w:type="dxa"/>
            <w:noWrap w:val="0"/>
            <w:vAlign w:val="center"/>
          </w:tcPr>
          <w:p w14:paraId="049DD1AB">
            <w:pPr>
              <w:jc w:val="center"/>
              <w:rPr>
                <w:sz w:val="22"/>
                <w:szCs w:val="22"/>
              </w:rPr>
            </w:pPr>
            <w:r>
              <w:rPr>
                <w:sz w:val="22"/>
                <w:szCs w:val="22"/>
              </w:rPr>
              <w:t>否</w:t>
            </w:r>
          </w:p>
        </w:tc>
        <w:tc>
          <w:tcPr>
            <w:tcW w:w="1560" w:type="dxa"/>
            <w:noWrap w:val="0"/>
            <w:vAlign w:val="center"/>
          </w:tcPr>
          <w:p w14:paraId="0B526261">
            <w:pPr>
              <w:pStyle w:val="36"/>
              <w:jc w:val="both"/>
            </w:pPr>
            <w:r>
              <w:t>格式：</w:t>
            </w:r>
          </w:p>
          <w:p w14:paraId="0CBFC82D">
            <w:pPr>
              <w:pStyle w:val="36"/>
              <w:jc w:val="both"/>
              <w:rPr>
                <w:lang w:bidi="ar"/>
              </w:rPr>
            </w:pPr>
            <w:r>
              <w:t>yyyy-MM-dd</w:t>
            </w:r>
          </w:p>
        </w:tc>
      </w:tr>
      <w:tr w14:paraId="340F27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2B7B5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2FABFA6B">
            <w:pPr>
              <w:rPr>
                <w:sz w:val="22"/>
                <w:szCs w:val="22"/>
              </w:rPr>
            </w:pPr>
            <w:r>
              <w:rPr>
                <w:sz w:val="22"/>
                <w:szCs w:val="22"/>
              </w:rPr>
              <w:t>yxqz</w:t>
            </w:r>
          </w:p>
        </w:tc>
        <w:tc>
          <w:tcPr>
            <w:tcW w:w="1843" w:type="dxa"/>
            <w:noWrap w:val="0"/>
            <w:vAlign w:val="center"/>
          </w:tcPr>
          <w:p w14:paraId="3DF5F548">
            <w:pPr>
              <w:pStyle w:val="36"/>
              <w:jc w:val="both"/>
            </w:pPr>
            <w:r>
              <w:t>纳税人类型标签有效期止</w:t>
            </w:r>
          </w:p>
        </w:tc>
        <w:tc>
          <w:tcPr>
            <w:tcW w:w="1276" w:type="dxa"/>
            <w:noWrap w:val="0"/>
            <w:vAlign w:val="center"/>
          </w:tcPr>
          <w:p w14:paraId="7944AAC2">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2D3E7">
            <w:pPr>
              <w:jc w:val="center"/>
              <w:rPr>
                <w:sz w:val="22"/>
                <w:szCs w:val="22"/>
              </w:rPr>
            </w:pPr>
          </w:p>
        </w:tc>
        <w:tc>
          <w:tcPr>
            <w:tcW w:w="708" w:type="dxa"/>
            <w:noWrap w:val="0"/>
            <w:vAlign w:val="center"/>
          </w:tcPr>
          <w:p w14:paraId="6DA92403">
            <w:pPr>
              <w:jc w:val="center"/>
              <w:rPr>
                <w:sz w:val="22"/>
                <w:szCs w:val="22"/>
              </w:rPr>
            </w:pPr>
            <w:r>
              <w:rPr>
                <w:sz w:val="22"/>
                <w:szCs w:val="22"/>
              </w:rPr>
              <w:t>否</w:t>
            </w:r>
          </w:p>
        </w:tc>
        <w:tc>
          <w:tcPr>
            <w:tcW w:w="1560" w:type="dxa"/>
            <w:noWrap w:val="0"/>
            <w:vAlign w:val="center"/>
          </w:tcPr>
          <w:p w14:paraId="2F1967E4">
            <w:pPr>
              <w:pStyle w:val="36"/>
              <w:jc w:val="both"/>
            </w:pPr>
            <w:r>
              <w:t>格式：</w:t>
            </w:r>
          </w:p>
          <w:p w14:paraId="34BABA0E">
            <w:pPr>
              <w:pStyle w:val="36"/>
              <w:jc w:val="both"/>
              <w:rPr>
                <w:lang w:bidi="ar"/>
              </w:rPr>
            </w:pPr>
            <w:r>
              <w:t>yyyy-MM-dd</w:t>
            </w:r>
          </w:p>
        </w:tc>
      </w:tr>
      <w:tr w14:paraId="31530F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E101F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2036DF2D">
            <w:pPr>
              <w:rPr>
                <w:sz w:val="22"/>
                <w:szCs w:val="22"/>
              </w:rPr>
            </w:pPr>
            <w:r>
              <w:rPr>
                <w:sz w:val="22"/>
                <w:szCs w:val="22"/>
              </w:rPr>
              <w:t>qyhyxzdm</w:t>
            </w:r>
          </w:p>
        </w:tc>
        <w:tc>
          <w:tcPr>
            <w:tcW w:w="1843" w:type="dxa"/>
            <w:noWrap w:val="0"/>
            <w:vAlign w:val="center"/>
          </w:tcPr>
          <w:p w14:paraId="1BF895B4">
            <w:pPr>
              <w:pStyle w:val="36"/>
              <w:jc w:val="both"/>
            </w:pPr>
            <w:r>
              <w:t>企业行业性质</w:t>
            </w:r>
          </w:p>
        </w:tc>
        <w:tc>
          <w:tcPr>
            <w:tcW w:w="1276" w:type="dxa"/>
            <w:noWrap w:val="0"/>
            <w:vAlign w:val="center"/>
          </w:tcPr>
          <w:p w14:paraId="0DCBB4A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0518E58">
            <w:pPr>
              <w:jc w:val="center"/>
              <w:rPr>
                <w:sz w:val="22"/>
                <w:szCs w:val="22"/>
              </w:rPr>
            </w:pPr>
            <w:r>
              <w:rPr>
                <w:sz w:val="22"/>
                <w:szCs w:val="22"/>
              </w:rPr>
              <w:t>300</w:t>
            </w:r>
          </w:p>
        </w:tc>
        <w:tc>
          <w:tcPr>
            <w:tcW w:w="708" w:type="dxa"/>
            <w:noWrap w:val="0"/>
            <w:vAlign w:val="center"/>
          </w:tcPr>
          <w:p w14:paraId="684B4447">
            <w:pPr>
              <w:jc w:val="center"/>
              <w:rPr>
                <w:sz w:val="22"/>
                <w:szCs w:val="22"/>
              </w:rPr>
            </w:pPr>
            <w:r>
              <w:rPr>
                <w:sz w:val="22"/>
                <w:szCs w:val="22"/>
              </w:rPr>
              <w:t>否</w:t>
            </w:r>
          </w:p>
        </w:tc>
        <w:tc>
          <w:tcPr>
            <w:tcW w:w="1560" w:type="dxa"/>
            <w:noWrap w:val="0"/>
            <w:vAlign w:val="center"/>
          </w:tcPr>
          <w:p w14:paraId="167ECCB5">
            <w:pPr>
              <w:rPr>
                <w:sz w:val="22"/>
                <w:szCs w:val="22"/>
              </w:rPr>
            </w:pPr>
            <w:r>
              <w:rPr>
                <w:sz w:val="22"/>
                <w:szCs w:val="22"/>
              </w:rPr>
              <w:t xml:space="preserve">01：成品油生产企业 </w:t>
            </w:r>
          </w:p>
          <w:p w14:paraId="2461FBFF">
            <w:pPr>
              <w:rPr>
                <w:sz w:val="22"/>
                <w:szCs w:val="22"/>
              </w:rPr>
            </w:pPr>
            <w:r>
              <w:rPr>
                <w:sz w:val="22"/>
                <w:szCs w:val="22"/>
              </w:rPr>
              <w:t xml:space="preserve">02：成品油经销企业 </w:t>
            </w:r>
          </w:p>
          <w:p w14:paraId="59D9B6E5">
            <w:pPr>
              <w:rPr>
                <w:sz w:val="22"/>
                <w:szCs w:val="22"/>
              </w:rPr>
            </w:pPr>
            <w:r>
              <w:rPr>
                <w:sz w:val="22"/>
                <w:szCs w:val="22"/>
              </w:rPr>
              <w:t xml:space="preserve">03：国内机动车生产企业 </w:t>
            </w:r>
          </w:p>
          <w:p w14:paraId="602F2F2C">
            <w:pPr>
              <w:rPr>
                <w:sz w:val="22"/>
                <w:szCs w:val="22"/>
              </w:rPr>
            </w:pPr>
            <w:r>
              <w:rPr>
                <w:sz w:val="22"/>
                <w:szCs w:val="22"/>
              </w:rPr>
              <w:t xml:space="preserve">04：进口机动车生产企业驻我国办事机构或总授权代理机构 </w:t>
            </w:r>
          </w:p>
          <w:p w14:paraId="74528299">
            <w:pPr>
              <w:rPr>
                <w:sz w:val="22"/>
                <w:szCs w:val="22"/>
              </w:rPr>
            </w:pPr>
            <w:r>
              <w:rPr>
                <w:sz w:val="22"/>
                <w:szCs w:val="22"/>
              </w:rPr>
              <w:t xml:space="preserve">05：机动车授权经销企业 </w:t>
            </w:r>
          </w:p>
          <w:p w14:paraId="1D70B595">
            <w:pPr>
              <w:rPr>
                <w:sz w:val="22"/>
                <w:szCs w:val="22"/>
              </w:rPr>
            </w:pPr>
            <w:r>
              <w:rPr>
                <w:sz w:val="22"/>
                <w:szCs w:val="22"/>
              </w:rPr>
              <w:t xml:space="preserve">06：其他机动车贸易商 </w:t>
            </w:r>
          </w:p>
          <w:p w14:paraId="08CB7CA9">
            <w:pPr>
              <w:rPr>
                <w:sz w:val="22"/>
                <w:szCs w:val="22"/>
              </w:rPr>
            </w:pPr>
            <w:r>
              <w:rPr>
                <w:sz w:val="22"/>
                <w:szCs w:val="22"/>
              </w:rPr>
              <w:t xml:space="preserve">07：二手车市场 </w:t>
            </w:r>
          </w:p>
          <w:p w14:paraId="095789A0">
            <w:pPr>
              <w:rPr>
                <w:sz w:val="22"/>
                <w:szCs w:val="22"/>
              </w:rPr>
            </w:pPr>
            <w:r>
              <w:rPr>
                <w:sz w:val="22"/>
                <w:szCs w:val="22"/>
              </w:rPr>
              <w:t>08：二手车经销企业</w:t>
            </w:r>
          </w:p>
          <w:p w14:paraId="62007DB5">
            <w:pPr>
              <w:rPr>
                <w:sz w:val="22"/>
                <w:szCs w:val="22"/>
              </w:rPr>
            </w:pPr>
            <w:r>
              <w:rPr>
                <w:sz w:val="22"/>
                <w:szCs w:val="22"/>
              </w:rPr>
              <w:t xml:space="preserve">09：二手车拍卖企业 </w:t>
            </w:r>
          </w:p>
          <w:p w14:paraId="0B71E280">
            <w:pPr>
              <w:rPr>
                <w:sz w:val="22"/>
                <w:szCs w:val="22"/>
              </w:rPr>
            </w:pPr>
            <w:r>
              <w:rPr>
                <w:sz w:val="22"/>
                <w:szCs w:val="22"/>
              </w:rPr>
              <w:t xml:space="preserve">10：稀土矿产企业 </w:t>
            </w:r>
          </w:p>
          <w:p w14:paraId="67B87B45">
            <w:pPr>
              <w:rPr>
                <w:sz w:val="22"/>
                <w:szCs w:val="22"/>
              </w:rPr>
            </w:pPr>
            <w:r>
              <w:rPr>
                <w:sz w:val="22"/>
                <w:szCs w:val="22"/>
              </w:rPr>
              <w:t xml:space="preserve">11：稀土冶炼分离企业 </w:t>
            </w:r>
          </w:p>
          <w:p w14:paraId="2E4287B7">
            <w:pPr>
              <w:rPr>
                <w:sz w:val="22"/>
                <w:szCs w:val="22"/>
              </w:rPr>
            </w:pPr>
            <w:r>
              <w:rPr>
                <w:sz w:val="22"/>
                <w:szCs w:val="22"/>
              </w:rPr>
              <w:t>12：稀土其他企业</w:t>
            </w:r>
          </w:p>
          <w:p w14:paraId="49D7C907">
            <w:pPr>
              <w:rPr>
                <w:sz w:val="22"/>
                <w:szCs w:val="22"/>
              </w:rPr>
            </w:pPr>
            <w:r>
              <w:rPr>
                <w:sz w:val="22"/>
                <w:szCs w:val="22"/>
              </w:rPr>
              <w:t>13：稀土矿产企业、稀土冶炼分离企业、稀土其他企业</w:t>
            </w:r>
          </w:p>
          <w:p w14:paraId="6FE297CB">
            <w:pPr>
              <w:rPr>
                <w:sz w:val="22"/>
                <w:szCs w:val="22"/>
              </w:rPr>
            </w:pPr>
            <w:r>
              <w:rPr>
                <w:sz w:val="22"/>
                <w:szCs w:val="22"/>
              </w:rPr>
              <w:t xml:space="preserve">14：稀土矿产企业、稀土冶炼分离企业 15：稀土矿产企业、稀土其他企业 </w:t>
            </w:r>
          </w:p>
          <w:p w14:paraId="5B685B8C">
            <w:pPr>
              <w:rPr>
                <w:sz w:val="22"/>
                <w:szCs w:val="22"/>
              </w:rPr>
            </w:pPr>
            <w:r>
              <w:rPr>
                <w:sz w:val="22"/>
                <w:szCs w:val="22"/>
              </w:rPr>
              <w:t xml:space="preserve">16：稀土冶炼分离企业、稀土其他企业 </w:t>
            </w:r>
          </w:p>
          <w:p w14:paraId="7BDDB509">
            <w:pPr>
              <w:rPr>
                <w:sz w:val="22"/>
                <w:szCs w:val="22"/>
              </w:rPr>
            </w:pPr>
            <w:r>
              <w:rPr>
                <w:sz w:val="22"/>
                <w:szCs w:val="22"/>
              </w:rPr>
              <w:t>17：卷烟生产企业</w:t>
            </w:r>
          </w:p>
          <w:p w14:paraId="00DD5E29">
            <w:pPr>
              <w:rPr>
                <w:sz w:val="22"/>
                <w:szCs w:val="22"/>
              </w:rPr>
            </w:pPr>
            <w:r>
              <w:rPr>
                <w:sz w:val="22"/>
                <w:szCs w:val="22"/>
              </w:rPr>
              <w:t>18：卷烟批发企业</w:t>
            </w:r>
          </w:p>
          <w:p w14:paraId="0CA70149">
            <w:pPr>
              <w:rPr>
                <w:sz w:val="22"/>
                <w:szCs w:val="22"/>
              </w:rPr>
            </w:pPr>
            <w:r>
              <w:rPr>
                <w:sz w:val="22"/>
                <w:szCs w:val="22"/>
              </w:rPr>
              <w:t xml:space="preserve">19：卷烟出口企业 </w:t>
            </w:r>
          </w:p>
          <w:p w14:paraId="26DA82E0">
            <w:pPr>
              <w:rPr>
                <w:sz w:val="22"/>
                <w:szCs w:val="22"/>
              </w:rPr>
            </w:pPr>
            <w:r>
              <w:rPr>
                <w:sz w:val="22"/>
                <w:szCs w:val="22"/>
              </w:rPr>
              <w:t xml:space="preserve">20：生产型出口企业 </w:t>
            </w:r>
          </w:p>
          <w:p w14:paraId="133A4BDB">
            <w:pPr>
              <w:rPr>
                <w:sz w:val="22"/>
                <w:szCs w:val="22"/>
              </w:rPr>
            </w:pPr>
            <w:r>
              <w:rPr>
                <w:sz w:val="22"/>
                <w:szCs w:val="22"/>
              </w:rPr>
              <w:t>21：外贸型出口企业</w:t>
            </w:r>
          </w:p>
          <w:p w14:paraId="69B9410F">
            <w:pPr>
              <w:rPr>
                <w:sz w:val="22"/>
                <w:szCs w:val="22"/>
              </w:rPr>
            </w:pPr>
            <w:r>
              <w:rPr>
                <w:sz w:val="22"/>
                <w:szCs w:val="22"/>
              </w:rPr>
              <w:t>22：外贸综合服务企业</w:t>
            </w:r>
          </w:p>
          <w:p w14:paraId="0715966E">
            <w:pPr>
              <w:rPr>
                <w:sz w:val="22"/>
                <w:szCs w:val="22"/>
              </w:rPr>
            </w:pPr>
            <w:r>
              <w:rPr>
                <w:sz w:val="22"/>
                <w:szCs w:val="22"/>
              </w:rPr>
              <w:t>23：自贸区试点企业</w:t>
            </w:r>
          </w:p>
          <w:p w14:paraId="464EA683">
            <w:pPr>
              <w:rPr>
                <w:sz w:val="22"/>
                <w:szCs w:val="22"/>
              </w:rPr>
            </w:pPr>
            <w:r>
              <w:rPr>
                <w:sz w:val="22"/>
                <w:szCs w:val="22"/>
              </w:rPr>
              <w:t xml:space="preserve">24：特殊监管区内企业 </w:t>
            </w:r>
          </w:p>
          <w:p w14:paraId="1456682B">
            <w:pPr>
              <w:rPr>
                <w:sz w:val="22"/>
                <w:szCs w:val="22"/>
              </w:rPr>
            </w:pPr>
            <w:r>
              <w:rPr>
                <w:sz w:val="22"/>
                <w:szCs w:val="22"/>
              </w:rPr>
              <w:t>25：增值税一般纳税人资格试点</w:t>
            </w:r>
          </w:p>
          <w:p w14:paraId="5853189C">
            <w:pPr>
              <w:rPr>
                <w:sz w:val="22"/>
                <w:szCs w:val="22"/>
              </w:rPr>
            </w:pPr>
            <w:r>
              <w:rPr>
                <w:sz w:val="22"/>
                <w:szCs w:val="22"/>
              </w:rPr>
              <w:t>2</w:t>
            </w:r>
            <w:r>
              <w:rPr>
                <w:rFonts w:hint="default"/>
                <w:sz w:val="22"/>
                <w:szCs w:val="22"/>
                <w:lang w:val="en-US"/>
              </w:rPr>
              <w:t>6</w:t>
            </w:r>
            <w:r>
              <w:rPr>
                <w:sz w:val="22"/>
                <w:szCs w:val="22"/>
              </w:rPr>
              <w:t>：市场采购试点</w:t>
            </w:r>
          </w:p>
          <w:p w14:paraId="0D53DE4F">
            <w:pPr>
              <w:rPr>
                <w:sz w:val="22"/>
                <w:szCs w:val="22"/>
              </w:rPr>
            </w:pPr>
            <w:r>
              <w:rPr>
                <w:sz w:val="22"/>
                <w:szCs w:val="22"/>
              </w:rPr>
              <w:t>27：退税商店</w:t>
            </w:r>
          </w:p>
          <w:p w14:paraId="5CEC4987">
            <w:pPr>
              <w:rPr>
                <w:sz w:val="22"/>
                <w:szCs w:val="22"/>
              </w:rPr>
            </w:pPr>
            <w:r>
              <w:rPr>
                <w:sz w:val="22"/>
                <w:szCs w:val="22"/>
              </w:rPr>
              <w:t>28：电子商务出口企业</w:t>
            </w:r>
          </w:p>
          <w:p w14:paraId="69AA58F3">
            <w:pPr>
              <w:rPr>
                <w:sz w:val="22"/>
                <w:szCs w:val="22"/>
              </w:rPr>
            </w:pPr>
            <w:r>
              <w:rPr>
                <w:sz w:val="22"/>
                <w:szCs w:val="22"/>
              </w:rPr>
              <w:t xml:space="preserve">29：享受出口退税政策的融资租赁企业 </w:t>
            </w:r>
          </w:p>
          <w:p w14:paraId="5AA5A843">
            <w:pPr>
              <w:rPr>
                <w:sz w:val="22"/>
                <w:szCs w:val="22"/>
              </w:rPr>
            </w:pPr>
            <w:r>
              <w:rPr>
                <w:sz w:val="22"/>
                <w:szCs w:val="22"/>
              </w:rPr>
              <w:t>30：增值税零税率应税服务提供者</w:t>
            </w:r>
          </w:p>
          <w:p w14:paraId="64BFC971">
            <w:pPr>
              <w:rPr>
                <w:sz w:val="22"/>
                <w:szCs w:val="22"/>
              </w:rPr>
            </w:pPr>
            <w:r>
              <w:rPr>
                <w:sz w:val="22"/>
                <w:szCs w:val="22"/>
              </w:rPr>
              <w:t xml:space="preserve">31：房地产开发企业 </w:t>
            </w:r>
          </w:p>
          <w:p w14:paraId="04DB8793">
            <w:pPr>
              <w:rPr>
                <w:sz w:val="22"/>
                <w:szCs w:val="22"/>
              </w:rPr>
            </w:pPr>
            <w:r>
              <w:rPr>
                <w:sz w:val="22"/>
                <w:szCs w:val="22"/>
              </w:rPr>
              <w:t>32：农产品深加工企业</w:t>
            </w:r>
          </w:p>
          <w:p w14:paraId="65CBF12C">
            <w:pPr>
              <w:rPr>
                <w:sz w:val="22"/>
                <w:szCs w:val="22"/>
              </w:rPr>
            </w:pPr>
            <w:r>
              <w:rPr>
                <w:sz w:val="22"/>
                <w:szCs w:val="22"/>
              </w:rPr>
              <w:t xml:space="preserve">33：外购石脑油、燃料油用于消费税退税企业 </w:t>
            </w:r>
          </w:p>
          <w:p w14:paraId="48A05D64">
            <w:pPr>
              <w:rPr>
                <w:sz w:val="22"/>
                <w:szCs w:val="22"/>
              </w:rPr>
            </w:pPr>
            <w:r>
              <w:rPr>
                <w:sz w:val="22"/>
                <w:szCs w:val="22"/>
              </w:rPr>
              <w:t>34：从事机动车进口的其他贸易商</w:t>
            </w:r>
          </w:p>
          <w:p w14:paraId="447175CB">
            <w:pPr>
              <w:rPr>
                <w:sz w:val="22"/>
                <w:szCs w:val="22"/>
              </w:rPr>
            </w:pPr>
            <w:r>
              <w:rPr>
                <w:sz w:val="22"/>
                <w:szCs w:val="22"/>
              </w:rPr>
              <w:t xml:space="preserve">35：自产农产品者 </w:t>
            </w:r>
          </w:p>
          <w:p w14:paraId="3572B803">
            <w:pPr>
              <w:rPr>
                <w:sz w:val="22"/>
                <w:szCs w:val="22"/>
              </w:rPr>
            </w:pPr>
            <w:r>
              <w:rPr>
                <w:sz w:val="22"/>
                <w:szCs w:val="22"/>
              </w:rPr>
              <w:t xml:space="preserve">36：农产品收购企业 </w:t>
            </w:r>
          </w:p>
          <w:p w14:paraId="6661E431">
            <w:pPr>
              <w:rPr>
                <w:sz w:val="22"/>
                <w:szCs w:val="22"/>
              </w:rPr>
            </w:pPr>
            <w:r>
              <w:rPr>
                <w:sz w:val="22"/>
                <w:szCs w:val="22"/>
              </w:rPr>
              <w:t xml:space="preserve">37：光伏收购企业 </w:t>
            </w:r>
          </w:p>
          <w:p w14:paraId="72D12A7D">
            <w:pPr>
              <w:rPr>
                <w:sz w:val="22"/>
                <w:szCs w:val="22"/>
              </w:rPr>
            </w:pPr>
            <w:r>
              <w:rPr>
                <w:sz w:val="22"/>
                <w:szCs w:val="22"/>
              </w:rPr>
              <w:t xml:space="preserve">38：住房租赁企业 </w:t>
            </w:r>
          </w:p>
          <w:p w14:paraId="3A7AAB7A">
            <w:pPr>
              <w:rPr>
                <w:sz w:val="22"/>
                <w:szCs w:val="22"/>
              </w:rPr>
            </w:pPr>
            <w:r>
              <w:rPr>
                <w:sz w:val="22"/>
                <w:szCs w:val="22"/>
              </w:rPr>
              <w:t>39：冬奥会退税企业</w:t>
            </w:r>
          </w:p>
        </w:tc>
      </w:tr>
      <w:tr w14:paraId="3DB24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B98EFE">
            <w:pPr>
              <w:numPr>
                <w:ilvl w:val="0"/>
                <w:numId w:val="0"/>
              </w:numPr>
              <w:ind w:leftChars="0"/>
              <w:jc w:val="left"/>
              <w:rPr>
                <w:rFonts w:hint="default"/>
                <w:sz w:val="22"/>
                <w:szCs w:val="22"/>
                <w:lang w:val="en-US"/>
              </w:rPr>
            </w:pPr>
            <w:r>
              <w:rPr>
                <w:rFonts w:hint="default"/>
                <w:sz w:val="22"/>
                <w:szCs w:val="22"/>
                <w:lang w:val="en-US"/>
              </w:rPr>
              <w:t>29</w:t>
            </w:r>
          </w:p>
        </w:tc>
        <w:tc>
          <w:tcPr>
            <w:tcW w:w="1701" w:type="dxa"/>
            <w:noWrap w:val="0"/>
            <w:vAlign w:val="center"/>
          </w:tcPr>
          <w:p w14:paraId="664A7776">
            <w:pPr>
              <w:rPr>
                <w:sz w:val="22"/>
                <w:szCs w:val="22"/>
              </w:rPr>
            </w:pPr>
            <w:r>
              <w:rPr>
                <w:sz w:val="22"/>
                <w:szCs w:val="22"/>
              </w:rPr>
              <w:t>xfsnsrlxdm</w:t>
            </w:r>
          </w:p>
        </w:tc>
        <w:tc>
          <w:tcPr>
            <w:tcW w:w="1843" w:type="dxa"/>
            <w:noWrap w:val="0"/>
            <w:vAlign w:val="center"/>
          </w:tcPr>
          <w:p w14:paraId="00F3F77B">
            <w:pPr>
              <w:pStyle w:val="36"/>
              <w:jc w:val="both"/>
            </w:pPr>
            <w:r>
              <w:t>消费税纳税人类型</w:t>
            </w:r>
          </w:p>
        </w:tc>
        <w:tc>
          <w:tcPr>
            <w:tcW w:w="1276" w:type="dxa"/>
            <w:noWrap w:val="0"/>
            <w:vAlign w:val="center"/>
          </w:tcPr>
          <w:p w14:paraId="61F216D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13F5AE">
            <w:pPr>
              <w:jc w:val="center"/>
              <w:rPr>
                <w:sz w:val="22"/>
                <w:szCs w:val="22"/>
              </w:rPr>
            </w:pPr>
            <w:r>
              <w:rPr>
                <w:sz w:val="22"/>
                <w:szCs w:val="22"/>
              </w:rPr>
              <w:t>20</w:t>
            </w:r>
          </w:p>
        </w:tc>
        <w:tc>
          <w:tcPr>
            <w:tcW w:w="708" w:type="dxa"/>
            <w:noWrap w:val="0"/>
            <w:vAlign w:val="center"/>
          </w:tcPr>
          <w:p w14:paraId="18A0B10B">
            <w:pPr>
              <w:jc w:val="center"/>
              <w:rPr>
                <w:sz w:val="22"/>
                <w:szCs w:val="22"/>
              </w:rPr>
            </w:pPr>
            <w:r>
              <w:rPr>
                <w:sz w:val="22"/>
                <w:szCs w:val="22"/>
              </w:rPr>
              <w:t>否</w:t>
            </w:r>
          </w:p>
        </w:tc>
        <w:tc>
          <w:tcPr>
            <w:tcW w:w="1560" w:type="dxa"/>
            <w:noWrap w:val="0"/>
            <w:vAlign w:val="center"/>
          </w:tcPr>
          <w:p w14:paraId="51E2ADDC">
            <w:pPr>
              <w:rPr>
                <w:sz w:val="22"/>
                <w:szCs w:val="22"/>
              </w:rPr>
            </w:pPr>
            <w:r>
              <w:rPr>
                <w:sz w:val="22"/>
                <w:szCs w:val="22"/>
              </w:rPr>
              <w:t xml:space="preserve">01：卷烟生产消费税纳税人 </w:t>
            </w:r>
          </w:p>
          <w:p w14:paraId="08EEA923">
            <w:pPr>
              <w:rPr>
                <w:sz w:val="22"/>
                <w:szCs w:val="22"/>
              </w:rPr>
            </w:pPr>
            <w:r>
              <w:rPr>
                <w:sz w:val="22"/>
                <w:szCs w:val="22"/>
              </w:rPr>
              <w:t xml:space="preserve">02：卷烟批发消费税纳税人 </w:t>
            </w:r>
          </w:p>
          <w:p w14:paraId="6CF38F81">
            <w:pPr>
              <w:rPr>
                <w:sz w:val="22"/>
                <w:szCs w:val="22"/>
              </w:rPr>
            </w:pPr>
            <w:r>
              <w:rPr>
                <w:sz w:val="22"/>
                <w:szCs w:val="22"/>
              </w:rPr>
              <w:t xml:space="preserve">03：白酒生产消费税纳税人 </w:t>
            </w:r>
          </w:p>
          <w:p w14:paraId="2098FE8A">
            <w:pPr>
              <w:rPr>
                <w:sz w:val="22"/>
                <w:szCs w:val="22"/>
              </w:rPr>
            </w:pPr>
            <w:r>
              <w:rPr>
                <w:sz w:val="22"/>
                <w:szCs w:val="22"/>
              </w:rPr>
              <w:t xml:space="preserve">04：黄酒生产消费税纳税人 </w:t>
            </w:r>
          </w:p>
          <w:p w14:paraId="059CE5A0">
            <w:pPr>
              <w:rPr>
                <w:sz w:val="22"/>
                <w:szCs w:val="22"/>
              </w:rPr>
            </w:pPr>
            <w:r>
              <w:rPr>
                <w:sz w:val="22"/>
                <w:szCs w:val="22"/>
              </w:rPr>
              <w:t xml:space="preserve">05：啤酒生产消费税纳税人 </w:t>
            </w:r>
          </w:p>
          <w:p w14:paraId="35F6842D">
            <w:pPr>
              <w:rPr>
                <w:sz w:val="22"/>
                <w:szCs w:val="22"/>
              </w:rPr>
            </w:pPr>
            <w:r>
              <w:rPr>
                <w:sz w:val="22"/>
                <w:szCs w:val="22"/>
              </w:rPr>
              <w:t xml:space="preserve">06：其他酒生产消费税纳税人 </w:t>
            </w:r>
          </w:p>
          <w:p w14:paraId="2C9ADD5C">
            <w:pPr>
              <w:rPr>
                <w:sz w:val="22"/>
                <w:szCs w:val="22"/>
              </w:rPr>
            </w:pPr>
            <w:r>
              <w:rPr>
                <w:sz w:val="22"/>
                <w:szCs w:val="22"/>
              </w:rPr>
              <w:t xml:space="preserve">07：小汽车生产消费税纳税人 </w:t>
            </w:r>
          </w:p>
          <w:p w14:paraId="12ED6230">
            <w:pPr>
              <w:rPr>
                <w:sz w:val="22"/>
                <w:szCs w:val="22"/>
              </w:rPr>
            </w:pPr>
            <w:r>
              <w:rPr>
                <w:sz w:val="22"/>
                <w:szCs w:val="22"/>
              </w:rPr>
              <w:t xml:space="preserve">08：超豪华小汽车消费税纳税人 </w:t>
            </w:r>
          </w:p>
          <w:p w14:paraId="2B62C5AF">
            <w:pPr>
              <w:rPr>
                <w:sz w:val="22"/>
                <w:szCs w:val="22"/>
              </w:rPr>
            </w:pPr>
            <w:r>
              <w:rPr>
                <w:sz w:val="22"/>
                <w:szCs w:val="22"/>
              </w:rPr>
              <w:t xml:space="preserve">09：汽油生产消费税纳税人 </w:t>
            </w:r>
          </w:p>
          <w:p w14:paraId="379E4D7F">
            <w:pPr>
              <w:rPr>
                <w:sz w:val="22"/>
                <w:szCs w:val="22"/>
              </w:rPr>
            </w:pPr>
            <w:r>
              <w:rPr>
                <w:sz w:val="22"/>
                <w:szCs w:val="22"/>
              </w:rPr>
              <w:t xml:space="preserve">10：石脑油生产消费税纳税人 </w:t>
            </w:r>
          </w:p>
          <w:p w14:paraId="59F81C91">
            <w:pPr>
              <w:rPr>
                <w:sz w:val="22"/>
                <w:szCs w:val="22"/>
              </w:rPr>
            </w:pPr>
            <w:r>
              <w:rPr>
                <w:sz w:val="22"/>
                <w:szCs w:val="22"/>
              </w:rPr>
              <w:t xml:space="preserve">11：溶剂油生产消费税纳税人 </w:t>
            </w:r>
          </w:p>
          <w:p w14:paraId="6017705A">
            <w:pPr>
              <w:rPr>
                <w:sz w:val="22"/>
                <w:szCs w:val="22"/>
              </w:rPr>
            </w:pPr>
            <w:r>
              <w:rPr>
                <w:sz w:val="22"/>
                <w:szCs w:val="22"/>
              </w:rPr>
              <w:t xml:space="preserve">12：润滑油生产消费税纳税人 </w:t>
            </w:r>
          </w:p>
          <w:p w14:paraId="4AD11F83">
            <w:pPr>
              <w:rPr>
                <w:sz w:val="22"/>
                <w:szCs w:val="22"/>
              </w:rPr>
            </w:pPr>
            <w:r>
              <w:rPr>
                <w:sz w:val="22"/>
                <w:szCs w:val="22"/>
              </w:rPr>
              <w:t xml:space="preserve">13：柴油生产消费税纳税人 </w:t>
            </w:r>
          </w:p>
          <w:p w14:paraId="14DFE6E8">
            <w:pPr>
              <w:rPr>
                <w:sz w:val="22"/>
                <w:szCs w:val="22"/>
              </w:rPr>
            </w:pPr>
            <w:r>
              <w:rPr>
                <w:sz w:val="22"/>
                <w:szCs w:val="22"/>
              </w:rPr>
              <w:t xml:space="preserve">14：航空煤油生产消费税纳税人 </w:t>
            </w:r>
          </w:p>
          <w:p w14:paraId="0981E00D">
            <w:pPr>
              <w:rPr>
                <w:sz w:val="22"/>
                <w:szCs w:val="22"/>
              </w:rPr>
            </w:pPr>
            <w:r>
              <w:rPr>
                <w:sz w:val="22"/>
                <w:szCs w:val="22"/>
              </w:rPr>
              <w:t>15：燃料油生产消费税纳税人</w:t>
            </w:r>
          </w:p>
          <w:p w14:paraId="54141D2C">
            <w:pPr>
              <w:rPr>
                <w:sz w:val="22"/>
                <w:szCs w:val="22"/>
              </w:rPr>
            </w:pPr>
            <w:r>
              <w:rPr>
                <w:sz w:val="22"/>
                <w:szCs w:val="22"/>
              </w:rPr>
              <w:t xml:space="preserve">16：电池生产消费税纳税人 </w:t>
            </w:r>
          </w:p>
          <w:p w14:paraId="619176A3">
            <w:pPr>
              <w:rPr>
                <w:sz w:val="22"/>
                <w:szCs w:val="22"/>
              </w:rPr>
            </w:pPr>
            <w:r>
              <w:rPr>
                <w:sz w:val="22"/>
                <w:szCs w:val="22"/>
              </w:rPr>
              <w:t xml:space="preserve">17：涂料生产消费税纳税人 </w:t>
            </w:r>
          </w:p>
          <w:p w14:paraId="1A45B60A">
            <w:pPr>
              <w:rPr>
                <w:sz w:val="22"/>
                <w:szCs w:val="22"/>
              </w:rPr>
            </w:pPr>
            <w:r>
              <w:rPr>
                <w:sz w:val="22"/>
                <w:szCs w:val="22"/>
              </w:rPr>
              <w:t>18：高档化妆品生产消费税纳税人</w:t>
            </w:r>
          </w:p>
          <w:p w14:paraId="67D29CD3">
            <w:pPr>
              <w:rPr>
                <w:sz w:val="22"/>
                <w:szCs w:val="22"/>
              </w:rPr>
            </w:pPr>
            <w:r>
              <w:rPr>
                <w:sz w:val="22"/>
                <w:szCs w:val="22"/>
              </w:rPr>
              <w:t>19：金银首饰铂金首饰和钻石及钻石饰品零售消费税纳税人</w:t>
            </w:r>
          </w:p>
          <w:p w14:paraId="755E9A5C">
            <w:pPr>
              <w:rPr>
                <w:sz w:val="22"/>
                <w:szCs w:val="22"/>
              </w:rPr>
            </w:pPr>
            <w:r>
              <w:rPr>
                <w:sz w:val="22"/>
                <w:szCs w:val="22"/>
              </w:rPr>
              <w:t>20：其他贵重首饰和珠宝玉石生产消费税纳税人</w:t>
            </w:r>
          </w:p>
          <w:p w14:paraId="385B2A15">
            <w:pPr>
              <w:rPr>
                <w:sz w:val="22"/>
                <w:szCs w:val="22"/>
              </w:rPr>
            </w:pPr>
            <w:r>
              <w:rPr>
                <w:sz w:val="22"/>
                <w:szCs w:val="22"/>
              </w:rPr>
              <w:t xml:space="preserve">21：鞭炮焰火生产消费税纳税人 </w:t>
            </w:r>
          </w:p>
          <w:p w14:paraId="1DB4455E">
            <w:pPr>
              <w:rPr>
                <w:sz w:val="22"/>
                <w:szCs w:val="22"/>
              </w:rPr>
            </w:pPr>
            <w:r>
              <w:rPr>
                <w:sz w:val="22"/>
                <w:szCs w:val="22"/>
              </w:rPr>
              <w:t xml:space="preserve">22：摩托车生产消费税纳税人 </w:t>
            </w:r>
          </w:p>
          <w:p w14:paraId="7C1243CE">
            <w:pPr>
              <w:rPr>
                <w:sz w:val="22"/>
                <w:szCs w:val="22"/>
              </w:rPr>
            </w:pPr>
            <w:r>
              <w:rPr>
                <w:sz w:val="22"/>
                <w:szCs w:val="22"/>
              </w:rPr>
              <w:t xml:space="preserve">23：高尔夫球及球具生产消费税纳税人 </w:t>
            </w:r>
          </w:p>
          <w:p w14:paraId="1E66E6A7">
            <w:pPr>
              <w:rPr>
                <w:sz w:val="22"/>
                <w:szCs w:val="22"/>
              </w:rPr>
            </w:pPr>
            <w:r>
              <w:rPr>
                <w:sz w:val="22"/>
                <w:szCs w:val="22"/>
              </w:rPr>
              <w:t xml:space="preserve">24：高档手表生产消费税纳税人 </w:t>
            </w:r>
          </w:p>
          <w:p w14:paraId="1F09D767">
            <w:pPr>
              <w:rPr>
                <w:sz w:val="22"/>
                <w:szCs w:val="22"/>
              </w:rPr>
            </w:pPr>
            <w:r>
              <w:rPr>
                <w:sz w:val="22"/>
                <w:szCs w:val="22"/>
              </w:rPr>
              <w:t xml:space="preserve">25：游艇生产消费税纳税人 </w:t>
            </w:r>
          </w:p>
          <w:p w14:paraId="0F37CFFB">
            <w:pPr>
              <w:rPr>
                <w:sz w:val="22"/>
                <w:szCs w:val="22"/>
              </w:rPr>
            </w:pPr>
            <w:r>
              <w:rPr>
                <w:sz w:val="22"/>
                <w:szCs w:val="22"/>
              </w:rPr>
              <w:t>2</w:t>
            </w:r>
            <w:r>
              <w:rPr>
                <w:rFonts w:hint="default"/>
                <w:sz w:val="22"/>
                <w:szCs w:val="22"/>
                <w:lang w:val="en-US"/>
              </w:rPr>
              <w:t>6</w:t>
            </w:r>
            <w:r>
              <w:rPr>
                <w:sz w:val="22"/>
                <w:szCs w:val="22"/>
              </w:rPr>
              <w:t xml:space="preserve">：木制一次性筷子生产消费税纳税人 </w:t>
            </w:r>
          </w:p>
          <w:p w14:paraId="5A041364">
            <w:pPr>
              <w:rPr>
                <w:sz w:val="22"/>
                <w:szCs w:val="22"/>
              </w:rPr>
            </w:pPr>
            <w:r>
              <w:rPr>
                <w:sz w:val="22"/>
                <w:szCs w:val="22"/>
              </w:rPr>
              <w:t xml:space="preserve">27：实木地板生产消费税纳税人 </w:t>
            </w:r>
          </w:p>
          <w:p w14:paraId="2A057584">
            <w:pPr>
              <w:rPr>
                <w:sz w:val="22"/>
                <w:szCs w:val="22"/>
              </w:rPr>
            </w:pPr>
            <w:r>
              <w:rPr>
                <w:sz w:val="22"/>
                <w:szCs w:val="22"/>
              </w:rPr>
              <w:t xml:space="preserve">28：雪茄烟生产消费税纳税人 </w:t>
            </w:r>
          </w:p>
          <w:p w14:paraId="774C5756">
            <w:pPr>
              <w:rPr>
                <w:sz w:val="22"/>
                <w:szCs w:val="22"/>
              </w:rPr>
            </w:pPr>
            <w:r>
              <w:rPr>
                <w:sz w:val="22"/>
                <w:szCs w:val="22"/>
              </w:rPr>
              <w:t>29：烟丝生产消费税纳税人</w:t>
            </w:r>
          </w:p>
        </w:tc>
      </w:tr>
    </w:tbl>
    <w:p w14:paraId="194A6345">
      <w:pPr>
        <w:pStyle w:val="6"/>
        <w:rPr>
          <w:rFonts w:ascii="Times New Roman" w:hAnsi="Times New Roman"/>
        </w:rPr>
      </w:pPr>
      <w:bookmarkStart w:id="327" w:name="_Toc17914"/>
      <w:bookmarkStart w:id="328" w:name="_Toc5690"/>
      <w:r>
        <w:rPr>
          <w:rFonts w:ascii="Times New Roman" w:hAnsi="Times New Roman"/>
        </w:rPr>
        <w:t>6.6返回报文示例</w:t>
      </w:r>
      <w:bookmarkEnd w:id="327"/>
      <w:bookmarkEnd w:id="328"/>
    </w:p>
    <w:p w14:paraId="44A2CAA5">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5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A66052">
            <w:pPr>
              <w:pStyle w:val="5"/>
              <w:bidi w:val="0"/>
            </w:pPr>
            <w:r>
              <w:t>{</w:t>
            </w:r>
          </w:p>
          <w:p w14:paraId="58AD9BD7">
            <w:pPr>
              <w:pStyle w:val="5"/>
              <w:bidi w:val="0"/>
            </w:pPr>
            <w:r>
              <w:tab/>
            </w:r>
            <w:r>
              <w:t>"Response":{</w:t>
            </w:r>
          </w:p>
          <w:p w14:paraId="4863EF77">
            <w:pPr>
              <w:pStyle w:val="5"/>
              <w:bidi w:val="0"/>
            </w:pPr>
            <w:r>
              <w:tab/>
            </w:r>
            <w:r>
              <w:tab/>
            </w:r>
            <w:r>
              <w:t>"RequestId": "16位随机数字和字母组合",</w:t>
            </w:r>
          </w:p>
          <w:p w14:paraId="60A1D240">
            <w:pPr>
              <w:pStyle w:val="5"/>
              <w:bidi w:val="0"/>
            </w:pPr>
            <w:r>
              <w:tab/>
            </w:r>
            <w:r>
              <w:tab/>
            </w:r>
            <w:r>
              <w:t>“Data”:{</w:t>
            </w:r>
          </w:p>
          <w:p w14:paraId="63595008">
            <w:pPr>
              <w:pStyle w:val="5"/>
              <w:bidi w:val="0"/>
            </w:pPr>
            <w:r>
              <w:t xml:space="preserve">          "returncode": "00",</w:t>
            </w:r>
          </w:p>
          <w:p w14:paraId="68E6E048">
            <w:pPr>
              <w:pStyle w:val="5"/>
              <w:bidi w:val="0"/>
            </w:pPr>
            <w:r>
              <w:t xml:space="preserve">          "returnmsg": "成功",</w:t>
            </w:r>
          </w:p>
          <w:p w14:paraId="648EF277">
            <w:pPr>
              <w:pStyle w:val="5"/>
              <w:bidi w:val="0"/>
            </w:pPr>
            <w:r>
              <w:tab/>
            </w:r>
            <w:r>
              <w:tab/>
            </w:r>
            <w:r>
              <w:tab/>
            </w:r>
            <w:r>
              <w:t>“jcxx”: {</w:t>
            </w:r>
          </w:p>
          <w:p w14:paraId="19FF680D">
            <w:pPr>
              <w:pStyle w:val="5"/>
              <w:bidi w:val="0"/>
            </w:pPr>
            <w:r>
              <w:tab/>
            </w:r>
            <w:r>
              <w:tab/>
            </w:r>
            <w:r>
              <w:tab/>
            </w:r>
            <w:r>
              <w:tab/>
            </w:r>
            <w:r>
              <w:t>"nsrsbh": "纳税人识别号/统一社会信用代码",</w:t>
            </w:r>
          </w:p>
          <w:p w14:paraId="6821F69C">
            <w:pPr>
              <w:pStyle w:val="5"/>
              <w:bidi w:val="0"/>
            </w:pPr>
            <w:r>
              <w:tab/>
            </w:r>
            <w:r>
              <w:tab/>
            </w:r>
            <w:r>
              <w:tab/>
            </w:r>
            <w:r>
              <w:tab/>
            </w:r>
            <w:r>
              <w:t>"djxh": "登记序号",</w:t>
            </w:r>
          </w:p>
          <w:p w14:paraId="39447CC8">
            <w:pPr>
              <w:pStyle w:val="5"/>
              <w:bidi w:val="0"/>
            </w:pPr>
            <w:r>
              <w:tab/>
            </w:r>
            <w:r>
              <w:tab/>
            </w:r>
            <w:r>
              <w:tab/>
            </w:r>
            <w:r>
              <w:tab/>
            </w:r>
            <w:r>
              <w:t>"ssdabh": "税收档案编号",</w:t>
            </w:r>
          </w:p>
          <w:p w14:paraId="53B7DCE4">
            <w:pPr>
              <w:pStyle w:val="5"/>
              <w:bidi w:val="0"/>
            </w:pPr>
            <w:r>
              <w:tab/>
            </w:r>
            <w:r>
              <w:tab/>
            </w:r>
            <w:r>
              <w:tab/>
            </w:r>
            <w:r>
              <w:tab/>
            </w:r>
            <w:r>
              <w:t>"nsrmc": "纳税人名称",</w:t>
            </w:r>
          </w:p>
          <w:p w14:paraId="6A3A1324">
            <w:pPr>
              <w:pStyle w:val="5"/>
              <w:bidi w:val="0"/>
            </w:pPr>
            <w:r>
              <w:tab/>
            </w:r>
            <w:r>
              <w:tab/>
            </w:r>
            <w:r>
              <w:tab/>
            </w:r>
            <w:r>
              <w:tab/>
            </w:r>
            <w:r>
              <w:t>"nsrlx": "纳税人类型",</w:t>
            </w:r>
          </w:p>
          <w:p w14:paraId="1B64985D">
            <w:pPr>
              <w:pStyle w:val="5"/>
              <w:bidi w:val="0"/>
            </w:pPr>
            <w:r>
              <w:tab/>
            </w:r>
            <w:r>
              <w:tab/>
            </w:r>
            <w:r>
              <w:tab/>
            </w:r>
            <w:r>
              <w:tab/>
            </w:r>
            <w:r>
              <w:t>"scjydz": "生产经营地址",</w:t>
            </w:r>
          </w:p>
          <w:p w14:paraId="149C296B">
            <w:pPr>
              <w:pStyle w:val="5"/>
              <w:bidi w:val="0"/>
            </w:pPr>
            <w:r>
              <w:tab/>
            </w:r>
            <w:r>
              <w:tab/>
            </w:r>
            <w:r>
              <w:tab/>
            </w:r>
            <w:r>
              <w:tab/>
            </w:r>
            <w:r>
              <w:t>"zcdyzbm": "注册地邮政编码",</w:t>
            </w:r>
          </w:p>
          <w:p w14:paraId="4FB45830">
            <w:pPr>
              <w:pStyle w:val="5"/>
              <w:bidi w:val="0"/>
            </w:pPr>
            <w:r>
              <w:tab/>
            </w:r>
            <w:r>
              <w:tab/>
            </w:r>
            <w:r>
              <w:tab/>
            </w:r>
            <w:r>
              <w:tab/>
            </w:r>
            <w:r>
              <w:t>"zcdlxdh": "注册地联系电话",</w:t>
            </w:r>
          </w:p>
          <w:p w14:paraId="40590920">
            <w:pPr>
              <w:pStyle w:val="5"/>
              <w:bidi w:val="0"/>
            </w:pPr>
            <w:r>
              <w:tab/>
            </w:r>
            <w:r>
              <w:tab/>
            </w:r>
            <w:r>
              <w:tab/>
            </w:r>
            <w:r>
              <w:tab/>
            </w:r>
            <w:r>
              <w:t>"fddbrxm": "法人名称(法定代表人姓名",</w:t>
            </w:r>
          </w:p>
          <w:p w14:paraId="425042B8">
            <w:pPr>
              <w:pStyle w:val="5"/>
              <w:bidi w:val="0"/>
            </w:pPr>
            <w:r>
              <w:tab/>
            </w:r>
            <w:r>
              <w:tab/>
            </w:r>
            <w:r>
              <w:tab/>
            </w:r>
            <w:r>
              <w:tab/>
            </w:r>
            <w:r>
              <w:t>"djzclxdm": "登记注册类型（国标）",</w:t>
            </w:r>
          </w:p>
          <w:p w14:paraId="59A57B24">
            <w:pPr>
              <w:pStyle w:val="5"/>
              <w:bidi w:val="0"/>
            </w:pPr>
            <w:r>
              <w:tab/>
            </w:r>
            <w:r>
              <w:tab/>
            </w:r>
            <w:r>
              <w:tab/>
            </w:r>
            <w:r>
              <w:tab/>
            </w:r>
            <w:r>
              <w:t>"hydm": "行业代码",</w:t>
            </w:r>
          </w:p>
          <w:p w14:paraId="58F12EC7">
            <w:pPr>
              <w:pStyle w:val="5"/>
              <w:bidi w:val="0"/>
            </w:pPr>
            <w:r>
              <w:tab/>
            </w:r>
            <w:r>
              <w:tab/>
            </w:r>
            <w:r>
              <w:tab/>
            </w:r>
            <w:r>
              <w:tab/>
            </w:r>
            <w:r>
              <w:t>"qxjswjgdm": "区县级税务机关代码",</w:t>
            </w:r>
          </w:p>
          <w:p w14:paraId="319F6B59">
            <w:pPr>
              <w:pStyle w:val="5"/>
              <w:bidi w:val="0"/>
            </w:pPr>
            <w:r>
              <w:tab/>
            </w:r>
            <w:r>
              <w:tab/>
            </w:r>
            <w:r>
              <w:tab/>
            </w:r>
            <w:r>
              <w:tab/>
            </w:r>
            <w:r>
              <w:t>"zgswskfjdm": "税务机关代码",</w:t>
            </w:r>
          </w:p>
          <w:p w14:paraId="078ABA77">
            <w:pPr>
              <w:pStyle w:val="5"/>
              <w:bidi w:val="0"/>
            </w:pPr>
            <w:r>
              <w:tab/>
            </w:r>
            <w:r>
              <w:tab/>
            </w:r>
            <w:r>
              <w:tab/>
            </w:r>
            <w:r>
              <w:tab/>
            </w:r>
            <w:r>
              <w:t>"zgswskfjmc": "税务机关名称",</w:t>
            </w:r>
          </w:p>
          <w:p w14:paraId="581D029E">
            <w:pPr>
              <w:pStyle w:val="5"/>
              <w:bidi w:val="0"/>
            </w:pPr>
            <w:r>
              <w:tab/>
            </w:r>
            <w:r>
              <w:tab/>
            </w:r>
            <w:r>
              <w:tab/>
            </w:r>
            <w:r>
              <w:tab/>
            </w:r>
            <w:r>
              <w:t>"cwfzrxm": "财务负责人姓名",</w:t>
            </w:r>
          </w:p>
          <w:p w14:paraId="4200D923">
            <w:pPr>
              <w:pStyle w:val="5"/>
              <w:bidi w:val="0"/>
            </w:pPr>
            <w:r>
              <w:tab/>
            </w:r>
            <w:r>
              <w:tab/>
            </w:r>
            <w:r>
              <w:tab/>
            </w:r>
            <w:r>
              <w:tab/>
            </w:r>
            <w:r>
              <w:t>"khhmc": "账户名称",</w:t>
            </w:r>
          </w:p>
          <w:p w14:paraId="5E0E3CCE">
            <w:pPr>
              <w:pStyle w:val="5"/>
              <w:bidi w:val="0"/>
            </w:pPr>
            <w:r>
              <w:tab/>
            </w:r>
            <w:r>
              <w:tab/>
            </w:r>
            <w:r>
              <w:tab/>
            </w:r>
            <w:r>
              <w:tab/>
            </w:r>
            <w:r>
              <w:t>"yhzh": "账号",</w:t>
            </w:r>
          </w:p>
          <w:p w14:paraId="11AC7C4A">
            <w:pPr>
              <w:pStyle w:val="5"/>
              <w:bidi w:val="0"/>
            </w:pPr>
            <w:r>
              <w:tab/>
            </w:r>
            <w:r>
              <w:tab/>
            </w:r>
            <w:r>
              <w:tab/>
            </w:r>
            <w:r>
              <w:tab/>
            </w:r>
            <w:r>
              <w:t>"bsrxm": "企业办税人员姓名",</w:t>
            </w:r>
          </w:p>
          <w:p w14:paraId="233D6DE0">
            <w:pPr>
              <w:pStyle w:val="5"/>
              <w:bidi w:val="0"/>
            </w:pPr>
            <w:r>
              <w:tab/>
            </w:r>
            <w:r>
              <w:tab/>
            </w:r>
            <w:r>
              <w:tab/>
            </w:r>
            <w:r>
              <w:tab/>
            </w:r>
            <w:r>
              <w:t>"xdpsdqybz": "数字化电子票试点企业标识",</w:t>
            </w:r>
          </w:p>
          <w:p w14:paraId="08C36A57">
            <w:pPr>
              <w:pStyle w:val="5"/>
              <w:bidi w:val="0"/>
            </w:pPr>
            <w:r>
              <w:tab/>
            </w:r>
            <w:r>
              <w:tab/>
            </w:r>
            <w:r>
              <w:tab/>
            </w:r>
            <w:r>
              <w:tab/>
            </w:r>
            <w:r>
              <w:t>"ckqyfldm": "出口企业分类",</w:t>
            </w:r>
          </w:p>
          <w:p w14:paraId="5565ED51">
            <w:pPr>
              <w:pStyle w:val="5"/>
              <w:bidi w:val="0"/>
            </w:pPr>
            <w:r>
              <w:tab/>
            </w:r>
            <w:r>
              <w:tab/>
            </w:r>
            <w:r>
              <w:tab/>
            </w:r>
            <w:r>
              <w:tab/>
            </w:r>
            <w:r>
              <w:t>"zfjglxdm": "总分机构类型",</w:t>
            </w:r>
          </w:p>
          <w:p w14:paraId="1A17DD43">
            <w:pPr>
              <w:pStyle w:val="5"/>
              <w:bidi w:val="0"/>
            </w:pPr>
            <w:r>
              <w:tab/>
            </w:r>
            <w:r>
              <w:tab/>
            </w:r>
            <w:r>
              <w:tab/>
            </w:r>
            <w:r>
              <w:tab/>
            </w:r>
            <w:r>
              <w:t>"yhyywddm": "银行营业网点",</w:t>
            </w:r>
          </w:p>
          <w:p w14:paraId="6612EDD9">
            <w:pPr>
              <w:pStyle w:val="5"/>
              <w:bidi w:val="0"/>
            </w:pPr>
            <w:r>
              <w:tab/>
            </w:r>
            <w:r>
              <w:tab/>
            </w:r>
            <w:r>
              <w:tab/>
            </w:r>
            <w:r>
              <w:tab/>
            </w:r>
            <w:r>
              <w:t>"nsrztdm": "开票方纳税人状态",</w:t>
            </w:r>
          </w:p>
          <w:p w14:paraId="139244C4">
            <w:pPr>
              <w:pStyle w:val="5"/>
              <w:bidi w:val="0"/>
            </w:pPr>
            <w:r>
              <w:tab/>
            </w:r>
            <w:r>
              <w:tab/>
            </w:r>
            <w:r>
              <w:tab/>
            </w:r>
            <w:r>
              <w:tab/>
            </w:r>
            <w:r>
              <w:t>"yxqq": "有效期起",</w:t>
            </w:r>
          </w:p>
          <w:p w14:paraId="5C8C8ECE">
            <w:pPr>
              <w:pStyle w:val="5"/>
              <w:bidi w:val="0"/>
            </w:pPr>
            <w:r>
              <w:tab/>
            </w:r>
            <w:r>
              <w:tab/>
            </w:r>
            <w:r>
              <w:tab/>
            </w:r>
            <w:r>
              <w:tab/>
            </w:r>
            <w:r>
              <w:t>"yxqz": "有效期止"</w:t>
            </w:r>
          </w:p>
          <w:p w14:paraId="4D3A9636">
            <w:pPr>
              <w:pStyle w:val="5"/>
              <w:bidi w:val="0"/>
            </w:pPr>
            <w:r>
              <w:tab/>
            </w:r>
            <w:r>
              <w:tab/>
            </w:r>
            <w:r>
              <w:tab/>
            </w:r>
            <w:r>
              <w:t>},</w:t>
            </w:r>
          </w:p>
          <w:p w14:paraId="0C3FB5E5">
            <w:pPr>
              <w:pStyle w:val="5"/>
              <w:bidi w:val="0"/>
            </w:pPr>
            <w:r>
              <w:tab/>
            </w:r>
            <w:r>
              <w:tab/>
            </w:r>
            <w:r>
              <w:tab/>
            </w:r>
            <w:r>
              <w:t>“qyhyxzGrid”: [</w:t>
            </w:r>
          </w:p>
          <w:p w14:paraId="58F1C021">
            <w:pPr>
              <w:pStyle w:val="5"/>
              <w:bidi w:val="0"/>
            </w:pPr>
            <w:r>
              <w:tab/>
            </w:r>
            <w:r>
              <w:tab/>
            </w:r>
            <w:r>
              <w:tab/>
            </w:r>
            <w:r>
              <w:tab/>
            </w:r>
            <w:r>
              <w:t>{</w:t>
            </w:r>
          </w:p>
          <w:p w14:paraId="4279FDC4">
            <w:pPr>
              <w:pStyle w:val="5"/>
              <w:bidi w:val="0"/>
            </w:pPr>
            <w:r>
              <w:tab/>
            </w:r>
            <w:r>
              <w:tab/>
            </w:r>
            <w:r>
              <w:tab/>
            </w:r>
            <w:r>
              <w:tab/>
            </w:r>
            <w:r>
              <w:tab/>
            </w:r>
            <w:r>
              <w:tab/>
            </w:r>
            <w:r>
              <w:t>"qyhyxzdm": "企业行业性质",</w:t>
            </w:r>
          </w:p>
          <w:p w14:paraId="5B5B6D9F">
            <w:pPr>
              <w:pStyle w:val="5"/>
              <w:bidi w:val="0"/>
            </w:pPr>
            <w:r>
              <w:tab/>
            </w:r>
            <w:r>
              <w:tab/>
            </w:r>
            <w:r>
              <w:tab/>
            </w:r>
            <w:r>
              <w:tab/>
            </w:r>
            <w:r>
              <w:tab/>
            </w:r>
            <w:r>
              <w:tab/>
            </w:r>
            <w:r>
              <w:t>"yxqq": "有效期起",</w:t>
            </w:r>
          </w:p>
          <w:p w14:paraId="4D9FF037">
            <w:pPr>
              <w:pStyle w:val="5"/>
              <w:bidi w:val="0"/>
            </w:pPr>
            <w:r>
              <w:tab/>
            </w:r>
            <w:r>
              <w:tab/>
            </w:r>
            <w:r>
              <w:tab/>
            </w:r>
            <w:r>
              <w:tab/>
            </w:r>
            <w:r>
              <w:tab/>
            </w:r>
            <w:r>
              <w:tab/>
            </w:r>
            <w:r>
              <w:t>"yxqz": "有效期止"</w:t>
            </w:r>
          </w:p>
          <w:p w14:paraId="5FA99740">
            <w:pPr>
              <w:pStyle w:val="5"/>
              <w:bidi w:val="0"/>
            </w:pPr>
            <w:r>
              <w:tab/>
            </w:r>
            <w:r>
              <w:tab/>
            </w:r>
            <w:r>
              <w:tab/>
            </w:r>
            <w:r>
              <w:tab/>
            </w:r>
            <w:r>
              <w:t>}</w:t>
            </w:r>
          </w:p>
          <w:p w14:paraId="70C4D206">
            <w:pPr>
              <w:pStyle w:val="5"/>
              <w:bidi w:val="0"/>
            </w:pPr>
            <w:r>
              <w:tab/>
            </w:r>
            <w:r>
              <w:tab/>
            </w:r>
            <w:r>
              <w:tab/>
            </w:r>
            <w:r>
              <w:t>],</w:t>
            </w:r>
          </w:p>
          <w:p w14:paraId="496C4F7F">
            <w:pPr>
              <w:pStyle w:val="5"/>
              <w:bidi w:val="0"/>
            </w:pPr>
            <w:r>
              <w:tab/>
            </w:r>
            <w:r>
              <w:tab/>
            </w:r>
            <w:r>
              <w:tab/>
            </w:r>
            <w:r>
              <w:t>“xfsnsrlxGrid”: [</w:t>
            </w:r>
          </w:p>
          <w:p w14:paraId="3E85F2B5">
            <w:pPr>
              <w:pStyle w:val="5"/>
              <w:bidi w:val="0"/>
            </w:pPr>
            <w:r>
              <w:tab/>
            </w:r>
            <w:r>
              <w:tab/>
            </w:r>
            <w:r>
              <w:tab/>
            </w:r>
            <w:r>
              <w:tab/>
            </w:r>
            <w:r>
              <w:t>{</w:t>
            </w:r>
          </w:p>
          <w:p w14:paraId="69230F18">
            <w:pPr>
              <w:pStyle w:val="5"/>
              <w:bidi w:val="0"/>
            </w:pPr>
            <w:r>
              <w:tab/>
            </w:r>
            <w:r>
              <w:tab/>
            </w:r>
            <w:r>
              <w:tab/>
            </w:r>
            <w:r>
              <w:tab/>
            </w:r>
            <w:r>
              <w:tab/>
            </w:r>
            <w:r>
              <w:tab/>
            </w:r>
            <w:r>
              <w:t>"xfsnsrlxdm": "消费税纳税人类型",</w:t>
            </w:r>
          </w:p>
          <w:p w14:paraId="1D16FB9D">
            <w:pPr>
              <w:pStyle w:val="5"/>
              <w:bidi w:val="0"/>
            </w:pPr>
            <w:r>
              <w:tab/>
            </w:r>
            <w:r>
              <w:tab/>
            </w:r>
            <w:r>
              <w:tab/>
            </w:r>
            <w:r>
              <w:tab/>
            </w:r>
            <w:r>
              <w:tab/>
            </w:r>
            <w:r>
              <w:tab/>
            </w:r>
            <w:r>
              <w:t>"yxqq": "有效期起",</w:t>
            </w:r>
          </w:p>
          <w:p w14:paraId="0E95C18F">
            <w:pPr>
              <w:pStyle w:val="5"/>
              <w:bidi w:val="0"/>
            </w:pPr>
            <w:r>
              <w:tab/>
            </w:r>
            <w:r>
              <w:tab/>
            </w:r>
            <w:r>
              <w:tab/>
            </w:r>
            <w:r>
              <w:tab/>
            </w:r>
            <w:r>
              <w:tab/>
            </w:r>
            <w:r>
              <w:tab/>
            </w:r>
            <w:r>
              <w:t>"yxqz": "有效期止"</w:t>
            </w:r>
          </w:p>
          <w:p w14:paraId="3AA0E2F7">
            <w:pPr>
              <w:pStyle w:val="5"/>
              <w:bidi w:val="0"/>
            </w:pPr>
            <w:r>
              <w:tab/>
            </w:r>
            <w:r>
              <w:tab/>
            </w:r>
            <w:r>
              <w:tab/>
            </w:r>
            <w:r>
              <w:tab/>
            </w:r>
            <w:r>
              <w:t>}</w:t>
            </w:r>
          </w:p>
          <w:p w14:paraId="25D938E5">
            <w:pPr>
              <w:pStyle w:val="5"/>
              <w:bidi w:val="0"/>
            </w:pPr>
            <w:r>
              <w:tab/>
            </w:r>
            <w:r>
              <w:tab/>
            </w:r>
            <w:r>
              <w:tab/>
            </w:r>
            <w:r>
              <w:t>]</w:t>
            </w:r>
          </w:p>
          <w:p w14:paraId="37485E93">
            <w:pPr>
              <w:pStyle w:val="5"/>
              <w:bidi w:val="0"/>
            </w:pPr>
            <w:r>
              <w:tab/>
            </w:r>
            <w:r>
              <w:tab/>
            </w:r>
            <w:r>
              <w:t>}</w:t>
            </w:r>
          </w:p>
          <w:p w14:paraId="16C14E43">
            <w:pPr>
              <w:pStyle w:val="5"/>
              <w:bidi w:val="0"/>
            </w:pPr>
            <w:r>
              <w:t>}</w:t>
            </w:r>
          </w:p>
          <w:p w14:paraId="084E56B3">
            <w:pPr>
              <w:pStyle w:val="5"/>
              <w:bidi w:val="0"/>
            </w:pPr>
            <w:r>
              <w:t>}</w:t>
            </w:r>
          </w:p>
        </w:tc>
      </w:tr>
    </w:tbl>
    <w:p w14:paraId="3D224B7B">
      <w:pPr>
        <w:pStyle w:val="35"/>
        <w:ind w:firstLine="0" w:firstLineChars="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18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4DC03D">
            <w:pPr>
              <w:pStyle w:val="5"/>
              <w:bidi w:val="0"/>
            </w:pPr>
            <w:r>
              <w:t>{</w:t>
            </w:r>
          </w:p>
          <w:p w14:paraId="4761906E">
            <w:pPr>
              <w:pStyle w:val="5"/>
              <w:bidi w:val="0"/>
            </w:pPr>
            <w:r>
              <w:tab/>
            </w:r>
            <w:r>
              <w:t>"Response":{</w:t>
            </w:r>
          </w:p>
          <w:p w14:paraId="3FD29236">
            <w:pPr>
              <w:pStyle w:val="5"/>
              <w:bidi w:val="0"/>
            </w:pPr>
            <w:r>
              <w:tab/>
            </w:r>
            <w:r>
              <w:tab/>
            </w:r>
            <w:r>
              <w:t>"RequestId": "16位随机数字和字母组合",</w:t>
            </w:r>
          </w:p>
          <w:p w14:paraId="6C15772F">
            <w:pPr>
              <w:pStyle w:val="5"/>
              <w:bidi w:val="0"/>
            </w:pPr>
            <w:r>
              <w:tab/>
            </w:r>
            <w:r>
              <w:tab/>
            </w:r>
            <w:r>
              <w:t>"Error":{</w:t>
            </w:r>
          </w:p>
          <w:p w14:paraId="420C99CE">
            <w:pPr>
              <w:pStyle w:val="5"/>
              <w:bidi w:val="0"/>
            </w:pPr>
            <w:r>
              <w:tab/>
            </w:r>
            <w:r>
              <w:tab/>
            </w:r>
            <w:r>
              <w:tab/>
            </w:r>
            <w:r>
              <w:t>"Code": "01”,</w:t>
            </w:r>
          </w:p>
          <w:p w14:paraId="050FA549">
            <w:pPr>
              <w:pStyle w:val="5"/>
              <w:bidi w:val="0"/>
            </w:pPr>
            <w:r>
              <w:tab/>
            </w:r>
            <w:r>
              <w:tab/>
            </w:r>
            <w:r>
              <w:tab/>
            </w:r>
            <w:r>
              <w:t>"Message": "错误说明"</w:t>
            </w:r>
          </w:p>
          <w:p w14:paraId="6CF4674A">
            <w:pPr>
              <w:pStyle w:val="5"/>
              <w:bidi w:val="0"/>
            </w:pPr>
            <w:r>
              <w:t>}</w:t>
            </w:r>
          </w:p>
          <w:p w14:paraId="69EC75F2">
            <w:pPr>
              <w:pStyle w:val="5"/>
              <w:bidi w:val="0"/>
            </w:pPr>
            <w:r>
              <w:tab/>
            </w:r>
            <w:r>
              <w:t>}</w:t>
            </w:r>
          </w:p>
          <w:p w14:paraId="16A4AE56">
            <w:pPr>
              <w:pStyle w:val="5"/>
              <w:bidi w:val="0"/>
            </w:pPr>
            <w:r>
              <w:t>}</w:t>
            </w:r>
          </w:p>
        </w:tc>
      </w:tr>
    </w:tbl>
    <w:p w14:paraId="2F2A0038">
      <w:pPr>
        <w:pStyle w:val="4"/>
        <w:widowControl/>
        <w:spacing w:beforeAutospacing="0" w:afterAutospacing="0" w:line="408" w:lineRule="auto"/>
        <w:rPr>
          <w:rFonts w:hint="default" w:ascii="Times New Roman" w:hAnsi="Times New Roman"/>
          <w:sz w:val="28"/>
          <w:szCs w:val="28"/>
        </w:rPr>
      </w:pPr>
      <w:bookmarkStart w:id="329" w:name="_Toc17891"/>
      <w:bookmarkStart w:id="330" w:name="_Toc26744"/>
      <w:bookmarkStart w:id="331" w:name="_Toc5034"/>
      <w:r>
        <w:rPr>
          <w:rFonts w:hint="default" w:ascii="Times New Roman" w:hAnsi="Times New Roman"/>
          <w:sz w:val="28"/>
          <w:szCs w:val="28"/>
        </w:rPr>
        <w:t>7.查询可用税率信息</w:t>
      </w:r>
      <w:bookmarkEnd w:id="329"/>
      <w:bookmarkEnd w:id="330"/>
      <w:bookmarkEnd w:id="331"/>
    </w:p>
    <w:p w14:paraId="3201D8F3">
      <w:pPr>
        <w:pStyle w:val="6"/>
        <w:rPr>
          <w:rFonts w:ascii="Times New Roman" w:hAnsi="Times New Roman"/>
        </w:rPr>
      </w:pPr>
      <w:bookmarkStart w:id="332" w:name="_Toc18651"/>
      <w:bookmarkStart w:id="333" w:name="_Toc6527"/>
      <w:r>
        <w:rPr>
          <w:rFonts w:ascii="Times New Roman" w:hAnsi="Times New Roman"/>
        </w:rPr>
        <w:t>7.1接口说明</w:t>
      </w:r>
      <w:bookmarkEnd w:id="332"/>
      <w:bookmarkEnd w:id="333"/>
    </w:p>
    <w:p w14:paraId="71C08A42">
      <w:pPr>
        <w:pStyle w:val="5"/>
      </w:pPr>
      <w:r>
        <w:t>向企业提供查询可用税率信息的功能，企业可将查询的基本信息保存在本地。在开票时选择保存在本地的可用税率。</w:t>
      </w:r>
    </w:p>
    <w:p w14:paraId="7A8B408A">
      <w:pPr>
        <w:pStyle w:val="6"/>
        <w:rPr>
          <w:rFonts w:ascii="Times New Roman" w:hAnsi="Times New Roman"/>
        </w:rPr>
      </w:pPr>
      <w:bookmarkStart w:id="334" w:name="_Toc5571"/>
      <w:bookmarkStart w:id="335" w:name="_Toc12427"/>
      <w:r>
        <w:rPr>
          <w:rFonts w:ascii="Times New Roman" w:hAnsi="Times New Roman"/>
        </w:rPr>
        <w:t>7.2请求方式</w:t>
      </w:r>
      <w:bookmarkEnd w:id="334"/>
      <w:bookmarkEnd w:id="335"/>
    </w:p>
    <w:p w14:paraId="09BBC38A">
      <w:pPr>
        <w:pStyle w:val="5"/>
        <w:ind w:firstLine="0"/>
      </w:pPr>
      <w:r>
        <w:t>请求方式为POST</w:t>
      </w:r>
    </w:p>
    <w:p w14:paraId="0D4D78E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4C3B22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A7C8A0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52CE8FE4">
      <w:pPr>
        <w:pStyle w:val="6"/>
        <w:rPr>
          <w:rFonts w:ascii="Times New Roman" w:hAnsi="Times New Roman"/>
        </w:rPr>
      </w:pPr>
      <w:bookmarkStart w:id="336" w:name="_Toc7965"/>
      <w:bookmarkStart w:id="337" w:name="_Toc32163"/>
      <w:r>
        <w:rPr>
          <w:rFonts w:ascii="Times New Roman" w:hAnsi="Times New Roman"/>
        </w:rPr>
        <w:t>7.3请求参数</w:t>
      </w:r>
      <w:bookmarkEnd w:id="336"/>
      <w:bookmarkEnd w:id="337"/>
    </w:p>
    <w:p w14:paraId="2D87CC9A">
      <w:pPr>
        <w:pStyle w:val="5"/>
      </w:pPr>
      <w:r>
        <w:t>无</w:t>
      </w:r>
    </w:p>
    <w:p w14:paraId="02E4125C">
      <w:pPr>
        <w:pStyle w:val="6"/>
        <w:rPr>
          <w:rFonts w:ascii="Times New Roman" w:hAnsi="Times New Roman"/>
          <w:vertAlign w:val="baseline"/>
        </w:rPr>
      </w:pPr>
      <w:bookmarkStart w:id="338" w:name="_Toc28114"/>
      <w:bookmarkStart w:id="339" w:name="_Toc21067"/>
      <w:r>
        <w:rPr>
          <w:rFonts w:ascii="Times New Roman" w:hAnsi="Times New Roman"/>
        </w:rPr>
        <w:t>7.4请求报文示例</w:t>
      </w:r>
      <w:bookmarkEnd w:id="338"/>
      <w:bookmarkEnd w:id="339"/>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A5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2E09CA">
            <w:pPr>
              <w:pStyle w:val="5"/>
              <w:bidi w:val="0"/>
            </w:pPr>
            <w:r>
              <w:t>{}</w:t>
            </w:r>
          </w:p>
        </w:tc>
      </w:tr>
    </w:tbl>
    <w:p w14:paraId="0777C874">
      <w:pPr>
        <w:pStyle w:val="6"/>
        <w:rPr>
          <w:rFonts w:ascii="Times New Roman" w:hAnsi="Times New Roman"/>
        </w:rPr>
      </w:pPr>
      <w:bookmarkStart w:id="340" w:name="_Toc11775"/>
      <w:bookmarkStart w:id="341" w:name="_Toc11022"/>
      <w:r>
        <w:rPr>
          <w:rFonts w:ascii="Times New Roman" w:hAnsi="Times New Roman"/>
        </w:rPr>
        <w:t>7.5返回参数</w:t>
      </w:r>
      <w:bookmarkEnd w:id="340"/>
      <w:bookmarkEnd w:id="341"/>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B9A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4CEC005">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FC77D9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068733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8E9856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735E9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75B88F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66907B9">
            <w:pPr>
              <w:adjustRightInd w:val="0"/>
              <w:snapToGrid w:val="0"/>
              <w:jc w:val="center"/>
              <w:rPr>
                <w:b/>
                <w:szCs w:val="21"/>
              </w:rPr>
            </w:pPr>
            <w:r>
              <w:rPr>
                <w:b/>
                <w:szCs w:val="21"/>
              </w:rPr>
              <w:t>说明</w:t>
            </w:r>
          </w:p>
        </w:tc>
      </w:tr>
      <w:tr w14:paraId="7DDAD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A70215">
            <w:pPr>
              <w:numPr>
                <w:ilvl w:val="0"/>
                <w:numId w:val="2"/>
              </w:numPr>
              <w:ind w:left="0" w:firstLine="0"/>
              <w:jc w:val="center"/>
              <w:rPr>
                <w:szCs w:val="21"/>
              </w:rPr>
            </w:pPr>
          </w:p>
        </w:tc>
        <w:tc>
          <w:tcPr>
            <w:tcW w:w="1701" w:type="dxa"/>
            <w:noWrap w:val="0"/>
            <w:vAlign w:val="center"/>
          </w:tcPr>
          <w:p w14:paraId="21DE38FC">
            <w:pPr>
              <w:rPr>
                <w:sz w:val="22"/>
                <w:szCs w:val="22"/>
              </w:rPr>
            </w:pPr>
            <w:r>
              <w:rPr>
                <w:sz w:val="22"/>
                <w:szCs w:val="22"/>
              </w:rPr>
              <w:t>returncode</w:t>
            </w:r>
          </w:p>
        </w:tc>
        <w:tc>
          <w:tcPr>
            <w:tcW w:w="1843" w:type="dxa"/>
            <w:noWrap w:val="0"/>
            <w:vAlign w:val="center"/>
          </w:tcPr>
          <w:p w14:paraId="4660AC5F">
            <w:pPr>
              <w:rPr>
                <w:sz w:val="22"/>
                <w:szCs w:val="22"/>
              </w:rPr>
            </w:pPr>
            <w:r>
              <w:rPr>
                <w:sz w:val="22"/>
                <w:szCs w:val="22"/>
              </w:rPr>
              <w:t>返回码</w:t>
            </w:r>
          </w:p>
        </w:tc>
        <w:tc>
          <w:tcPr>
            <w:tcW w:w="1276" w:type="dxa"/>
            <w:noWrap w:val="0"/>
            <w:vAlign w:val="center"/>
          </w:tcPr>
          <w:p w14:paraId="483FAF7D">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06262B7">
            <w:pPr>
              <w:jc w:val="center"/>
              <w:rPr>
                <w:sz w:val="22"/>
                <w:szCs w:val="22"/>
              </w:rPr>
            </w:pPr>
            <w:r>
              <w:rPr>
                <w:sz w:val="22"/>
                <w:szCs w:val="22"/>
              </w:rPr>
              <w:t>2</w:t>
            </w:r>
          </w:p>
        </w:tc>
        <w:tc>
          <w:tcPr>
            <w:tcW w:w="708" w:type="dxa"/>
            <w:noWrap w:val="0"/>
            <w:vAlign w:val="center"/>
          </w:tcPr>
          <w:p w14:paraId="0E2AE723">
            <w:pPr>
              <w:jc w:val="center"/>
              <w:rPr>
                <w:sz w:val="22"/>
                <w:szCs w:val="22"/>
              </w:rPr>
            </w:pPr>
            <w:r>
              <w:rPr>
                <w:sz w:val="22"/>
                <w:szCs w:val="22"/>
              </w:rPr>
              <w:t>是</w:t>
            </w:r>
          </w:p>
        </w:tc>
        <w:tc>
          <w:tcPr>
            <w:tcW w:w="1560" w:type="dxa"/>
            <w:noWrap w:val="0"/>
            <w:vAlign w:val="center"/>
          </w:tcPr>
          <w:p w14:paraId="6D83F94C">
            <w:pPr>
              <w:rPr>
                <w:sz w:val="22"/>
                <w:szCs w:val="22"/>
              </w:rPr>
            </w:pPr>
            <w:r>
              <w:rPr>
                <w:sz w:val="22"/>
                <w:szCs w:val="22"/>
              </w:rPr>
              <w:t>00：成功</w:t>
            </w:r>
          </w:p>
          <w:p w14:paraId="44B3A405">
            <w:pPr>
              <w:rPr>
                <w:sz w:val="22"/>
                <w:szCs w:val="22"/>
              </w:rPr>
            </w:pPr>
            <w:r>
              <w:rPr>
                <w:sz w:val="22"/>
                <w:szCs w:val="22"/>
              </w:rPr>
              <w:t>其它：失败</w:t>
            </w:r>
          </w:p>
        </w:tc>
      </w:tr>
      <w:tr w14:paraId="189B2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40BF25">
            <w:pPr>
              <w:numPr>
                <w:ilvl w:val="0"/>
                <w:numId w:val="2"/>
              </w:numPr>
              <w:ind w:left="0" w:firstLine="0"/>
              <w:jc w:val="center"/>
              <w:rPr>
                <w:szCs w:val="21"/>
              </w:rPr>
            </w:pPr>
          </w:p>
        </w:tc>
        <w:tc>
          <w:tcPr>
            <w:tcW w:w="1701" w:type="dxa"/>
            <w:noWrap w:val="0"/>
            <w:vAlign w:val="center"/>
          </w:tcPr>
          <w:p w14:paraId="6035232F">
            <w:pPr>
              <w:rPr>
                <w:sz w:val="22"/>
                <w:szCs w:val="22"/>
              </w:rPr>
            </w:pPr>
            <w:r>
              <w:rPr>
                <w:sz w:val="22"/>
                <w:szCs w:val="22"/>
              </w:rPr>
              <w:t>returnmsg</w:t>
            </w:r>
          </w:p>
        </w:tc>
        <w:tc>
          <w:tcPr>
            <w:tcW w:w="1843" w:type="dxa"/>
            <w:noWrap w:val="0"/>
            <w:vAlign w:val="center"/>
          </w:tcPr>
          <w:p w14:paraId="0EA781F5">
            <w:pPr>
              <w:rPr>
                <w:sz w:val="22"/>
                <w:szCs w:val="22"/>
              </w:rPr>
            </w:pPr>
            <w:r>
              <w:rPr>
                <w:sz w:val="22"/>
                <w:szCs w:val="22"/>
              </w:rPr>
              <w:t>返回信息</w:t>
            </w:r>
          </w:p>
        </w:tc>
        <w:tc>
          <w:tcPr>
            <w:tcW w:w="1276" w:type="dxa"/>
            <w:noWrap w:val="0"/>
            <w:vAlign w:val="center"/>
          </w:tcPr>
          <w:p w14:paraId="56EEFAB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51C6D1A">
            <w:pPr>
              <w:jc w:val="center"/>
              <w:rPr>
                <w:sz w:val="22"/>
                <w:szCs w:val="22"/>
              </w:rPr>
            </w:pPr>
            <w:r>
              <w:rPr>
                <w:sz w:val="22"/>
                <w:szCs w:val="22"/>
              </w:rPr>
              <w:t>2000</w:t>
            </w:r>
          </w:p>
        </w:tc>
        <w:tc>
          <w:tcPr>
            <w:tcW w:w="708" w:type="dxa"/>
            <w:noWrap w:val="0"/>
            <w:vAlign w:val="center"/>
          </w:tcPr>
          <w:p w14:paraId="183F2B4A">
            <w:pPr>
              <w:jc w:val="center"/>
              <w:rPr>
                <w:sz w:val="22"/>
                <w:szCs w:val="22"/>
              </w:rPr>
            </w:pPr>
            <w:r>
              <w:rPr>
                <w:sz w:val="22"/>
                <w:szCs w:val="22"/>
              </w:rPr>
              <w:t>否</w:t>
            </w:r>
          </w:p>
        </w:tc>
        <w:tc>
          <w:tcPr>
            <w:tcW w:w="1560" w:type="dxa"/>
            <w:noWrap w:val="0"/>
            <w:vAlign w:val="center"/>
          </w:tcPr>
          <w:p w14:paraId="780E07C8">
            <w:pPr>
              <w:rPr>
                <w:sz w:val="22"/>
                <w:szCs w:val="22"/>
              </w:rPr>
            </w:pPr>
            <w:r>
              <w:rPr>
                <w:sz w:val="22"/>
                <w:szCs w:val="22"/>
              </w:rPr>
              <w:t>错误信息说明</w:t>
            </w:r>
          </w:p>
        </w:tc>
      </w:tr>
      <w:tr w14:paraId="7B1D3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0FB576">
            <w:pPr>
              <w:numPr>
                <w:ilvl w:val="0"/>
                <w:numId w:val="2"/>
              </w:numPr>
              <w:ind w:left="0" w:firstLine="0"/>
              <w:jc w:val="center"/>
              <w:rPr>
                <w:szCs w:val="21"/>
              </w:rPr>
            </w:pPr>
          </w:p>
        </w:tc>
        <w:tc>
          <w:tcPr>
            <w:tcW w:w="1701" w:type="dxa"/>
            <w:noWrap w:val="0"/>
            <w:vAlign w:val="center"/>
          </w:tcPr>
          <w:p w14:paraId="474830CF">
            <w:pPr>
              <w:rPr>
                <w:sz w:val="22"/>
                <w:szCs w:val="22"/>
              </w:rPr>
            </w:pPr>
            <w:r>
              <w:rPr>
                <w:sz w:val="22"/>
                <w:szCs w:val="22"/>
              </w:rPr>
              <w:t>count</w:t>
            </w:r>
          </w:p>
        </w:tc>
        <w:tc>
          <w:tcPr>
            <w:tcW w:w="1843" w:type="dxa"/>
            <w:noWrap w:val="0"/>
            <w:vAlign w:val="center"/>
          </w:tcPr>
          <w:p w14:paraId="2DB5F85C">
            <w:pPr>
              <w:widowControl/>
              <w:rPr>
                <w:sz w:val="22"/>
                <w:szCs w:val="22"/>
              </w:rPr>
            </w:pPr>
            <w:r>
              <w:rPr>
                <w:sz w:val="22"/>
                <w:szCs w:val="22"/>
              </w:rPr>
              <w:t>总数量</w:t>
            </w:r>
          </w:p>
        </w:tc>
        <w:tc>
          <w:tcPr>
            <w:tcW w:w="1276" w:type="dxa"/>
            <w:noWrap w:val="0"/>
            <w:vAlign w:val="center"/>
          </w:tcPr>
          <w:p w14:paraId="11B0FCB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D30E71">
            <w:pPr>
              <w:jc w:val="center"/>
              <w:rPr>
                <w:sz w:val="22"/>
                <w:szCs w:val="22"/>
              </w:rPr>
            </w:pPr>
            <w:r>
              <w:rPr>
                <w:sz w:val="22"/>
                <w:szCs w:val="22"/>
              </w:rPr>
              <w:t>10</w:t>
            </w:r>
          </w:p>
        </w:tc>
        <w:tc>
          <w:tcPr>
            <w:tcW w:w="708" w:type="dxa"/>
            <w:noWrap w:val="0"/>
            <w:vAlign w:val="center"/>
          </w:tcPr>
          <w:p w14:paraId="7D24B6BC">
            <w:pPr>
              <w:jc w:val="center"/>
              <w:rPr>
                <w:sz w:val="22"/>
                <w:szCs w:val="22"/>
              </w:rPr>
            </w:pPr>
            <w:r>
              <w:rPr>
                <w:sz w:val="22"/>
                <w:szCs w:val="22"/>
              </w:rPr>
              <w:t>是</w:t>
            </w:r>
          </w:p>
        </w:tc>
        <w:tc>
          <w:tcPr>
            <w:tcW w:w="1560" w:type="dxa"/>
            <w:noWrap w:val="0"/>
            <w:vAlign w:val="center"/>
          </w:tcPr>
          <w:p w14:paraId="65F1492E">
            <w:pPr>
              <w:rPr>
                <w:sz w:val="22"/>
                <w:szCs w:val="22"/>
              </w:rPr>
            </w:pPr>
          </w:p>
        </w:tc>
      </w:tr>
      <w:tr w14:paraId="0F4D6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E08344">
            <w:pPr>
              <w:numPr>
                <w:ilvl w:val="0"/>
                <w:numId w:val="2"/>
              </w:numPr>
              <w:ind w:left="0" w:firstLine="0"/>
              <w:jc w:val="center"/>
              <w:rPr>
                <w:szCs w:val="21"/>
              </w:rPr>
            </w:pPr>
          </w:p>
        </w:tc>
        <w:tc>
          <w:tcPr>
            <w:tcW w:w="1701" w:type="dxa"/>
            <w:noWrap w:val="0"/>
            <w:vAlign w:val="center"/>
          </w:tcPr>
          <w:p w14:paraId="77ADC5BC">
            <w:pPr>
              <w:rPr>
                <w:sz w:val="22"/>
                <w:szCs w:val="22"/>
              </w:rPr>
            </w:pPr>
            <w:r>
              <w:rPr>
                <w:sz w:val="22"/>
                <w:szCs w:val="22"/>
              </w:rPr>
              <w:t>csxz</w:t>
            </w:r>
          </w:p>
        </w:tc>
        <w:tc>
          <w:tcPr>
            <w:tcW w:w="1843" w:type="dxa"/>
            <w:noWrap w:val="0"/>
            <w:vAlign w:val="center"/>
          </w:tcPr>
          <w:p w14:paraId="2D364B2C">
            <w:pPr>
              <w:widowControl/>
              <w:rPr>
                <w:kern w:val="0"/>
                <w:sz w:val="22"/>
                <w:szCs w:val="22"/>
              </w:rPr>
            </w:pPr>
            <w:r>
              <w:rPr>
                <w:sz w:val="22"/>
                <w:szCs w:val="22"/>
              </w:rPr>
              <w:t>参数性质</w:t>
            </w:r>
          </w:p>
        </w:tc>
        <w:tc>
          <w:tcPr>
            <w:tcW w:w="1276" w:type="dxa"/>
            <w:noWrap w:val="0"/>
            <w:vAlign w:val="center"/>
          </w:tcPr>
          <w:p w14:paraId="1EDFF97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15CF6C6">
            <w:pPr>
              <w:jc w:val="center"/>
              <w:rPr>
                <w:sz w:val="22"/>
                <w:szCs w:val="22"/>
              </w:rPr>
            </w:pPr>
            <w:r>
              <w:rPr>
                <w:sz w:val="22"/>
                <w:szCs w:val="22"/>
              </w:rPr>
              <w:t>2</w:t>
            </w:r>
          </w:p>
        </w:tc>
        <w:tc>
          <w:tcPr>
            <w:tcW w:w="708" w:type="dxa"/>
            <w:noWrap w:val="0"/>
            <w:vAlign w:val="center"/>
          </w:tcPr>
          <w:p w14:paraId="55774B0F">
            <w:pPr>
              <w:jc w:val="center"/>
              <w:rPr>
                <w:sz w:val="22"/>
                <w:szCs w:val="22"/>
              </w:rPr>
            </w:pPr>
            <w:r>
              <w:rPr>
                <w:sz w:val="22"/>
                <w:szCs w:val="22"/>
              </w:rPr>
              <w:t>是</w:t>
            </w:r>
          </w:p>
        </w:tc>
        <w:tc>
          <w:tcPr>
            <w:tcW w:w="1560" w:type="dxa"/>
            <w:noWrap w:val="0"/>
            <w:vAlign w:val="center"/>
          </w:tcPr>
          <w:p w14:paraId="03D9378C">
            <w:pPr>
              <w:rPr>
                <w:sz w:val="22"/>
                <w:szCs w:val="22"/>
              </w:rPr>
            </w:pPr>
            <w:r>
              <w:rPr>
                <w:sz w:val="22"/>
                <w:szCs w:val="22"/>
              </w:rPr>
              <w:t>1：税率</w:t>
            </w:r>
          </w:p>
          <w:p w14:paraId="5EEBAF93">
            <w:pPr>
              <w:rPr>
                <w:sz w:val="22"/>
                <w:szCs w:val="22"/>
              </w:rPr>
            </w:pPr>
            <w:r>
              <w:rPr>
                <w:sz w:val="22"/>
                <w:szCs w:val="22"/>
              </w:rPr>
              <w:t>2：征收率</w:t>
            </w:r>
          </w:p>
        </w:tc>
      </w:tr>
      <w:tr w14:paraId="313307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BB89">
            <w:pPr>
              <w:numPr>
                <w:ilvl w:val="0"/>
                <w:numId w:val="2"/>
              </w:numPr>
              <w:ind w:left="0" w:firstLine="0"/>
              <w:jc w:val="center"/>
              <w:rPr>
                <w:szCs w:val="21"/>
              </w:rPr>
            </w:pPr>
          </w:p>
        </w:tc>
        <w:tc>
          <w:tcPr>
            <w:tcW w:w="1701" w:type="dxa"/>
            <w:noWrap w:val="0"/>
            <w:vAlign w:val="center"/>
          </w:tcPr>
          <w:p w14:paraId="282D9F5A">
            <w:pPr>
              <w:rPr>
                <w:sz w:val="22"/>
                <w:szCs w:val="22"/>
              </w:rPr>
            </w:pPr>
            <w:r>
              <w:rPr>
                <w:sz w:val="22"/>
                <w:szCs w:val="22"/>
              </w:rPr>
              <w:t>slzsl</w:t>
            </w:r>
          </w:p>
        </w:tc>
        <w:tc>
          <w:tcPr>
            <w:tcW w:w="1843" w:type="dxa"/>
            <w:noWrap w:val="0"/>
            <w:vAlign w:val="center"/>
          </w:tcPr>
          <w:p w14:paraId="7140EDF8">
            <w:pPr>
              <w:widowControl/>
              <w:rPr>
                <w:kern w:val="0"/>
                <w:sz w:val="22"/>
                <w:szCs w:val="22"/>
              </w:rPr>
            </w:pPr>
            <w:r>
              <w:rPr>
                <w:sz w:val="22"/>
                <w:szCs w:val="22"/>
              </w:rPr>
              <w:t>税率征收率</w:t>
            </w:r>
          </w:p>
        </w:tc>
        <w:tc>
          <w:tcPr>
            <w:tcW w:w="1276" w:type="dxa"/>
            <w:noWrap w:val="0"/>
            <w:vAlign w:val="center"/>
          </w:tcPr>
          <w:p w14:paraId="56940C6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F66F21">
            <w:pPr>
              <w:jc w:val="center"/>
              <w:rPr>
                <w:sz w:val="22"/>
                <w:szCs w:val="22"/>
              </w:rPr>
            </w:pPr>
            <w:r>
              <w:rPr>
                <w:sz w:val="22"/>
                <w:szCs w:val="22"/>
              </w:rPr>
              <w:t>16,6</w:t>
            </w:r>
          </w:p>
        </w:tc>
        <w:tc>
          <w:tcPr>
            <w:tcW w:w="708" w:type="dxa"/>
            <w:noWrap w:val="0"/>
            <w:vAlign w:val="center"/>
          </w:tcPr>
          <w:p w14:paraId="422F1265">
            <w:pPr>
              <w:jc w:val="center"/>
              <w:rPr>
                <w:sz w:val="22"/>
                <w:szCs w:val="22"/>
              </w:rPr>
            </w:pPr>
            <w:r>
              <w:rPr>
                <w:sz w:val="22"/>
                <w:szCs w:val="22"/>
              </w:rPr>
              <w:t>是</w:t>
            </w:r>
          </w:p>
        </w:tc>
        <w:tc>
          <w:tcPr>
            <w:tcW w:w="1560" w:type="dxa"/>
            <w:noWrap w:val="0"/>
            <w:vAlign w:val="center"/>
          </w:tcPr>
          <w:p w14:paraId="7C9DA8AD">
            <w:pPr>
              <w:rPr>
                <w:sz w:val="22"/>
                <w:szCs w:val="22"/>
              </w:rPr>
            </w:pPr>
          </w:p>
        </w:tc>
      </w:tr>
      <w:tr w14:paraId="5175C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219402">
            <w:pPr>
              <w:numPr>
                <w:ilvl w:val="0"/>
                <w:numId w:val="2"/>
              </w:numPr>
              <w:ind w:left="0" w:firstLine="0"/>
              <w:jc w:val="center"/>
              <w:rPr>
                <w:szCs w:val="21"/>
              </w:rPr>
            </w:pPr>
          </w:p>
        </w:tc>
        <w:tc>
          <w:tcPr>
            <w:tcW w:w="1701" w:type="dxa"/>
            <w:noWrap w:val="0"/>
            <w:vAlign w:val="center"/>
          </w:tcPr>
          <w:p w14:paraId="519B3CBB">
            <w:pPr>
              <w:rPr>
                <w:sz w:val="22"/>
                <w:szCs w:val="22"/>
              </w:rPr>
            </w:pPr>
            <w:r>
              <w:rPr>
                <w:sz w:val="22"/>
                <w:szCs w:val="22"/>
              </w:rPr>
              <w:t>yslbz</w:t>
            </w:r>
          </w:p>
        </w:tc>
        <w:tc>
          <w:tcPr>
            <w:tcW w:w="1843" w:type="dxa"/>
            <w:noWrap w:val="0"/>
            <w:vAlign w:val="center"/>
          </w:tcPr>
          <w:p w14:paraId="3BEE817D">
            <w:pPr>
              <w:widowControl/>
              <w:rPr>
                <w:kern w:val="0"/>
                <w:sz w:val="22"/>
                <w:szCs w:val="22"/>
              </w:rPr>
            </w:pPr>
            <w:r>
              <w:rPr>
                <w:sz w:val="22"/>
                <w:szCs w:val="22"/>
              </w:rPr>
              <w:t>原税率标志</w:t>
            </w:r>
          </w:p>
        </w:tc>
        <w:tc>
          <w:tcPr>
            <w:tcW w:w="1276" w:type="dxa"/>
            <w:noWrap w:val="0"/>
            <w:vAlign w:val="center"/>
          </w:tcPr>
          <w:p w14:paraId="6E44421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B809792">
            <w:pPr>
              <w:jc w:val="center"/>
              <w:rPr>
                <w:sz w:val="22"/>
                <w:szCs w:val="22"/>
              </w:rPr>
            </w:pPr>
            <w:r>
              <w:rPr>
                <w:sz w:val="22"/>
                <w:szCs w:val="22"/>
              </w:rPr>
              <w:t>1</w:t>
            </w:r>
          </w:p>
        </w:tc>
        <w:tc>
          <w:tcPr>
            <w:tcW w:w="708" w:type="dxa"/>
            <w:noWrap w:val="0"/>
            <w:vAlign w:val="center"/>
          </w:tcPr>
          <w:p w14:paraId="06A08243">
            <w:pPr>
              <w:jc w:val="center"/>
              <w:rPr>
                <w:sz w:val="22"/>
                <w:szCs w:val="22"/>
              </w:rPr>
            </w:pPr>
            <w:r>
              <w:rPr>
                <w:sz w:val="22"/>
                <w:szCs w:val="22"/>
              </w:rPr>
              <w:t>是</w:t>
            </w:r>
          </w:p>
        </w:tc>
        <w:tc>
          <w:tcPr>
            <w:tcW w:w="1560" w:type="dxa"/>
            <w:noWrap w:val="0"/>
            <w:vAlign w:val="center"/>
          </w:tcPr>
          <w:p w14:paraId="3BB5607A">
            <w:pPr>
              <w:rPr>
                <w:sz w:val="22"/>
                <w:szCs w:val="22"/>
              </w:rPr>
            </w:pPr>
            <w:r>
              <w:rPr>
                <w:sz w:val="22"/>
                <w:szCs w:val="22"/>
              </w:rPr>
              <w:t>Y：是原税率</w:t>
            </w:r>
          </w:p>
          <w:p w14:paraId="64B1A578">
            <w:pPr>
              <w:rPr>
                <w:sz w:val="22"/>
                <w:szCs w:val="22"/>
              </w:rPr>
            </w:pPr>
            <w:r>
              <w:rPr>
                <w:sz w:val="22"/>
                <w:szCs w:val="22"/>
              </w:rPr>
              <w:t>N：非原税率</w:t>
            </w:r>
          </w:p>
        </w:tc>
      </w:tr>
      <w:tr w14:paraId="3AC3A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3F692D">
            <w:pPr>
              <w:numPr>
                <w:ilvl w:val="0"/>
                <w:numId w:val="2"/>
              </w:numPr>
              <w:ind w:left="0" w:firstLine="0"/>
              <w:jc w:val="center"/>
              <w:rPr>
                <w:szCs w:val="21"/>
              </w:rPr>
            </w:pPr>
          </w:p>
        </w:tc>
        <w:tc>
          <w:tcPr>
            <w:tcW w:w="1701" w:type="dxa"/>
            <w:noWrap w:val="0"/>
            <w:vAlign w:val="center"/>
          </w:tcPr>
          <w:p w14:paraId="55B47A0E">
            <w:pPr>
              <w:rPr>
                <w:sz w:val="22"/>
                <w:szCs w:val="22"/>
              </w:rPr>
            </w:pPr>
            <w:r>
              <w:rPr>
                <w:sz w:val="22"/>
                <w:szCs w:val="22"/>
              </w:rPr>
              <w:t>dyysl</w:t>
            </w:r>
          </w:p>
        </w:tc>
        <w:tc>
          <w:tcPr>
            <w:tcW w:w="1843" w:type="dxa"/>
            <w:noWrap w:val="0"/>
            <w:vAlign w:val="center"/>
          </w:tcPr>
          <w:p w14:paraId="68C23DF1">
            <w:pPr>
              <w:widowControl/>
              <w:rPr>
                <w:kern w:val="0"/>
                <w:sz w:val="22"/>
                <w:szCs w:val="22"/>
              </w:rPr>
            </w:pPr>
            <w:r>
              <w:rPr>
                <w:sz w:val="22"/>
                <w:szCs w:val="22"/>
              </w:rPr>
              <w:t>对应原税率</w:t>
            </w:r>
          </w:p>
        </w:tc>
        <w:tc>
          <w:tcPr>
            <w:tcW w:w="1276" w:type="dxa"/>
            <w:noWrap w:val="0"/>
            <w:vAlign w:val="center"/>
          </w:tcPr>
          <w:p w14:paraId="28D35AD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C127F70">
            <w:pPr>
              <w:jc w:val="center"/>
              <w:rPr>
                <w:sz w:val="22"/>
                <w:szCs w:val="22"/>
              </w:rPr>
            </w:pPr>
            <w:r>
              <w:rPr>
                <w:sz w:val="22"/>
                <w:szCs w:val="22"/>
              </w:rPr>
              <w:t>150</w:t>
            </w:r>
          </w:p>
        </w:tc>
        <w:tc>
          <w:tcPr>
            <w:tcW w:w="708" w:type="dxa"/>
            <w:noWrap w:val="0"/>
            <w:vAlign w:val="center"/>
          </w:tcPr>
          <w:p w14:paraId="72EA4E0F">
            <w:pPr>
              <w:jc w:val="center"/>
              <w:rPr>
                <w:sz w:val="22"/>
                <w:szCs w:val="22"/>
              </w:rPr>
            </w:pPr>
            <w:r>
              <w:rPr>
                <w:sz w:val="22"/>
                <w:szCs w:val="22"/>
              </w:rPr>
              <w:t>否</w:t>
            </w:r>
          </w:p>
        </w:tc>
        <w:tc>
          <w:tcPr>
            <w:tcW w:w="1560" w:type="dxa"/>
            <w:noWrap w:val="0"/>
            <w:vAlign w:val="center"/>
          </w:tcPr>
          <w:p w14:paraId="67FFAC66">
            <w:pPr>
              <w:rPr>
                <w:sz w:val="22"/>
                <w:szCs w:val="22"/>
              </w:rPr>
            </w:pPr>
            <w:r>
              <w:rPr>
                <w:bCs/>
                <w:kern w:val="0"/>
                <w:sz w:val="22"/>
                <w:szCs w:val="22"/>
              </w:rPr>
              <w:t>百分比形式、逗号连接</w:t>
            </w:r>
          </w:p>
        </w:tc>
      </w:tr>
      <w:tr w14:paraId="2F813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FDEBB1">
            <w:pPr>
              <w:numPr>
                <w:ilvl w:val="0"/>
                <w:numId w:val="2"/>
              </w:numPr>
              <w:ind w:left="0" w:firstLine="0"/>
              <w:jc w:val="center"/>
              <w:rPr>
                <w:szCs w:val="21"/>
              </w:rPr>
            </w:pPr>
          </w:p>
        </w:tc>
        <w:tc>
          <w:tcPr>
            <w:tcW w:w="1701" w:type="dxa"/>
            <w:noWrap w:val="0"/>
            <w:vAlign w:val="center"/>
          </w:tcPr>
          <w:p w14:paraId="547112C5">
            <w:pPr>
              <w:rPr>
                <w:sz w:val="22"/>
                <w:szCs w:val="22"/>
              </w:rPr>
            </w:pPr>
            <w:r>
              <w:rPr>
                <w:sz w:val="22"/>
                <w:szCs w:val="22"/>
              </w:rPr>
              <w:t>cszt</w:t>
            </w:r>
          </w:p>
        </w:tc>
        <w:tc>
          <w:tcPr>
            <w:tcW w:w="1843" w:type="dxa"/>
            <w:noWrap w:val="0"/>
            <w:vAlign w:val="center"/>
          </w:tcPr>
          <w:p w14:paraId="6141A2B7">
            <w:pPr>
              <w:widowControl/>
              <w:rPr>
                <w:kern w:val="0"/>
                <w:sz w:val="22"/>
                <w:szCs w:val="22"/>
              </w:rPr>
            </w:pPr>
            <w:r>
              <w:rPr>
                <w:sz w:val="22"/>
                <w:szCs w:val="22"/>
              </w:rPr>
              <w:t>参数状态</w:t>
            </w:r>
          </w:p>
        </w:tc>
        <w:tc>
          <w:tcPr>
            <w:tcW w:w="1276" w:type="dxa"/>
            <w:noWrap w:val="0"/>
            <w:vAlign w:val="center"/>
          </w:tcPr>
          <w:p w14:paraId="7779089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0BC78E3">
            <w:pPr>
              <w:jc w:val="center"/>
              <w:rPr>
                <w:sz w:val="22"/>
                <w:szCs w:val="22"/>
              </w:rPr>
            </w:pPr>
            <w:r>
              <w:rPr>
                <w:sz w:val="22"/>
                <w:szCs w:val="22"/>
              </w:rPr>
              <w:t>1</w:t>
            </w:r>
          </w:p>
        </w:tc>
        <w:tc>
          <w:tcPr>
            <w:tcW w:w="708" w:type="dxa"/>
            <w:noWrap w:val="0"/>
            <w:vAlign w:val="center"/>
          </w:tcPr>
          <w:p w14:paraId="591B52C9">
            <w:pPr>
              <w:jc w:val="center"/>
              <w:rPr>
                <w:sz w:val="22"/>
                <w:szCs w:val="22"/>
              </w:rPr>
            </w:pPr>
            <w:r>
              <w:rPr>
                <w:sz w:val="22"/>
                <w:szCs w:val="22"/>
              </w:rPr>
              <w:t>是</w:t>
            </w:r>
          </w:p>
        </w:tc>
        <w:tc>
          <w:tcPr>
            <w:tcW w:w="1560" w:type="dxa"/>
            <w:noWrap w:val="0"/>
            <w:vAlign w:val="center"/>
          </w:tcPr>
          <w:p w14:paraId="078506E8">
            <w:pPr>
              <w:pStyle w:val="36"/>
              <w:rPr>
                <w:bCs/>
              </w:rPr>
            </w:pPr>
            <w:r>
              <w:rPr>
                <w:bCs/>
              </w:rPr>
              <w:t>0：启用</w:t>
            </w:r>
          </w:p>
          <w:p w14:paraId="0B59B3EF">
            <w:pPr>
              <w:rPr>
                <w:sz w:val="22"/>
                <w:szCs w:val="22"/>
              </w:rPr>
            </w:pPr>
            <w:r>
              <w:rPr>
                <w:bCs/>
                <w:kern w:val="0"/>
                <w:sz w:val="22"/>
                <w:szCs w:val="22"/>
              </w:rPr>
              <w:t>1：停用</w:t>
            </w:r>
          </w:p>
        </w:tc>
      </w:tr>
      <w:tr w14:paraId="502B2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F82D51">
            <w:pPr>
              <w:numPr>
                <w:ilvl w:val="0"/>
                <w:numId w:val="2"/>
              </w:numPr>
              <w:ind w:left="0" w:firstLine="0"/>
              <w:jc w:val="center"/>
              <w:rPr>
                <w:szCs w:val="21"/>
              </w:rPr>
            </w:pPr>
          </w:p>
        </w:tc>
        <w:tc>
          <w:tcPr>
            <w:tcW w:w="1701" w:type="dxa"/>
            <w:noWrap w:val="0"/>
            <w:vAlign w:val="center"/>
          </w:tcPr>
          <w:p w14:paraId="2314A860">
            <w:pPr>
              <w:rPr>
                <w:sz w:val="22"/>
                <w:szCs w:val="22"/>
              </w:rPr>
            </w:pPr>
            <w:r>
              <w:rPr>
                <w:sz w:val="22"/>
                <w:szCs w:val="22"/>
              </w:rPr>
              <w:t>yxqq</w:t>
            </w:r>
          </w:p>
        </w:tc>
        <w:tc>
          <w:tcPr>
            <w:tcW w:w="1843" w:type="dxa"/>
            <w:noWrap w:val="0"/>
            <w:vAlign w:val="center"/>
          </w:tcPr>
          <w:p w14:paraId="2D6CF991">
            <w:pPr>
              <w:widowControl/>
              <w:rPr>
                <w:kern w:val="0"/>
                <w:sz w:val="22"/>
                <w:szCs w:val="22"/>
              </w:rPr>
            </w:pPr>
            <w:r>
              <w:rPr>
                <w:sz w:val="22"/>
                <w:szCs w:val="22"/>
              </w:rPr>
              <w:t>有效期起</w:t>
            </w:r>
          </w:p>
        </w:tc>
        <w:tc>
          <w:tcPr>
            <w:tcW w:w="1276" w:type="dxa"/>
            <w:noWrap w:val="0"/>
            <w:vAlign w:val="center"/>
          </w:tcPr>
          <w:p w14:paraId="5D999478">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656F37">
            <w:pPr>
              <w:jc w:val="center"/>
              <w:rPr>
                <w:sz w:val="22"/>
                <w:szCs w:val="22"/>
              </w:rPr>
            </w:pPr>
          </w:p>
        </w:tc>
        <w:tc>
          <w:tcPr>
            <w:tcW w:w="708" w:type="dxa"/>
            <w:noWrap w:val="0"/>
            <w:vAlign w:val="center"/>
          </w:tcPr>
          <w:p w14:paraId="7C9F6312">
            <w:pPr>
              <w:jc w:val="center"/>
              <w:rPr>
                <w:sz w:val="22"/>
                <w:szCs w:val="22"/>
              </w:rPr>
            </w:pPr>
            <w:r>
              <w:rPr>
                <w:sz w:val="22"/>
                <w:szCs w:val="22"/>
              </w:rPr>
              <w:t>是</w:t>
            </w:r>
          </w:p>
        </w:tc>
        <w:tc>
          <w:tcPr>
            <w:tcW w:w="1560" w:type="dxa"/>
            <w:noWrap w:val="0"/>
            <w:vAlign w:val="center"/>
          </w:tcPr>
          <w:p w14:paraId="3C1588A1">
            <w:pPr>
              <w:rPr>
                <w:bCs/>
                <w:kern w:val="0"/>
                <w:sz w:val="22"/>
                <w:szCs w:val="22"/>
              </w:rPr>
            </w:pPr>
            <w:r>
              <w:rPr>
                <w:bCs/>
                <w:kern w:val="0"/>
                <w:sz w:val="22"/>
                <w:szCs w:val="22"/>
              </w:rPr>
              <w:t>时间格式：</w:t>
            </w:r>
          </w:p>
          <w:p w14:paraId="3DE9434B">
            <w:pPr>
              <w:rPr>
                <w:sz w:val="22"/>
                <w:szCs w:val="22"/>
              </w:rPr>
            </w:pPr>
            <w:r>
              <w:rPr>
                <w:bCs/>
                <w:kern w:val="0"/>
                <w:sz w:val="22"/>
                <w:szCs w:val="22"/>
              </w:rPr>
              <w:t>yyyy-MM-dd</w:t>
            </w:r>
          </w:p>
        </w:tc>
      </w:tr>
      <w:tr w14:paraId="2663EC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C35C6F">
            <w:pPr>
              <w:numPr>
                <w:ilvl w:val="0"/>
                <w:numId w:val="2"/>
              </w:numPr>
              <w:ind w:left="0" w:firstLine="0"/>
              <w:jc w:val="center"/>
              <w:rPr>
                <w:szCs w:val="21"/>
              </w:rPr>
            </w:pPr>
          </w:p>
        </w:tc>
        <w:tc>
          <w:tcPr>
            <w:tcW w:w="1701" w:type="dxa"/>
            <w:noWrap w:val="0"/>
            <w:vAlign w:val="center"/>
          </w:tcPr>
          <w:p w14:paraId="5C4439EE">
            <w:pPr>
              <w:rPr>
                <w:sz w:val="22"/>
                <w:szCs w:val="22"/>
              </w:rPr>
            </w:pPr>
            <w:r>
              <w:rPr>
                <w:sz w:val="22"/>
                <w:szCs w:val="22"/>
              </w:rPr>
              <w:t>yxqz</w:t>
            </w:r>
          </w:p>
        </w:tc>
        <w:tc>
          <w:tcPr>
            <w:tcW w:w="1843" w:type="dxa"/>
            <w:noWrap w:val="0"/>
            <w:vAlign w:val="center"/>
          </w:tcPr>
          <w:p w14:paraId="335EFCE6">
            <w:pPr>
              <w:widowControl/>
              <w:rPr>
                <w:kern w:val="0"/>
                <w:sz w:val="22"/>
                <w:szCs w:val="22"/>
              </w:rPr>
            </w:pPr>
            <w:r>
              <w:rPr>
                <w:sz w:val="22"/>
                <w:szCs w:val="22"/>
              </w:rPr>
              <w:t>有效期止</w:t>
            </w:r>
          </w:p>
        </w:tc>
        <w:tc>
          <w:tcPr>
            <w:tcW w:w="1276" w:type="dxa"/>
            <w:noWrap w:val="0"/>
            <w:vAlign w:val="center"/>
          </w:tcPr>
          <w:p w14:paraId="00777A45">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B110FC2">
            <w:pPr>
              <w:jc w:val="center"/>
              <w:rPr>
                <w:sz w:val="22"/>
                <w:szCs w:val="22"/>
              </w:rPr>
            </w:pPr>
          </w:p>
        </w:tc>
        <w:tc>
          <w:tcPr>
            <w:tcW w:w="708" w:type="dxa"/>
            <w:noWrap w:val="0"/>
            <w:vAlign w:val="center"/>
          </w:tcPr>
          <w:p w14:paraId="3405E623">
            <w:pPr>
              <w:jc w:val="center"/>
              <w:rPr>
                <w:sz w:val="22"/>
                <w:szCs w:val="22"/>
              </w:rPr>
            </w:pPr>
            <w:r>
              <w:rPr>
                <w:sz w:val="22"/>
                <w:szCs w:val="22"/>
              </w:rPr>
              <w:t>否</w:t>
            </w:r>
          </w:p>
        </w:tc>
        <w:tc>
          <w:tcPr>
            <w:tcW w:w="1560" w:type="dxa"/>
            <w:noWrap w:val="0"/>
            <w:vAlign w:val="center"/>
          </w:tcPr>
          <w:p w14:paraId="2F7574DC">
            <w:pPr>
              <w:rPr>
                <w:bCs/>
                <w:kern w:val="0"/>
                <w:sz w:val="22"/>
                <w:szCs w:val="22"/>
              </w:rPr>
            </w:pPr>
            <w:r>
              <w:rPr>
                <w:bCs/>
                <w:kern w:val="0"/>
                <w:sz w:val="22"/>
                <w:szCs w:val="22"/>
              </w:rPr>
              <w:t>时间格式：</w:t>
            </w:r>
          </w:p>
          <w:p w14:paraId="25DAA592">
            <w:pPr>
              <w:rPr>
                <w:sz w:val="22"/>
                <w:szCs w:val="22"/>
              </w:rPr>
            </w:pPr>
            <w:r>
              <w:rPr>
                <w:bCs/>
                <w:kern w:val="0"/>
                <w:sz w:val="22"/>
                <w:szCs w:val="22"/>
              </w:rPr>
              <w:t>yyyy-MM-dd</w:t>
            </w:r>
          </w:p>
        </w:tc>
      </w:tr>
      <w:tr w14:paraId="07153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4BC731">
            <w:pPr>
              <w:numPr>
                <w:ilvl w:val="0"/>
                <w:numId w:val="2"/>
              </w:numPr>
              <w:ind w:left="0" w:firstLine="0"/>
              <w:jc w:val="center"/>
              <w:rPr>
                <w:szCs w:val="21"/>
              </w:rPr>
            </w:pPr>
          </w:p>
        </w:tc>
        <w:tc>
          <w:tcPr>
            <w:tcW w:w="1701" w:type="dxa"/>
            <w:noWrap w:val="0"/>
            <w:vAlign w:val="center"/>
          </w:tcPr>
          <w:p w14:paraId="154BEB97">
            <w:pPr>
              <w:rPr>
                <w:sz w:val="22"/>
                <w:szCs w:val="22"/>
              </w:rPr>
            </w:pPr>
            <w:r>
              <w:rPr>
                <w:sz w:val="22"/>
                <w:szCs w:val="22"/>
              </w:rPr>
              <w:t>tyrq</w:t>
            </w:r>
          </w:p>
        </w:tc>
        <w:tc>
          <w:tcPr>
            <w:tcW w:w="1843" w:type="dxa"/>
            <w:noWrap w:val="0"/>
            <w:vAlign w:val="center"/>
          </w:tcPr>
          <w:p w14:paraId="10A177ED">
            <w:pPr>
              <w:widowControl/>
              <w:rPr>
                <w:kern w:val="0"/>
                <w:sz w:val="22"/>
                <w:szCs w:val="22"/>
              </w:rPr>
            </w:pPr>
            <w:r>
              <w:rPr>
                <w:sz w:val="22"/>
                <w:szCs w:val="22"/>
              </w:rPr>
              <w:t>停用日期</w:t>
            </w:r>
          </w:p>
        </w:tc>
        <w:tc>
          <w:tcPr>
            <w:tcW w:w="1276" w:type="dxa"/>
            <w:noWrap w:val="0"/>
            <w:vAlign w:val="center"/>
          </w:tcPr>
          <w:p w14:paraId="3E1E966D">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99A4CCF">
            <w:pPr>
              <w:jc w:val="center"/>
              <w:rPr>
                <w:sz w:val="22"/>
                <w:szCs w:val="22"/>
              </w:rPr>
            </w:pPr>
          </w:p>
        </w:tc>
        <w:tc>
          <w:tcPr>
            <w:tcW w:w="708" w:type="dxa"/>
            <w:noWrap w:val="0"/>
            <w:vAlign w:val="center"/>
          </w:tcPr>
          <w:p w14:paraId="6CDDF03D">
            <w:pPr>
              <w:jc w:val="center"/>
              <w:rPr>
                <w:sz w:val="22"/>
                <w:szCs w:val="22"/>
              </w:rPr>
            </w:pPr>
            <w:r>
              <w:rPr>
                <w:sz w:val="22"/>
                <w:szCs w:val="22"/>
              </w:rPr>
              <w:t>否</w:t>
            </w:r>
          </w:p>
        </w:tc>
        <w:tc>
          <w:tcPr>
            <w:tcW w:w="1560" w:type="dxa"/>
            <w:noWrap w:val="0"/>
            <w:vAlign w:val="center"/>
          </w:tcPr>
          <w:p w14:paraId="5EA9229A">
            <w:pPr>
              <w:rPr>
                <w:bCs/>
                <w:kern w:val="0"/>
                <w:sz w:val="22"/>
                <w:szCs w:val="22"/>
              </w:rPr>
            </w:pPr>
            <w:r>
              <w:rPr>
                <w:bCs/>
                <w:kern w:val="0"/>
                <w:sz w:val="22"/>
                <w:szCs w:val="22"/>
              </w:rPr>
              <w:t>时间格式：</w:t>
            </w:r>
          </w:p>
          <w:p w14:paraId="1970B09B">
            <w:pPr>
              <w:rPr>
                <w:sz w:val="22"/>
                <w:szCs w:val="22"/>
              </w:rPr>
            </w:pPr>
            <w:r>
              <w:rPr>
                <w:bCs/>
                <w:kern w:val="0"/>
                <w:sz w:val="22"/>
                <w:szCs w:val="22"/>
              </w:rPr>
              <w:t>yyyy-MM-dd</w:t>
            </w:r>
          </w:p>
        </w:tc>
      </w:tr>
    </w:tbl>
    <w:p w14:paraId="5DF735DC">
      <w:pPr>
        <w:pStyle w:val="6"/>
        <w:rPr>
          <w:rFonts w:ascii="Times New Roman" w:hAnsi="Times New Roman"/>
        </w:rPr>
      </w:pPr>
      <w:bookmarkStart w:id="342" w:name="_Toc19820"/>
      <w:bookmarkStart w:id="343" w:name="_Toc21085"/>
      <w:r>
        <w:rPr>
          <w:rFonts w:ascii="Times New Roman" w:hAnsi="Times New Roman"/>
        </w:rPr>
        <w:t>7.6返回报文示例</w:t>
      </w:r>
      <w:bookmarkEnd w:id="342"/>
      <w:bookmarkEnd w:id="343"/>
    </w:p>
    <w:p w14:paraId="34CE3F7A">
      <w:pPr>
        <w:pStyle w:val="5"/>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91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A02C87">
            <w:pPr>
              <w:pStyle w:val="5"/>
              <w:bidi w:val="0"/>
            </w:pPr>
            <w:r>
              <w:t>{</w:t>
            </w:r>
          </w:p>
          <w:p w14:paraId="37959F85">
            <w:pPr>
              <w:pStyle w:val="5"/>
              <w:bidi w:val="0"/>
            </w:pPr>
            <w:r>
              <w:tab/>
            </w:r>
            <w:r>
              <w:t>"Response": {</w:t>
            </w:r>
          </w:p>
          <w:p w14:paraId="21F3B749">
            <w:pPr>
              <w:pStyle w:val="5"/>
              <w:bidi w:val="0"/>
            </w:pPr>
            <w:r>
              <w:tab/>
            </w:r>
            <w:r>
              <w:tab/>
            </w:r>
            <w:r>
              <w:t>"RequestId": "16位随机数字和字母组合",</w:t>
            </w:r>
          </w:p>
          <w:p w14:paraId="24CB889A">
            <w:pPr>
              <w:pStyle w:val="5"/>
              <w:bidi w:val="0"/>
            </w:pPr>
            <w:r>
              <w:tab/>
            </w:r>
            <w:r>
              <w:tab/>
            </w:r>
            <w:r>
              <w:t>"Data": {</w:t>
            </w:r>
          </w:p>
          <w:p w14:paraId="7388ABAC">
            <w:pPr>
              <w:pStyle w:val="5"/>
              <w:bidi w:val="0"/>
            </w:pPr>
            <w:r>
              <w:tab/>
            </w:r>
            <w:r>
              <w:tab/>
            </w:r>
            <w:r>
              <w:tab/>
            </w:r>
            <w:r>
              <w:t>"returncode": "00",</w:t>
            </w:r>
          </w:p>
          <w:p w14:paraId="27C3133C">
            <w:pPr>
              <w:pStyle w:val="5"/>
              <w:bidi w:val="0"/>
            </w:pPr>
            <w:r>
              <w:tab/>
            </w:r>
            <w:r>
              <w:tab/>
            </w:r>
            <w:r>
              <w:tab/>
            </w:r>
            <w:r>
              <w:t>"returnmsg": "成功",</w:t>
            </w:r>
          </w:p>
          <w:p w14:paraId="3D363D28">
            <w:pPr>
              <w:pStyle w:val="5"/>
              <w:bidi w:val="0"/>
            </w:pPr>
            <w:r>
              <w:tab/>
            </w:r>
            <w:r>
              <w:tab/>
            </w:r>
            <w:r>
              <w:tab/>
            </w:r>
            <w:r>
              <w:t>"count": "总数量",</w:t>
            </w:r>
          </w:p>
          <w:p w14:paraId="043A0063">
            <w:pPr>
              <w:pStyle w:val="5"/>
              <w:bidi w:val="0"/>
            </w:pPr>
            <w:r>
              <w:tab/>
            </w:r>
            <w:r>
              <w:tab/>
            </w:r>
            <w:r>
              <w:tab/>
            </w:r>
            <w:r>
              <w:t>"slzslList": [</w:t>
            </w:r>
          </w:p>
          <w:p w14:paraId="5CBAA09D">
            <w:pPr>
              <w:pStyle w:val="5"/>
              <w:bidi w:val="0"/>
            </w:pPr>
            <w:r>
              <w:tab/>
            </w:r>
            <w:r>
              <w:tab/>
            </w:r>
            <w:r>
              <w:tab/>
            </w:r>
            <w:r>
              <w:tab/>
            </w:r>
            <w:r>
              <w:t>{</w:t>
            </w:r>
          </w:p>
          <w:p w14:paraId="0E893FE8">
            <w:pPr>
              <w:pStyle w:val="5"/>
              <w:bidi w:val="0"/>
            </w:pPr>
            <w:r>
              <w:tab/>
            </w:r>
            <w:r>
              <w:tab/>
            </w:r>
            <w:r>
              <w:tab/>
            </w:r>
            <w:r>
              <w:tab/>
            </w:r>
            <w:r>
              <w:tab/>
            </w:r>
            <w:r>
              <w:t>"csxz": "参数性质",</w:t>
            </w:r>
          </w:p>
          <w:p w14:paraId="67C3725C">
            <w:pPr>
              <w:pStyle w:val="5"/>
              <w:bidi w:val="0"/>
            </w:pPr>
            <w:r>
              <w:tab/>
            </w:r>
            <w:r>
              <w:tab/>
            </w:r>
            <w:r>
              <w:tab/>
            </w:r>
            <w:r>
              <w:tab/>
            </w:r>
            <w:r>
              <w:tab/>
            </w:r>
            <w:r>
              <w:t>"slzsl": "税率征收率",</w:t>
            </w:r>
          </w:p>
          <w:p w14:paraId="68920EF3">
            <w:pPr>
              <w:pStyle w:val="5"/>
              <w:bidi w:val="0"/>
            </w:pPr>
            <w:r>
              <w:tab/>
            </w:r>
            <w:r>
              <w:tab/>
            </w:r>
            <w:r>
              <w:tab/>
            </w:r>
            <w:r>
              <w:tab/>
            </w:r>
            <w:r>
              <w:tab/>
            </w:r>
            <w:r>
              <w:t>"yslbz": "原税率标志",</w:t>
            </w:r>
          </w:p>
          <w:p w14:paraId="1E545F43">
            <w:pPr>
              <w:pStyle w:val="5"/>
              <w:bidi w:val="0"/>
            </w:pPr>
            <w:r>
              <w:tab/>
            </w:r>
            <w:r>
              <w:tab/>
            </w:r>
            <w:r>
              <w:tab/>
            </w:r>
            <w:r>
              <w:tab/>
            </w:r>
            <w:r>
              <w:tab/>
            </w:r>
            <w:r>
              <w:t>"dyysl": "对应原税率",</w:t>
            </w:r>
          </w:p>
          <w:p w14:paraId="73703F43">
            <w:pPr>
              <w:pStyle w:val="5"/>
              <w:bidi w:val="0"/>
            </w:pPr>
            <w:r>
              <w:tab/>
            </w:r>
            <w:r>
              <w:tab/>
            </w:r>
            <w:r>
              <w:tab/>
            </w:r>
            <w:r>
              <w:tab/>
            </w:r>
            <w:r>
              <w:tab/>
            </w:r>
            <w:r>
              <w:t>"cszt": "参数状态",</w:t>
            </w:r>
          </w:p>
          <w:p w14:paraId="4E100BDE">
            <w:pPr>
              <w:pStyle w:val="5"/>
              <w:bidi w:val="0"/>
            </w:pPr>
            <w:r>
              <w:tab/>
            </w:r>
            <w:r>
              <w:tab/>
            </w:r>
            <w:r>
              <w:tab/>
            </w:r>
            <w:r>
              <w:tab/>
            </w:r>
            <w:r>
              <w:tab/>
            </w:r>
            <w:r>
              <w:t>"yxqq": "有效期起",</w:t>
            </w:r>
          </w:p>
          <w:p w14:paraId="6260E1B3">
            <w:pPr>
              <w:pStyle w:val="5"/>
              <w:bidi w:val="0"/>
            </w:pPr>
            <w:r>
              <w:tab/>
            </w:r>
            <w:r>
              <w:tab/>
            </w:r>
            <w:r>
              <w:tab/>
            </w:r>
            <w:r>
              <w:tab/>
            </w:r>
            <w:r>
              <w:tab/>
            </w:r>
            <w:r>
              <w:t>"yxqz": "有效期止",</w:t>
            </w:r>
          </w:p>
          <w:p w14:paraId="51862A03">
            <w:pPr>
              <w:pStyle w:val="5"/>
              <w:bidi w:val="0"/>
            </w:pPr>
            <w:r>
              <w:tab/>
            </w:r>
            <w:r>
              <w:tab/>
            </w:r>
            <w:r>
              <w:tab/>
            </w:r>
            <w:r>
              <w:tab/>
            </w:r>
            <w:r>
              <w:tab/>
            </w:r>
            <w:r>
              <w:t>"tyrq": "停用日期"</w:t>
            </w:r>
          </w:p>
          <w:p w14:paraId="52BFE45C">
            <w:pPr>
              <w:pStyle w:val="5"/>
              <w:bidi w:val="0"/>
            </w:pPr>
            <w:r>
              <w:tab/>
            </w:r>
            <w:r>
              <w:tab/>
            </w:r>
            <w:r>
              <w:tab/>
            </w:r>
            <w:r>
              <w:tab/>
            </w:r>
            <w:r>
              <w:t>}</w:t>
            </w:r>
          </w:p>
          <w:p w14:paraId="4001B668">
            <w:pPr>
              <w:pStyle w:val="5"/>
              <w:bidi w:val="0"/>
            </w:pPr>
            <w:r>
              <w:tab/>
            </w:r>
            <w:r>
              <w:tab/>
            </w:r>
            <w:r>
              <w:tab/>
            </w:r>
            <w:r>
              <w:t>]</w:t>
            </w:r>
          </w:p>
          <w:p w14:paraId="0950EA3E">
            <w:pPr>
              <w:pStyle w:val="5"/>
              <w:bidi w:val="0"/>
            </w:pPr>
            <w:r>
              <w:tab/>
            </w:r>
            <w:r>
              <w:tab/>
            </w:r>
            <w:r>
              <w:t>}</w:t>
            </w:r>
          </w:p>
          <w:p w14:paraId="44931257">
            <w:pPr>
              <w:pStyle w:val="5"/>
              <w:bidi w:val="0"/>
            </w:pPr>
            <w:r>
              <w:tab/>
            </w:r>
            <w:r>
              <w:t>}</w:t>
            </w:r>
          </w:p>
          <w:p w14:paraId="0179178B">
            <w:pPr>
              <w:pStyle w:val="5"/>
              <w:bidi w:val="0"/>
            </w:pPr>
            <w:r>
              <w:t>}</w:t>
            </w:r>
          </w:p>
        </w:tc>
      </w:tr>
    </w:tbl>
    <w:p w14:paraId="34274597">
      <w:pPr>
        <w:pStyle w:val="35"/>
        <w:ind w:firstLine="48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6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F13BB8">
            <w:pPr>
              <w:pStyle w:val="5"/>
              <w:bidi w:val="0"/>
            </w:pPr>
            <w:r>
              <w:t>{</w:t>
            </w:r>
          </w:p>
          <w:p w14:paraId="026FE225">
            <w:pPr>
              <w:pStyle w:val="5"/>
              <w:bidi w:val="0"/>
            </w:pPr>
            <w:r>
              <w:tab/>
            </w:r>
            <w:r>
              <w:t>"Response":{</w:t>
            </w:r>
          </w:p>
          <w:p w14:paraId="29CCD004">
            <w:pPr>
              <w:pStyle w:val="5"/>
              <w:bidi w:val="0"/>
            </w:pPr>
            <w:r>
              <w:tab/>
            </w:r>
            <w:r>
              <w:tab/>
            </w:r>
            <w:r>
              <w:t>"RequestId": "16位随机数字和字母组合",</w:t>
            </w:r>
          </w:p>
          <w:p w14:paraId="567D09F4">
            <w:pPr>
              <w:pStyle w:val="5"/>
              <w:bidi w:val="0"/>
            </w:pPr>
            <w:r>
              <w:tab/>
            </w:r>
            <w:r>
              <w:tab/>
            </w:r>
            <w:r>
              <w:t>"Error":{</w:t>
            </w:r>
          </w:p>
          <w:p w14:paraId="0F682A94">
            <w:pPr>
              <w:pStyle w:val="5"/>
              <w:bidi w:val="0"/>
            </w:pPr>
            <w:r>
              <w:tab/>
            </w:r>
            <w:r>
              <w:tab/>
            </w:r>
            <w:r>
              <w:tab/>
            </w:r>
            <w:r>
              <w:t>"Code": "01”,</w:t>
            </w:r>
          </w:p>
          <w:p w14:paraId="161C274E">
            <w:pPr>
              <w:pStyle w:val="5"/>
              <w:bidi w:val="0"/>
            </w:pPr>
            <w:r>
              <w:tab/>
            </w:r>
            <w:r>
              <w:tab/>
            </w:r>
            <w:r>
              <w:tab/>
            </w:r>
            <w:r>
              <w:t>"Message": "错误说明"</w:t>
            </w:r>
          </w:p>
          <w:p w14:paraId="4428C387">
            <w:pPr>
              <w:pStyle w:val="5"/>
              <w:bidi w:val="0"/>
            </w:pPr>
            <w:r>
              <w:t>}</w:t>
            </w:r>
          </w:p>
          <w:p w14:paraId="17EEBADE">
            <w:pPr>
              <w:pStyle w:val="5"/>
              <w:bidi w:val="0"/>
            </w:pPr>
            <w:r>
              <w:tab/>
            </w:r>
            <w:r>
              <w:t>}</w:t>
            </w:r>
          </w:p>
          <w:p w14:paraId="36856236">
            <w:pPr>
              <w:pStyle w:val="5"/>
              <w:bidi w:val="0"/>
            </w:pPr>
            <w:r>
              <w:t>}</w:t>
            </w:r>
          </w:p>
        </w:tc>
      </w:tr>
    </w:tbl>
    <w:p w14:paraId="6B016D74">
      <w:pPr>
        <w:pStyle w:val="4"/>
        <w:widowControl/>
        <w:spacing w:beforeAutospacing="0" w:afterAutospacing="0" w:line="408" w:lineRule="auto"/>
        <w:rPr>
          <w:rFonts w:hint="default" w:ascii="Times New Roman" w:hAnsi="Times New Roman"/>
          <w:sz w:val="28"/>
          <w:szCs w:val="28"/>
        </w:rPr>
      </w:pPr>
      <w:bookmarkStart w:id="344" w:name="_Toc22965"/>
      <w:bookmarkStart w:id="345" w:name="_Toc3535"/>
      <w:bookmarkStart w:id="346" w:name="_Toc14655"/>
      <w:r>
        <w:rPr>
          <w:rFonts w:hint="default" w:ascii="Times New Roman" w:hAnsi="Times New Roman"/>
          <w:sz w:val="28"/>
          <w:szCs w:val="28"/>
        </w:rPr>
        <w:t>8.查询税收分类编码信息</w:t>
      </w:r>
      <w:bookmarkEnd w:id="344"/>
      <w:bookmarkEnd w:id="345"/>
      <w:bookmarkEnd w:id="346"/>
    </w:p>
    <w:p w14:paraId="30DF14A2">
      <w:pPr>
        <w:pStyle w:val="6"/>
        <w:rPr>
          <w:rFonts w:ascii="Times New Roman" w:hAnsi="Times New Roman"/>
        </w:rPr>
      </w:pPr>
      <w:bookmarkStart w:id="347" w:name="_Toc22868"/>
      <w:bookmarkStart w:id="348" w:name="_Toc29989"/>
      <w:r>
        <w:rPr>
          <w:rFonts w:ascii="Times New Roman" w:hAnsi="Times New Roman"/>
        </w:rPr>
        <w:t>8.1接口说明</w:t>
      </w:r>
      <w:bookmarkEnd w:id="347"/>
      <w:bookmarkEnd w:id="348"/>
    </w:p>
    <w:p w14:paraId="51E99FD2">
      <w:pPr>
        <w:pStyle w:val="5"/>
      </w:pPr>
      <w:r>
        <w:t>向企业提供查询商品税收分类编码信息的功能，企业可将查询的编码信息保存在本地。在开票时选择保存在本地的税收分类编码。</w:t>
      </w:r>
    </w:p>
    <w:p w14:paraId="42CA4328">
      <w:pPr>
        <w:pStyle w:val="6"/>
        <w:rPr>
          <w:rFonts w:ascii="Times New Roman" w:hAnsi="Times New Roman"/>
        </w:rPr>
      </w:pPr>
      <w:bookmarkStart w:id="349" w:name="_Toc10454"/>
      <w:bookmarkStart w:id="350" w:name="_Toc18646"/>
      <w:r>
        <w:rPr>
          <w:rFonts w:ascii="Times New Roman" w:hAnsi="Times New Roman"/>
        </w:rPr>
        <w:t>8.2请求方式</w:t>
      </w:r>
      <w:bookmarkEnd w:id="349"/>
      <w:bookmarkEnd w:id="350"/>
    </w:p>
    <w:p w14:paraId="3EE7D377">
      <w:pPr>
        <w:pStyle w:val="5"/>
        <w:ind w:firstLine="0"/>
      </w:pPr>
      <w:r>
        <w:t>请求方式为POST</w:t>
      </w:r>
    </w:p>
    <w:p w14:paraId="773EB91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9B1A2D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E455A1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0317AEEE">
      <w:pPr>
        <w:pStyle w:val="6"/>
        <w:rPr>
          <w:rFonts w:ascii="Times New Roman" w:hAnsi="Times New Roman"/>
        </w:rPr>
      </w:pPr>
      <w:bookmarkStart w:id="351" w:name="_Toc24896"/>
      <w:bookmarkStart w:id="352" w:name="_Toc26393"/>
      <w:r>
        <w:rPr>
          <w:rFonts w:ascii="Times New Roman" w:hAnsi="Times New Roman"/>
        </w:rPr>
        <w:t>8.3请求参数</w:t>
      </w:r>
      <w:bookmarkEnd w:id="351"/>
      <w:bookmarkEnd w:id="35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C46DD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36EC40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CDDCA2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787D49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FE76B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CB7CEA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1EB7A8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479414B">
            <w:pPr>
              <w:adjustRightInd w:val="0"/>
              <w:snapToGrid w:val="0"/>
              <w:jc w:val="center"/>
              <w:rPr>
                <w:b/>
                <w:szCs w:val="21"/>
              </w:rPr>
            </w:pPr>
            <w:r>
              <w:rPr>
                <w:b/>
                <w:szCs w:val="21"/>
              </w:rPr>
              <w:t>说明</w:t>
            </w:r>
          </w:p>
        </w:tc>
      </w:tr>
      <w:tr w14:paraId="5F883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FAE270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B61993C">
            <w:pPr>
              <w:rPr>
                <w:sz w:val="22"/>
                <w:szCs w:val="22"/>
              </w:rPr>
            </w:pPr>
            <w:r>
              <w:rPr>
                <w:sz w:val="22"/>
                <w:szCs w:val="22"/>
              </w:rPr>
              <w:t>nsrsbh</w:t>
            </w:r>
          </w:p>
        </w:tc>
        <w:tc>
          <w:tcPr>
            <w:tcW w:w="1843" w:type="dxa"/>
            <w:tcBorders>
              <w:top w:val="single" w:color="auto" w:sz="6" w:space="0"/>
            </w:tcBorders>
            <w:noWrap w:val="0"/>
            <w:vAlign w:val="center"/>
          </w:tcPr>
          <w:p w14:paraId="1EA388A8">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26CA2D8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43719F91">
            <w:pPr>
              <w:jc w:val="center"/>
              <w:rPr>
                <w:sz w:val="22"/>
                <w:szCs w:val="22"/>
              </w:rPr>
            </w:pPr>
            <w:r>
              <w:rPr>
                <w:sz w:val="22"/>
                <w:szCs w:val="22"/>
              </w:rPr>
              <w:t>20</w:t>
            </w:r>
          </w:p>
        </w:tc>
        <w:tc>
          <w:tcPr>
            <w:tcW w:w="708" w:type="dxa"/>
            <w:tcBorders>
              <w:top w:val="single" w:color="auto" w:sz="6" w:space="0"/>
            </w:tcBorders>
            <w:noWrap w:val="0"/>
            <w:vAlign w:val="center"/>
          </w:tcPr>
          <w:p w14:paraId="4E956485">
            <w:pPr>
              <w:jc w:val="center"/>
              <w:rPr>
                <w:sz w:val="22"/>
                <w:szCs w:val="22"/>
              </w:rPr>
            </w:pPr>
            <w:r>
              <w:rPr>
                <w:sz w:val="22"/>
                <w:szCs w:val="22"/>
              </w:rPr>
              <w:t>是</w:t>
            </w:r>
          </w:p>
        </w:tc>
        <w:tc>
          <w:tcPr>
            <w:tcW w:w="1560" w:type="dxa"/>
            <w:tcBorders>
              <w:top w:val="single" w:color="auto" w:sz="6" w:space="0"/>
            </w:tcBorders>
            <w:noWrap w:val="0"/>
            <w:vAlign w:val="center"/>
          </w:tcPr>
          <w:p w14:paraId="0E3D9DD1">
            <w:pPr>
              <w:rPr>
                <w:sz w:val="22"/>
                <w:szCs w:val="22"/>
              </w:rPr>
            </w:pPr>
            <w:r>
              <w:rPr>
                <w:sz w:val="22"/>
                <w:szCs w:val="22"/>
              </w:rPr>
              <w:t>开票纳税人识别号/统一社会信用代码</w:t>
            </w:r>
          </w:p>
        </w:tc>
      </w:tr>
      <w:tr w14:paraId="5CA41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8E301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7B1CF73">
            <w:pPr>
              <w:rPr>
                <w:sz w:val="22"/>
                <w:szCs w:val="22"/>
              </w:rPr>
            </w:pPr>
            <w:r>
              <w:rPr>
                <w:sz w:val="22"/>
                <w:szCs w:val="22"/>
              </w:rPr>
              <w:t>sjc</w:t>
            </w:r>
          </w:p>
        </w:tc>
        <w:tc>
          <w:tcPr>
            <w:tcW w:w="1843" w:type="dxa"/>
            <w:noWrap w:val="0"/>
            <w:vAlign w:val="center"/>
          </w:tcPr>
          <w:p w14:paraId="7AD9E601">
            <w:pPr>
              <w:rPr>
                <w:sz w:val="22"/>
                <w:szCs w:val="22"/>
              </w:rPr>
            </w:pPr>
            <w:r>
              <w:rPr>
                <w:kern w:val="0"/>
                <w:sz w:val="22"/>
                <w:szCs w:val="22"/>
                <w:lang w:bidi="ar"/>
              </w:rPr>
              <w:t>时间戳</w:t>
            </w:r>
          </w:p>
        </w:tc>
        <w:tc>
          <w:tcPr>
            <w:tcW w:w="1276" w:type="dxa"/>
            <w:noWrap w:val="0"/>
            <w:vAlign w:val="center"/>
          </w:tcPr>
          <w:p w14:paraId="3FA20BE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842335E">
            <w:pPr>
              <w:jc w:val="center"/>
              <w:rPr>
                <w:sz w:val="22"/>
                <w:szCs w:val="22"/>
              </w:rPr>
            </w:pPr>
          </w:p>
        </w:tc>
        <w:tc>
          <w:tcPr>
            <w:tcW w:w="708" w:type="dxa"/>
            <w:noWrap w:val="0"/>
            <w:vAlign w:val="center"/>
          </w:tcPr>
          <w:p w14:paraId="6CA69E79">
            <w:pPr>
              <w:jc w:val="center"/>
              <w:rPr>
                <w:sz w:val="22"/>
                <w:szCs w:val="22"/>
              </w:rPr>
            </w:pPr>
            <w:r>
              <w:rPr>
                <w:sz w:val="22"/>
                <w:szCs w:val="22"/>
              </w:rPr>
              <w:t>否</w:t>
            </w:r>
          </w:p>
        </w:tc>
        <w:tc>
          <w:tcPr>
            <w:tcW w:w="1560" w:type="dxa"/>
            <w:noWrap w:val="0"/>
            <w:vAlign w:val="center"/>
          </w:tcPr>
          <w:p w14:paraId="3812FB2D">
            <w:pPr>
              <w:pStyle w:val="36"/>
              <w:rPr>
                <w:kern w:val="2"/>
              </w:rPr>
            </w:pPr>
            <w:r>
              <w:rPr>
                <w:kern w:val="2"/>
              </w:rPr>
              <w:t>格式：yyyyMMddHHmmss</w:t>
            </w:r>
          </w:p>
          <w:p w14:paraId="5FC1E9CB">
            <w:pPr>
              <w:pStyle w:val="36"/>
              <w:rPr>
                <w:kern w:val="2"/>
              </w:rPr>
            </w:pPr>
            <w:r>
              <w:rPr>
                <w:kern w:val="2"/>
              </w:rPr>
              <w:t>首次下载时为空；</w:t>
            </w:r>
          </w:p>
          <w:p w14:paraId="2638CA8D">
            <w:pPr>
              <w:pStyle w:val="36"/>
            </w:pPr>
            <w:r>
              <w:rPr>
                <w:kern w:val="2"/>
              </w:rPr>
              <w:t>非首次下载时，传入上次下载返回的时间戳.</w:t>
            </w:r>
            <w:r>
              <w:rPr>
                <w:szCs w:val="21"/>
              </w:rPr>
              <w:t>格式：</w:t>
            </w:r>
            <w:r>
              <w:rPr>
                <w:kern w:val="2"/>
              </w:rPr>
              <w:t>yyyyMMddHHmmss</w:t>
            </w:r>
          </w:p>
        </w:tc>
      </w:tr>
      <w:tr w14:paraId="364BC9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08E31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CD66925">
            <w:pPr>
              <w:rPr>
                <w:szCs w:val="21"/>
              </w:rPr>
            </w:pPr>
            <w:r>
              <w:rPr>
                <w:szCs w:val="21"/>
              </w:rPr>
              <w:t>sjswjgdm</w:t>
            </w:r>
          </w:p>
        </w:tc>
        <w:tc>
          <w:tcPr>
            <w:tcW w:w="1843" w:type="dxa"/>
            <w:noWrap w:val="0"/>
            <w:vAlign w:val="center"/>
          </w:tcPr>
          <w:p w14:paraId="07F15239">
            <w:pPr>
              <w:rPr>
                <w:kern w:val="0"/>
                <w:sz w:val="22"/>
                <w:szCs w:val="22"/>
                <w:lang w:bidi="ar"/>
              </w:rPr>
            </w:pPr>
            <w:r>
              <w:rPr>
                <w:kern w:val="0"/>
                <w:sz w:val="22"/>
                <w:szCs w:val="22"/>
                <w:lang w:bidi="ar"/>
              </w:rPr>
              <w:t>省级税务机关代码</w:t>
            </w:r>
          </w:p>
        </w:tc>
        <w:tc>
          <w:tcPr>
            <w:tcW w:w="1276" w:type="dxa"/>
            <w:noWrap w:val="0"/>
            <w:vAlign w:val="center"/>
          </w:tcPr>
          <w:p w14:paraId="0CCD4D3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B0DC85">
            <w:pPr>
              <w:jc w:val="center"/>
              <w:rPr>
                <w:sz w:val="22"/>
                <w:szCs w:val="22"/>
              </w:rPr>
            </w:pPr>
            <w:r>
              <w:rPr>
                <w:sz w:val="22"/>
                <w:szCs w:val="22"/>
              </w:rPr>
              <w:t>11</w:t>
            </w:r>
          </w:p>
        </w:tc>
        <w:tc>
          <w:tcPr>
            <w:tcW w:w="708" w:type="dxa"/>
            <w:noWrap w:val="0"/>
            <w:vAlign w:val="center"/>
          </w:tcPr>
          <w:p w14:paraId="1A47E12B">
            <w:pPr>
              <w:jc w:val="center"/>
              <w:rPr>
                <w:rFonts w:hint="eastAsia" w:eastAsia="宋体"/>
                <w:sz w:val="22"/>
                <w:szCs w:val="22"/>
                <w:lang w:val="en-US" w:eastAsia="zh-CN"/>
              </w:rPr>
            </w:pPr>
            <w:r>
              <w:rPr>
                <w:rFonts w:hint="eastAsia"/>
                <w:sz w:val="22"/>
                <w:szCs w:val="22"/>
                <w:lang w:val="en-US" w:eastAsia="zh-CN"/>
              </w:rPr>
              <w:t>否</w:t>
            </w:r>
          </w:p>
        </w:tc>
        <w:tc>
          <w:tcPr>
            <w:tcW w:w="1560" w:type="dxa"/>
            <w:noWrap w:val="0"/>
            <w:vAlign w:val="center"/>
          </w:tcPr>
          <w:p w14:paraId="7C9A48D1">
            <w:pPr>
              <w:pStyle w:val="36"/>
              <w:rPr>
                <w:kern w:val="2"/>
              </w:rPr>
            </w:pPr>
          </w:p>
        </w:tc>
      </w:tr>
    </w:tbl>
    <w:p w14:paraId="5D86CDB3">
      <w:pPr>
        <w:pStyle w:val="6"/>
        <w:rPr>
          <w:rFonts w:ascii="Times New Roman" w:hAnsi="Times New Roman"/>
        </w:rPr>
      </w:pPr>
      <w:bookmarkStart w:id="353" w:name="_Toc8354"/>
      <w:bookmarkStart w:id="354" w:name="_Toc7419"/>
      <w:r>
        <w:rPr>
          <w:rFonts w:ascii="Times New Roman" w:hAnsi="Times New Roman"/>
        </w:rPr>
        <w:t>8.4请求报文示例</w:t>
      </w:r>
      <w:bookmarkEnd w:id="353"/>
      <w:bookmarkEnd w:id="35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A0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C0E65E">
            <w:pPr>
              <w:pStyle w:val="5"/>
              <w:bidi w:val="0"/>
            </w:pPr>
            <w:r>
              <w:t>{</w:t>
            </w:r>
          </w:p>
          <w:p w14:paraId="1AC7DC4B">
            <w:pPr>
              <w:pStyle w:val="5"/>
              <w:bidi w:val="0"/>
            </w:pPr>
            <w:r>
              <w:t>"nsrsbh": "纳税人识别号/统一社会信用代码",</w:t>
            </w:r>
          </w:p>
          <w:p w14:paraId="14B457A1">
            <w:pPr>
              <w:pStyle w:val="5"/>
              <w:bidi w:val="0"/>
            </w:pPr>
            <w:r>
              <w:t>"sjc": "时间戳",</w:t>
            </w:r>
          </w:p>
          <w:p w14:paraId="04B9F5B0">
            <w:pPr>
              <w:pStyle w:val="5"/>
              <w:bidi w:val="0"/>
            </w:pPr>
            <w:r>
              <w:t>"sjswjgdm": "省级税务机关代码"</w:t>
            </w:r>
          </w:p>
          <w:p w14:paraId="1EBCFBF8">
            <w:pPr>
              <w:pStyle w:val="5"/>
              <w:bidi w:val="0"/>
            </w:pPr>
            <w:r>
              <w:t>}</w:t>
            </w:r>
          </w:p>
        </w:tc>
      </w:tr>
    </w:tbl>
    <w:p w14:paraId="1162429F">
      <w:pPr>
        <w:pStyle w:val="6"/>
        <w:rPr>
          <w:rFonts w:ascii="Times New Roman" w:hAnsi="Times New Roman"/>
        </w:rPr>
      </w:pPr>
      <w:bookmarkStart w:id="355" w:name="_Toc20561"/>
      <w:bookmarkStart w:id="356" w:name="_Toc29510"/>
      <w:r>
        <w:rPr>
          <w:rFonts w:ascii="Times New Roman" w:hAnsi="Times New Roman"/>
        </w:rPr>
        <w:t>8.5返回参数</w:t>
      </w:r>
      <w:bookmarkEnd w:id="355"/>
      <w:bookmarkEnd w:id="35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B605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0E4D75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ACEA13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9FCCB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68CFA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8D11D0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5B094A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9DED5D5">
            <w:pPr>
              <w:adjustRightInd w:val="0"/>
              <w:snapToGrid w:val="0"/>
              <w:jc w:val="center"/>
              <w:rPr>
                <w:b/>
                <w:szCs w:val="21"/>
              </w:rPr>
            </w:pPr>
            <w:r>
              <w:rPr>
                <w:b/>
                <w:szCs w:val="21"/>
              </w:rPr>
              <w:t>说明</w:t>
            </w:r>
          </w:p>
        </w:tc>
      </w:tr>
      <w:tr w14:paraId="0F569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1271B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0FE136E">
            <w:pPr>
              <w:rPr>
                <w:sz w:val="22"/>
                <w:szCs w:val="22"/>
              </w:rPr>
            </w:pPr>
            <w:r>
              <w:rPr>
                <w:sz w:val="22"/>
                <w:szCs w:val="22"/>
              </w:rPr>
              <w:t>returncode</w:t>
            </w:r>
          </w:p>
        </w:tc>
        <w:tc>
          <w:tcPr>
            <w:tcW w:w="1843" w:type="dxa"/>
            <w:noWrap w:val="0"/>
            <w:vAlign w:val="center"/>
          </w:tcPr>
          <w:p w14:paraId="74EB4EC5">
            <w:pPr>
              <w:rPr>
                <w:sz w:val="22"/>
                <w:szCs w:val="22"/>
              </w:rPr>
            </w:pPr>
            <w:r>
              <w:rPr>
                <w:sz w:val="22"/>
                <w:szCs w:val="22"/>
              </w:rPr>
              <w:t>返回码</w:t>
            </w:r>
          </w:p>
        </w:tc>
        <w:tc>
          <w:tcPr>
            <w:tcW w:w="1276" w:type="dxa"/>
            <w:noWrap w:val="0"/>
            <w:vAlign w:val="center"/>
          </w:tcPr>
          <w:p w14:paraId="033A135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F1D4CDE">
            <w:pPr>
              <w:jc w:val="center"/>
              <w:rPr>
                <w:sz w:val="22"/>
                <w:szCs w:val="22"/>
              </w:rPr>
            </w:pPr>
            <w:r>
              <w:rPr>
                <w:sz w:val="22"/>
                <w:szCs w:val="22"/>
              </w:rPr>
              <w:t>2</w:t>
            </w:r>
          </w:p>
        </w:tc>
        <w:tc>
          <w:tcPr>
            <w:tcW w:w="708" w:type="dxa"/>
            <w:noWrap w:val="0"/>
            <w:vAlign w:val="center"/>
          </w:tcPr>
          <w:p w14:paraId="741D16AF">
            <w:pPr>
              <w:jc w:val="center"/>
              <w:rPr>
                <w:sz w:val="22"/>
                <w:szCs w:val="22"/>
              </w:rPr>
            </w:pPr>
            <w:r>
              <w:rPr>
                <w:sz w:val="22"/>
                <w:szCs w:val="22"/>
              </w:rPr>
              <w:t>是</w:t>
            </w:r>
          </w:p>
        </w:tc>
        <w:tc>
          <w:tcPr>
            <w:tcW w:w="1560" w:type="dxa"/>
            <w:noWrap w:val="0"/>
            <w:vAlign w:val="center"/>
          </w:tcPr>
          <w:p w14:paraId="54E6857E">
            <w:pPr>
              <w:rPr>
                <w:sz w:val="22"/>
                <w:szCs w:val="22"/>
              </w:rPr>
            </w:pPr>
            <w:r>
              <w:rPr>
                <w:sz w:val="22"/>
                <w:szCs w:val="22"/>
              </w:rPr>
              <w:t>00：成功</w:t>
            </w:r>
          </w:p>
          <w:p w14:paraId="40112EA9">
            <w:pPr>
              <w:rPr>
                <w:sz w:val="22"/>
                <w:szCs w:val="22"/>
              </w:rPr>
            </w:pPr>
            <w:r>
              <w:rPr>
                <w:sz w:val="22"/>
                <w:szCs w:val="22"/>
              </w:rPr>
              <w:t>其它：失败</w:t>
            </w:r>
          </w:p>
        </w:tc>
      </w:tr>
      <w:tr w14:paraId="0B0BB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0D77F7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9327AD7">
            <w:pPr>
              <w:rPr>
                <w:sz w:val="22"/>
                <w:szCs w:val="22"/>
              </w:rPr>
            </w:pPr>
            <w:r>
              <w:rPr>
                <w:sz w:val="22"/>
                <w:szCs w:val="22"/>
              </w:rPr>
              <w:t>returnmsg</w:t>
            </w:r>
          </w:p>
        </w:tc>
        <w:tc>
          <w:tcPr>
            <w:tcW w:w="1843" w:type="dxa"/>
            <w:noWrap w:val="0"/>
            <w:vAlign w:val="center"/>
          </w:tcPr>
          <w:p w14:paraId="4B4DF8E9">
            <w:pPr>
              <w:rPr>
                <w:sz w:val="22"/>
                <w:szCs w:val="22"/>
              </w:rPr>
            </w:pPr>
            <w:r>
              <w:rPr>
                <w:sz w:val="22"/>
                <w:szCs w:val="22"/>
              </w:rPr>
              <w:t>返回信息</w:t>
            </w:r>
          </w:p>
        </w:tc>
        <w:tc>
          <w:tcPr>
            <w:tcW w:w="1276" w:type="dxa"/>
            <w:noWrap w:val="0"/>
            <w:vAlign w:val="center"/>
          </w:tcPr>
          <w:p w14:paraId="39069954">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414B888">
            <w:pPr>
              <w:jc w:val="center"/>
              <w:rPr>
                <w:sz w:val="22"/>
                <w:szCs w:val="22"/>
              </w:rPr>
            </w:pPr>
            <w:r>
              <w:rPr>
                <w:sz w:val="22"/>
                <w:szCs w:val="22"/>
              </w:rPr>
              <w:t>2000</w:t>
            </w:r>
          </w:p>
        </w:tc>
        <w:tc>
          <w:tcPr>
            <w:tcW w:w="708" w:type="dxa"/>
            <w:noWrap w:val="0"/>
            <w:vAlign w:val="center"/>
          </w:tcPr>
          <w:p w14:paraId="55D8801C">
            <w:pPr>
              <w:jc w:val="center"/>
              <w:rPr>
                <w:sz w:val="22"/>
                <w:szCs w:val="22"/>
              </w:rPr>
            </w:pPr>
            <w:r>
              <w:rPr>
                <w:sz w:val="22"/>
                <w:szCs w:val="22"/>
              </w:rPr>
              <w:t>否</w:t>
            </w:r>
          </w:p>
        </w:tc>
        <w:tc>
          <w:tcPr>
            <w:tcW w:w="1560" w:type="dxa"/>
            <w:noWrap w:val="0"/>
            <w:vAlign w:val="center"/>
          </w:tcPr>
          <w:p w14:paraId="7A39BFCE">
            <w:pPr>
              <w:rPr>
                <w:sz w:val="22"/>
                <w:szCs w:val="22"/>
              </w:rPr>
            </w:pPr>
            <w:r>
              <w:rPr>
                <w:sz w:val="22"/>
                <w:szCs w:val="22"/>
              </w:rPr>
              <w:t>错误信息说明</w:t>
            </w:r>
          </w:p>
        </w:tc>
      </w:tr>
      <w:tr w14:paraId="72A4B7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0B028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76EF596">
            <w:pPr>
              <w:rPr>
                <w:sz w:val="22"/>
                <w:szCs w:val="22"/>
              </w:rPr>
            </w:pPr>
            <w:r>
              <w:rPr>
                <w:sz w:val="22"/>
                <w:szCs w:val="22"/>
              </w:rPr>
              <w:t>sjc</w:t>
            </w:r>
          </w:p>
        </w:tc>
        <w:tc>
          <w:tcPr>
            <w:tcW w:w="1843" w:type="dxa"/>
            <w:noWrap w:val="0"/>
            <w:vAlign w:val="center"/>
          </w:tcPr>
          <w:p w14:paraId="48D20277">
            <w:pPr>
              <w:widowControl/>
              <w:rPr>
                <w:sz w:val="22"/>
                <w:szCs w:val="22"/>
              </w:rPr>
            </w:pPr>
            <w:r>
              <w:rPr>
                <w:sz w:val="22"/>
                <w:szCs w:val="22"/>
              </w:rPr>
              <w:t>时间戳</w:t>
            </w:r>
          </w:p>
        </w:tc>
        <w:tc>
          <w:tcPr>
            <w:tcW w:w="1276" w:type="dxa"/>
            <w:noWrap w:val="0"/>
            <w:vAlign w:val="center"/>
          </w:tcPr>
          <w:p w14:paraId="2A144146">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B62572C">
            <w:pPr>
              <w:jc w:val="center"/>
              <w:rPr>
                <w:sz w:val="22"/>
                <w:szCs w:val="22"/>
              </w:rPr>
            </w:pPr>
          </w:p>
        </w:tc>
        <w:tc>
          <w:tcPr>
            <w:tcW w:w="708" w:type="dxa"/>
            <w:noWrap w:val="0"/>
            <w:vAlign w:val="center"/>
          </w:tcPr>
          <w:p w14:paraId="58D4B350">
            <w:pPr>
              <w:jc w:val="center"/>
              <w:rPr>
                <w:sz w:val="22"/>
                <w:szCs w:val="22"/>
              </w:rPr>
            </w:pPr>
            <w:r>
              <w:rPr>
                <w:sz w:val="22"/>
                <w:szCs w:val="22"/>
              </w:rPr>
              <w:t>是</w:t>
            </w:r>
          </w:p>
        </w:tc>
        <w:tc>
          <w:tcPr>
            <w:tcW w:w="1560" w:type="dxa"/>
            <w:noWrap w:val="0"/>
            <w:vAlign w:val="center"/>
          </w:tcPr>
          <w:p w14:paraId="27456467">
            <w:pPr>
              <w:rPr>
                <w:sz w:val="22"/>
                <w:szCs w:val="22"/>
              </w:rPr>
            </w:pPr>
            <w:r>
              <w:rPr>
                <w:sz w:val="22"/>
                <w:szCs w:val="22"/>
              </w:rPr>
              <w:t>格式：</w:t>
            </w:r>
          </w:p>
          <w:p w14:paraId="38F5EBC0">
            <w:pPr>
              <w:rPr>
                <w:sz w:val="22"/>
                <w:szCs w:val="22"/>
              </w:rPr>
            </w:pPr>
            <w:r>
              <w:rPr>
                <w:sz w:val="22"/>
                <w:szCs w:val="22"/>
              </w:rPr>
              <w:t>yyyyMMddHHmmss</w:t>
            </w:r>
          </w:p>
          <w:p w14:paraId="7A0BE0BB">
            <w:pPr>
              <w:rPr>
                <w:sz w:val="22"/>
                <w:szCs w:val="22"/>
              </w:rPr>
            </w:pPr>
            <w:r>
              <w:rPr>
                <w:sz w:val="22"/>
                <w:szCs w:val="22"/>
              </w:rPr>
              <w:t>用于增量下载</w:t>
            </w:r>
          </w:p>
        </w:tc>
      </w:tr>
      <w:tr w14:paraId="69C36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73F8F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43D0245">
            <w:pPr>
              <w:rPr>
                <w:sz w:val="22"/>
                <w:szCs w:val="22"/>
              </w:rPr>
            </w:pPr>
            <w:r>
              <w:rPr>
                <w:sz w:val="22"/>
                <w:szCs w:val="22"/>
              </w:rPr>
              <w:t>count</w:t>
            </w:r>
          </w:p>
        </w:tc>
        <w:tc>
          <w:tcPr>
            <w:tcW w:w="1843" w:type="dxa"/>
            <w:noWrap w:val="0"/>
            <w:vAlign w:val="center"/>
          </w:tcPr>
          <w:p w14:paraId="2D057CF1">
            <w:pPr>
              <w:widowControl/>
              <w:rPr>
                <w:sz w:val="22"/>
                <w:szCs w:val="22"/>
              </w:rPr>
            </w:pPr>
            <w:r>
              <w:rPr>
                <w:sz w:val="22"/>
                <w:szCs w:val="22"/>
              </w:rPr>
              <w:t>总数量</w:t>
            </w:r>
          </w:p>
        </w:tc>
        <w:tc>
          <w:tcPr>
            <w:tcW w:w="1276" w:type="dxa"/>
            <w:noWrap w:val="0"/>
            <w:vAlign w:val="center"/>
          </w:tcPr>
          <w:p w14:paraId="30F8EF8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1500FE">
            <w:pPr>
              <w:jc w:val="center"/>
              <w:rPr>
                <w:sz w:val="22"/>
                <w:szCs w:val="22"/>
              </w:rPr>
            </w:pPr>
            <w:r>
              <w:rPr>
                <w:sz w:val="22"/>
                <w:szCs w:val="22"/>
              </w:rPr>
              <w:t>10</w:t>
            </w:r>
          </w:p>
        </w:tc>
        <w:tc>
          <w:tcPr>
            <w:tcW w:w="708" w:type="dxa"/>
            <w:noWrap w:val="0"/>
            <w:vAlign w:val="center"/>
          </w:tcPr>
          <w:p w14:paraId="6BD1E151">
            <w:pPr>
              <w:jc w:val="center"/>
              <w:rPr>
                <w:sz w:val="22"/>
                <w:szCs w:val="22"/>
              </w:rPr>
            </w:pPr>
            <w:r>
              <w:rPr>
                <w:sz w:val="22"/>
                <w:szCs w:val="22"/>
              </w:rPr>
              <w:t>是</w:t>
            </w:r>
          </w:p>
        </w:tc>
        <w:tc>
          <w:tcPr>
            <w:tcW w:w="1560" w:type="dxa"/>
            <w:noWrap w:val="0"/>
            <w:vAlign w:val="center"/>
          </w:tcPr>
          <w:p w14:paraId="30F7A298">
            <w:pPr>
              <w:rPr>
                <w:sz w:val="22"/>
                <w:szCs w:val="22"/>
              </w:rPr>
            </w:pPr>
          </w:p>
        </w:tc>
      </w:tr>
      <w:tr w14:paraId="651BAF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6EE01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5F12B76">
            <w:pPr>
              <w:rPr>
                <w:sz w:val="22"/>
                <w:szCs w:val="22"/>
              </w:rPr>
            </w:pPr>
            <w:r>
              <w:rPr>
                <w:sz w:val="22"/>
                <w:szCs w:val="22"/>
              </w:rPr>
              <w:t>fjbm</w:t>
            </w:r>
          </w:p>
        </w:tc>
        <w:tc>
          <w:tcPr>
            <w:tcW w:w="1843" w:type="dxa"/>
            <w:noWrap w:val="0"/>
            <w:vAlign w:val="center"/>
          </w:tcPr>
          <w:p w14:paraId="3C5DCE35">
            <w:pPr>
              <w:pStyle w:val="36"/>
              <w:jc w:val="both"/>
            </w:pPr>
            <w:r>
              <w:t>父级编码</w:t>
            </w:r>
          </w:p>
        </w:tc>
        <w:tc>
          <w:tcPr>
            <w:tcW w:w="1276" w:type="dxa"/>
            <w:noWrap w:val="0"/>
            <w:vAlign w:val="center"/>
          </w:tcPr>
          <w:p w14:paraId="501E5C8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748100">
            <w:pPr>
              <w:jc w:val="center"/>
              <w:rPr>
                <w:sz w:val="22"/>
                <w:szCs w:val="22"/>
              </w:rPr>
            </w:pPr>
            <w:r>
              <w:rPr>
                <w:sz w:val="22"/>
                <w:szCs w:val="22"/>
              </w:rPr>
              <w:t>19</w:t>
            </w:r>
          </w:p>
        </w:tc>
        <w:tc>
          <w:tcPr>
            <w:tcW w:w="708" w:type="dxa"/>
            <w:noWrap w:val="0"/>
            <w:vAlign w:val="center"/>
          </w:tcPr>
          <w:p w14:paraId="35805129">
            <w:pPr>
              <w:jc w:val="center"/>
              <w:rPr>
                <w:sz w:val="22"/>
                <w:szCs w:val="22"/>
              </w:rPr>
            </w:pPr>
            <w:r>
              <w:rPr>
                <w:sz w:val="22"/>
                <w:szCs w:val="22"/>
              </w:rPr>
              <w:t>是</w:t>
            </w:r>
          </w:p>
        </w:tc>
        <w:tc>
          <w:tcPr>
            <w:tcW w:w="1560" w:type="dxa"/>
            <w:noWrap w:val="0"/>
            <w:vAlign w:val="center"/>
          </w:tcPr>
          <w:p w14:paraId="70FC9444">
            <w:pPr>
              <w:rPr>
                <w:sz w:val="22"/>
                <w:szCs w:val="22"/>
              </w:rPr>
            </w:pPr>
          </w:p>
        </w:tc>
      </w:tr>
      <w:tr w14:paraId="2C0DCA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70082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B3BB20E">
            <w:pPr>
              <w:rPr>
                <w:sz w:val="22"/>
                <w:szCs w:val="22"/>
              </w:rPr>
            </w:pPr>
            <w:r>
              <w:rPr>
                <w:sz w:val="22"/>
                <w:szCs w:val="22"/>
              </w:rPr>
              <w:t>sphfwssflhbbm</w:t>
            </w:r>
          </w:p>
        </w:tc>
        <w:tc>
          <w:tcPr>
            <w:tcW w:w="1843" w:type="dxa"/>
            <w:noWrap w:val="0"/>
            <w:vAlign w:val="center"/>
          </w:tcPr>
          <w:p w14:paraId="36294038">
            <w:pPr>
              <w:pStyle w:val="36"/>
              <w:jc w:val="both"/>
            </w:pPr>
            <w:r>
              <w:t>商品和服务税收分类合并编码</w:t>
            </w:r>
          </w:p>
        </w:tc>
        <w:tc>
          <w:tcPr>
            <w:tcW w:w="1276" w:type="dxa"/>
            <w:noWrap w:val="0"/>
            <w:vAlign w:val="center"/>
          </w:tcPr>
          <w:p w14:paraId="34A02BD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D8C58A">
            <w:pPr>
              <w:jc w:val="center"/>
              <w:rPr>
                <w:sz w:val="22"/>
                <w:szCs w:val="22"/>
              </w:rPr>
            </w:pPr>
            <w:r>
              <w:rPr>
                <w:sz w:val="22"/>
                <w:szCs w:val="22"/>
              </w:rPr>
              <w:t>19</w:t>
            </w:r>
          </w:p>
        </w:tc>
        <w:tc>
          <w:tcPr>
            <w:tcW w:w="708" w:type="dxa"/>
            <w:noWrap w:val="0"/>
            <w:vAlign w:val="center"/>
          </w:tcPr>
          <w:p w14:paraId="265A650D">
            <w:pPr>
              <w:jc w:val="center"/>
              <w:rPr>
                <w:sz w:val="22"/>
                <w:szCs w:val="22"/>
              </w:rPr>
            </w:pPr>
            <w:r>
              <w:rPr>
                <w:sz w:val="22"/>
                <w:szCs w:val="22"/>
              </w:rPr>
              <w:t>是</w:t>
            </w:r>
          </w:p>
        </w:tc>
        <w:tc>
          <w:tcPr>
            <w:tcW w:w="1560" w:type="dxa"/>
            <w:noWrap w:val="0"/>
            <w:vAlign w:val="center"/>
          </w:tcPr>
          <w:p w14:paraId="49B7A3C5">
            <w:pPr>
              <w:rPr>
                <w:sz w:val="22"/>
                <w:szCs w:val="22"/>
              </w:rPr>
            </w:pPr>
          </w:p>
        </w:tc>
      </w:tr>
      <w:tr w14:paraId="7FE40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0A682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6CFF2C60">
            <w:pPr>
              <w:rPr>
                <w:sz w:val="22"/>
                <w:szCs w:val="22"/>
              </w:rPr>
            </w:pPr>
            <w:r>
              <w:rPr>
                <w:sz w:val="22"/>
                <w:szCs w:val="22"/>
              </w:rPr>
              <w:t>tdyslxdm</w:t>
            </w:r>
          </w:p>
        </w:tc>
        <w:tc>
          <w:tcPr>
            <w:tcW w:w="1843" w:type="dxa"/>
            <w:noWrap w:val="0"/>
            <w:vAlign w:val="center"/>
          </w:tcPr>
          <w:p w14:paraId="29E6E2E5">
            <w:pPr>
              <w:pStyle w:val="36"/>
              <w:jc w:val="both"/>
            </w:pPr>
            <w:r>
              <w:t>特定要素标签归类</w:t>
            </w:r>
          </w:p>
        </w:tc>
        <w:tc>
          <w:tcPr>
            <w:tcW w:w="1276" w:type="dxa"/>
            <w:noWrap w:val="0"/>
            <w:vAlign w:val="center"/>
          </w:tcPr>
          <w:p w14:paraId="22CE42C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904A504">
            <w:pPr>
              <w:jc w:val="center"/>
              <w:rPr>
                <w:sz w:val="22"/>
                <w:szCs w:val="22"/>
              </w:rPr>
            </w:pPr>
            <w:r>
              <w:rPr>
                <w:sz w:val="22"/>
                <w:szCs w:val="22"/>
              </w:rPr>
              <w:t>2</w:t>
            </w:r>
          </w:p>
        </w:tc>
        <w:tc>
          <w:tcPr>
            <w:tcW w:w="708" w:type="dxa"/>
            <w:noWrap w:val="0"/>
            <w:vAlign w:val="center"/>
          </w:tcPr>
          <w:p w14:paraId="43131B20">
            <w:pPr>
              <w:jc w:val="center"/>
              <w:rPr>
                <w:sz w:val="22"/>
                <w:szCs w:val="22"/>
              </w:rPr>
            </w:pPr>
            <w:r>
              <w:rPr>
                <w:sz w:val="22"/>
                <w:szCs w:val="22"/>
              </w:rPr>
              <w:t>否</w:t>
            </w:r>
          </w:p>
        </w:tc>
        <w:tc>
          <w:tcPr>
            <w:tcW w:w="1560" w:type="dxa"/>
            <w:noWrap w:val="0"/>
            <w:vAlign w:val="center"/>
          </w:tcPr>
          <w:p w14:paraId="45AB71FD">
            <w:pPr>
              <w:pStyle w:val="36"/>
              <w:jc w:val="both"/>
            </w:pPr>
            <w:r>
              <w:t>01：成品油</w:t>
            </w:r>
          </w:p>
          <w:p w14:paraId="4055840A">
            <w:pPr>
              <w:pStyle w:val="36"/>
              <w:jc w:val="both"/>
            </w:pPr>
            <w:r>
              <w:t>02：稀土</w:t>
            </w:r>
          </w:p>
          <w:p w14:paraId="76635AB7">
            <w:pPr>
              <w:pStyle w:val="36"/>
              <w:jc w:val="both"/>
            </w:pPr>
            <w:r>
              <w:t>03：建筑服务</w:t>
            </w:r>
          </w:p>
          <w:p w14:paraId="3AC1DEFA">
            <w:pPr>
              <w:pStyle w:val="36"/>
              <w:jc w:val="both"/>
            </w:pPr>
            <w:r>
              <w:t>04：货物运输</w:t>
            </w:r>
          </w:p>
          <w:p w14:paraId="6883B0D7">
            <w:pPr>
              <w:pStyle w:val="36"/>
              <w:jc w:val="both"/>
            </w:pPr>
            <w:r>
              <w:t>05：不动产销售</w:t>
            </w:r>
          </w:p>
          <w:p w14:paraId="21A353D2">
            <w:pPr>
              <w:pStyle w:val="36"/>
              <w:jc w:val="both"/>
            </w:pPr>
            <w:r>
              <w:t>06：不动产租赁</w:t>
            </w:r>
          </w:p>
          <w:p w14:paraId="1863218F">
            <w:pPr>
              <w:pStyle w:val="36"/>
              <w:jc w:val="both"/>
            </w:pPr>
            <w:r>
              <w:t>07：代收车船使用税</w:t>
            </w:r>
          </w:p>
          <w:p w14:paraId="00689AB9">
            <w:pPr>
              <w:pStyle w:val="36"/>
              <w:jc w:val="both"/>
            </w:pPr>
            <w:r>
              <w:t>08：通行费</w:t>
            </w:r>
          </w:p>
          <w:p w14:paraId="4585598B">
            <w:pPr>
              <w:pStyle w:val="36"/>
              <w:jc w:val="both"/>
            </w:pPr>
            <w:r>
              <w:t>09：旅客运输</w:t>
            </w:r>
          </w:p>
          <w:p w14:paraId="68562217">
            <w:pPr>
              <w:pStyle w:val="36"/>
              <w:jc w:val="both"/>
            </w:pPr>
            <w:r>
              <w:t>10：医疗服务</w:t>
            </w:r>
          </w:p>
          <w:p w14:paraId="1781C32D">
            <w:pPr>
              <w:pStyle w:val="36"/>
              <w:jc w:val="both"/>
            </w:pPr>
            <w:r>
              <w:t>11：农产品</w:t>
            </w:r>
          </w:p>
          <w:p w14:paraId="664B18B7">
            <w:pPr>
              <w:pStyle w:val="36"/>
              <w:jc w:val="both"/>
            </w:pPr>
            <w:r>
              <w:t>12：拖拉机和联合收割机</w:t>
            </w:r>
          </w:p>
          <w:p w14:paraId="177B4473">
            <w:pPr>
              <w:pStyle w:val="36"/>
              <w:jc w:val="both"/>
            </w:pPr>
            <w:r>
              <w:t>13：机动车</w:t>
            </w:r>
          </w:p>
          <w:p w14:paraId="57F47C3D">
            <w:pPr>
              <w:pStyle w:val="36"/>
              <w:jc w:val="both"/>
            </w:pPr>
            <w:r>
              <w:t>14：光伏收购</w:t>
            </w:r>
          </w:p>
          <w:p w14:paraId="5EC1B991">
            <w:pPr>
              <w:rPr>
                <w:sz w:val="22"/>
                <w:szCs w:val="22"/>
              </w:rPr>
            </w:pPr>
            <w:r>
              <w:rPr>
                <w:sz w:val="22"/>
                <w:szCs w:val="22"/>
              </w:rPr>
              <w:t>15：卷烟</w:t>
            </w:r>
          </w:p>
        </w:tc>
      </w:tr>
      <w:tr w14:paraId="2E0121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D0CE2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9958073">
            <w:pPr>
              <w:rPr>
                <w:sz w:val="22"/>
                <w:szCs w:val="22"/>
              </w:rPr>
            </w:pPr>
            <w:r>
              <w:rPr>
                <w:sz w:val="22"/>
                <w:szCs w:val="22"/>
              </w:rPr>
              <w:t>cezs</w:t>
            </w:r>
          </w:p>
        </w:tc>
        <w:tc>
          <w:tcPr>
            <w:tcW w:w="1843" w:type="dxa"/>
            <w:noWrap w:val="0"/>
            <w:vAlign w:val="center"/>
          </w:tcPr>
          <w:p w14:paraId="26DCCD38">
            <w:pPr>
              <w:pStyle w:val="36"/>
              <w:tabs>
                <w:tab w:val="left" w:pos="578"/>
                <w:tab w:val="center" w:pos="817"/>
              </w:tabs>
              <w:jc w:val="both"/>
            </w:pPr>
            <w:r>
              <w:t>差额征税</w:t>
            </w:r>
          </w:p>
        </w:tc>
        <w:tc>
          <w:tcPr>
            <w:tcW w:w="1276" w:type="dxa"/>
            <w:noWrap w:val="0"/>
            <w:vAlign w:val="center"/>
          </w:tcPr>
          <w:p w14:paraId="1D61718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1D00D9A">
            <w:pPr>
              <w:jc w:val="center"/>
              <w:rPr>
                <w:sz w:val="22"/>
                <w:szCs w:val="22"/>
              </w:rPr>
            </w:pPr>
            <w:r>
              <w:rPr>
                <w:sz w:val="22"/>
                <w:szCs w:val="22"/>
              </w:rPr>
              <w:t>1</w:t>
            </w:r>
          </w:p>
        </w:tc>
        <w:tc>
          <w:tcPr>
            <w:tcW w:w="708" w:type="dxa"/>
            <w:noWrap w:val="0"/>
            <w:vAlign w:val="center"/>
          </w:tcPr>
          <w:p w14:paraId="02C9F4E3">
            <w:pPr>
              <w:jc w:val="center"/>
              <w:rPr>
                <w:sz w:val="22"/>
                <w:szCs w:val="22"/>
              </w:rPr>
            </w:pPr>
            <w:r>
              <w:rPr>
                <w:sz w:val="22"/>
                <w:szCs w:val="22"/>
              </w:rPr>
              <w:t>否</w:t>
            </w:r>
          </w:p>
        </w:tc>
        <w:tc>
          <w:tcPr>
            <w:tcW w:w="1560" w:type="dxa"/>
            <w:noWrap w:val="0"/>
            <w:vAlign w:val="center"/>
          </w:tcPr>
          <w:p w14:paraId="34B0F508">
            <w:pPr>
              <w:rPr>
                <w:sz w:val="22"/>
                <w:szCs w:val="22"/>
              </w:rPr>
            </w:pPr>
            <w:r>
              <w:rPr>
                <w:sz w:val="22"/>
                <w:szCs w:val="22"/>
              </w:rPr>
              <w:t>Y：是</w:t>
            </w:r>
          </w:p>
          <w:p w14:paraId="530ED78D">
            <w:pPr>
              <w:rPr>
                <w:sz w:val="22"/>
                <w:szCs w:val="22"/>
              </w:rPr>
            </w:pPr>
            <w:r>
              <w:rPr>
                <w:sz w:val="22"/>
                <w:szCs w:val="22"/>
              </w:rPr>
              <w:t>N：否</w:t>
            </w:r>
          </w:p>
        </w:tc>
      </w:tr>
      <w:tr w14:paraId="165AC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080BC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38CD994E">
            <w:pPr>
              <w:rPr>
                <w:sz w:val="22"/>
                <w:szCs w:val="22"/>
              </w:rPr>
            </w:pPr>
            <w:r>
              <w:rPr>
                <w:sz w:val="22"/>
                <w:szCs w:val="22"/>
              </w:rPr>
              <w:t>bzs</w:t>
            </w:r>
          </w:p>
        </w:tc>
        <w:tc>
          <w:tcPr>
            <w:tcW w:w="1843" w:type="dxa"/>
            <w:noWrap w:val="0"/>
            <w:vAlign w:val="center"/>
          </w:tcPr>
          <w:p w14:paraId="651205C1">
            <w:pPr>
              <w:pStyle w:val="36"/>
              <w:jc w:val="both"/>
            </w:pPr>
            <w:r>
              <w:t>不征税</w:t>
            </w:r>
          </w:p>
        </w:tc>
        <w:tc>
          <w:tcPr>
            <w:tcW w:w="1276" w:type="dxa"/>
            <w:noWrap w:val="0"/>
            <w:vAlign w:val="center"/>
          </w:tcPr>
          <w:p w14:paraId="0C4DB7E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C28FBEE">
            <w:pPr>
              <w:jc w:val="center"/>
              <w:rPr>
                <w:sz w:val="22"/>
                <w:szCs w:val="22"/>
              </w:rPr>
            </w:pPr>
            <w:r>
              <w:rPr>
                <w:sz w:val="22"/>
                <w:szCs w:val="22"/>
              </w:rPr>
              <w:t>1</w:t>
            </w:r>
          </w:p>
        </w:tc>
        <w:tc>
          <w:tcPr>
            <w:tcW w:w="708" w:type="dxa"/>
            <w:noWrap w:val="0"/>
            <w:vAlign w:val="center"/>
          </w:tcPr>
          <w:p w14:paraId="59B6272D">
            <w:pPr>
              <w:jc w:val="center"/>
              <w:rPr>
                <w:sz w:val="22"/>
                <w:szCs w:val="22"/>
              </w:rPr>
            </w:pPr>
            <w:r>
              <w:rPr>
                <w:sz w:val="22"/>
                <w:szCs w:val="22"/>
              </w:rPr>
              <w:t>否</w:t>
            </w:r>
          </w:p>
        </w:tc>
        <w:tc>
          <w:tcPr>
            <w:tcW w:w="1560" w:type="dxa"/>
            <w:noWrap w:val="0"/>
            <w:vAlign w:val="center"/>
          </w:tcPr>
          <w:p w14:paraId="6917907C">
            <w:pPr>
              <w:rPr>
                <w:sz w:val="22"/>
                <w:szCs w:val="22"/>
              </w:rPr>
            </w:pPr>
            <w:r>
              <w:rPr>
                <w:sz w:val="22"/>
                <w:szCs w:val="22"/>
              </w:rPr>
              <w:t>Y：是</w:t>
            </w:r>
          </w:p>
          <w:p w14:paraId="6DBC5B13">
            <w:pPr>
              <w:rPr>
                <w:sz w:val="22"/>
                <w:szCs w:val="22"/>
              </w:rPr>
            </w:pPr>
            <w:r>
              <w:rPr>
                <w:sz w:val="22"/>
                <w:szCs w:val="22"/>
              </w:rPr>
              <w:t>N：否</w:t>
            </w:r>
          </w:p>
        </w:tc>
      </w:tr>
      <w:tr w14:paraId="505044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86C97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6F24183">
            <w:pPr>
              <w:rPr>
                <w:sz w:val="22"/>
                <w:szCs w:val="22"/>
              </w:rPr>
            </w:pPr>
            <w:r>
              <w:rPr>
                <w:sz w:val="22"/>
                <w:szCs w:val="22"/>
              </w:rPr>
              <w:t>jzjtdm</w:t>
            </w:r>
          </w:p>
        </w:tc>
        <w:tc>
          <w:tcPr>
            <w:tcW w:w="1843" w:type="dxa"/>
            <w:noWrap w:val="0"/>
            <w:vAlign w:val="center"/>
          </w:tcPr>
          <w:p w14:paraId="65EA400E">
            <w:pPr>
              <w:pStyle w:val="36"/>
              <w:jc w:val="both"/>
            </w:pPr>
            <w:r>
              <w:t>即征即退代码集合</w:t>
            </w:r>
          </w:p>
        </w:tc>
        <w:tc>
          <w:tcPr>
            <w:tcW w:w="1276" w:type="dxa"/>
            <w:noWrap w:val="0"/>
            <w:vAlign w:val="center"/>
          </w:tcPr>
          <w:p w14:paraId="4C874FE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DB59178">
            <w:pPr>
              <w:jc w:val="center"/>
              <w:rPr>
                <w:sz w:val="22"/>
                <w:szCs w:val="22"/>
              </w:rPr>
            </w:pPr>
            <w:r>
              <w:rPr>
                <w:sz w:val="22"/>
                <w:szCs w:val="22"/>
              </w:rPr>
              <w:t>150</w:t>
            </w:r>
          </w:p>
        </w:tc>
        <w:tc>
          <w:tcPr>
            <w:tcW w:w="708" w:type="dxa"/>
            <w:noWrap w:val="0"/>
            <w:vAlign w:val="center"/>
          </w:tcPr>
          <w:p w14:paraId="2AE6558D">
            <w:pPr>
              <w:jc w:val="center"/>
              <w:rPr>
                <w:sz w:val="22"/>
                <w:szCs w:val="22"/>
              </w:rPr>
            </w:pPr>
            <w:r>
              <w:rPr>
                <w:sz w:val="22"/>
                <w:szCs w:val="22"/>
              </w:rPr>
              <w:t>否</w:t>
            </w:r>
          </w:p>
        </w:tc>
        <w:tc>
          <w:tcPr>
            <w:tcW w:w="1560" w:type="dxa"/>
            <w:noWrap w:val="0"/>
            <w:vAlign w:val="center"/>
          </w:tcPr>
          <w:p w14:paraId="5A19E904">
            <w:pPr>
              <w:rPr>
                <w:sz w:val="22"/>
                <w:szCs w:val="22"/>
              </w:rPr>
            </w:pPr>
            <w:r>
              <w:rPr>
                <w:sz w:val="22"/>
                <w:szCs w:val="22"/>
              </w:rPr>
              <w:t>01：增值税即征即退-软件产品</w:t>
            </w:r>
          </w:p>
          <w:p w14:paraId="61F807CC">
            <w:pPr>
              <w:rPr>
                <w:sz w:val="22"/>
                <w:szCs w:val="22"/>
              </w:rPr>
            </w:pPr>
            <w:r>
              <w:rPr>
                <w:sz w:val="22"/>
                <w:szCs w:val="22"/>
              </w:rPr>
              <w:t>02：增值税即征即退-资源综合利用产品</w:t>
            </w:r>
          </w:p>
          <w:p w14:paraId="005CD530">
            <w:pPr>
              <w:rPr>
                <w:sz w:val="22"/>
                <w:szCs w:val="22"/>
              </w:rPr>
            </w:pPr>
            <w:r>
              <w:rPr>
                <w:sz w:val="22"/>
                <w:szCs w:val="22"/>
              </w:rPr>
              <w:t>03：增值税即征即退-管道运输服务</w:t>
            </w:r>
          </w:p>
          <w:p w14:paraId="1E5422B0">
            <w:pPr>
              <w:rPr>
                <w:sz w:val="22"/>
                <w:szCs w:val="22"/>
              </w:rPr>
            </w:pPr>
            <w:r>
              <w:rPr>
                <w:sz w:val="22"/>
                <w:szCs w:val="22"/>
              </w:rPr>
              <w:t>04：增值税即征即退-有形动产融资租赁服务</w:t>
            </w:r>
          </w:p>
          <w:p w14:paraId="7D0B660F">
            <w:pPr>
              <w:rPr>
                <w:sz w:val="22"/>
                <w:szCs w:val="22"/>
              </w:rPr>
            </w:pPr>
            <w:r>
              <w:rPr>
                <w:sz w:val="22"/>
                <w:szCs w:val="22"/>
              </w:rPr>
              <w:t>05：增值税即征即退-有形动产融资性售后回租服务</w:t>
            </w:r>
          </w:p>
          <w:p w14:paraId="0EFD31F4">
            <w:pPr>
              <w:rPr>
                <w:sz w:val="22"/>
                <w:szCs w:val="22"/>
              </w:rPr>
            </w:pPr>
            <w:r>
              <w:rPr>
                <w:sz w:val="22"/>
                <w:szCs w:val="22"/>
              </w:rPr>
              <w:t>06：增值税即征即退-新型墙体材料</w:t>
            </w:r>
          </w:p>
          <w:p w14:paraId="169469DB">
            <w:pPr>
              <w:rPr>
                <w:sz w:val="22"/>
                <w:szCs w:val="22"/>
              </w:rPr>
            </w:pPr>
            <w:r>
              <w:rPr>
                <w:sz w:val="22"/>
                <w:szCs w:val="22"/>
              </w:rPr>
              <w:t>07：增值税即征即退-风力发电产品</w:t>
            </w:r>
          </w:p>
          <w:p w14:paraId="17ECCEA5">
            <w:pPr>
              <w:rPr>
                <w:sz w:val="22"/>
                <w:szCs w:val="22"/>
              </w:rPr>
            </w:pPr>
            <w:r>
              <w:rPr>
                <w:sz w:val="22"/>
                <w:szCs w:val="22"/>
              </w:rPr>
              <w:t>08：增值税即征即退-光伏发电产品</w:t>
            </w:r>
          </w:p>
          <w:p w14:paraId="324AAA91">
            <w:pPr>
              <w:rPr>
                <w:sz w:val="22"/>
                <w:szCs w:val="22"/>
              </w:rPr>
            </w:pPr>
            <w:r>
              <w:rPr>
                <w:sz w:val="22"/>
                <w:szCs w:val="22"/>
              </w:rPr>
              <w:t>09：增值税即征即退-动漫软件产品</w:t>
            </w:r>
          </w:p>
          <w:p w14:paraId="7B12BBE2">
            <w:pPr>
              <w:rPr>
                <w:sz w:val="22"/>
                <w:szCs w:val="22"/>
              </w:rPr>
            </w:pPr>
            <w:r>
              <w:rPr>
                <w:sz w:val="22"/>
                <w:szCs w:val="22"/>
              </w:rPr>
              <w:t>10：增值税即征即退-飞机维修劳务</w:t>
            </w:r>
          </w:p>
          <w:p w14:paraId="6717F9C4">
            <w:pPr>
              <w:rPr>
                <w:sz w:val="22"/>
                <w:szCs w:val="22"/>
              </w:rPr>
            </w:pPr>
            <w:r>
              <w:rPr>
                <w:sz w:val="22"/>
                <w:szCs w:val="22"/>
              </w:rPr>
              <w:t>11：增值税即征即退-黄金</w:t>
            </w:r>
          </w:p>
          <w:p w14:paraId="6355201D">
            <w:pPr>
              <w:rPr>
                <w:sz w:val="22"/>
                <w:szCs w:val="22"/>
              </w:rPr>
            </w:pPr>
            <w:r>
              <w:rPr>
                <w:sz w:val="22"/>
                <w:szCs w:val="22"/>
              </w:rPr>
              <w:t>12：增值税即征即退-铂金</w:t>
            </w:r>
          </w:p>
        </w:tc>
      </w:tr>
      <w:tr w14:paraId="7509D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24C9E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3CE62581">
            <w:pPr>
              <w:rPr>
                <w:sz w:val="22"/>
                <w:szCs w:val="22"/>
              </w:rPr>
            </w:pPr>
            <w:r>
              <w:rPr>
                <w:sz w:val="22"/>
                <w:szCs w:val="22"/>
              </w:rPr>
              <w:t>sphfwmc</w:t>
            </w:r>
          </w:p>
        </w:tc>
        <w:tc>
          <w:tcPr>
            <w:tcW w:w="1843" w:type="dxa"/>
            <w:noWrap w:val="0"/>
            <w:vAlign w:val="center"/>
          </w:tcPr>
          <w:p w14:paraId="4F6FDFB9">
            <w:pPr>
              <w:pStyle w:val="36"/>
              <w:jc w:val="both"/>
            </w:pPr>
            <w:r>
              <w:t>商品和服务名称</w:t>
            </w:r>
          </w:p>
        </w:tc>
        <w:tc>
          <w:tcPr>
            <w:tcW w:w="1276" w:type="dxa"/>
            <w:noWrap w:val="0"/>
            <w:vAlign w:val="center"/>
          </w:tcPr>
          <w:p w14:paraId="1659E75F">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A76167D">
            <w:pPr>
              <w:jc w:val="center"/>
              <w:rPr>
                <w:sz w:val="22"/>
                <w:szCs w:val="22"/>
              </w:rPr>
            </w:pPr>
            <w:r>
              <w:rPr>
                <w:sz w:val="22"/>
                <w:szCs w:val="22"/>
              </w:rPr>
              <w:t>150</w:t>
            </w:r>
          </w:p>
        </w:tc>
        <w:tc>
          <w:tcPr>
            <w:tcW w:w="708" w:type="dxa"/>
            <w:noWrap w:val="0"/>
            <w:vAlign w:val="center"/>
          </w:tcPr>
          <w:p w14:paraId="15624805">
            <w:pPr>
              <w:jc w:val="center"/>
              <w:rPr>
                <w:sz w:val="22"/>
                <w:szCs w:val="22"/>
              </w:rPr>
            </w:pPr>
            <w:r>
              <w:rPr>
                <w:sz w:val="22"/>
                <w:szCs w:val="22"/>
              </w:rPr>
              <w:t>是</w:t>
            </w:r>
          </w:p>
        </w:tc>
        <w:tc>
          <w:tcPr>
            <w:tcW w:w="1560" w:type="dxa"/>
            <w:noWrap w:val="0"/>
            <w:vAlign w:val="center"/>
          </w:tcPr>
          <w:p w14:paraId="4F16D0A3">
            <w:pPr>
              <w:rPr>
                <w:sz w:val="22"/>
                <w:szCs w:val="22"/>
              </w:rPr>
            </w:pPr>
          </w:p>
        </w:tc>
      </w:tr>
      <w:tr w14:paraId="41D9E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2367E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A3D6536">
            <w:pPr>
              <w:rPr>
                <w:sz w:val="22"/>
                <w:szCs w:val="22"/>
              </w:rPr>
            </w:pPr>
            <w:r>
              <w:rPr>
                <w:sz w:val="22"/>
                <w:szCs w:val="22"/>
              </w:rPr>
              <w:t>sphfwfljc</w:t>
            </w:r>
          </w:p>
        </w:tc>
        <w:tc>
          <w:tcPr>
            <w:tcW w:w="1843" w:type="dxa"/>
            <w:noWrap w:val="0"/>
            <w:vAlign w:val="center"/>
          </w:tcPr>
          <w:p w14:paraId="179836A0">
            <w:pPr>
              <w:pStyle w:val="36"/>
              <w:jc w:val="both"/>
            </w:pPr>
            <w:r>
              <w:t>商品和服务分类简称</w:t>
            </w:r>
          </w:p>
        </w:tc>
        <w:tc>
          <w:tcPr>
            <w:tcW w:w="1276" w:type="dxa"/>
            <w:noWrap w:val="0"/>
            <w:vAlign w:val="center"/>
          </w:tcPr>
          <w:p w14:paraId="694018F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3862077">
            <w:pPr>
              <w:jc w:val="center"/>
              <w:rPr>
                <w:sz w:val="22"/>
                <w:szCs w:val="22"/>
              </w:rPr>
            </w:pPr>
            <w:r>
              <w:rPr>
                <w:sz w:val="22"/>
                <w:szCs w:val="22"/>
              </w:rPr>
              <w:t>120</w:t>
            </w:r>
          </w:p>
        </w:tc>
        <w:tc>
          <w:tcPr>
            <w:tcW w:w="708" w:type="dxa"/>
            <w:noWrap w:val="0"/>
            <w:vAlign w:val="center"/>
          </w:tcPr>
          <w:p w14:paraId="3EA79554">
            <w:pPr>
              <w:jc w:val="center"/>
              <w:rPr>
                <w:sz w:val="22"/>
                <w:szCs w:val="22"/>
              </w:rPr>
            </w:pPr>
            <w:r>
              <w:rPr>
                <w:sz w:val="22"/>
                <w:szCs w:val="22"/>
              </w:rPr>
              <w:t>是</w:t>
            </w:r>
          </w:p>
        </w:tc>
        <w:tc>
          <w:tcPr>
            <w:tcW w:w="1560" w:type="dxa"/>
            <w:noWrap w:val="0"/>
            <w:vAlign w:val="center"/>
          </w:tcPr>
          <w:p w14:paraId="489146F9">
            <w:pPr>
              <w:rPr>
                <w:sz w:val="22"/>
                <w:szCs w:val="22"/>
              </w:rPr>
            </w:pPr>
          </w:p>
        </w:tc>
      </w:tr>
      <w:tr w14:paraId="0C4D9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58B87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46ED3C4">
            <w:pPr>
              <w:rPr>
                <w:sz w:val="22"/>
                <w:szCs w:val="22"/>
              </w:rPr>
            </w:pPr>
            <w:r>
              <w:rPr>
                <w:sz w:val="22"/>
                <w:szCs w:val="22"/>
              </w:rPr>
              <w:t>sm</w:t>
            </w:r>
          </w:p>
        </w:tc>
        <w:tc>
          <w:tcPr>
            <w:tcW w:w="1843" w:type="dxa"/>
            <w:noWrap w:val="0"/>
            <w:vAlign w:val="center"/>
          </w:tcPr>
          <w:p w14:paraId="6C33B8F7">
            <w:pPr>
              <w:pStyle w:val="36"/>
              <w:jc w:val="both"/>
            </w:pPr>
            <w:r>
              <w:t>说明</w:t>
            </w:r>
          </w:p>
        </w:tc>
        <w:tc>
          <w:tcPr>
            <w:tcW w:w="1276" w:type="dxa"/>
            <w:noWrap w:val="0"/>
            <w:vAlign w:val="center"/>
          </w:tcPr>
          <w:p w14:paraId="2E5F94A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FB1ACE1">
            <w:pPr>
              <w:jc w:val="center"/>
              <w:rPr>
                <w:sz w:val="22"/>
                <w:szCs w:val="22"/>
              </w:rPr>
            </w:pPr>
          </w:p>
        </w:tc>
        <w:tc>
          <w:tcPr>
            <w:tcW w:w="708" w:type="dxa"/>
            <w:noWrap w:val="0"/>
            <w:vAlign w:val="center"/>
          </w:tcPr>
          <w:p w14:paraId="53A9E3B1">
            <w:pPr>
              <w:jc w:val="center"/>
              <w:rPr>
                <w:sz w:val="22"/>
                <w:szCs w:val="22"/>
              </w:rPr>
            </w:pPr>
            <w:r>
              <w:rPr>
                <w:sz w:val="22"/>
                <w:szCs w:val="22"/>
              </w:rPr>
              <w:t>否</w:t>
            </w:r>
          </w:p>
        </w:tc>
        <w:tc>
          <w:tcPr>
            <w:tcW w:w="1560" w:type="dxa"/>
            <w:noWrap w:val="0"/>
            <w:vAlign w:val="center"/>
          </w:tcPr>
          <w:p w14:paraId="74A77434">
            <w:pPr>
              <w:rPr>
                <w:sz w:val="22"/>
                <w:szCs w:val="22"/>
              </w:rPr>
            </w:pPr>
          </w:p>
        </w:tc>
      </w:tr>
      <w:tr w14:paraId="77ABCD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313A6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0987ADC">
            <w:pPr>
              <w:rPr>
                <w:sz w:val="22"/>
                <w:szCs w:val="22"/>
              </w:rPr>
            </w:pPr>
            <w:r>
              <w:rPr>
                <w:sz w:val="22"/>
                <w:szCs w:val="22"/>
              </w:rPr>
              <w:t>zzssl</w:t>
            </w:r>
          </w:p>
        </w:tc>
        <w:tc>
          <w:tcPr>
            <w:tcW w:w="1843" w:type="dxa"/>
            <w:noWrap w:val="0"/>
            <w:vAlign w:val="center"/>
          </w:tcPr>
          <w:p w14:paraId="016D203F">
            <w:pPr>
              <w:pStyle w:val="36"/>
              <w:jc w:val="both"/>
            </w:pPr>
            <w:r>
              <w:t>增值税税率</w:t>
            </w:r>
          </w:p>
        </w:tc>
        <w:tc>
          <w:tcPr>
            <w:tcW w:w="1276" w:type="dxa"/>
            <w:noWrap w:val="0"/>
            <w:vAlign w:val="center"/>
          </w:tcPr>
          <w:p w14:paraId="4B52C0B6">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7F6F654">
            <w:pPr>
              <w:jc w:val="center"/>
              <w:rPr>
                <w:sz w:val="22"/>
                <w:szCs w:val="22"/>
              </w:rPr>
            </w:pPr>
            <w:r>
              <w:rPr>
                <w:sz w:val="22"/>
                <w:szCs w:val="22"/>
              </w:rPr>
              <w:t>50</w:t>
            </w:r>
          </w:p>
        </w:tc>
        <w:tc>
          <w:tcPr>
            <w:tcW w:w="708" w:type="dxa"/>
            <w:noWrap w:val="0"/>
            <w:vAlign w:val="center"/>
          </w:tcPr>
          <w:p w14:paraId="7E0C6A66">
            <w:pPr>
              <w:jc w:val="center"/>
              <w:rPr>
                <w:sz w:val="22"/>
                <w:szCs w:val="22"/>
              </w:rPr>
            </w:pPr>
            <w:r>
              <w:rPr>
                <w:sz w:val="22"/>
                <w:szCs w:val="22"/>
              </w:rPr>
              <w:t>否</w:t>
            </w:r>
          </w:p>
        </w:tc>
        <w:tc>
          <w:tcPr>
            <w:tcW w:w="1560" w:type="dxa"/>
            <w:noWrap w:val="0"/>
            <w:vAlign w:val="center"/>
          </w:tcPr>
          <w:p w14:paraId="71D6CE90">
            <w:pPr>
              <w:rPr>
                <w:sz w:val="22"/>
                <w:szCs w:val="22"/>
              </w:rPr>
            </w:pPr>
          </w:p>
          <w:p w14:paraId="4E6BBB62">
            <w:pPr>
              <w:rPr>
                <w:sz w:val="22"/>
                <w:szCs w:val="22"/>
              </w:rPr>
            </w:pPr>
            <w:r>
              <w:rPr>
                <w:sz w:val="22"/>
                <w:szCs w:val="22"/>
              </w:rPr>
              <w:t>取值返回是中文顿号连接的百分数。例如3%、5%</w:t>
            </w:r>
          </w:p>
        </w:tc>
      </w:tr>
      <w:tr w14:paraId="781B41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6214992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ADB1636">
            <w:pPr>
              <w:rPr>
                <w:sz w:val="22"/>
                <w:szCs w:val="22"/>
              </w:rPr>
            </w:pPr>
            <w:r>
              <w:rPr>
                <w:sz w:val="22"/>
                <w:szCs w:val="22"/>
              </w:rPr>
              <w:t>zsl</w:t>
            </w:r>
          </w:p>
        </w:tc>
        <w:tc>
          <w:tcPr>
            <w:tcW w:w="1843" w:type="dxa"/>
            <w:noWrap w:val="0"/>
            <w:vAlign w:val="center"/>
          </w:tcPr>
          <w:p w14:paraId="1BEEBD33">
            <w:pPr>
              <w:pStyle w:val="36"/>
              <w:jc w:val="both"/>
            </w:pPr>
            <w:r>
              <w:t>征收率</w:t>
            </w:r>
          </w:p>
        </w:tc>
        <w:tc>
          <w:tcPr>
            <w:tcW w:w="1276" w:type="dxa"/>
            <w:noWrap w:val="0"/>
            <w:vAlign w:val="center"/>
          </w:tcPr>
          <w:p w14:paraId="1380BFC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DBFE0F">
            <w:pPr>
              <w:jc w:val="center"/>
              <w:rPr>
                <w:sz w:val="22"/>
                <w:szCs w:val="22"/>
              </w:rPr>
            </w:pPr>
            <w:r>
              <w:rPr>
                <w:sz w:val="22"/>
                <w:szCs w:val="22"/>
              </w:rPr>
              <w:t>50</w:t>
            </w:r>
          </w:p>
        </w:tc>
        <w:tc>
          <w:tcPr>
            <w:tcW w:w="708" w:type="dxa"/>
            <w:noWrap w:val="0"/>
            <w:vAlign w:val="center"/>
          </w:tcPr>
          <w:p w14:paraId="3CB6E15E">
            <w:pPr>
              <w:jc w:val="center"/>
              <w:rPr>
                <w:sz w:val="22"/>
                <w:szCs w:val="22"/>
              </w:rPr>
            </w:pPr>
            <w:r>
              <w:rPr>
                <w:sz w:val="22"/>
                <w:szCs w:val="22"/>
              </w:rPr>
              <w:t>否</w:t>
            </w:r>
          </w:p>
        </w:tc>
        <w:tc>
          <w:tcPr>
            <w:tcW w:w="1560" w:type="dxa"/>
            <w:noWrap w:val="0"/>
            <w:vAlign w:val="center"/>
          </w:tcPr>
          <w:p w14:paraId="34179D43">
            <w:pPr>
              <w:rPr>
                <w:sz w:val="22"/>
                <w:szCs w:val="22"/>
              </w:rPr>
            </w:pPr>
          </w:p>
          <w:p w14:paraId="7EA585EE">
            <w:pPr>
              <w:rPr>
                <w:sz w:val="22"/>
                <w:szCs w:val="22"/>
              </w:rPr>
            </w:pPr>
            <w:r>
              <w:rPr>
                <w:sz w:val="22"/>
                <w:szCs w:val="22"/>
              </w:rPr>
              <w:t>取值返回是中文顿号连接的百分数。例如3%、5%</w:t>
            </w:r>
          </w:p>
        </w:tc>
      </w:tr>
      <w:tr w14:paraId="1FC63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5EF06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112E0D03">
            <w:pPr>
              <w:rPr>
                <w:sz w:val="22"/>
                <w:szCs w:val="22"/>
              </w:rPr>
            </w:pPr>
            <w:r>
              <w:rPr>
                <w:sz w:val="22"/>
                <w:szCs w:val="22"/>
              </w:rPr>
              <w:t>zzstsgl</w:t>
            </w:r>
          </w:p>
        </w:tc>
        <w:tc>
          <w:tcPr>
            <w:tcW w:w="1843" w:type="dxa"/>
            <w:noWrap w:val="0"/>
            <w:vAlign w:val="center"/>
          </w:tcPr>
          <w:p w14:paraId="6AE7D4E3">
            <w:pPr>
              <w:pStyle w:val="36"/>
              <w:jc w:val="both"/>
            </w:pPr>
            <w:r>
              <w:t>增值税特殊管理</w:t>
            </w:r>
          </w:p>
        </w:tc>
        <w:tc>
          <w:tcPr>
            <w:tcW w:w="1276" w:type="dxa"/>
            <w:noWrap w:val="0"/>
            <w:vAlign w:val="center"/>
          </w:tcPr>
          <w:p w14:paraId="4049C34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919D088">
            <w:pPr>
              <w:jc w:val="center"/>
              <w:rPr>
                <w:sz w:val="22"/>
                <w:szCs w:val="22"/>
              </w:rPr>
            </w:pPr>
            <w:r>
              <w:rPr>
                <w:sz w:val="22"/>
                <w:szCs w:val="22"/>
              </w:rPr>
              <w:t>150</w:t>
            </w:r>
          </w:p>
        </w:tc>
        <w:tc>
          <w:tcPr>
            <w:tcW w:w="708" w:type="dxa"/>
            <w:noWrap w:val="0"/>
            <w:vAlign w:val="center"/>
          </w:tcPr>
          <w:p w14:paraId="443B0291">
            <w:pPr>
              <w:jc w:val="center"/>
              <w:rPr>
                <w:sz w:val="22"/>
                <w:szCs w:val="22"/>
              </w:rPr>
            </w:pPr>
            <w:r>
              <w:rPr>
                <w:sz w:val="22"/>
                <w:szCs w:val="22"/>
              </w:rPr>
              <w:t>否</w:t>
            </w:r>
          </w:p>
        </w:tc>
        <w:tc>
          <w:tcPr>
            <w:tcW w:w="1560" w:type="dxa"/>
            <w:noWrap w:val="0"/>
            <w:vAlign w:val="center"/>
          </w:tcPr>
          <w:p w14:paraId="3265700A">
            <w:pPr>
              <w:rPr>
                <w:sz w:val="22"/>
                <w:szCs w:val="22"/>
              </w:rPr>
            </w:pPr>
          </w:p>
        </w:tc>
      </w:tr>
      <w:tr w14:paraId="3F5FAE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381BF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41141A">
            <w:pPr>
              <w:rPr>
                <w:sz w:val="22"/>
                <w:szCs w:val="22"/>
              </w:rPr>
            </w:pPr>
            <w:r>
              <w:rPr>
                <w:sz w:val="22"/>
                <w:szCs w:val="22"/>
              </w:rPr>
              <w:t>zzszcyj</w:t>
            </w:r>
          </w:p>
        </w:tc>
        <w:tc>
          <w:tcPr>
            <w:tcW w:w="1843" w:type="dxa"/>
            <w:noWrap w:val="0"/>
            <w:vAlign w:val="center"/>
          </w:tcPr>
          <w:p w14:paraId="2D06609F">
            <w:pPr>
              <w:pStyle w:val="36"/>
              <w:jc w:val="both"/>
            </w:pPr>
            <w:r>
              <w:t>增值税政策依据</w:t>
            </w:r>
          </w:p>
        </w:tc>
        <w:tc>
          <w:tcPr>
            <w:tcW w:w="1276" w:type="dxa"/>
            <w:noWrap w:val="0"/>
            <w:vAlign w:val="center"/>
          </w:tcPr>
          <w:p w14:paraId="68BDE693">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469C94">
            <w:pPr>
              <w:jc w:val="center"/>
              <w:rPr>
                <w:sz w:val="22"/>
                <w:szCs w:val="22"/>
              </w:rPr>
            </w:pPr>
            <w:r>
              <w:rPr>
                <w:sz w:val="22"/>
                <w:szCs w:val="22"/>
              </w:rPr>
              <w:t>300</w:t>
            </w:r>
          </w:p>
        </w:tc>
        <w:tc>
          <w:tcPr>
            <w:tcW w:w="708" w:type="dxa"/>
            <w:noWrap w:val="0"/>
            <w:vAlign w:val="center"/>
          </w:tcPr>
          <w:p w14:paraId="4F2E5934">
            <w:pPr>
              <w:jc w:val="center"/>
              <w:rPr>
                <w:sz w:val="22"/>
                <w:szCs w:val="22"/>
              </w:rPr>
            </w:pPr>
            <w:r>
              <w:rPr>
                <w:sz w:val="22"/>
                <w:szCs w:val="22"/>
              </w:rPr>
              <w:t>否</w:t>
            </w:r>
          </w:p>
        </w:tc>
        <w:tc>
          <w:tcPr>
            <w:tcW w:w="1560" w:type="dxa"/>
            <w:noWrap w:val="0"/>
            <w:vAlign w:val="center"/>
          </w:tcPr>
          <w:p w14:paraId="4C9BD851">
            <w:pPr>
              <w:rPr>
                <w:sz w:val="22"/>
                <w:szCs w:val="22"/>
              </w:rPr>
            </w:pPr>
          </w:p>
        </w:tc>
      </w:tr>
      <w:tr w14:paraId="0567ED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769A2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8BBE848">
            <w:pPr>
              <w:rPr>
                <w:sz w:val="22"/>
                <w:szCs w:val="22"/>
              </w:rPr>
            </w:pPr>
            <w:r>
              <w:rPr>
                <w:sz w:val="22"/>
                <w:szCs w:val="22"/>
              </w:rPr>
              <w:t>zzstsnrdm(zzsjmszcdmb)</w:t>
            </w:r>
          </w:p>
        </w:tc>
        <w:tc>
          <w:tcPr>
            <w:tcW w:w="1843" w:type="dxa"/>
            <w:noWrap w:val="0"/>
            <w:vAlign w:val="center"/>
          </w:tcPr>
          <w:p w14:paraId="4B76435D">
            <w:pPr>
              <w:pStyle w:val="36"/>
              <w:jc w:val="both"/>
            </w:pPr>
            <w:r>
              <w:t>增值税特殊内容代码（增值税减免税政策代码表）</w:t>
            </w:r>
          </w:p>
        </w:tc>
        <w:tc>
          <w:tcPr>
            <w:tcW w:w="1276" w:type="dxa"/>
            <w:noWrap w:val="0"/>
            <w:vAlign w:val="center"/>
          </w:tcPr>
          <w:p w14:paraId="64DCA34C">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C9199E5">
            <w:pPr>
              <w:jc w:val="center"/>
              <w:rPr>
                <w:sz w:val="22"/>
                <w:szCs w:val="22"/>
              </w:rPr>
            </w:pPr>
            <w:r>
              <w:rPr>
                <w:sz w:val="22"/>
                <w:szCs w:val="22"/>
              </w:rPr>
              <w:t>300</w:t>
            </w:r>
          </w:p>
        </w:tc>
        <w:tc>
          <w:tcPr>
            <w:tcW w:w="708" w:type="dxa"/>
            <w:noWrap w:val="0"/>
            <w:vAlign w:val="center"/>
          </w:tcPr>
          <w:p w14:paraId="6247527C">
            <w:pPr>
              <w:jc w:val="center"/>
              <w:rPr>
                <w:sz w:val="22"/>
                <w:szCs w:val="22"/>
              </w:rPr>
            </w:pPr>
            <w:r>
              <w:rPr>
                <w:sz w:val="22"/>
                <w:szCs w:val="22"/>
              </w:rPr>
              <w:t>否</w:t>
            </w:r>
          </w:p>
        </w:tc>
        <w:tc>
          <w:tcPr>
            <w:tcW w:w="1560" w:type="dxa"/>
            <w:noWrap w:val="0"/>
            <w:vAlign w:val="center"/>
          </w:tcPr>
          <w:p w14:paraId="418EA3A3">
            <w:pPr>
              <w:rPr>
                <w:sz w:val="22"/>
                <w:szCs w:val="22"/>
              </w:rPr>
            </w:pPr>
          </w:p>
        </w:tc>
      </w:tr>
      <w:tr w14:paraId="69C235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3497A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5F1F83EF">
            <w:pPr>
              <w:rPr>
                <w:sz w:val="22"/>
                <w:szCs w:val="22"/>
              </w:rPr>
            </w:pPr>
            <w:r>
              <w:rPr>
                <w:sz w:val="22"/>
                <w:szCs w:val="22"/>
              </w:rPr>
              <w:t>xfsgl</w:t>
            </w:r>
          </w:p>
        </w:tc>
        <w:tc>
          <w:tcPr>
            <w:tcW w:w="1843" w:type="dxa"/>
            <w:noWrap w:val="0"/>
            <w:vAlign w:val="center"/>
          </w:tcPr>
          <w:p w14:paraId="32C1F7E5">
            <w:pPr>
              <w:pStyle w:val="36"/>
              <w:jc w:val="both"/>
            </w:pPr>
            <w:r>
              <w:t>消费税管理</w:t>
            </w:r>
          </w:p>
        </w:tc>
        <w:tc>
          <w:tcPr>
            <w:tcW w:w="1276" w:type="dxa"/>
            <w:noWrap w:val="0"/>
            <w:vAlign w:val="center"/>
          </w:tcPr>
          <w:p w14:paraId="6A9E93F7">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4088E0E">
            <w:pPr>
              <w:jc w:val="center"/>
              <w:rPr>
                <w:sz w:val="22"/>
                <w:szCs w:val="22"/>
              </w:rPr>
            </w:pPr>
            <w:r>
              <w:rPr>
                <w:sz w:val="22"/>
                <w:szCs w:val="22"/>
              </w:rPr>
              <w:t>150</w:t>
            </w:r>
          </w:p>
        </w:tc>
        <w:tc>
          <w:tcPr>
            <w:tcW w:w="708" w:type="dxa"/>
            <w:noWrap w:val="0"/>
            <w:vAlign w:val="center"/>
          </w:tcPr>
          <w:p w14:paraId="101A448C">
            <w:pPr>
              <w:jc w:val="center"/>
              <w:rPr>
                <w:sz w:val="22"/>
                <w:szCs w:val="22"/>
              </w:rPr>
            </w:pPr>
            <w:r>
              <w:rPr>
                <w:sz w:val="22"/>
                <w:szCs w:val="22"/>
              </w:rPr>
              <w:t>否</w:t>
            </w:r>
          </w:p>
        </w:tc>
        <w:tc>
          <w:tcPr>
            <w:tcW w:w="1560" w:type="dxa"/>
            <w:noWrap w:val="0"/>
            <w:vAlign w:val="center"/>
          </w:tcPr>
          <w:p w14:paraId="4EDF1DBA">
            <w:pPr>
              <w:rPr>
                <w:sz w:val="22"/>
                <w:szCs w:val="22"/>
              </w:rPr>
            </w:pPr>
          </w:p>
        </w:tc>
      </w:tr>
      <w:tr w14:paraId="7E98C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AFEB5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36E96A9D">
            <w:pPr>
              <w:rPr>
                <w:sz w:val="22"/>
                <w:szCs w:val="22"/>
              </w:rPr>
            </w:pPr>
            <w:r>
              <w:rPr>
                <w:sz w:val="22"/>
                <w:szCs w:val="22"/>
              </w:rPr>
              <w:t>xfszcyj</w:t>
            </w:r>
          </w:p>
        </w:tc>
        <w:tc>
          <w:tcPr>
            <w:tcW w:w="1843" w:type="dxa"/>
            <w:noWrap w:val="0"/>
            <w:vAlign w:val="center"/>
          </w:tcPr>
          <w:p w14:paraId="194A7BEE">
            <w:pPr>
              <w:pStyle w:val="36"/>
              <w:jc w:val="both"/>
            </w:pPr>
            <w:r>
              <w:t>消费税政策依据</w:t>
            </w:r>
          </w:p>
        </w:tc>
        <w:tc>
          <w:tcPr>
            <w:tcW w:w="1276" w:type="dxa"/>
            <w:noWrap w:val="0"/>
            <w:vAlign w:val="center"/>
          </w:tcPr>
          <w:p w14:paraId="5D412B88">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2ADB718">
            <w:pPr>
              <w:jc w:val="center"/>
              <w:rPr>
                <w:sz w:val="22"/>
                <w:szCs w:val="22"/>
              </w:rPr>
            </w:pPr>
            <w:r>
              <w:rPr>
                <w:sz w:val="22"/>
                <w:szCs w:val="22"/>
              </w:rPr>
              <w:t>300</w:t>
            </w:r>
          </w:p>
        </w:tc>
        <w:tc>
          <w:tcPr>
            <w:tcW w:w="708" w:type="dxa"/>
            <w:noWrap w:val="0"/>
            <w:vAlign w:val="center"/>
          </w:tcPr>
          <w:p w14:paraId="0B1FA7C7">
            <w:pPr>
              <w:jc w:val="center"/>
              <w:rPr>
                <w:sz w:val="22"/>
                <w:szCs w:val="22"/>
              </w:rPr>
            </w:pPr>
            <w:r>
              <w:rPr>
                <w:sz w:val="22"/>
                <w:szCs w:val="22"/>
              </w:rPr>
              <w:t>否</w:t>
            </w:r>
          </w:p>
        </w:tc>
        <w:tc>
          <w:tcPr>
            <w:tcW w:w="1560" w:type="dxa"/>
            <w:noWrap w:val="0"/>
            <w:vAlign w:val="center"/>
          </w:tcPr>
          <w:p w14:paraId="7D57ECFC">
            <w:pPr>
              <w:rPr>
                <w:sz w:val="22"/>
                <w:szCs w:val="22"/>
              </w:rPr>
            </w:pPr>
          </w:p>
        </w:tc>
      </w:tr>
      <w:tr w14:paraId="3D5735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ED81C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628A720F">
            <w:pPr>
              <w:rPr>
                <w:sz w:val="22"/>
                <w:szCs w:val="22"/>
              </w:rPr>
            </w:pPr>
            <w:r>
              <w:rPr>
                <w:sz w:val="22"/>
                <w:szCs w:val="22"/>
              </w:rPr>
              <w:t>xfstsnrdm</w:t>
            </w:r>
          </w:p>
        </w:tc>
        <w:tc>
          <w:tcPr>
            <w:tcW w:w="1843" w:type="dxa"/>
            <w:noWrap w:val="0"/>
            <w:vAlign w:val="center"/>
          </w:tcPr>
          <w:p w14:paraId="29A1395A">
            <w:pPr>
              <w:pStyle w:val="36"/>
              <w:jc w:val="both"/>
            </w:pPr>
            <w:r>
              <w:t>消费税特殊内容代码</w:t>
            </w:r>
          </w:p>
        </w:tc>
        <w:tc>
          <w:tcPr>
            <w:tcW w:w="1276" w:type="dxa"/>
            <w:noWrap w:val="0"/>
            <w:vAlign w:val="center"/>
          </w:tcPr>
          <w:p w14:paraId="583DED4D">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0A11483">
            <w:pPr>
              <w:jc w:val="center"/>
              <w:rPr>
                <w:sz w:val="22"/>
                <w:szCs w:val="22"/>
              </w:rPr>
            </w:pPr>
            <w:r>
              <w:rPr>
                <w:sz w:val="22"/>
                <w:szCs w:val="22"/>
              </w:rPr>
              <w:t>300</w:t>
            </w:r>
          </w:p>
        </w:tc>
        <w:tc>
          <w:tcPr>
            <w:tcW w:w="708" w:type="dxa"/>
            <w:noWrap w:val="0"/>
            <w:vAlign w:val="center"/>
          </w:tcPr>
          <w:p w14:paraId="32EDFE79">
            <w:pPr>
              <w:jc w:val="center"/>
              <w:rPr>
                <w:sz w:val="22"/>
                <w:szCs w:val="22"/>
              </w:rPr>
            </w:pPr>
            <w:r>
              <w:rPr>
                <w:sz w:val="22"/>
                <w:szCs w:val="22"/>
              </w:rPr>
              <w:t>否</w:t>
            </w:r>
          </w:p>
        </w:tc>
        <w:tc>
          <w:tcPr>
            <w:tcW w:w="1560" w:type="dxa"/>
            <w:noWrap w:val="0"/>
            <w:vAlign w:val="center"/>
          </w:tcPr>
          <w:p w14:paraId="197D2333">
            <w:pPr>
              <w:rPr>
                <w:sz w:val="22"/>
                <w:szCs w:val="22"/>
              </w:rPr>
            </w:pPr>
          </w:p>
        </w:tc>
      </w:tr>
      <w:tr w14:paraId="530B6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E2F1F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04FD8CE2">
            <w:pPr>
              <w:rPr>
                <w:sz w:val="22"/>
                <w:szCs w:val="22"/>
              </w:rPr>
            </w:pPr>
            <w:r>
              <w:rPr>
                <w:sz w:val="22"/>
                <w:szCs w:val="22"/>
              </w:rPr>
              <w:t>gjz</w:t>
            </w:r>
          </w:p>
        </w:tc>
        <w:tc>
          <w:tcPr>
            <w:tcW w:w="1843" w:type="dxa"/>
            <w:noWrap w:val="0"/>
            <w:vAlign w:val="center"/>
          </w:tcPr>
          <w:p w14:paraId="52AB005F">
            <w:pPr>
              <w:pStyle w:val="36"/>
              <w:jc w:val="both"/>
            </w:pPr>
            <w:r>
              <w:t>关键字</w:t>
            </w:r>
          </w:p>
        </w:tc>
        <w:tc>
          <w:tcPr>
            <w:tcW w:w="1276" w:type="dxa"/>
            <w:noWrap w:val="0"/>
            <w:vAlign w:val="center"/>
          </w:tcPr>
          <w:p w14:paraId="7101EEDC">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37D45C6">
            <w:pPr>
              <w:jc w:val="center"/>
              <w:rPr>
                <w:sz w:val="22"/>
                <w:szCs w:val="22"/>
              </w:rPr>
            </w:pPr>
          </w:p>
        </w:tc>
        <w:tc>
          <w:tcPr>
            <w:tcW w:w="708" w:type="dxa"/>
            <w:noWrap w:val="0"/>
            <w:vAlign w:val="center"/>
          </w:tcPr>
          <w:p w14:paraId="36B849DD">
            <w:pPr>
              <w:jc w:val="center"/>
              <w:rPr>
                <w:sz w:val="22"/>
                <w:szCs w:val="22"/>
              </w:rPr>
            </w:pPr>
            <w:r>
              <w:rPr>
                <w:sz w:val="22"/>
                <w:szCs w:val="22"/>
              </w:rPr>
              <w:t>否</w:t>
            </w:r>
          </w:p>
        </w:tc>
        <w:tc>
          <w:tcPr>
            <w:tcW w:w="1560" w:type="dxa"/>
            <w:noWrap w:val="0"/>
            <w:vAlign w:val="center"/>
          </w:tcPr>
          <w:p w14:paraId="313F24AC">
            <w:pPr>
              <w:rPr>
                <w:sz w:val="22"/>
                <w:szCs w:val="22"/>
              </w:rPr>
            </w:pPr>
          </w:p>
        </w:tc>
      </w:tr>
      <w:tr w14:paraId="2ED60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A51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1D209476">
            <w:pPr>
              <w:rPr>
                <w:sz w:val="22"/>
                <w:szCs w:val="22"/>
              </w:rPr>
            </w:pPr>
            <w:r>
              <w:rPr>
                <w:sz w:val="22"/>
                <w:szCs w:val="22"/>
              </w:rPr>
              <w:t>sfhzx</w:t>
            </w:r>
          </w:p>
        </w:tc>
        <w:tc>
          <w:tcPr>
            <w:tcW w:w="1843" w:type="dxa"/>
            <w:noWrap w:val="0"/>
            <w:vAlign w:val="center"/>
          </w:tcPr>
          <w:p w14:paraId="3559F0DA">
            <w:pPr>
              <w:pStyle w:val="36"/>
              <w:jc w:val="both"/>
            </w:pPr>
            <w:r>
              <w:t>是否汇总项</w:t>
            </w:r>
          </w:p>
        </w:tc>
        <w:tc>
          <w:tcPr>
            <w:tcW w:w="1276" w:type="dxa"/>
            <w:noWrap w:val="0"/>
            <w:vAlign w:val="center"/>
          </w:tcPr>
          <w:p w14:paraId="6553B24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2EDC9FF">
            <w:pPr>
              <w:jc w:val="center"/>
              <w:rPr>
                <w:sz w:val="22"/>
                <w:szCs w:val="22"/>
              </w:rPr>
            </w:pPr>
            <w:r>
              <w:rPr>
                <w:sz w:val="22"/>
                <w:szCs w:val="22"/>
              </w:rPr>
              <w:t>1</w:t>
            </w:r>
          </w:p>
        </w:tc>
        <w:tc>
          <w:tcPr>
            <w:tcW w:w="708" w:type="dxa"/>
            <w:noWrap w:val="0"/>
            <w:vAlign w:val="center"/>
          </w:tcPr>
          <w:p w14:paraId="564DF449">
            <w:pPr>
              <w:jc w:val="center"/>
              <w:rPr>
                <w:sz w:val="22"/>
                <w:szCs w:val="22"/>
              </w:rPr>
            </w:pPr>
            <w:r>
              <w:rPr>
                <w:sz w:val="22"/>
                <w:szCs w:val="22"/>
              </w:rPr>
              <w:t>是</w:t>
            </w:r>
          </w:p>
        </w:tc>
        <w:tc>
          <w:tcPr>
            <w:tcW w:w="1560" w:type="dxa"/>
            <w:noWrap w:val="0"/>
            <w:vAlign w:val="center"/>
          </w:tcPr>
          <w:p w14:paraId="71EDAC4F">
            <w:pPr>
              <w:rPr>
                <w:sz w:val="22"/>
                <w:szCs w:val="22"/>
              </w:rPr>
            </w:pPr>
            <w:r>
              <w:rPr>
                <w:sz w:val="22"/>
                <w:szCs w:val="22"/>
              </w:rPr>
              <w:t>Y：是</w:t>
            </w:r>
          </w:p>
          <w:p w14:paraId="7DC7AB48">
            <w:pPr>
              <w:rPr>
                <w:sz w:val="22"/>
                <w:szCs w:val="22"/>
              </w:rPr>
            </w:pPr>
            <w:r>
              <w:rPr>
                <w:sz w:val="22"/>
                <w:szCs w:val="22"/>
              </w:rPr>
              <w:t>N：否</w:t>
            </w:r>
          </w:p>
        </w:tc>
      </w:tr>
      <w:tr w14:paraId="11FB90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C7636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6067E401">
            <w:pPr>
              <w:rPr>
                <w:sz w:val="22"/>
                <w:szCs w:val="22"/>
              </w:rPr>
            </w:pPr>
            <w:r>
              <w:rPr>
                <w:sz w:val="22"/>
                <w:szCs w:val="22"/>
              </w:rPr>
              <w:t>dytjjbm</w:t>
            </w:r>
          </w:p>
        </w:tc>
        <w:tc>
          <w:tcPr>
            <w:tcW w:w="1843" w:type="dxa"/>
            <w:noWrap w:val="0"/>
            <w:vAlign w:val="center"/>
          </w:tcPr>
          <w:p w14:paraId="753752E0">
            <w:pPr>
              <w:pStyle w:val="36"/>
              <w:jc w:val="both"/>
            </w:pPr>
            <w:r>
              <w:t>对应统计局编码（2011年版）或国民行业代码</w:t>
            </w:r>
          </w:p>
        </w:tc>
        <w:tc>
          <w:tcPr>
            <w:tcW w:w="1276" w:type="dxa"/>
            <w:noWrap w:val="0"/>
            <w:vAlign w:val="center"/>
          </w:tcPr>
          <w:p w14:paraId="77FC0256">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3ECF9605">
            <w:pPr>
              <w:jc w:val="center"/>
              <w:rPr>
                <w:sz w:val="22"/>
                <w:szCs w:val="22"/>
              </w:rPr>
            </w:pPr>
          </w:p>
        </w:tc>
        <w:tc>
          <w:tcPr>
            <w:tcW w:w="708" w:type="dxa"/>
            <w:noWrap w:val="0"/>
            <w:vAlign w:val="center"/>
          </w:tcPr>
          <w:p w14:paraId="1A544172">
            <w:pPr>
              <w:jc w:val="center"/>
              <w:rPr>
                <w:sz w:val="22"/>
                <w:szCs w:val="22"/>
              </w:rPr>
            </w:pPr>
            <w:r>
              <w:rPr>
                <w:sz w:val="22"/>
                <w:szCs w:val="22"/>
              </w:rPr>
              <w:t>否</w:t>
            </w:r>
          </w:p>
        </w:tc>
        <w:tc>
          <w:tcPr>
            <w:tcW w:w="1560" w:type="dxa"/>
            <w:noWrap w:val="0"/>
            <w:vAlign w:val="center"/>
          </w:tcPr>
          <w:p w14:paraId="0F724E47">
            <w:pPr>
              <w:rPr>
                <w:sz w:val="22"/>
                <w:szCs w:val="22"/>
              </w:rPr>
            </w:pPr>
          </w:p>
        </w:tc>
      </w:tr>
      <w:tr w14:paraId="3C3D9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1F993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7FEAEDA6">
            <w:pPr>
              <w:rPr>
                <w:sz w:val="22"/>
                <w:szCs w:val="22"/>
              </w:rPr>
            </w:pPr>
            <w:r>
              <w:rPr>
                <w:sz w:val="22"/>
                <w:szCs w:val="22"/>
              </w:rPr>
              <w:t>hgjcksppm</w:t>
            </w:r>
          </w:p>
        </w:tc>
        <w:tc>
          <w:tcPr>
            <w:tcW w:w="1843" w:type="dxa"/>
            <w:noWrap w:val="0"/>
            <w:vAlign w:val="center"/>
          </w:tcPr>
          <w:p w14:paraId="362ED3E4">
            <w:pPr>
              <w:pStyle w:val="36"/>
              <w:jc w:val="both"/>
            </w:pPr>
            <w:r>
              <w:t>海关进出口商品品目</w:t>
            </w:r>
          </w:p>
        </w:tc>
        <w:tc>
          <w:tcPr>
            <w:tcW w:w="1276" w:type="dxa"/>
            <w:noWrap w:val="0"/>
            <w:vAlign w:val="center"/>
          </w:tcPr>
          <w:p w14:paraId="4897ABC1">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3DC22E5">
            <w:pPr>
              <w:jc w:val="center"/>
              <w:rPr>
                <w:sz w:val="22"/>
                <w:szCs w:val="22"/>
              </w:rPr>
            </w:pPr>
          </w:p>
        </w:tc>
        <w:tc>
          <w:tcPr>
            <w:tcW w:w="708" w:type="dxa"/>
            <w:noWrap w:val="0"/>
            <w:vAlign w:val="center"/>
          </w:tcPr>
          <w:p w14:paraId="70C968AA">
            <w:pPr>
              <w:jc w:val="center"/>
              <w:rPr>
                <w:sz w:val="22"/>
                <w:szCs w:val="22"/>
              </w:rPr>
            </w:pPr>
            <w:r>
              <w:rPr>
                <w:sz w:val="22"/>
                <w:szCs w:val="22"/>
              </w:rPr>
              <w:t>否</w:t>
            </w:r>
          </w:p>
        </w:tc>
        <w:tc>
          <w:tcPr>
            <w:tcW w:w="1560" w:type="dxa"/>
            <w:noWrap w:val="0"/>
            <w:vAlign w:val="center"/>
          </w:tcPr>
          <w:p w14:paraId="0C6570E3">
            <w:pPr>
              <w:rPr>
                <w:sz w:val="22"/>
                <w:szCs w:val="22"/>
              </w:rPr>
            </w:pPr>
          </w:p>
        </w:tc>
      </w:tr>
      <w:tr w14:paraId="508DE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93B4AE">
            <w:pPr>
              <w:keepNext w:val="0"/>
              <w:keepLines w:val="0"/>
              <w:widowControl/>
              <w:suppressLineNumbers w:val="0"/>
              <w:jc w:val="left"/>
              <w:textAlignment w:val="center"/>
              <w:rPr>
                <w:rFonts w:hint="default"/>
                <w:sz w:val="22"/>
                <w:szCs w:val="22"/>
                <w:lang w:val="en-US"/>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1D3D33DB">
            <w:pPr>
              <w:rPr>
                <w:sz w:val="22"/>
                <w:szCs w:val="22"/>
              </w:rPr>
            </w:pPr>
            <w:r>
              <w:rPr>
                <w:sz w:val="22"/>
                <w:szCs w:val="22"/>
              </w:rPr>
              <w:t>qyrq</w:t>
            </w:r>
          </w:p>
        </w:tc>
        <w:tc>
          <w:tcPr>
            <w:tcW w:w="1843" w:type="dxa"/>
            <w:noWrap w:val="0"/>
            <w:vAlign w:val="center"/>
          </w:tcPr>
          <w:p w14:paraId="2DB28388">
            <w:pPr>
              <w:pStyle w:val="36"/>
              <w:jc w:val="both"/>
            </w:pPr>
            <w:r>
              <w:t>启用日期</w:t>
            </w:r>
          </w:p>
        </w:tc>
        <w:tc>
          <w:tcPr>
            <w:tcW w:w="1276" w:type="dxa"/>
            <w:noWrap w:val="0"/>
            <w:vAlign w:val="center"/>
          </w:tcPr>
          <w:p w14:paraId="65773EBB">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12F45DC">
            <w:pPr>
              <w:jc w:val="center"/>
              <w:rPr>
                <w:sz w:val="22"/>
                <w:szCs w:val="22"/>
              </w:rPr>
            </w:pPr>
          </w:p>
        </w:tc>
        <w:tc>
          <w:tcPr>
            <w:tcW w:w="708" w:type="dxa"/>
            <w:noWrap w:val="0"/>
            <w:vAlign w:val="center"/>
          </w:tcPr>
          <w:p w14:paraId="2E0C237A">
            <w:pPr>
              <w:jc w:val="center"/>
              <w:rPr>
                <w:sz w:val="22"/>
                <w:szCs w:val="22"/>
              </w:rPr>
            </w:pPr>
            <w:r>
              <w:rPr>
                <w:sz w:val="22"/>
                <w:szCs w:val="22"/>
              </w:rPr>
              <w:t>是</w:t>
            </w:r>
          </w:p>
        </w:tc>
        <w:tc>
          <w:tcPr>
            <w:tcW w:w="1560" w:type="dxa"/>
            <w:noWrap w:val="0"/>
            <w:vAlign w:val="center"/>
          </w:tcPr>
          <w:p w14:paraId="2FA87C98">
            <w:pPr>
              <w:rPr>
                <w:sz w:val="22"/>
                <w:szCs w:val="22"/>
              </w:rPr>
            </w:pPr>
            <w:r>
              <w:rPr>
                <w:sz w:val="22"/>
                <w:szCs w:val="22"/>
              </w:rPr>
              <w:t>格式：</w:t>
            </w:r>
          </w:p>
          <w:p w14:paraId="41F88BA3">
            <w:pPr>
              <w:rPr>
                <w:sz w:val="22"/>
                <w:szCs w:val="22"/>
              </w:rPr>
            </w:pPr>
            <w:r>
              <w:rPr>
                <w:sz w:val="22"/>
                <w:szCs w:val="22"/>
              </w:rPr>
              <w:t>yyyy-MM-dd</w:t>
            </w:r>
          </w:p>
        </w:tc>
      </w:tr>
      <w:tr w14:paraId="2C627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57FE2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086797BF">
            <w:pPr>
              <w:rPr>
                <w:sz w:val="22"/>
                <w:szCs w:val="22"/>
              </w:rPr>
            </w:pPr>
            <w:r>
              <w:rPr>
                <w:sz w:val="22"/>
                <w:szCs w:val="22"/>
              </w:rPr>
              <w:t>tyrq</w:t>
            </w:r>
          </w:p>
        </w:tc>
        <w:tc>
          <w:tcPr>
            <w:tcW w:w="1843" w:type="dxa"/>
            <w:noWrap w:val="0"/>
            <w:vAlign w:val="center"/>
          </w:tcPr>
          <w:p w14:paraId="6DD6707B">
            <w:pPr>
              <w:pStyle w:val="36"/>
              <w:jc w:val="both"/>
            </w:pPr>
            <w:r>
              <w:t>停用日期</w:t>
            </w:r>
          </w:p>
        </w:tc>
        <w:tc>
          <w:tcPr>
            <w:tcW w:w="1276" w:type="dxa"/>
            <w:noWrap w:val="0"/>
            <w:vAlign w:val="center"/>
          </w:tcPr>
          <w:p w14:paraId="2FB12E76">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EA90866">
            <w:pPr>
              <w:jc w:val="center"/>
              <w:rPr>
                <w:sz w:val="22"/>
                <w:szCs w:val="22"/>
              </w:rPr>
            </w:pPr>
          </w:p>
        </w:tc>
        <w:tc>
          <w:tcPr>
            <w:tcW w:w="708" w:type="dxa"/>
            <w:noWrap w:val="0"/>
            <w:vAlign w:val="center"/>
          </w:tcPr>
          <w:p w14:paraId="64CC8412">
            <w:pPr>
              <w:jc w:val="center"/>
              <w:rPr>
                <w:sz w:val="22"/>
                <w:szCs w:val="22"/>
              </w:rPr>
            </w:pPr>
            <w:r>
              <w:rPr>
                <w:sz w:val="22"/>
                <w:szCs w:val="22"/>
              </w:rPr>
              <w:t>否</w:t>
            </w:r>
          </w:p>
        </w:tc>
        <w:tc>
          <w:tcPr>
            <w:tcW w:w="1560" w:type="dxa"/>
            <w:noWrap w:val="0"/>
            <w:vAlign w:val="center"/>
          </w:tcPr>
          <w:p w14:paraId="0F809A31">
            <w:pPr>
              <w:rPr>
                <w:sz w:val="22"/>
                <w:szCs w:val="22"/>
              </w:rPr>
            </w:pPr>
            <w:r>
              <w:rPr>
                <w:sz w:val="22"/>
                <w:szCs w:val="22"/>
              </w:rPr>
              <w:t>格式：</w:t>
            </w:r>
          </w:p>
          <w:p w14:paraId="6B8B3A0C">
            <w:pPr>
              <w:rPr>
                <w:sz w:val="22"/>
                <w:szCs w:val="22"/>
              </w:rPr>
            </w:pPr>
            <w:r>
              <w:rPr>
                <w:sz w:val="22"/>
                <w:szCs w:val="22"/>
              </w:rPr>
              <w:t>yyyy-MM-dd</w:t>
            </w:r>
          </w:p>
        </w:tc>
      </w:tr>
      <w:tr w14:paraId="37014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7EDE0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376B7AAB">
            <w:pPr>
              <w:rPr>
                <w:sz w:val="22"/>
                <w:szCs w:val="22"/>
              </w:rPr>
            </w:pPr>
            <w:r>
              <w:rPr>
                <w:sz w:val="22"/>
                <w:szCs w:val="22"/>
              </w:rPr>
              <w:t>hydm</w:t>
            </w:r>
          </w:p>
        </w:tc>
        <w:tc>
          <w:tcPr>
            <w:tcW w:w="1843" w:type="dxa"/>
            <w:noWrap w:val="0"/>
            <w:vAlign w:val="center"/>
          </w:tcPr>
          <w:p w14:paraId="25D6FE61">
            <w:pPr>
              <w:pStyle w:val="36"/>
              <w:jc w:val="both"/>
            </w:pPr>
            <w:r>
              <w:t>行业代码</w:t>
            </w:r>
          </w:p>
        </w:tc>
        <w:tc>
          <w:tcPr>
            <w:tcW w:w="1276" w:type="dxa"/>
            <w:noWrap w:val="0"/>
            <w:vAlign w:val="center"/>
          </w:tcPr>
          <w:p w14:paraId="2514CDA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F9A6FD2">
            <w:pPr>
              <w:jc w:val="center"/>
              <w:rPr>
                <w:sz w:val="22"/>
                <w:szCs w:val="22"/>
              </w:rPr>
            </w:pPr>
            <w:r>
              <w:rPr>
                <w:sz w:val="22"/>
                <w:szCs w:val="22"/>
              </w:rPr>
              <w:t>4</w:t>
            </w:r>
          </w:p>
        </w:tc>
        <w:tc>
          <w:tcPr>
            <w:tcW w:w="708" w:type="dxa"/>
            <w:noWrap w:val="0"/>
            <w:vAlign w:val="center"/>
          </w:tcPr>
          <w:p w14:paraId="2B3B6933">
            <w:pPr>
              <w:jc w:val="center"/>
              <w:rPr>
                <w:sz w:val="22"/>
                <w:szCs w:val="22"/>
              </w:rPr>
            </w:pPr>
            <w:r>
              <w:rPr>
                <w:sz w:val="22"/>
                <w:szCs w:val="22"/>
              </w:rPr>
              <w:t>否</w:t>
            </w:r>
          </w:p>
        </w:tc>
        <w:tc>
          <w:tcPr>
            <w:tcW w:w="1560" w:type="dxa"/>
            <w:noWrap w:val="0"/>
            <w:vAlign w:val="center"/>
          </w:tcPr>
          <w:p w14:paraId="30C734E2">
            <w:pPr>
              <w:rPr>
                <w:sz w:val="22"/>
                <w:szCs w:val="22"/>
              </w:rPr>
            </w:pPr>
            <w:r>
              <w:rPr>
                <w:kern w:val="0"/>
                <w:szCs w:val="21"/>
              </w:rPr>
              <w:t>主行业代码特定征收部门可空</w:t>
            </w:r>
          </w:p>
        </w:tc>
      </w:tr>
      <w:tr w14:paraId="4655AD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40C3D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535342EB">
            <w:pPr>
              <w:rPr>
                <w:sz w:val="22"/>
                <w:szCs w:val="22"/>
              </w:rPr>
            </w:pPr>
            <w:r>
              <w:rPr>
                <w:sz w:val="22"/>
                <w:szCs w:val="22"/>
              </w:rPr>
              <w:t>dydhy</w:t>
            </w:r>
          </w:p>
        </w:tc>
        <w:tc>
          <w:tcPr>
            <w:tcW w:w="1843" w:type="dxa"/>
            <w:noWrap w:val="0"/>
            <w:vAlign w:val="center"/>
          </w:tcPr>
          <w:p w14:paraId="40A8B08C">
            <w:pPr>
              <w:pStyle w:val="36"/>
              <w:jc w:val="both"/>
            </w:pPr>
            <w:r>
              <w:t>对应的行业</w:t>
            </w:r>
          </w:p>
        </w:tc>
        <w:tc>
          <w:tcPr>
            <w:tcW w:w="1276" w:type="dxa"/>
            <w:noWrap w:val="0"/>
            <w:vAlign w:val="center"/>
          </w:tcPr>
          <w:p w14:paraId="2A3096B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C4D593">
            <w:pPr>
              <w:jc w:val="center"/>
              <w:rPr>
                <w:sz w:val="22"/>
                <w:szCs w:val="22"/>
              </w:rPr>
            </w:pPr>
            <w:r>
              <w:rPr>
                <w:sz w:val="22"/>
                <w:szCs w:val="22"/>
              </w:rPr>
              <w:t>68</w:t>
            </w:r>
          </w:p>
        </w:tc>
        <w:tc>
          <w:tcPr>
            <w:tcW w:w="708" w:type="dxa"/>
            <w:noWrap w:val="0"/>
            <w:vAlign w:val="center"/>
          </w:tcPr>
          <w:p w14:paraId="6ADA4007">
            <w:pPr>
              <w:jc w:val="center"/>
              <w:rPr>
                <w:sz w:val="22"/>
                <w:szCs w:val="22"/>
              </w:rPr>
            </w:pPr>
            <w:r>
              <w:rPr>
                <w:sz w:val="22"/>
                <w:szCs w:val="22"/>
              </w:rPr>
              <w:t>否</w:t>
            </w:r>
          </w:p>
        </w:tc>
        <w:tc>
          <w:tcPr>
            <w:tcW w:w="1560" w:type="dxa"/>
            <w:noWrap w:val="0"/>
            <w:vAlign w:val="center"/>
          </w:tcPr>
          <w:p w14:paraId="049A227D">
            <w:pPr>
              <w:rPr>
                <w:sz w:val="22"/>
                <w:szCs w:val="22"/>
              </w:rPr>
            </w:pPr>
          </w:p>
        </w:tc>
      </w:tr>
      <w:tr w14:paraId="17D25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69229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3A5882A8">
            <w:pPr>
              <w:rPr>
                <w:sz w:val="22"/>
                <w:szCs w:val="22"/>
              </w:rPr>
            </w:pPr>
            <w:r>
              <w:rPr>
                <w:sz w:val="22"/>
                <w:szCs w:val="22"/>
              </w:rPr>
              <w:t>hydydzspm1</w:t>
            </w:r>
          </w:p>
        </w:tc>
        <w:tc>
          <w:tcPr>
            <w:tcW w:w="1843" w:type="dxa"/>
            <w:noWrap w:val="0"/>
            <w:vAlign w:val="center"/>
          </w:tcPr>
          <w:p w14:paraId="76A09DEC">
            <w:pPr>
              <w:pStyle w:val="36"/>
              <w:jc w:val="both"/>
            </w:pPr>
            <w:r>
              <w:t>行业对应的征收品目一</w:t>
            </w:r>
          </w:p>
        </w:tc>
        <w:tc>
          <w:tcPr>
            <w:tcW w:w="1276" w:type="dxa"/>
            <w:noWrap w:val="0"/>
            <w:vAlign w:val="center"/>
          </w:tcPr>
          <w:p w14:paraId="0CDACF1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AE75AC5">
            <w:pPr>
              <w:jc w:val="center"/>
              <w:rPr>
                <w:sz w:val="22"/>
                <w:szCs w:val="22"/>
              </w:rPr>
            </w:pPr>
            <w:r>
              <w:rPr>
                <w:sz w:val="22"/>
                <w:szCs w:val="22"/>
              </w:rPr>
              <w:t>9</w:t>
            </w:r>
          </w:p>
        </w:tc>
        <w:tc>
          <w:tcPr>
            <w:tcW w:w="708" w:type="dxa"/>
            <w:noWrap w:val="0"/>
            <w:vAlign w:val="center"/>
          </w:tcPr>
          <w:p w14:paraId="04BF87B6">
            <w:pPr>
              <w:jc w:val="center"/>
              <w:rPr>
                <w:sz w:val="22"/>
                <w:szCs w:val="22"/>
              </w:rPr>
            </w:pPr>
            <w:r>
              <w:rPr>
                <w:sz w:val="22"/>
                <w:szCs w:val="22"/>
              </w:rPr>
              <w:t>否</w:t>
            </w:r>
          </w:p>
        </w:tc>
        <w:tc>
          <w:tcPr>
            <w:tcW w:w="1560" w:type="dxa"/>
            <w:noWrap w:val="0"/>
            <w:vAlign w:val="center"/>
          </w:tcPr>
          <w:p w14:paraId="060A98D2">
            <w:pPr>
              <w:rPr>
                <w:sz w:val="22"/>
                <w:szCs w:val="22"/>
              </w:rPr>
            </w:pPr>
          </w:p>
        </w:tc>
      </w:tr>
      <w:tr w14:paraId="385750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8FC02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68A1320A">
            <w:pPr>
              <w:rPr>
                <w:sz w:val="22"/>
                <w:szCs w:val="22"/>
              </w:rPr>
            </w:pPr>
            <w:r>
              <w:rPr>
                <w:sz w:val="22"/>
                <w:szCs w:val="22"/>
              </w:rPr>
              <w:t>hydydzsmc1</w:t>
            </w:r>
          </w:p>
        </w:tc>
        <w:tc>
          <w:tcPr>
            <w:tcW w:w="1843" w:type="dxa"/>
            <w:noWrap w:val="0"/>
            <w:vAlign w:val="center"/>
          </w:tcPr>
          <w:p w14:paraId="207FB0E8">
            <w:pPr>
              <w:pStyle w:val="36"/>
              <w:jc w:val="both"/>
            </w:pPr>
            <w:r>
              <w:t>行业对应的征收名称一</w:t>
            </w:r>
          </w:p>
        </w:tc>
        <w:tc>
          <w:tcPr>
            <w:tcW w:w="1276" w:type="dxa"/>
            <w:noWrap w:val="0"/>
            <w:vAlign w:val="center"/>
          </w:tcPr>
          <w:p w14:paraId="20914D0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ABAC64">
            <w:pPr>
              <w:jc w:val="center"/>
              <w:rPr>
                <w:sz w:val="22"/>
                <w:szCs w:val="22"/>
              </w:rPr>
            </w:pPr>
            <w:r>
              <w:rPr>
                <w:sz w:val="22"/>
                <w:szCs w:val="22"/>
              </w:rPr>
              <w:t>210</w:t>
            </w:r>
          </w:p>
        </w:tc>
        <w:tc>
          <w:tcPr>
            <w:tcW w:w="708" w:type="dxa"/>
            <w:noWrap w:val="0"/>
            <w:vAlign w:val="center"/>
          </w:tcPr>
          <w:p w14:paraId="7E8C4D64">
            <w:pPr>
              <w:jc w:val="center"/>
              <w:rPr>
                <w:sz w:val="22"/>
                <w:szCs w:val="22"/>
              </w:rPr>
            </w:pPr>
            <w:r>
              <w:rPr>
                <w:sz w:val="22"/>
                <w:szCs w:val="22"/>
              </w:rPr>
              <w:t>否</w:t>
            </w:r>
          </w:p>
        </w:tc>
        <w:tc>
          <w:tcPr>
            <w:tcW w:w="1560" w:type="dxa"/>
            <w:noWrap w:val="0"/>
            <w:vAlign w:val="center"/>
          </w:tcPr>
          <w:p w14:paraId="506BBF43">
            <w:pPr>
              <w:rPr>
                <w:sz w:val="22"/>
                <w:szCs w:val="22"/>
              </w:rPr>
            </w:pPr>
          </w:p>
        </w:tc>
      </w:tr>
      <w:tr w14:paraId="5B85B8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266FA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79D0F1FA">
            <w:pPr>
              <w:rPr>
                <w:sz w:val="22"/>
                <w:szCs w:val="22"/>
              </w:rPr>
            </w:pPr>
            <w:r>
              <w:rPr>
                <w:sz w:val="22"/>
                <w:szCs w:val="22"/>
              </w:rPr>
              <w:t>hydydzspm2</w:t>
            </w:r>
          </w:p>
        </w:tc>
        <w:tc>
          <w:tcPr>
            <w:tcW w:w="1843" w:type="dxa"/>
            <w:noWrap w:val="0"/>
            <w:vAlign w:val="center"/>
          </w:tcPr>
          <w:p w14:paraId="66D0AC31">
            <w:pPr>
              <w:pStyle w:val="36"/>
              <w:jc w:val="both"/>
            </w:pPr>
            <w:r>
              <w:t>行业对应的征收品目二</w:t>
            </w:r>
          </w:p>
        </w:tc>
        <w:tc>
          <w:tcPr>
            <w:tcW w:w="1276" w:type="dxa"/>
            <w:noWrap w:val="0"/>
            <w:vAlign w:val="center"/>
          </w:tcPr>
          <w:p w14:paraId="2FF9FAE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ED4C8ED">
            <w:pPr>
              <w:jc w:val="center"/>
              <w:rPr>
                <w:sz w:val="22"/>
                <w:szCs w:val="22"/>
              </w:rPr>
            </w:pPr>
            <w:r>
              <w:rPr>
                <w:sz w:val="22"/>
                <w:szCs w:val="22"/>
              </w:rPr>
              <w:t>9</w:t>
            </w:r>
          </w:p>
        </w:tc>
        <w:tc>
          <w:tcPr>
            <w:tcW w:w="708" w:type="dxa"/>
            <w:noWrap w:val="0"/>
            <w:vAlign w:val="center"/>
          </w:tcPr>
          <w:p w14:paraId="34E78AA2">
            <w:pPr>
              <w:jc w:val="center"/>
              <w:rPr>
                <w:sz w:val="22"/>
                <w:szCs w:val="22"/>
              </w:rPr>
            </w:pPr>
            <w:r>
              <w:rPr>
                <w:sz w:val="22"/>
                <w:szCs w:val="22"/>
              </w:rPr>
              <w:t>否</w:t>
            </w:r>
          </w:p>
        </w:tc>
        <w:tc>
          <w:tcPr>
            <w:tcW w:w="1560" w:type="dxa"/>
            <w:noWrap w:val="0"/>
            <w:vAlign w:val="center"/>
          </w:tcPr>
          <w:p w14:paraId="6B646FA2">
            <w:pPr>
              <w:rPr>
                <w:sz w:val="22"/>
                <w:szCs w:val="22"/>
              </w:rPr>
            </w:pPr>
          </w:p>
        </w:tc>
      </w:tr>
      <w:tr w14:paraId="234BF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D73D0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2636677A">
            <w:pPr>
              <w:rPr>
                <w:sz w:val="22"/>
                <w:szCs w:val="22"/>
              </w:rPr>
            </w:pPr>
            <w:r>
              <w:rPr>
                <w:sz w:val="22"/>
                <w:szCs w:val="22"/>
              </w:rPr>
              <w:t>hydydzsmc2</w:t>
            </w:r>
          </w:p>
        </w:tc>
        <w:tc>
          <w:tcPr>
            <w:tcW w:w="1843" w:type="dxa"/>
            <w:noWrap w:val="0"/>
            <w:vAlign w:val="center"/>
          </w:tcPr>
          <w:p w14:paraId="0F5DC06B">
            <w:pPr>
              <w:pStyle w:val="36"/>
              <w:jc w:val="both"/>
            </w:pPr>
            <w:r>
              <w:t>行业对应的征收名称二</w:t>
            </w:r>
          </w:p>
        </w:tc>
        <w:tc>
          <w:tcPr>
            <w:tcW w:w="1276" w:type="dxa"/>
            <w:noWrap w:val="0"/>
            <w:vAlign w:val="center"/>
          </w:tcPr>
          <w:p w14:paraId="5D8FD5E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42DFA4">
            <w:pPr>
              <w:jc w:val="center"/>
              <w:rPr>
                <w:sz w:val="22"/>
                <w:szCs w:val="22"/>
              </w:rPr>
            </w:pPr>
            <w:r>
              <w:rPr>
                <w:sz w:val="22"/>
                <w:szCs w:val="22"/>
              </w:rPr>
              <w:t>210</w:t>
            </w:r>
          </w:p>
        </w:tc>
        <w:tc>
          <w:tcPr>
            <w:tcW w:w="708" w:type="dxa"/>
            <w:noWrap w:val="0"/>
            <w:vAlign w:val="center"/>
          </w:tcPr>
          <w:p w14:paraId="669E397C">
            <w:pPr>
              <w:jc w:val="center"/>
              <w:rPr>
                <w:sz w:val="22"/>
                <w:szCs w:val="22"/>
              </w:rPr>
            </w:pPr>
            <w:r>
              <w:rPr>
                <w:sz w:val="22"/>
                <w:szCs w:val="22"/>
              </w:rPr>
              <w:t>否</w:t>
            </w:r>
          </w:p>
        </w:tc>
        <w:tc>
          <w:tcPr>
            <w:tcW w:w="1560" w:type="dxa"/>
            <w:noWrap w:val="0"/>
            <w:vAlign w:val="center"/>
          </w:tcPr>
          <w:p w14:paraId="0724B893">
            <w:pPr>
              <w:rPr>
                <w:sz w:val="22"/>
                <w:szCs w:val="22"/>
              </w:rPr>
            </w:pPr>
          </w:p>
        </w:tc>
      </w:tr>
    </w:tbl>
    <w:p w14:paraId="21FFBC70">
      <w:pPr>
        <w:pStyle w:val="6"/>
        <w:rPr>
          <w:rFonts w:ascii="Times New Roman" w:hAnsi="Times New Roman"/>
        </w:rPr>
      </w:pPr>
      <w:bookmarkStart w:id="357" w:name="_Toc27327"/>
      <w:bookmarkStart w:id="358" w:name="_Toc8371"/>
      <w:r>
        <w:rPr>
          <w:rFonts w:ascii="Times New Roman" w:hAnsi="Times New Roman"/>
        </w:rPr>
        <w:t>8.6返回报文示例</w:t>
      </w:r>
      <w:bookmarkEnd w:id="357"/>
      <w:bookmarkEnd w:id="358"/>
    </w:p>
    <w:p w14:paraId="644274A9">
      <w:pPr>
        <w:pStyle w:val="5"/>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CD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2D0C71E">
            <w:pPr>
              <w:pStyle w:val="5"/>
              <w:bidi w:val="0"/>
            </w:pPr>
            <w:r>
              <w:t>{</w:t>
            </w:r>
          </w:p>
          <w:p w14:paraId="3487FF54">
            <w:pPr>
              <w:pStyle w:val="5"/>
              <w:bidi w:val="0"/>
            </w:pPr>
            <w:r>
              <w:tab/>
            </w:r>
            <w:r>
              <w:t>"Response":{</w:t>
            </w:r>
          </w:p>
          <w:p w14:paraId="685DCEE9">
            <w:pPr>
              <w:pStyle w:val="5"/>
              <w:bidi w:val="0"/>
            </w:pPr>
            <w:r>
              <w:tab/>
            </w:r>
            <w:r>
              <w:tab/>
            </w:r>
            <w:r>
              <w:t>"RequestId": "16位随机数字和字母组合",</w:t>
            </w:r>
          </w:p>
          <w:p w14:paraId="0ADCB0BA">
            <w:pPr>
              <w:pStyle w:val="5"/>
              <w:bidi w:val="0"/>
            </w:pPr>
            <w:r>
              <w:tab/>
            </w:r>
            <w:r>
              <w:tab/>
            </w:r>
            <w:r>
              <w:t>"Data":{</w:t>
            </w:r>
          </w:p>
          <w:p w14:paraId="11D70BDB">
            <w:pPr>
              <w:pStyle w:val="5"/>
              <w:bidi w:val="0"/>
            </w:pPr>
            <w:r>
              <w:tab/>
            </w:r>
            <w:r>
              <w:tab/>
            </w:r>
            <w:r>
              <w:t>"returncode": "00",</w:t>
            </w:r>
          </w:p>
          <w:p w14:paraId="008275F6">
            <w:pPr>
              <w:pStyle w:val="5"/>
              <w:bidi w:val="0"/>
            </w:pPr>
            <w:r>
              <w:tab/>
            </w:r>
            <w:r>
              <w:tab/>
            </w:r>
            <w:r>
              <w:t>"returnmsg": "成功",</w:t>
            </w:r>
          </w:p>
          <w:p w14:paraId="30462E27">
            <w:pPr>
              <w:pStyle w:val="5"/>
              <w:bidi w:val="0"/>
            </w:pPr>
            <w:r>
              <w:tab/>
            </w:r>
            <w:r>
              <w:tab/>
            </w:r>
            <w:r>
              <w:tab/>
            </w:r>
            <w:r>
              <w:t>"sjc": "时间戳",</w:t>
            </w:r>
          </w:p>
          <w:p w14:paraId="277E6D91">
            <w:pPr>
              <w:pStyle w:val="5"/>
              <w:bidi w:val="0"/>
            </w:pPr>
            <w:r>
              <w:tab/>
            </w:r>
            <w:r>
              <w:tab/>
            </w:r>
            <w:r>
              <w:tab/>
            </w:r>
            <w:r>
              <w:t>"count": "总数量",</w:t>
            </w:r>
          </w:p>
          <w:p w14:paraId="403316D9">
            <w:pPr>
              <w:pStyle w:val="5"/>
              <w:bidi w:val="0"/>
              <w:rPr>
                <w:highlight w:val="none"/>
              </w:rPr>
            </w:pPr>
            <w:r>
              <w:tab/>
            </w:r>
            <w:r>
              <w:tab/>
            </w:r>
            <w:r>
              <w:tab/>
            </w:r>
            <w:r>
              <w:rPr>
                <w:highlight w:val="none"/>
              </w:rPr>
              <w:t>"ssbmList": [</w:t>
            </w:r>
          </w:p>
          <w:p w14:paraId="2126A875">
            <w:pPr>
              <w:pStyle w:val="5"/>
              <w:bidi w:val="0"/>
            </w:pPr>
            <w:r>
              <w:tab/>
            </w:r>
            <w:r>
              <w:tab/>
            </w:r>
            <w:r>
              <w:tab/>
            </w:r>
            <w:r>
              <w:tab/>
            </w:r>
            <w:r>
              <w:t>{</w:t>
            </w:r>
          </w:p>
          <w:p w14:paraId="746FAAB7">
            <w:pPr>
              <w:pStyle w:val="5"/>
              <w:bidi w:val="0"/>
            </w:pPr>
            <w:r>
              <w:tab/>
            </w:r>
            <w:r>
              <w:tab/>
            </w:r>
            <w:r>
              <w:tab/>
            </w:r>
            <w:r>
              <w:tab/>
            </w:r>
            <w:r>
              <w:t xml:space="preserve">   "fjbm": "父级编码",</w:t>
            </w:r>
          </w:p>
          <w:p w14:paraId="14BA1CBE">
            <w:pPr>
              <w:pStyle w:val="5"/>
              <w:bidi w:val="0"/>
            </w:pPr>
            <w:r>
              <w:tab/>
            </w:r>
            <w:r>
              <w:tab/>
            </w:r>
            <w:r>
              <w:tab/>
            </w:r>
            <w:r>
              <w:tab/>
            </w:r>
            <w:r>
              <w:t xml:space="preserve">   "sphfwssflhbbm": "商品和服务税收分类合并编码",</w:t>
            </w:r>
          </w:p>
          <w:p w14:paraId="3B863A83">
            <w:pPr>
              <w:pStyle w:val="5"/>
              <w:bidi w:val="0"/>
            </w:pPr>
            <w:r>
              <w:tab/>
            </w:r>
            <w:r>
              <w:tab/>
            </w:r>
            <w:r>
              <w:tab/>
            </w:r>
            <w:r>
              <w:tab/>
            </w:r>
            <w:r>
              <w:tab/>
            </w:r>
            <w:r>
              <w:t>"tdyslxdm": "特定要素标签归类",</w:t>
            </w:r>
          </w:p>
          <w:p w14:paraId="7E369A6E">
            <w:pPr>
              <w:pStyle w:val="5"/>
              <w:bidi w:val="0"/>
            </w:pPr>
            <w:r>
              <w:tab/>
            </w:r>
            <w:r>
              <w:tab/>
            </w:r>
            <w:r>
              <w:tab/>
            </w:r>
            <w:r>
              <w:tab/>
            </w:r>
            <w:r>
              <w:tab/>
            </w:r>
            <w:r>
              <w:t>"cezs": "差额征税",</w:t>
            </w:r>
          </w:p>
          <w:p w14:paraId="1521CBD8">
            <w:pPr>
              <w:pStyle w:val="5"/>
              <w:bidi w:val="0"/>
            </w:pPr>
            <w:r>
              <w:tab/>
            </w:r>
            <w:r>
              <w:tab/>
            </w:r>
            <w:r>
              <w:tab/>
            </w:r>
            <w:r>
              <w:tab/>
            </w:r>
            <w:r>
              <w:tab/>
            </w:r>
            <w:r>
              <w:t>"bzs": "不征税",</w:t>
            </w:r>
          </w:p>
          <w:p w14:paraId="669B8308">
            <w:pPr>
              <w:pStyle w:val="5"/>
              <w:bidi w:val="0"/>
            </w:pPr>
            <w:r>
              <w:tab/>
            </w:r>
            <w:r>
              <w:tab/>
            </w:r>
            <w:r>
              <w:tab/>
            </w:r>
            <w:r>
              <w:tab/>
            </w:r>
            <w:r>
              <w:tab/>
            </w:r>
            <w:r>
              <w:t>"jzjtdm": "即征即退代码集合",</w:t>
            </w:r>
          </w:p>
          <w:p w14:paraId="159A0A90">
            <w:pPr>
              <w:pStyle w:val="5"/>
              <w:bidi w:val="0"/>
            </w:pPr>
            <w:r>
              <w:tab/>
            </w:r>
            <w:r>
              <w:tab/>
            </w:r>
            <w:r>
              <w:tab/>
            </w:r>
            <w:r>
              <w:tab/>
            </w:r>
            <w:r>
              <w:tab/>
            </w:r>
            <w:r>
              <w:t>"sphfwmc": "商品和服务名称",</w:t>
            </w:r>
          </w:p>
          <w:p w14:paraId="0429CDFA">
            <w:pPr>
              <w:pStyle w:val="5"/>
              <w:bidi w:val="0"/>
            </w:pPr>
            <w:r>
              <w:tab/>
            </w:r>
            <w:r>
              <w:tab/>
            </w:r>
            <w:r>
              <w:tab/>
            </w:r>
            <w:r>
              <w:tab/>
            </w:r>
            <w:r>
              <w:tab/>
            </w:r>
            <w:r>
              <w:t>"sphfwfljc": "商品和服务分类简称",</w:t>
            </w:r>
          </w:p>
          <w:p w14:paraId="06408533">
            <w:pPr>
              <w:pStyle w:val="5"/>
              <w:bidi w:val="0"/>
            </w:pPr>
            <w:r>
              <w:tab/>
            </w:r>
            <w:r>
              <w:tab/>
            </w:r>
            <w:r>
              <w:tab/>
            </w:r>
            <w:r>
              <w:tab/>
            </w:r>
            <w:r>
              <w:tab/>
            </w:r>
            <w:r>
              <w:t>"sm": "说明",</w:t>
            </w:r>
          </w:p>
          <w:p w14:paraId="3992432B">
            <w:pPr>
              <w:pStyle w:val="5"/>
              <w:bidi w:val="0"/>
            </w:pPr>
            <w:r>
              <w:tab/>
            </w:r>
            <w:r>
              <w:tab/>
            </w:r>
            <w:r>
              <w:tab/>
            </w:r>
            <w:r>
              <w:tab/>
            </w:r>
            <w:r>
              <w:tab/>
            </w:r>
            <w:r>
              <w:t>"zzssl": "增值税税率",</w:t>
            </w:r>
          </w:p>
          <w:p w14:paraId="2260340A">
            <w:pPr>
              <w:pStyle w:val="5"/>
              <w:bidi w:val="0"/>
            </w:pPr>
            <w:r>
              <w:tab/>
            </w:r>
            <w:r>
              <w:tab/>
            </w:r>
            <w:r>
              <w:tab/>
            </w:r>
            <w:r>
              <w:tab/>
            </w:r>
            <w:r>
              <w:tab/>
            </w:r>
            <w:r>
              <w:t>"zsl": "征收率",</w:t>
            </w:r>
          </w:p>
          <w:p w14:paraId="51579A01">
            <w:pPr>
              <w:pStyle w:val="5"/>
              <w:bidi w:val="0"/>
            </w:pPr>
            <w:r>
              <w:tab/>
            </w:r>
            <w:r>
              <w:tab/>
            </w:r>
            <w:r>
              <w:tab/>
            </w:r>
            <w:r>
              <w:tab/>
            </w:r>
            <w:r>
              <w:tab/>
            </w:r>
            <w:r>
              <w:t>"zzstsgl": "增值税特殊管理",</w:t>
            </w:r>
          </w:p>
          <w:p w14:paraId="3174BDE9">
            <w:pPr>
              <w:pStyle w:val="5"/>
              <w:bidi w:val="0"/>
            </w:pPr>
            <w:r>
              <w:tab/>
            </w:r>
            <w:r>
              <w:tab/>
            </w:r>
            <w:r>
              <w:tab/>
            </w:r>
            <w:r>
              <w:tab/>
            </w:r>
            <w:r>
              <w:tab/>
            </w:r>
            <w:r>
              <w:t>"zzszcyj": "增值税政策依据",</w:t>
            </w:r>
          </w:p>
          <w:p w14:paraId="41A88ADB">
            <w:pPr>
              <w:pStyle w:val="5"/>
              <w:bidi w:val="0"/>
            </w:pPr>
            <w:r>
              <w:tab/>
            </w:r>
            <w:r>
              <w:tab/>
            </w:r>
            <w:r>
              <w:tab/>
            </w:r>
            <w:r>
              <w:tab/>
            </w:r>
            <w:r>
              <w:tab/>
            </w:r>
            <w:r>
              <w:t>"zzstsnrdm": "增值税特殊内容代码（增值税减免税政策代码表）",</w:t>
            </w:r>
          </w:p>
          <w:p w14:paraId="54998ED3">
            <w:pPr>
              <w:pStyle w:val="5"/>
              <w:bidi w:val="0"/>
            </w:pPr>
            <w:r>
              <w:tab/>
            </w:r>
            <w:r>
              <w:tab/>
            </w:r>
            <w:r>
              <w:tab/>
            </w:r>
            <w:r>
              <w:tab/>
            </w:r>
            <w:r>
              <w:tab/>
            </w:r>
            <w:r>
              <w:t>"xfsgl": "消费税管理",</w:t>
            </w:r>
          </w:p>
          <w:p w14:paraId="67132D67">
            <w:pPr>
              <w:pStyle w:val="5"/>
              <w:bidi w:val="0"/>
            </w:pPr>
            <w:r>
              <w:tab/>
            </w:r>
            <w:r>
              <w:tab/>
            </w:r>
            <w:r>
              <w:tab/>
            </w:r>
            <w:r>
              <w:tab/>
            </w:r>
            <w:r>
              <w:tab/>
            </w:r>
            <w:r>
              <w:t>"xfszcyj": "消费税政策依据",</w:t>
            </w:r>
          </w:p>
          <w:p w14:paraId="07539895">
            <w:pPr>
              <w:pStyle w:val="5"/>
              <w:bidi w:val="0"/>
            </w:pPr>
            <w:r>
              <w:tab/>
            </w:r>
            <w:r>
              <w:tab/>
            </w:r>
            <w:r>
              <w:tab/>
            </w:r>
            <w:r>
              <w:tab/>
            </w:r>
            <w:r>
              <w:tab/>
            </w:r>
            <w:r>
              <w:t>"xfstsnrdm": "消费税特殊内容代码",</w:t>
            </w:r>
          </w:p>
          <w:p w14:paraId="6C68C3B2">
            <w:pPr>
              <w:pStyle w:val="5"/>
              <w:bidi w:val="0"/>
            </w:pPr>
            <w:r>
              <w:tab/>
            </w:r>
            <w:r>
              <w:tab/>
            </w:r>
            <w:r>
              <w:tab/>
            </w:r>
            <w:r>
              <w:tab/>
            </w:r>
            <w:r>
              <w:tab/>
            </w:r>
            <w:r>
              <w:t>"gjz": "关键字",</w:t>
            </w:r>
          </w:p>
          <w:p w14:paraId="76EB64AC">
            <w:pPr>
              <w:pStyle w:val="5"/>
              <w:bidi w:val="0"/>
            </w:pPr>
            <w:r>
              <w:tab/>
            </w:r>
            <w:r>
              <w:tab/>
            </w:r>
            <w:r>
              <w:tab/>
            </w:r>
            <w:r>
              <w:tab/>
            </w:r>
            <w:r>
              <w:tab/>
            </w:r>
            <w:r>
              <w:t>"sfhzx": "是否汇总项",</w:t>
            </w:r>
          </w:p>
          <w:p w14:paraId="283F4BAA">
            <w:pPr>
              <w:pStyle w:val="5"/>
              <w:bidi w:val="0"/>
            </w:pPr>
            <w:r>
              <w:tab/>
            </w:r>
            <w:r>
              <w:tab/>
            </w:r>
            <w:r>
              <w:tab/>
            </w:r>
            <w:r>
              <w:tab/>
            </w:r>
            <w:r>
              <w:tab/>
            </w:r>
            <w:r>
              <w:t>"dytjjbm": "对应统计局编码（2011年版）或国民行业代码",</w:t>
            </w:r>
          </w:p>
          <w:p w14:paraId="14332F21">
            <w:pPr>
              <w:pStyle w:val="5"/>
              <w:bidi w:val="0"/>
            </w:pPr>
            <w:r>
              <w:tab/>
            </w:r>
            <w:r>
              <w:tab/>
            </w:r>
            <w:r>
              <w:tab/>
            </w:r>
            <w:r>
              <w:tab/>
            </w:r>
            <w:r>
              <w:tab/>
            </w:r>
            <w:r>
              <w:t>"hgjcksppm": "海关进出口商品品目",</w:t>
            </w:r>
          </w:p>
          <w:p w14:paraId="47833E38">
            <w:pPr>
              <w:pStyle w:val="5"/>
              <w:bidi w:val="0"/>
            </w:pPr>
            <w:r>
              <w:tab/>
            </w:r>
            <w:r>
              <w:tab/>
            </w:r>
            <w:r>
              <w:tab/>
            </w:r>
            <w:r>
              <w:tab/>
            </w:r>
            <w:r>
              <w:tab/>
            </w:r>
            <w:r>
              <w:t>"qyrq": "启用日期",</w:t>
            </w:r>
          </w:p>
          <w:p w14:paraId="7BA4C691">
            <w:pPr>
              <w:pStyle w:val="5"/>
              <w:bidi w:val="0"/>
            </w:pPr>
            <w:r>
              <w:tab/>
            </w:r>
            <w:r>
              <w:tab/>
            </w:r>
            <w:r>
              <w:tab/>
            </w:r>
            <w:r>
              <w:tab/>
            </w:r>
            <w:r>
              <w:tab/>
            </w:r>
            <w:r>
              <w:t>"tyrq": "停用日期",</w:t>
            </w:r>
            <w:r>
              <w:tab/>
            </w:r>
            <w:r>
              <w:tab/>
            </w:r>
            <w:r>
              <w:tab/>
            </w:r>
          </w:p>
          <w:p w14:paraId="76CD60C3">
            <w:pPr>
              <w:pStyle w:val="5"/>
              <w:bidi w:val="0"/>
              <w:rPr>
                <w:highlight w:val="none"/>
              </w:rPr>
            </w:pPr>
            <w:r>
              <w:tab/>
            </w:r>
            <w:r>
              <w:tab/>
            </w:r>
            <w:r>
              <w:tab/>
            </w:r>
            <w:r>
              <w:tab/>
            </w:r>
            <w:r>
              <w:rPr>
                <w:highlight w:val="none"/>
              </w:rPr>
              <w:tab/>
            </w:r>
            <w:r>
              <w:rPr>
                <w:highlight w:val="none"/>
              </w:rPr>
              <w:t>"zspmList": [</w:t>
            </w:r>
          </w:p>
          <w:p w14:paraId="288E52D5">
            <w:pPr>
              <w:pStyle w:val="5"/>
              <w:bidi w:val="0"/>
            </w:pPr>
            <w:r>
              <w:tab/>
            </w:r>
            <w:r>
              <w:tab/>
            </w:r>
            <w:r>
              <w:tab/>
            </w:r>
            <w:r>
              <w:tab/>
            </w:r>
            <w:r>
              <w:tab/>
            </w:r>
            <w:r>
              <w:tab/>
            </w:r>
            <w:r>
              <w:t>{</w:t>
            </w:r>
          </w:p>
          <w:p w14:paraId="6E7CD62D">
            <w:pPr>
              <w:pStyle w:val="5"/>
              <w:bidi w:val="0"/>
            </w:pPr>
            <w:r>
              <w:tab/>
            </w:r>
            <w:r>
              <w:t xml:space="preserve">                     "hydm": "行业代码",</w:t>
            </w:r>
          </w:p>
          <w:p w14:paraId="1541B3EE">
            <w:pPr>
              <w:pStyle w:val="5"/>
              <w:bidi w:val="0"/>
            </w:pPr>
            <w:r>
              <w:tab/>
            </w:r>
            <w:r>
              <w:tab/>
            </w:r>
            <w:r>
              <w:tab/>
            </w:r>
            <w:r>
              <w:tab/>
            </w:r>
            <w:r>
              <w:tab/>
            </w:r>
            <w:r>
              <w:tab/>
            </w:r>
            <w:r>
              <w:tab/>
            </w:r>
            <w:r>
              <w:t>"dydhy": "对应的行业",</w:t>
            </w:r>
          </w:p>
          <w:p w14:paraId="4FBC4DE7">
            <w:pPr>
              <w:pStyle w:val="5"/>
              <w:bidi w:val="0"/>
            </w:pPr>
            <w:r>
              <w:tab/>
            </w:r>
            <w:r>
              <w:tab/>
            </w:r>
            <w:r>
              <w:tab/>
            </w:r>
            <w:r>
              <w:tab/>
            </w:r>
            <w:r>
              <w:tab/>
            </w:r>
            <w:r>
              <w:tab/>
            </w:r>
            <w:r>
              <w:tab/>
            </w:r>
            <w:r>
              <w:t>"hydydzspm1": "行业对应的征收品目一",</w:t>
            </w:r>
          </w:p>
          <w:p w14:paraId="55998E38">
            <w:pPr>
              <w:pStyle w:val="5"/>
              <w:bidi w:val="0"/>
            </w:pPr>
            <w:r>
              <w:tab/>
            </w:r>
            <w:r>
              <w:tab/>
            </w:r>
            <w:r>
              <w:tab/>
            </w:r>
            <w:r>
              <w:tab/>
            </w:r>
            <w:r>
              <w:tab/>
            </w:r>
            <w:r>
              <w:tab/>
            </w:r>
            <w:r>
              <w:tab/>
            </w:r>
            <w:r>
              <w:t>"hydydzsmc1": "行业对应的征收名称一",</w:t>
            </w:r>
          </w:p>
          <w:p w14:paraId="500E2552">
            <w:pPr>
              <w:pStyle w:val="5"/>
              <w:bidi w:val="0"/>
            </w:pPr>
            <w:r>
              <w:tab/>
            </w:r>
            <w:r>
              <w:tab/>
            </w:r>
            <w:r>
              <w:tab/>
            </w:r>
            <w:r>
              <w:tab/>
            </w:r>
            <w:r>
              <w:tab/>
            </w:r>
            <w:r>
              <w:tab/>
            </w:r>
            <w:r>
              <w:tab/>
            </w:r>
            <w:r>
              <w:t>"hydydzspm2": "行业对应的征收品目二",</w:t>
            </w:r>
          </w:p>
          <w:p w14:paraId="10E548CF">
            <w:pPr>
              <w:pStyle w:val="5"/>
              <w:bidi w:val="0"/>
            </w:pPr>
            <w:r>
              <w:tab/>
            </w:r>
            <w:r>
              <w:tab/>
            </w:r>
            <w:r>
              <w:tab/>
            </w:r>
            <w:r>
              <w:tab/>
            </w:r>
            <w:r>
              <w:tab/>
            </w:r>
            <w:r>
              <w:tab/>
            </w:r>
            <w:r>
              <w:tab/>
            </w:r>
            <w:r>
              <w:t>"hydydzsmc2": "行业对应的征收名称二"</w:t>
            </w:r>
          </w:p>
          <w:p w14:paraId="2CE7C1E7">
            <w:pPr>
              <w:pStyle w:val="5"/>
              <w:bidi w:val="0"/>
            </w:pPr>
            <w:r>
              <w:tab/>
            </w:r>
            <w:r>
              <w:tab/>
            </w:r>
            <w:r>
              <w:tab/>
            </w:r>
            <w:r>
              <w:tab/>
            </w:r>
            <w:r>
              <w:tab/>
            </w:r>
            <w:r>
              <w:tab/>
            </w:r>
            <w:r>
              <w:t>}</w:t>
            </w:r>
          </w:p>
          <w:p w14:paraId="69337068">
            <w:pPr>
              <w:pStyle w:val="5"/>
              <w:bidi w:val="0"/>
            </w:pPr>
            <w:r>
              <w:tab/>
            </w:r>
            <w:r>
              <w:tab/>
            </w:r>
            <w:r>
              <w:tab/>
            </w:r>
            <w:r>
              <w:tab/>
            </w:r>
            <w:r>
              <w:tab/>
            </w:r>
            <w:r>
              <w:t>]</w:t>
            </w:r>
          </w:p>
          <w:p w14:paraId="31628763">
            <w:pPr>
              <w:pStyle w:val="5"/>
              <w:bidi w:val="0"/>
            </w:pPr>
            <w:r>
              <w:tab/>
            </w:r>
            <w:r>
              <w:tab/>
            </w:r>
            <w:r>
              <w:tab/>
            </w:r>
            <w:r>
              <w:tab/>
            </w:r>
            <w:r>
              <w:t>}</w:t>
            </w:r>
          </w:p>
          <w:p w14:paraId="503F65C3">
            <w:pPr>
              <w:pStyle w:val="5"/>
              <w:bidi w:val="0"/>
            </w:pPr>
            <w:r>
              <w:tab/>
            </w:r>
            <w:r>
              <w:tab/>
            </w:r>
            <w:r>
              <w:tab/>
            </w:r>
            <w:r>
              <w:t>]</w:t>
            </w:r>
          </w:p>
          <w:p w14:paraId="488CEB6C">
            <w:pPr>
              <w:pStyle w:val="5"/>
              <w:bidi w:val="0"/>
            </w:pPr>
            <w:r>
              <w:tab/>
            </w:r>
            <w:r>
              <w:tab/>
            </w:r>
            <w:r>
              <w:t>}</w:t>
            </w:r>
          </w:p>
          <w:p w14:paraId="769FAF0F">
            <w:pPr>
              <w:pStyle w:val="5"/>
              <w:bidi w:val="0"/>
            </w:pPr>
            <w:r>
              <w:tab/>
            </w:r>
            <w:r>
              <w:t>}</w:t>
            </w:r>
          </w:p>
          <w:p w14:paraId="3C8E8C14">
            <w:pPr>
              <w:pStyle w:val="5"/>
              <w:bidi w:val="0"/>
            </w:pPr>
            <w:r>
              <w:t>}</w:t>
            </w:r>
          </w:p>
        </w:tc>
      </w:tr>
    </w:tbl>
    <w:p w14:paraId="2A4BF352">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B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4F48A5">
            <w:pPr>
              <w:pStyle w:val="5"/>
              <w:bidi w:val="0"/>
            </w:pPr>
            <w:r>
              <w:t>{</w:t>
            </w:r>
          </w:p>
          <w:p w14:paraId="2C2CC7FA">
            <w:pPr>
              <w:pStyle w:val="5"/>
              <w:bidi w:val="0"/>
            </w:pPr>
            <w:r>
              <w:tab/>
            </w:r>
            <w:r>
              <w:t>"Response":{</w:t>
            </w:r>
          </w:p>
          <w:p w14:paraId="6346D88C">
            <w:pPr>
              <w:pStyle w:val="5"/>
              <w:bidi w:val="0"/>
            </w:pPr>
            <w:r>
              <w:tab/>
            </w:r>
            <w:r>
              <w:tab/>
            </w:r>
            <w:r>
              <w:t>"RequestId": "16位随机数字和字母组合",</w:t>
            </w:r>
          </w:p>
          <w:p w14:paraId="53441680">
            <w:pPr>
              <w:pStyle w:val="5"/>
              <w:bidi w:val="0"/>
            </w:pPr>
            <w:r>
              <w:tab/>
            </w:r>
            <w:r>
              <w:tab/>
            </w:r>
            <w:r>
              <w:t>"Error":{</w:t>
            </w:r>
          </w:p>
          <w:p w14:paraId="76BFD09B">
            <w:pPr>
              <w:pStyle w:val="5"/>
              <w:bidi w:val="0"/>
            </w:pPr>
            <w:r>
              <w:tab/>
            </w:r>
            <w:r>
              <w:tab/>
            </w:r>
            <w:r>
              <w:tab/>
            </w:r>
            <w:r>
              <w:t>"Code": "01”,</w:t>
            </w:r>
          </w:p>
          <w:p w14:paraId="35684D68">
            <w:pPr>
              <w:pStyle w:val="5"/>
              <w:bidi w:val="0"/>
            </w:pPr>
            <w:r>
              <w:tab/>
            </w:r>
            <w:r>
              <w:tab/>
            </w:r>
            <w:r>
              <w:tab/>
            </w:r>
            <w:r>
              <w:t>"Message": "错误说明"</w:t>
            </w:r>
          </w:p>
          <w:p w14:paraId="7A6CD5CD">
            <w:pPr>
              <w:pStyle w:val="5"/>
              <w:bidi w:val="0"/>
            </w:pPr>
            <w:r>
              <w:t>}</w:t>
            </w:r>
          </w:p>
          <w:p w14:paraId="0C92860F">
            <w:pPr>
              <w:pStyle w:val="5"/>
              <w:bidi w:val="0"/>
            </w:pPr>
            <w:r>
              <w:tab/>
            </w:r>
            <w:r>
              <w:t>}</w:t>
            </w:r>
          </w:p>
          <w:p w14:paraId="0710BAA0">
            <w:pPr>
              <w:pStyle w:val="5"/>
              <w:bidi w:val="0"/>
            </w:pPr>
            <w:r>
              <w:t>}</w:t>
            </w:r>
          </w:p>
        </w:tc>
      </w:tr>
    </w:tbl>
    <w:p w14:paraId="7B872A36">
      <w:pPr>
        <w:pStyle w:val="4"/>
        <w:widowControl/>
        <w:spacing w:beforeAutospacing="0" w:afterAutospacing="0" w:line="408" w:lineRule="auto"/>
        <w:rPr>
          <w:rFonts w:hint="default" w:ascii="Times New Roman" w:hAnsi="Times New Roman"/>
          <w:sz w:val="28"/>
          <w:szCs w:val="28"/>
        </w:rPr>
      </w:pPr>
      <w:bookmarkStart w:id="359" w:name="_Toc17277"/>
      <w:bookmarkStart w:id="360" w:name="_Toc22126"/>
      <w:bookmarkStart w:id="361" w:name="_Toc11964"/>
      <w:r>
        <w:rPr>
          <w:rFonts w:hint="default" w:ascii="Times New Roman" w:hAnsi="Times New Roman"/>
          <w:sz w:val="28"/>
          <w:szCs w:val="28"/>
        </w:rPr>
        <w:t>9.批量发票下载申请</w:t>
      </w:r>
      <w:bookmarkEnd w:id="359"/>
      <w:bookmarkEnd w:id="360"/>
      <w:bookmarkEnd w:id="361"/>
    </w:p>
    <w:p w14:paraId="374F5F4A">
      <w:pPr>
        <w:pStyle w:val="5"/>
        <w:spacing w:before="156" w:after="156"/>
        <w:ind w:firstLine="480"/>
      </w:pPr>
      <w:r>
        <w:t>向企业提供货物运输服务蓝字发票查询的功能，企业可将查询的结果保存在本地，在开具红字发票时查询本地蓝票信息进行自校验。</w:t>
      </w:r>
    </w:p>
    <w:p w14:paraId="6B78A66A">
      <w:pPr>
        <w:pStyle w:val="5"/>
        <w:spacing w:before="156" w:after="156"/>
        <w:ind w:firstLine="480"/>
      </w:pPr>
      <w:r>
        <w:t>需要订阅用票能力，调用《乐企归集能力说明文档》中第四章接口列表中“批量发票下载申请”接口。</w:t>
      </w:r>
    </w:p>
    <w:p w14:paraId="280C86A6">
      <w:pPr>
        <w:pStyle w:val="4"/>
        <w:widowControl/>
        <w:spacing w:beforeAutospacing="0" w:afterAutospacing="0" w:line="408" w:lineRule="auto"/>
        <w:rPr>
          <w:rFonts w:hint="default" w:ascii="Times New Roman" w:hAnsi="Times New Roman"/>
          <w:sz w:val="28"/>
          <w:szCs w:val="28"/>
        </w:rPr>
      </w:pPr>
      <w:bookmarkStart w:id="362" w:name="_Toc12553"/>
      <w:bookmarkStart w:id="363" w:name="_Toc29141"/>
      <w:bookmarkStart w:id="364" w:name="_Toc22329"/>
      <w:r>
        <w:rPr>
          <w:rFonts w:hint="default" w:ascii="Times New Roman" w:hAnsi="Times New Roman"/>
          <w:sz w:val="28"/>
          <w:szCs w:val="28"/>
        </w:rPr>
        <w:t>10.发票</w:t>
      </w:r>
      <w:r>
        <w:rPr>
          <w:rFonts w:hint="default" w:ascii="Times New Roman" w:hAnsi="Times New Roman"/>
          <w:color w:val="1A1A1A"/>
          <w:sz w:val="28"/>
          <w:szCs w:val="28"/>
        </w:rPr>
        <w:t>状态信息查询</w:t>
      </w:r>
      <w:bookmarkEnd w:id="362"/>
      <w:bookmarkEnd w:id="363"/>
      <w:bookmarkEnd w:id="364"/>
    </w:p>
    <w:p w14:paraId="75DB16BF">
      <w:pPr>
        <w:pStyle w:val="5"/>
        <w:spacing w:before="156" w:after="156"/>
        <w:ind w:firstLine="480"/>
      </w:pPr>
      <w:r>
        <w:t>向企业提供货物运输服务蓝字发票勾选查询的功能，企业可将查询的结果保存在本地，在开具红字发票时查询本地蓝票勾选信息进行自校验。</w:t>
      </w:r>
    </w:p>
    <w:p w14:paraId="1CAD8BB0">
      <w:pPr>
        <w:pStyle w:val="5"/>
        <w:spacing w:before="156" w:after="156"/>
        <w:ind w:firstLine="480"/>
      </w:pPr>
      <w:r>
        <w:t>需要订阅用票能力，调用《乐企归集能力说明文档》中第四章接口列表中“发票用途状态信息查询”接口。</w:t>
      </w:r>
    </w:p>
    <w:p w14:paraId="580BCAA1">
      <w:pPr>
        <w:pStyle w:val="4"/>
        <w:widowControl/>
        <w:spacing w:beforeAutospacing="0" w:afterAutospacing="0" w:line="408" w:lineRule="auto"/>
        <w:rPr>
          <w:rFonts w:hint="default" w:ascii="Times New Roman" w:hAnsi="Times New Roman"/>
          <w:sz w:val="28"/>
          <w:szCs w:val="28"/>
        </w:rPr>
      </w:pPr>
      <w:bookmarkStart w:id="365" w:name="_Toc7299"/>
      <w:bookmarkStart w:id="366" w:name="_Toc20847"/>
      <w:bookmarkStart w:id="367" w:name="_Toc25941"/>
      <w:r>
        <w:rPr>
          <w:rFonts w:hint="default" w:ascii="Times New Roman" w:hAnsi="Times New Roman"/>
          <w:sz w:val="28"/>
          <w:szCs w:val="28"/>
        </w:rPr>
        <w:t>11.查询货物运输服务红字确认单明细信息</w:t>
      </w:r>
      <w:bookmarkEnd w:id="365"/>
      <w:bookmarkEnd w:id="366"/>
      <w:bookmarkEnd w:id="367"/>
    </w:p>
    <w:p w14:paraId="6C55A5E5">
      <w:pPr>
        <w:pStyle w:val="6"/>
        <w:rPr>
          <w:rFonts w:ascii="Times New Roman" w:hAnsi="Times New Roman"/>
        </w:rPr>
      </w:pPr>
      <w:bookmarkStart w:id="368" w:name="_Toc13689"/>
      <w:bookmarkStart w:id="369" w:name="_Toc23586"/>
      <w:r>
        <w:rPr>
          <w:rFonts w:ascii="Times New Roman" w:hAnsi="Times New Roman"/>
        </w:rPr>
        <w:t>11.1接口说明</w:t>
      </w:r>
      <w:bookmarkEnd w:id="368"/>
      <w:bookmarkEnd w:id="369"/>
    </w:p>
    <w:p w14:paraId="64B33CD2">
      <w:pPr>
        <w:pStyle w:val="5"/>
        <w:spacing w:before="156" w:after="156"/>
        <w:ind w:firstLine="480"/>
      </w:pPr>
      <w:r>
        <w:t>向企业提供货物运输服务红字确认单明细查询的功能，企业可通过红字确认单UUID、销售方纳税人识别号查询货物运输服务红字确认单明细信息，并将查询的结果保存在本地。使用此信息可以在申请货物运输服务红字确认单时校验蓝票是否可以红冲；在开具货物运输服务红字发票时校验是否有货物运输服务红字确认单明细。</w:t>
      </w:r>
    </w:p>
    <w:p w14:paraId="6521E53D">
      <w:pPr>
        <w:pStyle w:val="6"/>
        <w:rPr>
          <w:rFonts w:ascii="Times New Roman" w:hAnsi="Times New Roman"/>
        </w:rPr>
      </w:pPr>
      <w:bookmarkStart w:id="370" w:name="_Toc31572"/>
      <w:bookmarkStart w:id="371" w:name="_Toc25108"/>
      <w:r>
        <w:rPr>
          <w:rFonts w:ascii="Times New Roman" w:hAnsi="Times New Roman"/>
        </w:rPr>
        <w:t>11.2请求方式</w:t>
      </w:r>
      <w:bookmarkEnd w:id="370"/>
      <w:bookmarkEnd w:id="371"/>
    </w:p>
    <w:p w14:paraId="7496BBAF">
      <w:pPr>
        <w:pStyle w:val="5"/>
        <w:spacing w:before="156" w:after="156"/>
        <w:ind w:firstLine="480"/>
      </w:pPr>
      <w:r>
        <w:t>请求方式为POST</w:t>
      </w:r>
    </w:p>
    <w:p w14:paraId="7B5594F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49EF5C2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4B1FC4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454FA25">
      <w:pPr>
        <w:pStyle w:val="6"/>
        <w:rPr>
          <w:rFonts w:ascii="Times New Roman" w:hAnsi="Times New Roman"/>
        </w:rPr>
      </w:pPr>
      <w:bookmarkStart w:id="372" w:name="_Toc5890"/>
      <w:bookmarkStart w:id="373" w:name="_Toc8157"/>
      <w:r>
        <w:rPr>
          <w:rFonts w:ascii="Times New Roman" w:hAnsi="Times New Roman"/>
        </w:rPr>
        <w:t>11.3请求参数</w:t>
      </w:r>
      <w:bookmarkEnd w:id="372"/>
      <w:bookmarkEnd w:id="373"/>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9EB9B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41A84C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01CEE2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BEFDD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7FDE87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222F7D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5B7FFF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0AA3832">
            <w:pPr>
              <w:adjustRightInd w:val="0"/>
              <w:snapToGrid w:val="0"/>
              <w:jc w:val="center"/>
              <w:rPr>
                <w:b/>
                <w:szCs w:val="21"/>
              </w:rPr>
            </w:pPr>
            <w:r>
              <w:rPr>
                <w:b/>
                <w:szCs w:val="21"/>
              </w:rPr>
              <w:t>说明</w:t>
            </w:r>
          </w:p>
        </w:tc>
      </w:tr>
      <w:tr w14:paraId="136064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F2DE45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AE6A20A">
            <w:r>
              <w:rPr>
                <w:kern w:val="0"/>
                <w:szCs w:val="21"/>
              </w:rPr>
              <w:t>uuid</w:t>
            </w:r>
          </w:p>
        </w:tc>
        <w:tc>
          <w:tcPr>
            <w:tcW w:w="1843" w:type="dxa"/>
            <w:tcBorders>
              <w:top w:val="single" w:color="auto" w:sz="6" w:space="0"/>
            </w:tcBorders>
            <w:noWrap w:val="0"/>
            <w:vAlign w:val="center"/>
          </w:tcPr>
          <w:p w14:paraId="05D8677B">
            <w:r>
              <w:rPr>
                <w:kern w:val="0"/>
                <w:szCs w:val="21"/>
              </w:rPr>
              <w:t>红字确认单UUID</w:t>
            </w:r>
          </w:p>
        </w:tc>
        <w:tc>
          <w:tcPr>
            <w:tcW w:w="1276" w:type="dxa"/>
            <w:tcBorders>
              <w:top w:val="single" w:color="auto" w:sz="6" w:space="0"/>
            </w:tcBorders>
            <w:noWrap w:val="0"/>
            <w:vAlign w:val="center"/>
          </w:tcPr>
          <w:p w14:paraId="07E9B4A7">
            <w:r>
              <w:rPr>
                <w:kern w:val="0"/>
                <w:szCs w:val="21"/>
              </w:rPr>
              <w:t>varchar</w:t>
            </w:r>
          </w:p>
        </w:tc>
        <w:tc>
          <w:tcPr>
            <w:tcW w:w="709" w:type="dxa"/>
            <w:tcBorders>
              <w:top w:val="single" w:color="auto" w:sz="6" w:space="0"/>
            </w:tcBorders>
            <w:noWrap w:val="0"/>
            <w:vAlign w:val="center"/>
          </w:tcPr>
          <w:p w14:paraId="29817D85">
            <w:pPr>
              <w:ind w:firstLine="210" w:firstLineChars="100"/>
              <w:rPr>
                <w:szCs w:val="20"/>
              </w:rPr>
            </w:pPr>
            <w:r>
              <w:rPr>
                <w:szCs w:val="20"/>
              </w:rPr>
              <w:t>32</w:t>
            </w:r>
          </w:p>
        </w:tc>
        <w:tc>
          <w:tcPr>
            <w:tcW w:w="708" w:type="dxa"/>
            <w:tcBorders>
              <w:top w:val="single" w:color="auto" w:sz="6" w:space="0"/>
            </w:tcBorders>
            <w:noWrap w:val="0"/>
            <w:vAlign w:val="center"/>
          </w:tcPr>
          <w:p w14:paraId="486B5C04">
            <w:pPr>
              <w:jc w:val="center"/>
            </w:pPr>
            <w:r>
              <w:t>是</w:t>
            </w:r>
          </w:p>
        </w:tc>
        <w:tc>
          <w:tcPr>
            <w:tcW w:w="1560" w:type="dxa"/>
            <w:tcBorders>
              <w:top w:val="single" w:color="auto" w:sz="6" w:space="0"/>
            </w:tcBorders>
            <w:noWrap w:val="0"/>
            <w:vAlign w:val="top"/>
          </w:tcPr>
          <w:p w14:paraId="4CE64033"/>
        </w:tc>
      </w:tr>
      <w:tr w14:paraId="1F8491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42663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C5C61B8">
            <w:pPr>
              <w:rPr>
                <w:sz w:val="22"/>
                <w:szCs w:val="22"/>
              </w:rPr>
            </w:pPr>
            <w:r>
              <w:rPr>
                <w:kern w:val="0"/>
                <w:szCs w:val="21"/>
              </w:rPr>
              <w:t>xsfnsrsbh</w:t>
            </w:r>
          </w:p>
        </w:tc>
        <w:tc>
          <w:tcPr>
            <w:tcW w:w="1843" w:type="dxa"/>
            <w:noWrap w:val="0"/>
            <w:vAlign w:val="center"/>
          </w:tcPr>
          <w:p w14:paraId="023FF011">
            <w:pPr>
              <w:rPr>
                <w:sz w:val="22"/>
                <w:szCs w:val="22"/>
              </w:rPr>
            </w:pPr>
            <w:r>
              <w:t>（销售方）统一社会信用代码/纳税人识别号/身份证件号码</w:t>
            </w:r>
          </w:p>
        </w:tc>
        <w:tc>
          <w:tcPr>
            <w:tcW w:w="1276" w:type="dxa"/>
            <w:noWrap w:val="0"/>
            <w:vAlign w:val="center"/>
          </w:tcPr>
          <w:p w14:paraId="2A6F2D2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A9169A4">
            <w:pPr>
              <w:pStyle w:val="26"/>
              <w:adjustRightInd w:val="0"/>
              <w:snapToGrid w:val="0"/>
              <w:ind w:firstLine="210" w:firstLineChars="100"/>
              <w:rPr>
                <w:rFonts w:ascii="Times New Roman" w:hAnsi="Times New Roman"/>
              </w:rPr>
            </w:pPr>
            <w:r>
              <w:rPr>
                <w:rFonts w:ascii="Times New Roman" w:hAnsi="Times New Roman"/>
              </w:rPr>
              <w:t>20</w:t>
            </w:r>
          </w:p>
        </w:tc>
        <w:tc>
          <w:tcPr>
            <w:tcW w:w="708" w:type="dxa"/>
            <w:noWrap w:val="0"/>
            <w:vAlign w:val="center"/>
          </w:tcPr>
          <w:p w14:paraId="5648D269">
            <w:pPr>
              <w:jc w:val="center"/>
              <w:rPr>
                <w:sz w:val="22"/>
                <w:szCs w:val="22"/>
              </w:rPr>
            </w:pPr>
            <w:r>
              <w:t>是</w:t>
            </w:r>
          </w:p>
        </w:tc>
        <w:tc>
          <w:tcPr>
            <w:tcW w:w="1560" w:type="dxa"/>
            <w:noWrap w:val="0"/>
            <w:vAlign w:val="top"/>
          </w:tcPr>
          <w:p w14:paraId="7C73FB52">
            <w:pPr>
              <w:rPr>
                <w:sz w:val="22"/>
                <w:szCs w:val="22"/>
              </w:rPr>
            </w:pPr>
          </w:p>
        </w:tc>
      </w:tr>
    </w:tbl>
    <w:p w14:paraId="1AD62CBA">
      <w:pPr>
        <w:pStyle w:val="6"/>
        <w:rPr>
          <w:rFonts w:ascii="Times New Roman" w:hAnsi="Times New Roman"/>
        </w:rPr>
      </w:pPr>
      <w:bookmarkStart w:id="374" w:name="_Toc2976"/>
      <w:bookmarkStart w:id="375" w:name="_Toc24022"/>
      <w:r>
        <w:rPr>
          <w:rFonts w:ascii="Times New Roman" w:hAnsi="Times New Roman"/>
        </w:rPr>
        <w:t>11.4请求报文示例</w:t>
      </w:r>
      <w:bookmarkEnd w:id="374"/>
      <w:bookmarkEnd w:id="3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C8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CBD93F">
            <w:pPr>
              <w:pStyle w:val="5"/>
              <w:bidi w:val="0"/>
              <w:rPr>
                <w:rFonts w:ascii="Times New Roman" w:hAnsi="Times New Roman" w:eastAsia="宋体" w:cs="Times New Roman"/>
              </w:rPr>
            </w:pPr>
            <w:r>
              <w:rPr>
                <w:rFonts w:ascii="Times New Roman" w:hAnsi="Times New Roman" w:eastAsia="宋体" w:cs="Times New Roman"/>
              </w:rPr>
              <w:t>{</w:t>
            </w:r>
          </w:p>
          <w:p w14:paraId="4B90AA02">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19FD67EC">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4BDEF737">
            <w:pPr>
              <w:pStyle w:val="5"/>
              <w:bidi w:val="0"/>
              <w:rPr>
                <w:vertAlign w:val="baseline"/>
              </w:rPr>
            </w:pPr>
            <w:r>
              <w:rPr>
                <w:rFonts w:ascii="Times New Roman" w:hAnsi="Times New Roman" w:eastAsia="宋体" w:cs="Times New Roman"/>
              </w:rPr>
              <w:t>}</w:t>
            </w:r>
          </w:p>
        </w:tc>
      </w:tr>
    </w:tbl>
    <w:p w14:paraId="3D3E0203">
      <w:pPr>
        <w:pStyle w:val="6"/>
        <w:rPr>
          <w:rFonts w:ascii="Times New Roman" w:hAnsi="Times New Roman"/>
        </w:rPr>
      </w:pPr>
      <w:bookmarkStart w:id="376" w:name="_Toc27311"/>
      <w:bookmarkStart w:id="377" w:name="_Toc18733"/>
      <w:r>
        <w:rPr>
          <w:rFonts w:ascii="Times New Roman" w:hAnsi="Times New Roman"/>
        </w:rPr>
        <w:t>11.5返回参数</w:t>
      </w:r>
      <w:bookmarkEnd w:id="376"/>
      <w:bookmarkEnd w:id="377"/>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F1F7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E7CCE85">
            <w:pPr>
              <w:adjustRightInd w:val="0"/>
              <w:snapToGrid w:val="0"/>
              <w:jc w:val="center"/>
              <w:rPr>
                <w:b/>
                <w:sz w:val="22"/>
                <w:szCs w:val="22"/>
              </w:rPr>
            </w:pPr>
            <w:r>
              <w:rPr>
                <w:b/>
                <w:sz w:val="22"/>
                <w:szCs w:val="22"/>
              </w:rPr>
              <w:t>序号</w:t>
            </w:r>
          </w:p>
        </w:tc>
        <w:tc>
          <w:tcPr>
            <w:tcW w:w="1701" w:type="dxa"/>
            <w:tcBorders>
              <w:top w:val="single" w:color="auto" w:sz="12" w:space="0"/>
              <w:bottom w:val="single" w:color="auto" w:sz="6" w:space="0"/>
            </w:tcBorders>
            <w:shd w:val="clear" w:color="auto" w:fill="D8D8D8"/>
            <w:noWrap w:val="0"/>
            <w:vAlign w:val="center"/>
          </w:tcPr>
          <w:p w14:paraId="75B36ACE">
            <w:pPr>
              <w:adjustRightInd w:val="0"/>
              <w:snapToGrid w:val="0"/>
              <w:jc w:val="center"/>
              <w:rPr>
                <w:b/>
                <w:sz w:val="22"/>
                <w:szCs w:val="22"/>
              </w:rPr>
            </w:pPr>
            <w:r>
              <w:rPr>
                <w:b/>
                <w:sz w:val="22"/>
                <w:szCs w:val="22"/>
              </w:rPr>
              <w:t>数据项标识</w:t>
            </w:r>
          </w:p>
        </w:tc>
        <w:tc>
          <w:tcPr>
            <w:tcW w:w="1843" w:type="dxa"/>
            <w:tcBorders>
              <w:top w:val="single" w:color="auto" w:sz="12" w:space="0"/>
              <w:bottom w:val="single" w:color="auto" w:sz="6" w:space="0"/>
            </w:tcBorders>
            <w:shd w:val="clear" w:color="auto" w:fill="D8D8D8"/>
            <w:noWrap w:val="0"/>
            <w:vAlign w:val="center"/>
          </w:tcPr>
          <w:p w14:paraId="545EA6BD">
            <w:pPr>
              <w:adjustRightInd w:val="0"/>
              <w:snapToGrid w:val="0"/>
              <w:jc w:val="center"/>
              <w:rPr>
                <w:b/>
                <w:sz w:val="22"/>
                <w:szCs w:val="22"/>
              </w:rPr>
            </w:pPr>
            <w:r>
              <w:rPr>
                <w:b/>
                <w:sz w:val="22"/>
                <w:szCs w:val="22"/>
              </w:rPr>
              <w:t>数据项名称</w:t>
            </w:r>
          </w:p>
        </w:tc>
        <w:tc>
          <w:tcPr>
            <w:tcW w:w="1276" w:type="dxa"/>
            <w:tcBorders>
              <w:top w:val="single" w:color="auto" w:sz="12" w:space="0"/>
              <w:bottom w:val="single" w:color="auto" w:sz="6" w:space="0"/>
            </w:tcBorders>
            <w:shd w:val="clear" w:color="auto" w:fill="D8D8D8"/>
            <w:noWrap w:val="0"/>
            <w:vAlign w:val="center"/>
          </w:tcPr>
          <w:p w14:paraId="7B41A14D">
            <w:pPr>
              <w:adjustRightInd w:val="0"/>
              <w:snapToGrid w:val="0"/>
              <w:jc w:val="center"/>
              <w:rPr>
                <w:b/>
                <w:sz w:val="22"/>
                <w:szCs w:val="22"/>
              </w:rPr>
            </w:pPr>
            <w:r>
              <w:rPr>
                <w:b/>
                <w:sz w:val="22"/>
                <w:szCs w:val="22"/>
              </w:rPr>
              <w:t>字段类型</w:t>
            </w:r>
          </w:p>
        </w:tc>
        <w:tc>
          <w:tcPr>
            <w:tcW w:w="709" w:type="dxa"/>
            <w:tcBorders>
              <w:top w:val="single" w:color="auto" w:sz="12" w:space="0"/>
              <w:bottom w:val="single" w:color="auto" w:sz="6" w:space="0"/>
            </w:tcBorders>
            <w:shd w:val="clear" w:color="auto" w:fill="D8D8D8"/>
            <w:noWrap w:val="0"/>
            <w:vAlign w:val="center"/>
          </w:tcPr>
          <w:p w14:paraId="7CDDDC61">
            <w:pPr>
              <w:adjustRightInd w:val="0"/>
              <w:snapToGrid w:val="0"/>
              <w:jc w:val="center"/>
              <w:rPr>
                <w:b/>
                <w:sz w:val="22"/>
                <w:szCs w:val="22"/>
              </w:rPr>
            </w:pPr>
            <w:r>
              <w:rPr>
                <w:b/>
                <w:sz w:val="22"/>
                <w:szCs w:val="22"/>
              </w:rPr>
              <w:t>长度</w:t>
            </w:r>
          </w:p>
        </w:tc>
        <w:tc>
          <w:tcPr>
            <w:tcW w:w="708" w:type="dxa"/>
            <w:tcBorders>
              <w:top w:val="single" w:color="auto" w:sz="12" w:space="0"/>
              <w:bottom w:val="single" w:color="auto" w:sz="6" w:space="0"/>
            </w:tcBorders>
            <w:shd w:val="clear" w:color="auto" w:fill="D8D8D8"/>
            <w:noWrap w:val="0"/>
            <w:vAlign w:val="center"/>
          </w:tcPr>
          <w:p w14:paraId="0F94989A">
            <w:pPr>
              <w:adjustRightInd w:val="0"/>
              <w:snapToGrid w:val="0"/>
              <w:jc w:val="center"/>
              <w:rPr>
                <w:b/>
                <w:sz w:val="22"/>
                <w:szCs w:val="22"/>
              </w:rPr>
            </w:pPr>
            <w:r>
              <w:rPr>
                <w:b/>
                <w:sz w:val="22"/>
                <w:szCs w:val="22"/>
              </w:rPr>
              <w:t>必须</w:t>
            </w:r>
          </w:p>
        </w:tc>
        <w:tc>
          <w:tcPr>
            <w:tcW w:w="1560" w:type="dxa"/>
            <w:tcBorders>
              <w:top w:val="single" w:color="auto" w:sz="12" w:space="0"/>
              <w:bottom w:val="single" w:color="auto" w:sz="6" w:space="0"/>
            </w:tcBorders>
            <w:shd w:val="clear" w:color="auto" w:fill="D8D8D8"/>
            <w:noWrap w:val="0"/>
            <w:vAlign w:val="center"/>
          </w:tcPr>
          <w:p w14:paraId="623D3650">
            <w:pPr>
              <w:adjustRightInd w:val="0"/>
              <w:snapToGrid w:val="0"/>
              <w:jc w:val="center"/>
              <w:rPr>
                <w:b/>
                <w:sz w:val="22"/>
                <w:szCs w:val="22"/>
              </w:rPr>
            </w:pPr>
            <w:r>
              <w:rPr>
                <w:b/>
                <w:sz w:val="22"/>
                <w:szCs w:val="22"/>
              </w:rPr>
              <w:t>说明</w:t>
            </w:r>
          </w:p>
        </w:tc>
      </w:tr>
      <w:tr w14:paraId="61B76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3A564A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134A7D3">
            <w:pPr>
              <w:rPr>
                <w:sz w:val="22"/>
                <w:szCs w:val="22"/>
              </w:rPr>
            </w:pPr>
            <w:r>
              <w:rPr>
                <w:sz w:val="22"/>
                <w:szCs w:val="22"/>
              </w:rPr>
              <w:t>returncode</w:t>
            </w:r>
          </w:p>
        </w:tc>
        <w:tc>
          <w:tcPr>
            <w:tcW w:w="1843" w:type="dxa"/>
            <w:tcBorders>
              <w:top w:val="single" w:color="auto" w:sz="6" w:space="0"/>
            </w:tcBorders>
            <w:noWrap w:val="0"/>
            <w:vAlign w:val="center"/>
          </w:tcPr>
          <w:p w14:paraId="70789158">
            <w:pPr>
              <w:rPr>
                <w:sz w:val="22"/>
                <w:szCs w:val="22"/>
              </w:rPr>
            </w:pPr>
            <w:r>
              <w:rPr>
                <w:sz w:val="22"/>
                <w:szCs w:val="22"/>
              </w:rPr>
              <w:t>返回码</w:t>
            </w:r>
          </w:p>
        </w:tc>
        <w:tc>
          <w:tcPr>
            <w:tcW w:w="1276" w:type="dxa"/>
            <w:tcBorders>
              <w:top w:val="single" w:color="auto" w:sz="6" w:space="0"/>
            </w:tcBorders>
            <w:noWrap w:val="0"/>
            <w:vAlign w:val="center"/>
          </w:tcPr>
          <w:p w14:paraId="31B5D73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1BD8E6AF">
            <w:pPr>
              <w:jc w:val="center"/>
              <w:rPr>
                <w:sz w:val="22"/>
                <w:szCs w:val="22"/>
              </w:rPr>
            </w:pPr>
            <w:r>
              <w:rPr>
                <w:sz w:val="22"/>
                <w:szCs w:val="22"/>
              </w:rPr>
              <w:t>2</w:t>
            </w:r>
          </w:p>
        </w:tc>
        <w:tc>
          <w:tcPr>
            <w:tcW w:w="708" w:type="dxa"/>
            <w:tcBorders>
              <w:top w:val="single" w:color="auto" w:sz="6" w:space="0"/>
            </w:tcBorders>
            <w:noWrap w:val="0"/>
            <w:vAlign w:val="center"/>
          </w:tcPr>
          <w:p w14:paraId="378EAF47">
            <w:pPr>
              <w:jc w:val="center"/>
              <w:rPr>
                <w:sz w:val="22"/>
                <w:szCs w:val="22"/>
              </w:rPr>
            </w:pPr>
            <w:r>
              <w:rPr>
                <w:sz w:val="22"/>
                <w:szCs w:val="22"/>
              </w:rPr>
              <w:t>是</w:t>
            </w:r>
          </w:p>
        </w:tc>
        <w:tc>
          <w:tcPr>
            <w:tcW w:w="1560" w:type="dxa"/>
            <w:tcBorders>
              <w:top w:val="single" w:color="auto" w:sz="6" w:space="0"/>
            </w:tcBorders>
            <w:noWrap w:val="0"/>
            <w:vAlign w:val="center"/>
          </w:tcPr>
          <w:p w14:paraId="786CADF8">
            <w:pPr>
              <w:rPr>
                <w:sz w:val="22"/>
                <w:szCs w:val="22"/>
              </w:rPr>
            </w:pPr>
            <w:r>
              <w:rPr>
                <w:sz w:val="22"/>
                <w:szCs w:val="22"/>
              </w:rPr>
              <w:t>00：成功</w:t>
            </w:r>
          </w:p>
          <w:p w14:paraId="7DC13DAF">
            <w:pPr>
              <w:rPr>
                <w:sz w:val="22"/>
                <w:szCs w:val="22"/>
              </w:rPr>
            </w:pPr>
            <w:r>
              <w:rPr>
                <w:sz w:val="22"/>
                <w:szCs w:val="22"/>
              </w:rPr>
              <w:t>其它：失败</w:t>
            </w:r>
          </w:p>
        </w:tc>
      </w:tr>
      <w:tr w14:paraId="703D4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AB7EF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34A15D37">
            <w:pPr>
              <w:rPr>
                <w:sz w:val="22"/>
                <w:szCs w:val="22"/>
              </w:rPr>
            </w:pPr>
            <w:r>
              <w:rPr>
                <w:sz w:val="22"/>
                <w:szCs w:val="22"/>
              </w:rPr>
              <w:t>returnmsg</w:t>
            </w:r>
          </w:p>
        </w:tc>
        <w:tc>
          <w:tcPr>
            <w:tcW w:w="1843" w:type="dxa"/>
            <w:tcBorders>
              <w:top w:val="single" w:color="auto" w:sz="6" w:space="0"/>
            </w:tcBorders>
            <w:noWrap w:val="0"/>
            <w:vAlign w:val="center"/>
          </w:tcPr>
          <w:p w14:paraId="08B37EDF">
            <w:pPr>
              <w:rPr>
                <w:sz w:val="22"/>
                <w:szCs w:val="22"/>
              </w:rPr>
            </w:pPr>
            <w:r>
              <w:rPr>
                <w:sz w:val="22"/>
                <w:szCs w:val="22"/>
              </w:rPr>
              <w:t>返回信息</w:t>
            </w:r>
          </w:p>
        </w:tc>
        <w:tc>
          <w:tcPr>
            <w:tcW w:w="1276" w:type="dxa"/>
            <w:tcBorders>
              <w:top w:val="single" w:color="auto" w:sz="6" w:space="0"/>
            </w:tcBorders>
            <w:noWrap w:val="0"/>
            <w:vAlign w:val="center"/>
          </w:tcPr>
          <w:p w14:paraId="1BCBCB0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6899A84B">
            <w:pPr>
              <w:jc w:val="center"/>
              <w:rPr>
                <w:sz w:val="22"/>
                <w:szCs w:val="22"/>
              </w:rPr>
            </w:pPr>
            <w:r>
              <w:rPr>
                <w:sz w:val="22"/>
                <w:szCs w:val="22"/>
              </w:rPr>
              <w:t>2000</w:t>
            </w:r>
          </w:p>
        </w:tc>
        <w:tc>
          <w:tcPr>
            <w:tcW w:w="708" w:type="dxa"/>
            <w:tcBorders>
              <w:top w:val="single" w:color="auto" w:sz="6" w:space="0"/>
            </w:tcBorders>
            <w:noWrap w:val="0"/>
            <w:vAlign w:val="center"/>
          </w:tcPr>
          <w:p w14:paraId="091B5E2B">
            <w:pPr>
              <w:jc w:val="center"/>
              <w:rPr>
                <w:sz w:val="22"/>
                <w:szCs w:val="22"/>
              </w:rPr>
            </w:pPr>
            <w:r>
              <w:rPr>
                <w:sz w:val="22"/>
                <w:szCs w:val="22"/>
              </w:rPr>
              <w:t>否</w:t>
            </w:r>
          </w:p>
        </w:tc>
        <w:tc>
          <w:tcPr>
            <w:tcW w:w="1560" w:type="dxa"/>
            <w:tcBorders>
              <w:top w:val="single" w:color="auto" w:sz="6" w:space="0"/>
            </w:tcBorders>
            <w:noWrap w:val="0"/>
            <w:vAlign w:val="center"/>
          </w:tcPr>
          <w:p w14:paraId="085EFEB4">
            <w:pPr>
              <w:rPr>
                <w:sz w:val="22"/>
                <w:szCs w:val="22"/>
              </w:rPr>
            </w:pPr>
            <w:r>
              <w:rPr>
                <w:sz w:val="22"/>
                <w:szCs w:val="22"/>
              </w:rPr>
              <w:t>错误信息说明</w:t>
            </w:r>
          </w:p>
        </w:tc>
      </w:tr>
      <w:tr w14:paraId="63E6F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D27A4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E293909">
            <w:pPr>
              <w:rPr>
                <w:sz w:val="22"/>
                <w:szCs w:val="22"/>
              </w:rPr>
            </w:pPr>
            <w:r>
              <w:rPr>
                <w:sz w:val="22"/>
                <w:szCs w:val="22"/>
              </w:rPr>
              <w:t>uuid</w:t>
            </w:r>
          </w:p>
        </w:tc>
        <w:tc>
          <w:tcPr>
            <w:tcW w:w="1843" w:type="dxa"/>
            <w:tcBorders>
              <w:top w:val="single" w:color="auto" w:sz="6" w:space="0"/>
            </w:tcBorders>
            <w:noWrap w:val="0"/>
            <w:vAlign w:val="center"/>
          </w:tcPr>
          <w:p w14:paraId="375319C1">
            <w:pPr>
              <w:rPr>
                <w:sz w:val="22"/>
                <w:szCs w:val="22"/>
              </w:rPr>
            </w:pPr>
            <w:r>
              <w:rPr>
                <w:sz w:val="22"/>
                <w:szCs w:val="22"/>
              </w:rPr>
              <w:t>红字确认单UUID</w:t>
            </w:r>
          </w:p>
        </w:tc>
        <w:tc>
          <w:tcPr>
            <w:tcW w:w="1276" w:type="dxa"/>
            <w:tcBorders>
              <w:top w:val="single" w:color="auto" w:sz="6" w:space="0"/>
            </w:tcBorders>
            <w:noWrap w:val="0"/>
            <w:vAlign w:val="center"/>
          </w:tcPr>
          <w:p w14:paraId="49E90798">
            <w:pPr>
              <w:pStyle w:val="36"/>
              <w:jc w:val="center"/>
            </w:pPr>
            <w:r>
              <w:t>varchar</w:t>
            </w:r>
          </w:p>
        </w:tc>
        <w:tc>
          <w:tcPr>
            <w:tcW w:w="709" w:type="dxa"/>
            <w:tcBorders>
              <w:top w:val="single" w:color="auto" w:sz="6" w:space="0"/>
            </w:tcBorders>
            <w:noWrap w:val="0"/>
            <w:vAlign w:val="center"/>
          </w:tcPr>
          <w:p w14:paraId="404A5963">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tcBorders>
              <w:top w:val="single" w:color="auto" w:sz="6" w:space="0"/>
            </w:tcBorders>
            <w:noWrap w:val="0"/>
            <w:vAlign w:val="center"/>
          </w:tcPr>
          <w:p w14:paraId="17048A84">
            <w:pPr>
              <w:jc w:val="center"/>
              <w:rPr>
                <w:sz w:val="22"/>
                <w:szCs w:val="22"/>
              </w:rPr>
            </w:pPr>
            <w:r>
              <w:rPr>
                <w:sz w:val="22"/>
                <w:szCs w:val="22"/>
              </w:rPr>
              <w:t>是</w:t>
            </w:r>
          </w:p>
        </w:tc>
        <w:tc>
          <w:tcPr>
            <w:tcW w:w="1560" w:type="dxa"/>
            <w:tcBorders>
              <w:top w:val="single" w:color="auto" w:sz="6" w:space="0"/>
            </w:tcBorders>
            <w:noWrap w:val="0"/>
            <w:vAlign w:val="center"/>
          </w:tcPr>
          <w:p w14:paraId="0A304E03">
            <w:pPr>
              <w:rPr>
                <w:sz w:val="22"/>
                <w:szCs w:val="22"/>
              </w:rPr>
            </w:pPr>
          </w:p>
        </w:tc>
      </w:tr>
      <w:tr w14:paraId="338F8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B22199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75EDDD08">
            <w:pPr>
              <w:rPr>
                <w:sz w:val="22"/>
                <w:szCs w:val="22"/>
              </w:rPr>
            </w:pPr>
            <w:r>
              <w:rPr>
                <w:sz w:val="22"/>
                <w:szCs w:val="22"/>
              </w:rPr>
              <w:t>hzfpxxqrdbh</w:t>
            </w:r>
          </w:p>
        </w:tc>
        <w:tc>
          <w:tcPr>
            <w:tcW w:w="1843" w:type="dxa"/>
            <w:tcBorders>
              <w:top w:val="single" w:color="auto" w:sz="6" w:space="0"/>
            </w:tcBorders>
            <w:noWrap w:val="0"/>
            <w:vAlign w:val="center"/>
          </w:tcPr>
          <w:p w14:paraId="6984E8DF">
            <w:pPr>
              <w:rPr>
                <w:sz w:val="22"/>
                <w:szCs w:val="22"/>
              </w:rPr>
            </w:pPr>
            <w:r>
              <w:rPr>
                <w:sz w:val="22"/>
                <w:szCs w:val="22"/>
              </w:rPr>
              <w:t>红字发票信息确认单编号</w:t>
            </w:r>
          </w:p>
        </w:tc>
        <w:tc>
          <w:tcPr>
            <w:tcW w:w="1276" w:type="dxa"/>
            <w:tcBorders>
              <w:top w:val="single" w:color="auto" w:sz="6" w:space="0"/>
            </w:tcBorders>
            <w:noWrap w:val="0"/>
            <w:vAlign w:val="center"/>
          </w:tcPr>
          <w:p w14:paraId="3C24F901">
            <w:pPr>
              <w:pStyle w:val="36"/>
              <w:jc w:val="center"/>
            </w:pPr>
            <w:r>
              <w:t>varchar</w:t>
            </w:r>
          </w:p>
        </w:tc>
        <w:tc>
          <w:tcPr>
            <w:tcW w:w="709" w:type="dxa"/>
            <w:tcBorders>
              <w:top w:val="single" w:color="auto" w:sz="6" w:space="0"/>
            </w:tcBorders>
            <w:noWrap w:val="0"/>
            <w:vAlign w:val="center"/>
          </w:tcPr>
          <w:p w14:paraId="0454C8C4">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16C20EE3">
            <w:pPr>
              <w:jc w:val="center"/>
              <w:rPr>
                <w:sz w:val="22"/>
                <w:szCs w:val="22"/>
              </w:rPr>
            </w:pPr>
            <w:r>
              <w:rPr>
                <w:kern w:val="0"/>
                <w:sz w:val="22"/>
                <w:szCs w:val="22"/>
              </w:rPr>
              <w:t>是</w:t>
            </w:r>
          </w:p>
        </w:tc>
        <w:tc>
          <w:tcPr>
            <w:tcW w:w="1560" w:type="dxa"/>
            <w:tcBorders>
              <w:top w:val="single" w:color="auto" w:sz="6" w:space="0"/>
            </w:tcBorders>
            <w:noWrap w:val="0"/>
            <w:vAlign w:val="center"/>
          </w:tcPr>
          <w:p w14:paraId="0A21AC1A">
            <w:pPr>
              <w:rPr>
                <w:sz w:val="22"/>
                <w:szCs w:val="22"/>
              </w:rPr>
            </w:pPr>
          </w:p>
        </w:tc>
      </w:tr>
      <w:tr w14:paraId="5F45EE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6BD5DF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27FCEFFA">
            <w:pPr>
              <w:rPr>
                <w:sz w:val="22"/>
                <w:szCs w:val="22"/>
              </w:rPr>
            </w:pPr>
            <w:r>
              <w:rPr>
                <w:sz w:val="22"/>
                <w:szCs w:val="22"/>
              </w:rPr>
              <w:t>lrfsf</w:t>
            </w:r>
          </w:p>
        </w:tc>
        <w:tc>
          <w:tcPr>
            <w:tcW w:w="1843" w:type="dxa"/>
            <w:tcBorders>
              <w:top w:val="single" w:color="auto" w:sz="6" w:space="0"/>
            </w:tcBorders>
            <w:noWrap w:val="0"/>
            <w:vAlign w:val="center"/>
          </w:tcPr>
          <w:p w14:paraId="16245FAD">
            <w:pPr>
              <w:rPr>
                <w:sz w:val="22"/>
                <w:szCs w:val="22"/>
              </w:rPr>
            </w:pPr>
            <w:r>
              <w:rPr>
                <w:sz w:val="22"/>
                <w:szCs w:val="22"/>
              </w:rPr>
              <w:t>录入方身份</w:t>
            </w:r>
          </w:p>
        </w:tc>
        <w:tc>
          <w:tcPr>
            <w:tcW w:w="1276" w:type="dxa"/>
            <w:tcBorders>
              <w:top w:val="single" w:color="auto" w:sz="6" w:space="0"/>
            </w:tcBorders>
            <w:noWrap w:val="0"/>
            <w:vAlign w:val="center"/>
          </w:tcPr>
          <w:p w14:paraId="31048294">
            <w:pPr>
              <w:pStyle w:val="36"/>
              <w:jc w:val="center"/>
            </w:pPr>
            <w:r>
              <w:t>varchar</w:t>
            </w:r>
          </w:p>
        </w:tc>
        <w:tc>
          <w:tcPr>
            <w:tcW w:w="709" w:type="dxa"/>
            <w:tcBorders>
              <w:top w:val="single" w:color="auto" w:sz="6" w:space="0"/>
            </w:tcBorders>
            <w:noWrap w:val="0"/>
            <w:vAlign w:val="center"/>
          </w:tcPr>
          <w:p w14:paraId="3A67C12E">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tcBorders>
              <w:top w:val="single" w:color="auto" w:sz="6" w:space="0"/>
            </w:tcBorders>
            <w:noWrap w:val="0"/>
            <w:vAlign w:val="center"/>
          </w:tcPr>
          <w:p w14:paraId="5F800F27">
            <w:pPr>
              <w:jc w:val="center"/>
              <w:rPr>
                <w:sz w:val="22"/>
                <w:szCs w:val="22"/>
              </w:rPr>
            </w:pPr>
            <w:r>
              <w:rPr>
                <w:sz w:val="22"/>
                <w:szCs w:val="22"/>
              </w:rPr>
              <w:t>是</w:t>
            </w:r>
          </w:p>
        </w:tc>
        <w:tc>
          <w:tcPr>
            <w:tcW w:w="1560" w:type="dxa"/>
            <w:tcBorders>
              <w:top w:val="single" w:color="auto" w:sz="6" w:space="0"/>
            </w:tcBorders>
            <w:noWrap w:val="0"/>
            <w:vAlign w:val="center"/>
          </w:tcPr>
          <w:p w14:paraId="1F9CB2A5">
            <w:pPr>
              <w:rPr>
                <w:sz w:val="22"/>
                <w:szCs w:val="22"/>
              </w:rPr>
            </w:pPr>
            <w:r>
              <w:rPr>
                <w:sz w:val="22"/>
                <w:szCs w:val="22"/>
              </w:rPr>
              <w:t>0：销方</w:t>
            </w:r>
          </w:p>
          <w:p w14:paraId="3DC3A350">
            <w:pPr>
              <w:rPr>
                <w:sz w:val="22"/>
                <w:szCs w:val="22"/>
              </w:rPr>
            </w:pPr>
            <w:r>
              <w:rPr>
                <w:sz w:val="22"/>
                <w:szCs w:val="22"/>
              </w:rPr>
              <w:t>1：购方</w:t>
            </w:r>
          </w:p>
        </w:tc>
      </w:tr>
      <w:tr w14:paraId="2609D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80BFD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DC0E99C">
            <w:pPr>
              <w:rPr>
                <w:sz w:val="22"/>
                <w:szCs w:val="22"/>
              </w:rPr>
            </w:pPr>
            <w:r>
              <w:rPr>
                <w:sz w:val="22"/>
                <w:szCs w:val="22"/>
              </w:rPr>
              <w:t>xsfnsrsbh</w:t>
            </w:r>
          </w:p>
        </w:tc>
        <w:tc>
          <w:tcPr>
            <w:tcW w:w="1843" w:type="dxa"/>
            <w:noWrap w:val="0"/>
            <w:vAlign w:val="center"/>
          </w:tcPr>
          <w:p w14:paraId="2F7271AE">
            <w:pPr>
              <w:rPr>
                <w:sz w:val="22"/>
                <w:szCs w:val="22"/>
              </w:rPr>
            </w:pPr>
            <w:r>
              <w:rPr>
                <w:sz w:val="22"/>
                <w:szCs w:val="22"/>
              </w:rPr>
              <w:t>（销售方）统一社会信用代码/纳税人识别号/身份证件号码</w:t>
            </w:r>
          </w:p>
        </w:tc>
        <w:tc>
          <w:tcPr>
            <w:tcW w:w="1276" w:type="dxa"/>
            <w:noWrap w:val="0"/>
            <w:vAlign w:val="center"/>
          </w:tcPr>
          <w:p w14:paraId="575EC9BF">
            <w:pPr>
              <w:pStyle w:val="36"/>
              <w:jc w:val="center"/>
            </w:pPr>
            <w:r>
              <w:t>varchar</w:t>
            </w:r>
          </w:p>
        </w:tc>
        <w:tc>
          <w:tcPr>
            <w:tcW w:w="709" w:type="dxa"/>
            <w:noWrap w:val="0"/>
            <w:vAlign w:val="center"/>
          </w:tcPr>
          <w:p w14:paraId="77319930">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9110434">
            <w:pPr>
              <w:jc w:val="center"/>
              <w:rPr>
                <w:sz w:val="22"/>
                <w:szCs w:val="22"/>
              </w:rPr>
            </w:pPr>
            <w:r>
              <w:rPr>
                <w:sz w:val="22"/>
                <w:szCs w:val="22"/>
              </w:rPr>
              <w:t>是</w:t>
            </w:r>
          </w:p>
        </w:tc>
        <w:tc>
          <w:tcPr>
            <w:tcW w:w="1560" w:type="dxa"/>
            <w:noWrap w:val="0"/>
            <w:vAlign w:val="center"/>
          </w:tcPr>
          <w:p w14:paraId="7A335528">
            <w:pPr>
              <w:rPr>
                <w:sz w:val="22"/>
                <w:szCs w:val="22"/>
              </w:rPr>
            </w:pPr>
          </w:p>
        </w:tc>
      </w:tr>
      <w:tr w14:paraId="10D7F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8C3B3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64333A8A">
            <w:pPr>
              <w:rPr>
                <w:sz w:val="22"/>
                <w:szCs w:val="22"/>
              </w:rPr>
            </w:pPr>
            <w:r>
              <w:rPr>
                <w:sz w:val="22"/>
                <w:szCs w:val="22"/>
              </w:rPr>
              <w:t>xsfmc</w:t>
            </w:r>
          </w:p>
        </w:tc>
        <w:tc>
          <w:tcPr>
            <w:tcW w:w="1843" w:type="dxa"/>
            <w:noWrap w:val="0"/>
            <w:vAlign w:val="center"/>
          </w:tcPr>
          <w:p w14:paraId="0810BB9C">
            <w:pPr>
              <w:rPr>
                <w:sz w:val="22"/>
                <w:szCs w:val="22"/>
              </w:rPr>
            </w:pPr>
            <w:r>
              <w:rPr>
                <w:sz w:val="22"/>
                <w:szCs w:val="22"/>
              </w:rPr>
              <w:t>（销售方）名称</w:t>
            </w:r>
          </w:p>
        </w:tc>
        <w:tc>
          <w:tcPr>
            <w:tcW w:w="1276" w:type="dxa"/>
            <w:noWrap w:val="0"/>
            <w:vAlign w:val="center"/>
          </w:tcPr>
          <w:p w14:paraId="5BDA4FC4">
            <w:pPr>
              <w:pStyle w:val="36"/>
              <w:jc w:val="center"/>
            </w:pPr>
            <w:r>
              <w:t>varchar</w:t>
            </w:r>
          </w:p>
        </w:tc>
        <w:tc>
          <w:tcPr>
            <w:tcW w:w="709" w:type="dxa"/>
            <w:noWrap w:val="0"/>
            <w:vAlign w:val="center"/>
          </w:tcPr>
          <w:p w14:paraId="4DCAC973">
            <w:pPr>
              <w:pStyle w:val="26"/>
              <w:adjustRightInd w:val="0"/>
              <w:snapToGrid w:val="0"/>
              <w:jc w:val="center"/>
              <w:rPr>
                <w:rFonts w:ascii="Times New Roman" w:hAnsi="Times New Roman"/>
                <w:sz w:val="22"/>
                <w:szCs w:val="22"/>
              </w:rPr>
            </w:pPr>
            <w:r>
              <w:rPr>
                <w:rFonts w:ascii="Times New Roman" w:hAnsi="Times New Roman"/>
                <w:sz w:val="22"/>
                <w:szCs w:val="22"/>
              </w:rPr>
              <w:t>300</w:t>
            </w:r>
          </w:p>
        </w:tc>
        <w:tc>
          <w:tcPr>
            <w:tcW w:w="708" w:type="dxa"/>
            <w:noWrap w:val="0"/>
            <w:vAlign w:val="center"/>
          </w:tcPr>
          <w:p w14:paraId="3F39EE9A">
            <w:pPr>
              <w:jc w:val="center"/>
              <w:rPr>
                <w:sz w:val="22"/>
                <w:szCs w:val="22"/>
              </w:rPr>
            </w:pPr>
            <w:r>
              <w:rPr>
                <w:sz w:val="22"/>
                <w:szCs w:val="22"/>
              </w:rPr>
              <w:t>是</w:t>
            </w:r>
          </w:p>
        </w:tc>
        <w:tc>
          <w:tcPr>
            <w:tcW w:w="1560" w:type="dxa"/>
            <w:noWrap w:val="0"/>
            <w:vAlign w:val="center"/>
          </w:tcPr>
          <w:p w14:paraId="70555B11">
            <w:pPr>
              <w:rPr>
                <w:sz w:val="22"/>
                <w:szCs w:val="22"/>
              </w:rPr>
            </w:pPr>
          </w:p>
        </w:tc>
      </w:tr>
      <w:tr w14:paraId="47B8F0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4301C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89E77AA">
            <w:pPr>
              <w:rPr>
                <w:sz w:val="22"/>
                <w:szCs w:val="22"/>
              </w:rPr>
            </w:pPr>
            <w:r>
              <w:rPr>
                <w:sz w:val="22"/>
                <w:szCs w:val="22"/>
              </w:rPr>
              <w:t>gmfnsrsbh</w:t>
            </w:r>
          </w:p>
        </w:tc>
        <w:tc>
          <w:tcPr>
            <w:tcW w:w="1843" w:type="dxa"/>
            <w:noWrap w:val="0"/>
            <w:vAlign w:val="center"/>
          </w:tcPr>
          <w:p w14:paraId="041D6971">
            <w:pPr>
              <w:rPr>
                <w:sz w:val="22"/>
                <w:szCs w:val="22"/>
              </w:rPr>
            </w:pPr>
            <w:r>
              <w:rPr>
                <w:sz w:val="22"/>
                <w:szCs w:val="22"/>
              </w:rPr>
              <w:t>（购买方）统一社会信用代码/纳税人识别号/身份证件号码</w:t>
            </w:r>
          </w:p>
        </w:tc>
        <w:tc>
          <w:tcPr>
            <w:tcW w:w="1276" w:type="dxa"/>
            <w:noWrap w:val="0"/>
            <w:vAlign w:val="center"/>
          </w:tcPr>
          <w:p w14:paraId="2525EC3A">
            <w:pPr>
              <w:pStyle w:val="36"/>
              <w:jc w:val="center"/>
            </w:pPr>
            <w:r>
              <w:t>varchar</w:t>
            </w:r>
          </w:p>
        </w:tc>
        <w:tc>
          <w:tcPr>
            <w:tcW w:w="709" w:type="dxa"/>
            <w:noWrap w:val="0"/>
            <w:vAlign w:val="center"/>
          </w:tcPr>
          <w:p w14:paraId="0762C1B3">
            <w:pPr>
              <w:jc w:val="center"/>
              <w:rPr>
                <w:sz w:val="22"/>
                <w:szCs w:val="22"/>
              </w:rPr>
            </w:pPr>
            <w:r>
              <w:rPr>
                <w:sz w:val="22"/>
                <w:szCs w:val="22"/>
              </w:rPr>
              <w:t>20</w:t>
            </w:r>
          </w:p>
        </w:tc>
        <w:tc>
          <w:tcPr>
            <w:tcW w:w="708" w:type="dxa"/>
            <w:noWrap w:val="0"/>
            <w:vAlign w:val="center"/>
          </w:tcPr>
          <w:p w14:paraId="6D1FF208">
            <w:pPr>
              <w:jc w:val="center"/>
              <w:rPr>
                <w:sz w:val="22"/>
                <w:szCs w:val="22"/>
              </w:rPr>
            </w:pPr>
            <w:r>
              <w:rPr>
                <w:sz w:val="22"/>
                <w:szCs w:val="22"/>
              </w:rPr>
              <w:t>否</w:t>
            </w:r>
          </w:p>
        </w:tc>
        <w:tc>
          <w:tcPr>
            <w:tcW w:w="1560" w:type="dxa"/>
            <w:noWrap w:val="0"/>
            <w:vAlign w:val="center"/>
          </w:tcPr>
          <w:p w14:paraId="5155A726">
            <w:pPr>
              <w:rPr>
                <w:sz w:val="22"/>
                <w:szCs w:val="22"/>
              </w:rPr>
            </w:pPr>
          </w:p>
        </w:tc>
      </w:tr>
      <w:tr w14:paraId="61572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0C6D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59B3DF64">
            <w:pPr>
              <w:rPr>
                <w:sz w:val="22"/>
                <w:szCs w:val="22"/>
              </w:rPr>
            </w:pPr>
            <w:r>
              <w:rPr>
                <w:sz w:val="22"/>
                <w:szCs w:val="22"/>
              </w:rPr>
              <w:t>gmfmc</w:t>
            </w:r>
          </w:p>
        </w:tc>
        <w:tc>
          <w:tcPr>
            <w:tcW w:w="1843" w:type="dxa"/>
            <w:noWrap w:val="0"/>
            <w:vAlign w:val="center"/>
          </w:tcPr>
          <w:p w14:paraId="6A76D2B4">
            <w:pPr>
              <w:rPr>
                <w:sz w:val="22"/>
                <w:szCs w:val="22"/>
              </w:rPr>
            </w:pPr>
            <w:r>
              <w:rPr>
                <w:sz w:val="22"/>
                <w:szCs w:val="22"/>
              </w:rPr>
              <w:t>（购买方）名称</w:t>
            </w:r>
          </w:p>
        </w:tc>
        <w:tc>
          <w:tcPr>
            <w:tcW w:w="1276" w:type="dxa"/>
            <w:noWrap w:val="0"/>
            <w:vAlign w:val="center"/>
          </w:tcPr>
          <w:p w14:paraId="7D32AE58">
            <w:pPr>
              <w:pStyle w:val="36"/>
              <w:jc w:val="center"/>
            </w:pPr>
            <w:r>
              <w:t>varchar</w:t>
            </w:r>
          </w:p>
        </w:tc>
        <w:tc>
          <w:tcPr>
            <w:tcW w:w="709" w:type="dxa"/>
            <w:noWrap w:val="0"/>
            <w:vAlign w:val="center"/>
          </w:tcPr>
          <w:p w14:paraId="611A3C0A">
            <w:pPr>
              <w:jc w:val="center"/>
              <w:rPr>
                <w:sz w:val="22"/>
                <w:szCs w:val="22"/>
              </w:rPr>
            </w:pPr>
            <w:r>
              <w:rPr>
                <w:sz w:val="22"/>
                <w:szCs w:val="22"/>
              </w:rPr>
              <w:t>300</w:t>
            </w:r>
          </w:p>
        </w:tc>
        <w:tc>
          <w:tcPr>
            <w:tcW w:w="708" w:type="dxa"/>
            <w:noWrap w:val="0"/>
            <w:vAlign w:val="center"/>
          </w:tcPr>
          <w:p w14:paraId="5CEDD08D">
            <w:pPr>
              <w:jc w:val="center"/>
              <w:rPr>
                <w:sz w:val="22"/>
                <w:szCs w:val="22"/>
              </w:rPr>
            </w:pPr>
            <w:r>
              <w:rPr>
                <w:sz w:val="22"/>
                <w:szCs w:val="22"/>
              </w:rPr>
              <w:t>是</w:t>
            </w:r>
          </w:p>
        </w:tc>
        <w:tc>
          <w:tcPr>
            <w:tcW w:w="1560" w:type="dxa"/>
            <w:noWrap w:val="0"/>
            <w:vAlign w:val="center"/>
          </w:tcPr>
          <w:p w14:paraId="77C6B0CC">
            <w:pPr>
              <w:rPr>
                <w:sz w:val="22"/>
                <w:szCs w:val="22"/>
              </w:rPr>
            </w:pPr>
          </w:p>
        </w:tc>
      </w:tr>
      <w:tr w14:paraId="2955D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38F34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32A4188A">
            <w:pPr>
              <w:rPr>
                <w:sz w:val="22"/>
                <w:szCs w:val="22"/>
              </w:rPr>
            </w:pPr>
            <w:r>
              <w:rPr>
                <w:sz w:val="22"/>
                <w:szCs w:val="22"/>
              </w:rPr>
              <w:t>lzfpdm</w:t>
            </w:r>
          </w:p>
        </w:tc>
        <w:tc>
          <w:tcPr>
            <w:tcW w:w="1843" w:type="dxa"/>
            <w:noWrap w:val="0"/>
            <w:vAlign w:val="center"/>
          </w:tcPr>
          <w:p w14:paraId="6D3ADD6F">
            <w:pPr>
              <w:rPr>
                <w:sz w:val="22"/>
                <w:szCs w:val="22"/>
              </w:rPr>
            </w:pPr>
            <w:r>
              <w:rPr>
                <w:sz w:val="22"/>
                <w:szCs w:val="22"/>
              </w:rPr>
              <w:t>蓝字发票代码</w:t>
            </w:r>
          </w:p>
        </w:tc>
        <w:tc>
          <w:tcPr>
            <w:tcW w:w="1276" w:type="dxa"/>
            <w:noWrap w:val="0"/>
            <w:vAlign w:val="center"/>
          </w:tcPr>
          <w:p w14:paraId="7DDD85B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EE30FB0">
            <w:pPr>
              <w:jc w:val="center"/>
              <w:rPr>
                <w:sz w:val="22"/>
                <w:szCs w:val="22"/>
              </w:rPr>
            </w:pPr>
            <w:r>
              <w:rPr>
                <w:sz w:val="22"/>
                <w:szCs w:val="22"/>
              </w:rPr>
              <w:t>12</w:t>
            </w:r>
          </w:p>
        </w:tc>
        <w:tc>
          <w:tcPr>
            <w:tcW w:w="708" w:type="dxa"/>
            <w:noWrap w:val="0"/>
            <w:vAlign w:val="center"/>
          </w:tcPr>
          <w:p w14:paraId="401B5528">
            <w:pPr>
              <w:jc w:val="center"/>
              <w:rPr>
                <w:sz w:val="22"/>
                <w:szCs w:val="22"/>
              </w:rPr>
            </w:pPr>
            <w:r>
              <w:rPr>
                <w:sz w:val="22"/>
                <w:szCs w:val="22"/>
              </w:rPr>
              <w:t>否</w:t>
            </w:r>
          </w:p>
        </w:tc>
        <w:tc>
          <w:tcPr>
            <w:tcW w:w="1560" w:type="dxa"/>
            <w:noWrap w:val="0"/>
            <w:vAlign w:val="center"/>
          </w:tcPr>
          <w:p w14:paraId="364249C9">
            <w:pPr>
              <w:rPr>
                <w:sz w:val="22"/>
                <w:szCs w:val="22"/>
              </w:rPr>
            </w:pPr>
          </w:p>
        </w:tc>
      </w:tr>
      <w:tr w14:paraId="609D1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EE166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5C7B9C5C">
            <w:pPr>
              <w:rPr>
                <w:sz w:val="22"/>
                <w:szCs w:val="22"/>
              </w:rPr>
            </w:pPr>
            <w:r>
              <w:rPr>
                <w:sz w:val="22"/>
                <w:szCs w:val="22"/>
              </w:rPr>
              <w:t>lzfphm</w:t>
            </w:r>
          </w:p>
        </w:tc>
        <w:tc>
          <w:tcPr>
            <w:tcW w:w="1843" w:type="dxa"/>
            <w:noWrap w:val="0"/>
            <w:vAlign w:val="center"/>
          </w:tcPr>
          <w:p w14:paraId="106CB1FF">
            <w:pPr>
              <w:rPr>
                <w:sz w:val="22"/>
                <w:szCs w:val="22"/>
              </w:rPr>
            </w:pPr>
            <w:r>
              <w:rPr>
                <w:sz w:val="22"/>
                <w:szCs w:val="22"/>
              </w:rPr>
              <w:t>蓝字发票号码</w:t>
            </w:r>
          </w:p>
        </w:tc>
        <w:tc>
          <w:tcPr>
            <w:tcW w:w="1276" w:type="dxa"/>
            <w:noWrap w:val="0"/>
            <w:vAlign w:val="center"/>
          </w:tcPr>
          <w:p w14:paraId="6642E8B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CA47E8A">
            <w:pPr>
              <w:jc w:val="center"/>
              <w:rPr>
                <w:sz w:val="22"/>
                <w:szCs w:val="22"/>
              </w:rPr>
            </w:pPr>
            <w:r>
              <w:rPr>
                <w:sz w:val="22"/>
                <w:szCs w:val="22"/>
              </w:rPr>
              <w:t>20</w:t>
            </w:r>
          </w:p>
        </w:tc>
        <w:tc>
          <w:tcPr>
            <w:tcW w:w="708" w:type="dxa"/>
            <w:noWrap w:val="0"/>
            <w:vAlign w:val="center"/>
          </w:tcPr>
          <w:p w14:paraId="6FAFDCCC">
            <w:pPr>
              <w:jc w:val="center"/>
              <w:rPr>
                <w:sz w:val="22"/>
                <w:szCs w:val="22"/>
              </w:rPr>
            </w:pPr>
            <w:r>
              <w:rPr>
                <w:sz w:val="22"/>
                <w:szCs w:val="22"/>
              </w:rPr>
              <w:t>否</w:t>
            </w:r>
          </w:p>
        </w:tc>
        <w:tc>
          <w:tcPr>
            <w:tcW w:w="1560" w:type="dxa"/>
            <w:noWrap w:val="0"/>
            <w:vAlign w:val="center"/>
          </w:tcPr>
          <w:p w14:paraId="3A29D7D4">
            <w:pPr>
              <w:rPr>
                <w:sz w:val="22"/>
                <w:szCs w:val="22"/>
              </w:rPr>
            </w:pPr>
          </w:p>
        </w:tc>
      </w:tr>
      <w:tr w14:paraId="674B7C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D66E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0E131D7C">
            <w:pPr>
              <w:rPr>
                <w:sz w:val="22"/>
                <w:szCs w:val="22"/>
              </w:rPr>
            </w:pPr>
            <w:r>
              <w:rPr>
                <w:sz w:val="22"/>
                <w:szCs w:val="22"/>
              </w:rPr>
              <w:t>sfzzfpbz</w:t>
            </w:r>
          </w:p>
        </w:tc>
        <w:tc>
          <w:tcPr>
            <w:tcW w:w="1843" w:type="dxa"/>
            <w:noWrap w:val="0"/>
            <w:vAlign w:val="center"/>
          </w:tcPr>
          <w:p w14:paraId="47BC34AD">
            <w:pPr>
              <w:rPr>
                <w:sz w:val="22"/>
                <w:szCs w:val="22"/>
              </w:rPr>
            </w:pPr>
            <w:r>
              <w:rPr>
                <w:sz w:val="22"/>
                <w:szCs w:val="22"/>
              </w:rPr>
              <w:t>是否纸质发票标志</w:t>
            </w:r>
          </w:p>
        </w:tc>
        <w:tc>
          <w:tcPr>
            <w:tcW w:w="1276" w:type="dxa"/>
            <w:noWrap w:val="0"/>
            <w:vAlign w:val="center"/>
          </w:tcPr>
          <w:p w14:paraId="05C1A39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3F6C5D7">
            <w:pPr>
              <w:jc w:val="center"/>
              <w:rPr>
                <w:sz w:val="22"/>
                <w:szCs w:val="22"/>
              </w:rPr>
            </w:pPr>
            <w:r>
              <w:rPr>
                <w:sz w:val="22"/>
                <w:szCs w:val="22"/>
              </w:rPr>
              <w:t>1</w:t>
            </w:r>
          </w:p>
        </w:tc>
        <w:tc>
          <w:tcPr>
            <w:tcW w:w="708" w:type="dxa"/>
            <w:noWrap w:val="0"/>
            <w:vAlign w:val="center"/>
          </w:tcPr>
          <w:p w14:paraId="035791A3">
            <w:pPr>
              <w:jc w:val="center"/>
              <w:rPr>
                <w:sz w:val="22"/>
                <w:szCs w:val="22"/>
              </w:rPr>
            </w:pPr>
            <w:r>
              <w:rPr>
                <w:sz w:val="22"/>
                <w:szCs w:val="22"/>
              </w:rPr>
              <w:t>是</w:t>
            </w:r>
          </w:p>
        </w:tc>
        <w:tc>
          <w:tcPr>
            <w:tcW w:w="1560" w:type="dxa"/>
            <w:noWrap w:val="0"/>
            <w:vAlign w:val="center"/>
          </w:tcPr>
          <w:p w14:paraId="24318551">
            <w:pPr>
              <w:rPr>
                <w:sz w:val="22"/>
                <w:szCs w:val="22"/>
              </w:rPr>
            </w:pPr>
            <w:r>
              <w:rPr>
                <w:sz w:val="22"/>
                <w:szCs w:val="22"/>
              </w:rPr>
              <w:t>Y：纸质发票</w:t>
            </w:r>
          </w:p>
          <w:p w14:paraId="33C1F7B6">
            <w:pPr>
              <w:rPr>
                <w:sz w:val="22"/>
                <w:szCs w:val="22"/>
              </w:rPr>
            </w:pPr>
            <w:r>
              <w:rPr>
                <w:sz w:val="22"/>
                <w:szCs w:val="22"/>
              </w:rPr>
              <w:t>N：电子发票</w:t>
            </w:r>
          </w:p>
        </w:tc>
      </w:tr>
      <w:tr w14:paraId="76D3C7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91E3B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5996F98">
            <w:pPr>
              <w:rPr>
                <w:sz w:val="22"/>
                <w:szCs w:val="22"/>
              </w:rPr>
            </w:pPr>
            <w:r>
              <w:rPr>
                <w:sz w:val="22"/>
                <w:szCs w:val="22"/>
              </w:rPr>
              <w:t>lzkprq</w:t>
            </w:r>
          </w:p>
        </w:tc>
        <w:tc>
          <w:tcPr>
            <w:tcW w:w="1843" w:type="dxa"/>
            <w:noWrap w:val="0"/>
            <w:vAlign w:val="center"/>
          </w:tcPr>
          <w:p w14:paraId="61A70EE3">
            <w:pPr>
              <w:rPr>
                <w:sz w:val="22"/>
                <w:szCs w:val="22"/>
              </w:rPr>
            </w:pPr>
            <w:r>
              <w:rPr>
                <w:sz w:val="22"/>
                <w:szCs w:val="22"/>
              </w:rPr>
              <w:t>蓝字发票开票日期</w:t>
            </w:r>
          </w:p>
        </w:tc>
        <w:tc>
          <w:tcPr>
            <w:tcW w:w="1276" w:type="dxa"/>
            <w:noWrap w:val="0"/>
            <w:vAlign w:val="center"/>
          </w:tcPr>
          <w:p w14:paraId="452EEA1E">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81E7960">
            <w:pPr>
              <w:jc w:val="center"/>
              <w:rPr>
                <w:sz w:val="22"/>
                <w:szCs w:val="22"/>
              </w:rPr>
            </w:pPr>
          </w:p>
        </w:tc>
        <w:tc>
          <w:tcPr>
            <w:tcW w:w="708" w:type="dxa"/>
            <w:noWrap w:val="0"/>
            <w:vAlign w:val="center"/>
          </w:tcPr>
          <w:p w14:paraId="5C950225">
            <w:pPr>
              <w:jc w:val="center"/>
              <w:rPr>
                <w:sz w:val="22"/>
                <w:szCs w:val="22"/>
              </w:rPr>
            </w:pPr>
            <w:r>
              <w:rPr>
                <w:sz w:val="22"/>
                <w:szCs w:val="22"/>
              </w:rPr>
              <w:t>否</w:t>
            </w:r>
          </w:p>
        </w:tc>
        <w:tc>
          <w:tcPr>
            <w:tcW w:w="1560" w:type="dxa"/>
            <w:noWrap w:val="0"/>
            <w:vAlign w:val="center"/>
          </w:tcPr>
          <w:p w14:paraId="4D46ABC9">
            <w:pPr>
              <w:rPr>
                <w:sz w:val="22"/>
                <w:szCs w:val="22"/>
              </w:rPr>
            </w:pPr>
            <w:r>
              <w:rPr>
                <w:sz w:val="22"/>
                <w:szCs w:val="22"/>
              </w:rPr>
              <w:t>yyyy-MM-dd HH:mm:ss</w:t>
            </w:r>
          </w:p>
        </w:tc>
      </w:tr>
      <w:tr w14:paraId="3D7D9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2555D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6E5E89A3">
            <w:pPr>
              <w:rPr>
                <w:sz w:val="22"/>
                <w:szCs w:val="22"/>
              </w:rPr>
            </w:pPr>
            <w:r>
              <w:rPr>
                <w:sz w:val="22"/>
                <w:szCs w:val="22"/>
              </w:rPr>
              <w:t>lzhjje</w:t>
            </w:r>
          </w:p>
        </w:tc>
        <w:tc>
          <w:tcPr>
            <w:tcW w:w="1843" w:type="dxa"/>
            <w:noWrap w:val="0"/>
            <w:vAlign w:val="center"/>
          </w:tcPr>
          <w:p w14:paraId="7ACE3C7F">
            <w:pPr>
              <w:rPr>
                <w:sz w:val="22"/>
                <w:szCs w:val="22"/>
              </w:rPr>
            </w:pPr>
            <w:r>
              <w:rPr>
                <w:sz w:val="22"/>
                <w:szCs w:val="22"/>
              </w:rPr>
              <w:t>蓝字发票合计金额</w:t>
            </w:r>
          </w:p>
        </w:tc>
        <w:tc>
          <w:tcPr>
            <w:tcW w:w="1276" w:type="dxa"/>
            <w:noWrap w:val="0"/>
            <w:vAlign w:val="center"/>
          </w:tcPr>
          <w:p w14:paraId="2360CE8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D705A16">
            <w:pPr>
              <w:jc w:val="center"/>
              <w:rPr>
                <w:sz w:val="22"/>
                <w:szCs w:val="22"/>
              </w:rPr>
            </w:pPr>
            <w:r>
              <w:rPr>
                <w:sz w:val="22"/>
                <w:szCs w:val="22"/>
              </w:rPr>
              <w:t>18,2</w:t>
            </w:r>
          </w:p>
        </w:tc>
        <w:tc>
          <w:tcPr>
            <w:tcW w:w="708" w:type="dxa"/>
            <w:noWrap w:val="0"/>
            <w:vAlign w:val="center"/>
          </w:tcPr>
          <w:p w14:paraId="5A3E9C24">
            <w:pPr>
              <w:jc w:val="center"/>
              <w:rPr>
                <w:sz w:val="22"/>
                <w:szCs w:val="22"/>
              </w:rPr>
            </w:pPr>
            <w:r>
              <w:rPr>
                <w:sz w:val="22"/>
                <w:szCs w:val="22"/>
              </w:rPr>
              <w:t>否</w:t>
            </w:r>
          </w:p>
        </w:tc>
        <w:tc>
          <w:tcPr>
            <w:tcW w:w="1560" w:type="dxa"/>
            <w:noWrap w:val="0"/>
            <w:vAlign w:val="center"/>
          </w:tcPr>
          <w:p w14:paraId="6F8A2853">
            <w:pPr>
              <w:rPr>
                <w:sz w:val="22"/>
                <w:szCs w:val="22"/>
              </w:rPr>
            </w:pPr>
          </w:p>
        </w:tc>
      </w:tr>
      <w:tr w14:paraId="2FF69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72A27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352BF444">
            <w:pPr>
              <w:rPr>
                <w:sz w:val="22"/>
                <w:szCs w:val="22"/>
              </w:rPr>
            </w:pPr>
            <w:r>
              <w:rPr>
                <w:sz w:val="22"/>
                <w:szCs w:val="22"/>
              </w:rPr>
              <w:t>lzhjse</w:t>
            </w:r>
          </w:p>
        </w:tc>
        <w:tc>
          <w:tcPr>
            <w:tcW w:w="1843" w:type="dxa"/>
            <w:noWrap w:val="0"/>
            <w:vAlign w:val="center"/>
          </w:tcPr>
          <w:p w14:paraId="027557A8">
            <w:pPr>
              <w:rPr>
                <w:sz w:val="22"/>
                <w:szCs w:val="22"/>
              </w:rPr>
            </w:pPr>
            <w:r>
              <w:rPr>
                <w:sz w:val="22"/>
                <w:szCs w:val="22"/>
              </w:rPr>
              <w:t>蓝字发票合计税额</w:t>
            </w:r>
          </w:p>
        </w:tc>
        <w:tc>
          <w:tcPr>
            <w:tcW w:w="1276" w:type="dxa"/>
            <w:noWrap w:val="0"/>
            <w:vAlign w:val="center"/>
          </w:tcPr>
          <w:p w14:paraId="610B721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ADC12EC">
            <w:pPr>
              <w:jc w:val="center"/>
              <w:rPr>
                <w:sz w:val="22"/>
                <w:szCs w:val="22"/>
              </w:rPr>
            </w:pPr>
            <w:r>
              <w:rPr>
                <w:sz w:val="22"/>
                <w:szCs w:val="22"/>
              </w:rPr>
              <w:t>18,2</w:t>
            </w:r>
          </w:p>
        </w:tc>
        <w:tc>
          <w:tcPr>
            <w:tcW w:w="708" w:type="dxa"/>
            <w:noWrap w:val="0"/>
            <w:vAlign w:val="center"/>
          </w:tcPr>
          <w:p w14:paraId="04BE5230">
            <w:pPr>
              <w:jc w:val="center"/>
              <w:rPr>
                <w:sz w:val="22"/>
                <w:szCs w:val="22"/>
              </w:rPr>
            </w:pPr>
            <w:r>
              <w:rPr>
                <w:sz w:val="22"/>
                <w:szCs w:val="22"/>
              </w:rPr>
              <w:t>否</w:t>
            </w:r>
          </w:p>
        </w:tc>
        <w:tc>
          <w:tcPr>
            <w:tcW w:w="1560" w:type="dxa"/>
            <w:noWrap w:val="0"/>
            <w:vAlign w:val="center"/>
          </w:tcPr>
          <w:p w14:paraId="53D35B33">
            <w:pPr>
              <w:rPr>
                <w:sz w:val="22"/>
                <w:szCs w:val="22"/>
              </w:rPr>
            </w:pPr>
          </w:p>
        </w:tc>
      </w:tr>
      <w:tr w14:paraId="07267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85A28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37D5939F">
            <w:pPr>
              <w:rPr>
                <w:sz w:val="22"/>
                <w:szCs w:val="22"/>
              </w:rPr>
            </w:pPr>
            <w:r>
              <w:rPr>
                <w:sz w:val="22"/>
                <w:szCs w:val="22"/>
              </w:rPr>
              <w:t>lzfppzDm</w:t>
            </w:r>
          </w:p>
        </w:tc>
        <w:tc>
          <w:tcPr>
            <w:tcW w:w="1843" w:type="dxa"/>
            <w:noWrap w:val="0"/>
            <w:vAlign w:val="center"/>
          </w:tcPr>
          <w:p w14:paraId="010159AC">
            <w:pPr>
              <w:rPr>
                <w:sz w:val="22"/>
                <w:szCs w:val="22"/>
              </w:rPr>
            </w:pPr>
            <w:r>
              <w:rPr>
                <w:sz w:val="22"/>
                <w:szCs w:val="22"/>
              </w:rPr>
              <w:t>蓝字发票票种代码</w:t>
            </w:r>
          </w:p>
        </w:tc>
        <w:tc>
          <w:tcPr>
            <w:tcW w:w="1276" w:type="dxa"/>
            <w:noWrap w:val="0"/>
            <w:vAlign w:val="center"/>
          </w:tcPr>
          <w:p w14:paraId="396DA9D3">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015ABC28">
            <w:pPr>
              <w:jc w:val="center"/>
              <w:rPr>
                <w:sz w:val="22"/>
                <w:szCs w:val="22"/>
              </w:rPr>
            </w:pPr>
            <w:r>
              <w:rPr>
                <w:sz w:val="22"/>
                <w:szCs w:val="22"/>
              </w:rPr>
              <w:t>2</w:t>
            </w:r>
          </w:p>
        </w:tc>
        <w:tc>
          <w:tcPr>
            <w:tcW w:w="708" w:type="dxa"/>
            <w:noWrap w:val="0"/>
            <w:vAlign w:val="center"/>
          </w:tcPr>
          <w:p w14:paraId="35C9816E">
            <w:pPr>
              <w:jc w:val="center"/>
              <w:rPr>
                <w:sz w:val="22"/>
                <w:szCs w:val="22"/>
              </w:rPr>
            </w:pPr>
            <w:r>
              <w:rPr>
                <w:sz w:val="22"/>
                <w:szCs w:val="22"/>
              </w:rPr>
              <w:t>否</w:t>
            </w:r>
          </w:p>
        </w:tc>
        <w:tc>
          <w:tcPr>
            <w:tcW w:w="1560" w:type="dxa"/>
            <w:noWrap w:val="0"/>
            <w:vAlign w:val="center"/>
          </w:tcPr>
          <w:p w14:paraId="5D9A7488">
            <w:pPr>
              <w:rPr>
                <w:sz w:val="22"/>
                <w:szCs w:val="22"/>
              </w:rPr>
            </w:pPr>
            <w:r>
              <w:rPr>
                <w:sz w:val="22"/>
                <w:szCs w:val="22"/>
              </w:rPr>
              <w:t>01: 增值税专用发票</w:t>
            </w:r>
          </w:p>
          <w:p w14:paraId="554E04C9">
            <w:pPr>
              <w:rPr>
                <w:sz w:val="22"/>
                <w:szCs w:val="22"/>
              </w:rPr>
            </w:pPr>
            <w:r>
              <w:rPr>
                <w:sz w:val="22"/>
                <w:szCs w:val="22"/>
              </w:rPr>
              <w:t>02: 普通发票</w:t>
            </w:r>
          </w:p>
          <w:p w14:paraId="7AA981A7">
            <w:pPr>
              <w:rPr>
                <w:sz w:val="22"/>
                <w:szCs w:val="22"/>
              </w:rPr>
            </w:pPr>
            <w:r>
              <w:rPr>
                <w:sz w:val="22"/>
                <w:szCs w:val="22"/>
              </w:rPr>
              <w:t>03: 机动车统一销售发票</w:t>
            </w:r>
          </w:p>
          <w:p w14:paraId="520ABB01">
            <w:pPr>
              <w:rPr>
                <w:sz w:val="22"/>
                <w:szCs w:val="22"/>
              </w:rPr>
            </w:pPr>
            <w:r>
              <w:rPr>
                <w:sz w:val="22"/>
                <w:szCs w:val="22"/>
              </w:rPr>
              <w:t>04: 二手车统一销售发票</w:t>
            </w:r>
          </w:p>
        </w:tc>
      </w:tr>
      <w:tr w14:paraId="031398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773AB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080A542">
            <w:pPr>
              <w:rPr>
                <w:sz w:val="22"/>
                <w:szCs w:val="22"/>
              </w:rPr>
            </w:pPr>
            <w:r>
              <w:rPr>
                <w:sz w:val="22"/>
                <w:szCs w:val="22"/>
              </w:rPr>
              <w:t>lzfpTdyslxDm</w:t>
            </w:r>
          </w:p>
        </w:tc>
        <w:tc>
          <w:tcPr>
            <w:tcW w:w="1843" w:type="dxa"/>
            <w:noWrap w:val="0"/>
            <w:vAlign w:val="center"/>
          </w:tcPr>
          <w:p w14:paraId="1D2A3D45">
            <w:pPr>
              <w:rPr>
                <w:sz w:val="22"/>
                <w:szCs w:val="22"/>
              </w:rPr>
            </w:pPr>
            <w:r>
              <w:rPr>
                <w:sz w:val="22"/>
                <w:szCs w:val="22"/>
              </w:rPr>
              <w:t>蓝字发票特定要素类型代码</w:t>
            </w:r>
          </w:p>
        </w:tc>
        <w:tc>
          <w:tcPr>
            <w:tcW w:w="1276" w:type="dxa"/>
            <w:noWrap w:val="0"/>
            <w:vAlign w:val="center"/>
          </w:tcPr>
          <w:p w14:paraId="2EF27E0D">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432E3AE6">
            <w:pPr>
              <w:jc w:val="center"/>
              <w:rPr>
                <w:sz w:val="22"/>
                <w:szCs w:val="22"/>
              </w:rPr>
            </w:pPr>
            <w:r>
              <w:rPr>
                <w:sz w:val="22"/>
                <w:szCs w:val="22"/>
              </w:rPr>
              <w:t>2</w:t>
            </w:r>
          </w:p>
        </w:tc>
        <w:tc>
          <w:tcPr>
            <w:tcW w:w="708" w:type="dxa"/>
            <w:noWrap w:val="0"/>
            <w:vAlign w:val="center"/>
          </w:tcPr>
          <w:p w14:paraId="40806D12">
            <w:pPr>
              <w:jc w:val="center"/>
              <w:rPr>
                <w:sz w:val="22"/>
                <w:szCs w:val="22"/>
              </w:rPr>
            </w:pPr>
            <w:r>
              <w:rPr>
                <w:sz w:val="22"/>
                <w:szCs w:val="22"/>
              </w:rPr>
              <w:t>是</w:t>
            </w:r>
          </w:p>
        </w:tc>
        <w:tc>
          <w:tcPr>
            <w:tcW w:w="1560" w:type="dxa"/>
            <w:noWrap w:val="0"/>
            <w:vAlign w:val="center"/>
          </w:tcPr>
          <w:p w14:paraId="47EA755B">
            <w:pPr>
              <w:rPr>
                <w:sz w:val="22"/>
                <w:szCs w:val="22"/>
              </w:rPr>
            </w:pPr>
            <w:r>
              <w:rPr>
                <w:sz w:val="22"/>
                <w:szCs w:val="22"/>
              </w:rPr>
              <w:t>04：货物运输服务发票</w:t>
            </w:r>
          </w:p>
        </w:tc>
      </w:tr>
      <w:tr w14:paraId="7FAD0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B939C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16E81A45">
            <w:pPr>
              <w:rPr>
                <w:sz w:val="22"/>
                <w:szCs w:val="22"/>
              </w:rPr>
            </w:pPr>
            <w:r>
              <w:rPr>
                <w:sz w:val="22"/>
                <w:szCs w:val="22"/>
              </w:rPr>
              <w:t>hzcxje</w:t>
            </w:r>
          </w:p>
        </w:tc>
        <w:tc>
          <w:tcPr>
            <w:tcW w:w="1843" w:type="dxa"/>
            <w:noWrap w:val="0"/>
            <w:vAlign w:val="center"/>
          </w:tcPr>
          <w:p w14:paraId="34799682">
            <w:pPr>
              <w:rPr>
                <w:sz w:val="22"/>
                <w:szCs w:val="22"/>
              </w:rPr>
            </w:pPr>
            <w:r>
              <w:rPr>
                <w:sz w:val="22"/>
                <w:szCs w:val="22"/>
              </w:rPr>
              <w:t>红字冲销金额</w:t>
            </w:r>
          </w:p>
        </w:tc>
        <w:tc>
          <w:tcPr>
            <w:tcW w:w="1276" w:type="dxa"/>
            <w:noWrap w:val="0"/>
            <w:vAlign w:val="center"/>
          </w:tcPr>
          <w:p w14:paraId="61AD0C3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13E99E">
            <w:pPr>
              <w:jc w:val="center"/>
              <w:rPr>
                <w:sz w:val="22"/>
                <w:szCs w:val="22"/>
              </w:rPr>
            </w:pPr>
            <w:r>
              <w:rPr>
                <w:sz w:val="22"/>
                <w:szCs w:val="22"/>
              </w:rPr>
              <w:t>18,2</w:t>
            </w:r>
          </w:p>
        </w:tc>
        <w:tc>
          <w:tcPr>
            <w:tcW w:w="708" w:type="dxa"/>
            <w:noWrap w:val="0"/>
            <w:vAlign w:val="center"/>
          </w:tcPr>
          <w:p w14:paraId="43B7956B">
            <w:pPr>
              <w:jc w:val="center"/>
              <w:rPr>
                <w:sz w:val="22"/>
                <w:szCs w:val="22"/>
              </w:rPr>
            </w:pPr>
            <w:r>
              <w:rPr>
                <w:sz w:val="22"/>
                <w:szCs w:val="22"/>
              </w:rPr>
              <w:t>是</w:t>
            </w:r>
          </w:p>
        </w:tc>
        <w:tc>
          <w:tcPr>
            <w:tcW w:w="1560" w:type="dxa"/>
            <w:noWrap w:val="0"/>
            <w:vAlign w:val="center"/>
          </w:tcPr>
          <w:p w14:paraId="2333F435">
            <w:pPr>
              <w:rPr>
                <w:sz w:val="22"/>
                <w:szCs w:val="22"/>
              </w:rPr>
            </w:pPr>
          </w:p>
        </w:tc>
      </w:tr>
      <w:tr w14:paraId="1CC973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96538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DB7D787">
            <w:pPr>
              <w:rPr>
                <w:sz w:val="22"/>
                <w:szCs w:val="22"/>
              </w:rPr>
            </w:pPr>
            <w:r>
              <w:rPr>
                <w:sz w:val="22"/>
                <w:szCs w:val="22"/>
              </w:rPr>
              <w:t>hzcxse</w:t>
            </w:r>
          </w:p>
        </w:tc>
        <w:tc>
          <w:tcPr>
            <w:tcW w:w="1843" w:type="dxa"/>
            <w:noWrap w:val="0"/>
            <w:vAlign w:val="center"/>
          </w:tcPr>
          <w:p w14:paraId="4F8C6831">
            <w:pPr>
              <w:rPr>
                <w:sz w:val="22"/>
                <w:szCs w:val="22"/>
              </w:rPr>
            </w:pPr>
            <w:r>
              <w:rPr>
                <w:sz w:val="22"/>
                <w:szCs w:val="22"/>
              </w:rPr>
              <w:t>红字冲销税额</w:t>
            </w:r>
          </w:p>
        </w:tc>
        <w:tc>
          <w:tcPr>
            <w:tcW w:w="1276" w:type="dxa"/>
            <w:noWrap w:val="0"/>
            <w:vAlign w:val="center"/>
          </w:tcPr>
          <w:p w14:paraId="6733EE0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703453E">
            <w:pPr>
              <w:jc w:val="center"/>
              <w:rPr>
                <w:sz w:val="22"/>
                <w:szCs w:val="22"/>
              </w:rPr>
            </w:pPr>
            <w:r>
              <w:rPr>
                <w:sz w:val="22"/>
                <w:szCs w:val="22"/>
              </w:rPr>
              <w:t>18,2</w:t>
            </w:r>
          </w:p>
        </w:tc>
        <w:tc>
          <w:tcPr>
            <w:tcW w:w="708" w:type="dxa"/>
            <w:noWrap w:val="0"/>
            <w:vAlign w:val="center"/>
          </w:tcPr>
          <w:p w14:paraId="52507510">
            <w:pPr>
              <w:jc w:val="center"/>
              <w:rPr>
                <w:sz w:val="22"/>
                <w:szCs w:val="22"/>
              </w:rPr>
            </w:pPr>
            <w:r>
              <w:rPr>
                <w:sz w:val="22"/>
                <w:szCs w:val="22"/>
              </w:rPr>
              <w:t>是</w:t>
            </w:r>
          </w:p>
        </w:tc>
        <w:tc>
          <w:tcPr>
            <w:tcW w:w="1560" w:type="dxa"/>
            <w:noWrap w:val="0"/>
            <w:vAlign w:val="center"/>
          </w:tcPr>
          <w:p w14:paraId="18A660F0">
            <w:pPr>
              <w:rPr>
                <w:sz w:val="22"/>
                <w:szCs w:val="22"/>
              </w:rPr>
            </w:pPr>
          </w:p>
        </w:tc>
      </w:tr>
      <w:tr w14:paraId="1C3ED5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25E4E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FE67CEA">
            <w:pPr>
              <w:rPr>
                <w:sz w:val="22"/>
                <w:szCs w:val="22"/>
              </w:rPr>
            </w:pPr>
            <w:r>
              <w:rPr>
                <w:sz w:val="22"/>
                <w:szCs w:val="22"/>
              </w:rPr>
              <w:t>chyyDm</w:t>
            </w:r>
          </w:p>
        </w:tc>
        <w:tc>
          <w:tcPr>
            <w:tcW w:w="1843" w:type="dxa"/>
            <w:noWrap w:val="0"/>
            <w:vAlign w:val="center"/>
          </w:tcPr>
          <w:p w14:paraId="496CC68B">
            <w:pPr>
              <w:rPr>
                <w:sz w:val="22"/>
                <w:szCs w:val="22"/>
              </w:rPr>
            </w:pPr>
            <w:r>
              <w:rPr>
                <w:sz w:val="22"/>
                <w:szCs w:val="22"/>
              </w:rPr>
              <w:t>红字发票冲红原因代码</w:t>
            </w:r>
          </w:p>
        </w:tc>
        <w:tc>
          <w:tcPr>
            <w:tcW w:w="1276" w:type="dxa"/>
            <w:noWrap w:val="0"/>
            <w:vAlign w:val="center"/>
          </w:tcPr>
          <w:p w14:paraId="6C86FAB3">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587CD933">
            <w:pPr>
              <w:jc w:val="center"/>
              <w:rPr>
                <w:sz w:val="22"/>
                <w:szCs w:val="22"/>
              </w:rPr>
            </w:pPr>
            <w:r>
              <w:rPr>
                <w:sz w:val="22"/>
                <w:szCs w:val="22"/>
              </w:rPr>
              <w:t>2</w:t>
            </w:r>
          </w:p>
        </w:tc>
        <w:tc>
          <w:tcPr>
            <w:tcW w:w="708" w:type="dxa"/>
            <w:noWrap w:val="0"/>
            <w:vAlign w:val="center"/>
          </w:tcPr>
          <w:p w14:paraId="3719657D">
            <w:pPr>
              <w:jc w:val="center"/>
              <w:rPr>
                <w:sz w:val="22"/>
                <w:szCs w:val="22"/>
              </w:rPr>
            </w:pPr>
            <w:r>
              <w:rPr>
                <w:sz w:val="22"/>
                <w:szCs w:val="22"/>
              </w:rPr>
              <w:t>是</w:t>
            </w:r>
          </w:p>
        </w:tc>
        <w:tc>
          <w:tcPr>
            <w:tcW w:w="1560" w:type="dxa"/>
            <w:noWrap w:val="0"/>
            <w:vAlign w:val="center"/>
          </w:tcPr>
          <w:p w14:paraId="4067DEB9">
            <w:pPr>
              <w:rPr>
                <w:sz w:val="22"/>
                <w:szCs w:val="22"/>
              </w:rPr>
            </w:pPr>
            <w:r>
              <w:rPr>
                <w:sz w:val="22"/>
                <w:szCs w:val="22"/>
              </w:rPr>
              <w:t>01：开票有误</w:t>
            </w:r>
          </w:p>
          <w:p w14:paraId="5460B506">
            <w:pPr>
              <w:rPr>
                <w:sz w:val="22"/>
                <w:szCs w:val="22"/>
              </w:rPr>
            </w:pPr>
            <w:r>
              <w:rPr>
                <w:sz w:val="22"/>
                <w:szCs w:val="22"/>
              </w:rPr>
              <w:t>02：销货退回</w:t>
            </w:r>
          </w:p>
          <w:p w14:paraId="44D7280B">
            <w:pPr>
              <w:rPr>
                <w:sz w:val="22"/>
                <w:szCs w:val="22"/>
              </w:rPr>
            </w:pPr>
            <w:r>
              <w:rPr>
                <w:sz w:val="22"/>
                <w:szCs w:val="22"/>
              </w:rPr>
              <w:t>03：服务中止</w:t>
            </w:r>
          </w:p>
          <w:p w14:paraId="00CD11E1">
            <w:pPr>
              <w:rPr>
                <w:sz w:val="22"/>
                <w:szCs w:val="22"/>
              </w:rPr>
            </w:pPr>
            <w:r>
              <w:rPr>
                <w:sz w:val="22"/>
                <w:szCs w:val="22"/>
              </w:rPr>
              <w:t>04：销售折让</w:t>
            </w:r>
          </w:p>
        </w:tc>
      </w:tr>
      <w:tr w14:paraId="1229E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366F5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5B8DD3D4">
            <w:pPr>
              <w:rPr>
                <w:sz w:val="22"/>
                <w:szCs w:val="22"/>
              </w:rPr>
            </w:pPr>
            <w:r>
              <w:rPr>
                <w:sz w:val="22"/>
                <w:szCs w:val="22"/>
              </w:rPr>
              <w:t>hzqrxxztDm</w:t>
            </w:r>
          </w:p>
        </w:tc>
        <w:tc>
          <w:tcPr>
            <w:tcW w:w="1843" w:type="dxa"/>
            <w:noWrap w:val="0"/>
            <w:vAlign w:val="center"/>
          </w:tcPr>
          <w:p w14:paraId="7A2A79F5">
            <w:pPr>
              <w:rPr>
                <w:sz w:val="22"/>
                <w:szCs w:val="22"/>
              </w:rPr>
            </w:pPr>
            <w:r>
              <w:rPr>
                <w:sz w:val="22"/>
                <w:szCs w:val="22"/>
              </w:rPr>
              <w:t>红字确认单状态</w:t>
            </w:r>
          </w:p>
        </w:tc>
        <w:tc>
          <w:tcPr>
            <w:tcW w:w="1276" w:type="dxa"/>
            <w:noWrap w:val="0"/>
            <w:vAlign w:val="center"/>
          </w:tcPr>
          <w:p w14:paraId="10F2D4C6">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1792D1D9">
            <w:pPr>
              <w:jc w:val="center"/>
              <w:rPr>
                <w:sz w:val="22"/>
                <w:szCs w:val="22"/>
              </w:rPr>
            </w:pPr>
            <w:r>
              <w:rPr>
                <w:sz w:val="22"/>
                <w:szCs w:val="22"/>
              </w:rPr>
              <w:t>2</w:t>
            </w:r>
          </w:p>
        </w:tc>
        <w:tc>
          <w:tcPr>
            <w:tcW w:w="708" w:type="dxa"/>
            <w:noWrap w:val="0"/>
            <w:vAlign w:val="center"/>
          </w:tcPr>
          <w:p w14:paraId="7560F5C9">
            <w:pPr>
              <w:jc w:val="center"/>
              <w:rPr>
                <w:sz w:val="22"/>
                <w:szCs w:val="22"/>
              </w:rPr>
            </w:pPr>
            <w:r>
              <w:rPr>
                <w:sz w:val="22"/>
                <w:szCs w:val="22"/>
              </w:rPr>
              <w:t>是</w:t>
            </w:r>
          </w:p>
        </w:tc>
        <w:tc>
          <w:tcPr>
            <w:tcW w:w="1560" w:type="dxa"/>
            <w:noWrap w:val="0"/>
            <w:vAlign w:val="center"/>
          </w:tcPr>
          <w:p w14:paraId="386C51D9">
            <w:pPr>
              <w:rPr>
                <w:sz w:val="22"/>
                <w:szCs w:val="22"/>
              </w:rPr>
            </w:pPr>
            <w:r>
              <w:rPr>
                <w:sz w:val="22"/>
                <w:szCs w:val="22"/>
              </w:rPr>
              <w:t>01：无需确认</w:t>
            </w:r>
          </w:p>
          <w:p w14:paraId="54260960">
            <w:pPr>
              <w:rPr>
                <w:sz w:val="22"/>
                <w:szCs w:val="22"/>
              </w:rPr>
            </w:pPr>
            <w:r>
              <w:rPr>
                <w:sz w:val="22"/>
                <w:szCs w:val="22"/>
              </w:rPr>
              <w:t>02：销方录入待购方确认</w:t>
            </w:r>
          </w:p>
          <w:p w14:paraId="40DB7720">
            <w:pPr>
              <w:rPr>
                <w:sz w:val="22"/>
                <w:szCs w:val="22"/>
              </w:rPr>
            </w:pPr>
            <w:r>
              <w:rPr>
                <w:sz w:val="22"/>
                <w:szCs w:val="22"/>
              </w:rPr>
              <w:t>03：购方录入待销方确认</w:t>
            </w:r>
          </w:p>
          <w:p w14:paraId="5CDA0ABD">
            <w:pPr>
              <w:rPr>
                <w:sz w:val="22"/>
                <w:szCs w:val="22"/>
              </w:rPr>
            </w:pPr>
            <w:r>
              <w:rPr>
                <w:sz w:val="22"/>
                <w:szCs w:val="22"/>
              </w:rPr>
              <w:t>04：购销双方已确认</w:t>
            </w:r>
          </w:p>
          <w:p w14:paraId="0347A09C">
            <w:pPr>
              <w:rPr>
                <w:sz w:val="22"/>
                <w:szCs w:val="22"/>
              </w:rPr>
            </w:pPr>
            <w:r>
              <w:rPr>
                <w:sz w:val="22"/>
                <w:szCs w:val="22"/>
              </w:rPr>
              <w:t>05：作废（销方录入购方否认）</w:t>
            </w:r>
          </w:p>
          <w:p w14:paraId="5EC3D620">
            <w:pPr>
              <w:rPr>
                <w:sz w:val="22"/>
                <w:szCs w:val="22"/>
              </w:rPr>
            </w:pPr>
            <w:r>
              <w:rPr>
                <w:sz w:val="22"/>
                <w:szCs w:val="22"/>
              </w:rPr>
              <w:t>06：作废（购方录入销方否认）</w:t>
            </w:r>
          </w:p>
          <w:p w14:paraId="7A4D1123">
            <w:pPr>
              <w:rPr>
                <w:sz w:val="22"/>
                <w:szCs w:val="22"/>
              </w:rPr>
            </w:pPr>
            <w:r>
              <w:rPr>
                <w:sz w:val="22"/>
                <w:szCs w:val="22"/>
              </w:rPr>
              <w:t>07：作废（超72小时未确认）</w:t>
            </w:r>
          </w:p>
          <w:p w14:paraId="1BD9E688">
            <w:pPr>
              <w:rPr>
                <w:sz w:val="22"/>
                <w:szCs w:val="22"/>
              </w:rPr>
            </w:pPr>
            <w:r>
              <w:rPr>
                <w:sz w:val="22"/>
                <w:szCs w:val="22"/>
              </w:rPr>
              <w:t>08：（发起方撤销）</w:t>
            </w:r>
          </w:p>
          <w:p w14:paraId="6E2DC0AB">
            <w:pPr>
              <w:rPr>
                <w:sz w:val="22"/>
                <w:szCs w:val="22"/>
              </w:rPr>
            </w:pPr>
            <w:r>
              <w:rPr>
                <w:sz w:val="22"/>
                <w:szCs w:val="22"/>
              </w:rPr>
              <w:t>09：作废（确认后撤销）</w:t>
            </w:r>
          </w:p>
          <w:p w14:paraId="2CC79DAA">
            <w:pPr>
              <w:rPr>
                <w:sz w:val="22"/>
                <w:szCs w:val="22"/>
              </w:rPr>
            </w:pPr>
            <w:r>
              <w:rPr>
                <w:sz w:val="22"/>
                <w:szCs w:val="22"/>
              </w:rPr>
              <w:t>10作废（异常凭证）</w:t>
            </w:r>
          </w:p>
        </w:tc>
      </w:tr>
      <w:tr w14:paraId="033E5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3548C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7C4666F9">
            <w:pPr>
              <w:rPr>
                <w:sz w:val="22"/>
                <w:szCs w:val="22"/>
              </w:rPr>
            </w:pPr>
            <w:r>
              <w:rPr>
                <w:sz w:val="22"/>
                <w:szCs w:val="22"/>
              </w:rPr>
              <w:t>qrrq</w:t>
            </w:r>
          </w:p>
        </w:tc>
        <w:tc>
          <w:tcPr>
            <w:tcW w:w="1843" w:type="dxa"/>
            <w:noWrap w:val="0"/>
            <w:vAlign w:val="center"/>
          </w:tcPr>
          <w:p w14:paraId="4399EE5D">
            <w:pPr>
              <w:rPr>
                <w:kern w:val="0"/>
                <w:sz w:val="22"/>
                <w:szCs w:val="22"/>
              </w:rPr>
            </w:pPr>
            <w:r>
              <w:rPr>
                <w:sz w:val="22"/>
                <w:szCs w:val="22"/>
              </w:rPr>
              <w:t>确认日期</w:t>
            </w:r>
          </w:p>
        </w:tc>
        <w:tc>
          <w:tcPr>
            <w:tcW w:w="1276" w:type="dxa"/>
            <w:noWrap w:val="0"/>
            <w:vAlign w:val="center"/>
          </w:tcPr>
          <w:p w14:paraId="6F6AD17B">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B3E8D65">
            <w:pPr>
              <w:jc w:val="center"/>
              <w:rPr>
                <w:kern w:val="0"/>
                <w:sz w:val="22"/>
                <w:szCs w:val="22"/>
              </w:rPr>
            </w:pPr>
          </w:p>
        </w:tc>
        <w:tc>
          <w:tcPr>
            <w:tcW w:w="708" w:type="dxa"/>
            <w:noWrap w:val="0"/>
            <w:vAlign w:val="center"/>
          </w:tcPr>
          <w:p w14:paraId="735A8759">
            <w:pPr>
              <w:jc w:val="center"/>
              <w:rPr>
                <w:sz w:val="22"/>
                <w:szCs w:val="22"/>
              </w:rPr>
            </w:pPr>
            <w:r>
              <w:rPr>
                <w:kern w:val="0"/>
                <w:sz w:val="22"/>
                <w:szCs w:val="22"/>
              </w:rPr>
              <w:t>否</w:t>
            </w:r>
          </w:p>
        </w:tc>
        <w:tc>
          <w:tcPr>
            <w:tcW w:w="1560" w:type="dxa"/>
            <w:noWrap w:val="0"/>
            <w:vAlign w:val="center"/>
          </w:tcPr>
          <w:p w14:paraId="52A9E4AF">
            <w:pPr>
              <w:rPr>
                <w:sz w:val="22"/>
                <w:szCs w:val="22"/>
              </w:rPr>
            </w:pPr>
            <w:r>
              <w:rPr>
                <w:kern w:val="0"/>
                <w:sz w:val="22"/>
                <w:szCs w:val="22"/>
                <w:lang w:bidi="ar"/>
              </w:rPr>
              <w:t>yyyy-MM-dd HH:mm:ss</w:t>
            </w:r>
          </w:p>
        </w:tc>
      </w:tr>
      <w:tr w14:paraId="27822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970A7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4A3056C9">
            <w:pPr>
              <w:rPr>
                <w:sz w:val="22"/>
                <w:szCs w:val="22"/>
              </w:rPr>
            </w:pPr>
            <w:r>
              <w:rPr>
                <w:sz w:val="22"/>
                <w:szCs w:val="22"/>
              </w:rPr>
              <w:t>ykjhzfpbz</w:t>
            </w:r>
          </w:p>
        </w:tc>
        <w:tc>
          <w:tcPr>
            <w:tcW w:w="1843" w:type="dxa"/>
            <w:noWrap w:val="0"/>
            <w:vAlign w:val="center"/>
          </w:tcPr>
          <w:p w14:paraId="696F6BCE">
            <w:pPr>
              <w:rPr>
                <w:kern w:val="0"/>
                <w:sz w:val="22"/>
                <w:szCs w:val="22"/>
              </w:rPr>
            </w:pPr>
            <w:r>
              <w:rPr>
                <w:sz w:val="22"/>
                <w:szCs w:val="22"/>
              </w:rPr>
              <w:t>已开具红字发票标志</w:t>
            </w:r>
          </w:p>
        </w:tc>
        <w:tc>
          <w:tcPr>
            <w:tcW w:w="1276" w:type="dxa"/>
            <w:noWrap w:val="0"/>
            <w:vAlign w:val="center"/>
          </w:tcPr>
          <w:p w14:paraId="3C4C9E9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314BAD">
            <w:pPr>
              <w:jc w:val="center"/>
              <w:rPr>
                <w:kern w:val="0"/>
                <w:sz w:val="22"/>
                <w:szCs w:val="22"/>
              </w:rPr>
            </w:pPr>
            <w:r>
              <w:rPr>
                <w:sz w:val="22"/>
                <w:szCs w:val="22"/>
              </w:rPr>
              <w:t>1</w:t>
            </w:r>
          </w:p>
        </w:tc>
        <w:tc>
          <w:tcPr>
            <w:tcW w:w="708" w:type="dxa"/>
            <w:noWrap w:val="0"/>
            <w:vAlign w:val="center"/>
          </w:tcPr>
          <w:p w14:paraId="03902893">
            <w:pPr>
              <w:jc w:val="center"/>
              <w:rPr>
                <w:sz w:val="22"/>
                <w:szCs w:val="22"/>
              </w:rPr>
            </w:pPr>
            <w:r>
              <w:rPr>
                <w:kern w:val="0"/>
                <w:sz w:val="22"/>
                <w:szCs w:val="22"/>
              </w:rPr>
              <w:t>否</w:t>
            </w:r>
          </w:p>
        </w:tc>
        <w:tc>
          <w:tcPr>
            <w:tcW w:w="1560" w:type="dxa"/>
            <w:noWrap w:val="0"/>
            <w:vAlign w:val="center"/>
          </w:tcPr>
          <w:p w14:paraId="4760A787">
            <w:pPr>
              <w:widowControl/>
              <w:rPr>
                <w:kern w:val="0"/>
                <w:sz w:val="22"/>
                <w:szCs w:val="22"/>
                <w:lang w:bidi="ar"/>
              </w:rPr>
            </w:pPr>
            <w:r>
              <w:rPr>
                <w:kern w:val="0"/>
                <w:sz w:val="22"/>
                <w:szCs w:val="22"/>
                <w:lang w:bidi="ar"/>
              </w:rPr>
              <w:t>Y：已开具</w:t>
            </w:r>
          </w:p>
          <w:p w14:paraId="5F459507">
            <w:pPr>
              <w:rPr>
                <w:sz w:val="22"/>
                <w:szCs w:val="22"/>
              </w:rPr>
            </w:pPr>
            <w:r>
              <w:rPr>
                <w:sz w:val="22"/>
                <w:szCs w:val="22"/>
                <w:lang w:bidi="ar"/>
              </w:rPr>
              <w:t>N：未开具</w:t>
            </w:r>
          </w:p>
        </w:tc>
      </w:tr>
      <w:tr w14:paraId="53296D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E70F9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5A2210ED">
            <w:pPr>
              <w:rPr>
                <w:sz w:val="22"/>
                <w:szCs w:val="22"/>
              </w:rPr>
            </w:pPr>
            <w:r>
              <w:rPr>
                <w:sz w:val="22"/>
                <w:szCs w:val="22"/>
              </w:rPr>
              <w:t>hzfphm</w:t>
            </w:r>
          </w:p>
        </w:tc>
        <w:tc>
          <w:tcPr>
            <w:tcW w:w="1843" w:type="dxa"/>
            <w:noWrap w:val="0"/>
            <w:vAlign w:val="center"/>
          </w:tcPr>
          <w:p w14:paraId="5647D5DF">
            <w:pPr>
              <w:rPr>
                <w:kern w:val="0"/>
                <w:sz w:val="22"/>
                <w:szCs w:val="22"/>
              </w:rPr>
            </w:pPr>
            <w:r>
              <w:rPr>
                <w:sz w:val="22"/>
                <w:szCs w:val="22"/>
              </w:rPr>
              <w:t>红字发票号码</w:t>
            </w:r>
          </w:p>
        </w:tc>
        <w:tc>
          <w:tcPr>
            <w:tcW w:w="1276" w:type="dxa"/>
            <w:noWrap w:val="0"/>
            <w:vAlign w:val="center"/>
          </w:tcPr>
          <w:p w14:paraId="24834D9B">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3CD22FE">
            <w:pPr>
              <w:jc w:val="center"/>
              <w:rPr>
                <w:kern w:val="0"/>
                <w:sz w:val="22"/>
                <w:szCs w:val="22"/>
              </w:rPr>
            </w:pPr>
            <w:r>
              <w:rPr>
                <w:sz w:val="22"/>
                <w:szCs w:val="22"/>
              </w:rPr>
              <w:t>20</w:t>
            </w:r>
          </w:p>
        </w:tc>
        <w:tc>
          <w:tcPr>
            <w:tcW w:w="708" w:type="dxa"/>
            <w:noWrap w:val="0"/>
            <w:vAlign w:val="center"/>
          </w:tcPr>
          <w:p w14:paraId="31C09B59">
            <w:pPr>
              <w:jc w:val="center"/>
              <w:rPr>
                <w:sz w:val="22"/>
                <w:szCs w:val="22"/>
              </w:rPr>
            </w:pPr>
            <w:r>
              <w:rPr>
                <w:kern w:val="0"/>
                <w:sz w:val="22"/>
                <w:szCs w:val="22"/>
              </w:rPr>
              <w:t>否</w:t>
            </w:r>
          </w:p>
        </w:tc>
        <w:tc>
          <w:tcPr>
            <w:tcW w:w="1560" w:type="dxa"/>
            <w:noWrap w:val="0"/>
            <w:vAlign w:val="center"/>
          </w:tcPr>
          <w:p w14:paraId="52A29C57">
            <w:pPr>
              <w:rPr>
                <w:sz w:val="22"/>
                <w:szCs w:val="22"/>
              </w:rPr>
            </w:pPr>
          </w:p>
        </w:tc>
      </w:tr>
      <w:tr w14:paraId="600153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709DC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385C5785">
            <w:pPr>
              <w:rPr>
                <w:sz w:val="22"/>
                <w:szCs w:val="22"/>
              </w:rPr>
            </w:pPr>
            <w:r>
              <w:rPr>
                <w:sz w:val="22"/>
                <w:szCs w:val="22"/>
              </w:rPr>
              <w:t>hzkprq</w:t>
            </w:r>
          </w:p>
        </w:tc>
        <w:tc>
          <w:tcPr>
            <w:tcW w:w="1843" w:type="dxa"/>
            <w:noWrap w:val="0"/>
            <w:vAlign w:val="center"/>
          </w:tcPr>
          <w:p w14:paraId="02E763B8">
            <w:pPr>
              <w:rPr>
                <w:kern w:val="0"/>
                <w:sz w:val="22"/>
                <w:szCs w:val="22"/>
              </w:rPr>
            </w:pPr>
            <w:r>
              <w:rPr>
                <w:sz w:val="22"/>
                <w:szCs w:val="22"/>
              </w:rPr>
              <w:t>红字开票日期</w:t>
            </w:r>
          </w:p>
        </w:tc>
        <w:tc>
          <w:tcPr>
            <w:tcW w:w="1276" w:type="dxa"/>
            <w:noWrap w:val="0"/>
            <w:vAlign w:val="center"/>
          </w:tcPr>
          <w:p w14:paraId="31F33B4F">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5A4635">
            <w:pPr>
              <w:jc w:val="center"/>
              <w:rPr>
                <w:kern w:val="0"/>
                <w:sz w:val="22"/>
                <w:szCs w:val="22"/>
              </w:rPr>
            </w:pPr>
          </w:p>
        </w:tc>
        <w:tc>
          <w:tcPr>
            <w:tcW w:w="708" w:type="dxa"/>
            <w:noWrap w:val="0"/>
            <w:vAlign w:val="center"/>
          </w:tcPr>
          <w:p w14:paraId="54CA638C">
            <w:pPr>
              <w:jc w:val="center"/>
              <w:rPr>
                <w:sz w:val="22"/>
                <w:szCs w:val="22"/>
              </w:rPr>
            </w:pPr>
            <w:r>
              <w:rPr>
                <w:sz w:val="22"/>
                <w:szCs w:val="22"/>
              </w:rPr>
              <w:t>否</w:t>
            </w:r>
          </w:p>
        </w:tc>
        <w:tc>
          <w:tcPr>
            <w:tcW w:w="1560" w:type="dxa"/>
            <w:noWrap w:val="0"/>
            <w:vAlign w:val="center"/>
          </w:tcPr>
          <w:p w14:paraId="47532CFA">
            <w:pPr>
              <w:rPr>
                <w:sz w:val="22"/>
                <w:szCs w:val="22"/>
              </w:rPr>
            </w:pPr>
            <w:r>
              <w:rPr>
                <w:kern w:val="0"/>
                <w:sz w:val="22"/>
                <w:szCs w:val="22"/>
                <w:lang w:bidi="ar"/>
              </w:rPr>
              <w:t>yyyy-MM-dd HH:mm:ss</w:t>
            </w:r>
          </w:p>
        </w:tc>
      </w:tr>
      <w:tr w14:paraId="73D99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B9DFF1">
            <w:pPr>
              <w:keepNext w:val="0"/>
              <w:keepLines w:val="0"/>
              <w:widowControl/>
              <w:suppressLineNumbers w:val="0"/>
              <w:jc w:val="left"/>
              <w:textAlignment w:val="center"/>
              <w:rPr>
                <w:rFonts w:hint="default"/>
                <w:sz w:val="22"/>
                <w:szCs w:val="22"/>
                <w:lang w:val="en-US"/>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0BC517CC">
            <w:pPr>
              <w:rPr>
                <w:sz w:val="22"/>
                <w:szCs w:val="22"/>
              </w:rPr>
            </w:pPr>
            <w:r>
              <w:rPr>
                <w:sz w:val="22"/>
                <w:szCs w:val="22"/>
              </w:rPr>
              <w:t>yxbz</w:t>
            </w:r>
          </w:p>
        </w:tc>
        <w:tc>
          <w:tcPr>
            <w:tcW w:w="1843" w:type="dxa"/>
            <w:noWrap w:val="0"/>
            <w:vAlign w:val="center"/>
          </w:tcPr>
          <w:p w14:paraId="306B40C5">
            <w:pPr>
              <w:rPr>
                <w:kern w:val="0"/>
                <w:sz w:val="22"/>
                <w:szCs w:val="22"/>
              </w:rPr>
            </w:pPr>
            <w:r>
              <w:rPr>
                <w:sz w:val="22"/>
                <w:szCs w:val="22"/>
              </w:rPr>
              <w:t>有效标志</w:t>
            </w:r>
          </w:p>
        </w:tc>
        <w:tc>
          <w:tcPr>
            <w:tcW w:w="1276" w:type="dxa"/>
            <w:noWrap w:val="0"/>
            <w:vAlign w:val="center"/>
          </w:tcPr>
          <w:p w14:paraId="45DDA7E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AC933BB">
            <w:pPr>
              <w:jc w:val="center"/>
              <w:rPr>
                <w:kern w:val="0"/>
                <w:sz w:val="22"/>
                <w:szCs w:val="22"/>
              </w:rPr>
            </w:pPr>
            <w:r>
              <w:rPr>
                <w:sz w:val="22"/>
                <w:szCs w:val="22"/>
              </w:rPr>
              <w:t>1</w:t>
            </w:r>
          </w:p>
        </w:tc>
        <w:tc>
          <w:tcPr>
            <w:tcW w:w="708" w:type="dxa"/>
            <w:noWrap w:val="0"/>
            <w:vAlign w:val="center"/>
          </w:tcPr>
          <w:p w14:paraId="6BE634A0">
            <w:pPr>
              <w:jc w:val="center"/>
              <w:rPr>
                <w:sz w:val="22"/>
                <w:szCs w:val="22"/>
              </w:rPr>
            </w:pPr>
            <w:r>
              <w:rPr>
                <w:sz w:val="22"/>
                <w:szCs w:val="22"/>
              </w:rPr>
              <w:t>是</w:t>
            </w:r>
          </w:p>
        </w:tc>
        <w:tc>
          <w:tcPr>
            <w:tcW w:w="1560" w:type="dxa"/>
            <w:noWrap w:val="0"/>
            <w:vAlign w:val="center"/>
          </w:tcPr>
          <w:p w14:paraId="350393C6">
            <w:pPr>
              <w:widowControl/>
              <w:rPr>
                <w:kern w:val="0"/>
                <w:sz w:val="22"/>
                <w:szCs w:val="22"/>
                <w:lang w:bidi="ar"/>
              </w:rPr>
            </w:pPr>
            <w:r>
              <w:rPr>
                <w:kern w:val="0"/>
                <w:sz w:val="22"/>
                <w:szCs w:val="22"/>
                <w:lang w:bidi="ar"/>
              </w:rPr>
              <w:t>Y：有效</w:t>
            </w:r>
          </w:p>
          <w:p w14:paraId="07DDDDC2">
            <w:pPr>
              <w:rPr>
                <w:sz w:val="22"/>
                <w:szCs w:val="22"/>
              </w:rPr>
            </w:pPr>
            <w:r>
              <w:rPr>
                <w:kern w:val="0"/>
                <w:sz w:val="22"/>
                <w:szCs w:val="22"/>
                <w:lang w:bidi="ar"/>
              </w:rPr>
              <w:t>N：无效</w:t>
            </w:r>
          </w:p>
        </w:tc>
      </w:tr>
      <w:tr w14:paraId="29795B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ECFA4E">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1C749D88">
            <w:pPr>
              <w:rPr>
                <w:kern w:val="2"/>
                <w:sz w:val="22"/>
                <w:szCs w:val="22"/>
                <w:lang w:val="en-US" w:eastAsia="zh-CN" w:bidi="ar-SA"/>
              </w:rPr>
            </w:pPr>
            <w:r>
              <w:rPr>
                <w:sz w:val="22"/>
                <w:szCs w:val="22"/>
              </w:rPr>
              <w:t>cezslxDm</w:t>
            </w:r>
          </w:p>
        </w:tc>
        <w:tc>
          <w:tcPr>
            <w:tcW w:w="1843" w:type="dxa"/>
            <w:noWrap w:val="0"/>
            <w:vAlign w:val="center"/>
          </w:tcPr>
          <w:p w14:paraId="64B14371">
            <w:pPr>
              <w:rPr>
                <w:kern w:val="2"/>
                <w:sz w:val="22"/>
                <w:szCs w:val="22"/>
                <w:lang w:val="en-US" w:eastAsia="zh-CN" w:bidi="ar-SA"/>
              </w:rPr>
            </w:pPr>
            <w:r>
              <w:rPr>
                <w:sz w:val="22"/>
                <w:szCs w:val="22"/>
              </w:rPr>
              <w:t>差额征税类型代码</w:t>
            </w:r>
          </w:p>
        </w:tc>
        <w:tc>
          <w:tcPr>
            <w:tcW w:w="1276" w:type="dxa"/>
            <w:noWrap w:val="0"/>
            <w:vAlign w:val="center"/>
          </w:tcPr>
          <w:p w14:paraId="0E5B0427">
            <w:pPr>
              <w:pStyle w:val="26"/>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727B0EB">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7011ADC0">
            <w:pPr>
              <w:jc w:val="center"/>
              <w:rPr>
                <w:kern w:val="2"/>
                <w:sz w:val="22"/>
                <w:szCs w:val="22"/>
                <w:lang w:val="en-US" w:eastAsia="zh-CN" w:bidi="ar-SA"/>
              </w:rPr>
            </w:pPr>
            <w:r>
              <w:rPr>
                <w:sz w:val="22"/>
                <w:szCs w:val="22"/>
              </w:rPr>
              <w:t>否</w:t>
            </w:r>
          </w:p>
        </w:tc>
        <w:tc>
          <w:tcPr>
            <w:tcW w:w="1560" w:type="dxa"/>
            <w:noWrap w:val="0"/>
            <w:vAlign w:val="center"/>
          </w:tcPr>
          <w:p w14:paraId="1A109662">
            <w:pPr>
              <w:rPr>
                <w:sz w:val="22"/>
                <w:szCs w:val="22"/>
              </w:rPr>
            </w:pPr>
            <w:r>
              <w:rPr>
                <w:sz w:val="22"/>
                <w:szCs w:val="22"/>
              </w:rPr>
              <w:t>空：非差额发票</w:t>
            </w:r>
          </w:p>
          <w:p w14:paraId="012BCA87">
            <w:pPr>
              <w:rPr>
                <w:sz w:val="22"/>
                <w:szCs w:val="22"/>
              </w:rPr>
            </w:pPr>
            <w:r>
              <w:rPr>
                <w:sz w:val="22"/>
                <w:szCs w:val="22"/>
              </w:rPr>
              <w:t>01：全额开票</w:t>
            </w:r>
          </w:p>
          <w:p w14:paraId="17018D52">
            <w:pPr>
              <w:widowControl/>
              <w:jc w:val="left"/>
              <w:rPr>
                <w:bCs/>
                <w:kern w:val="0"/>
                <w:sz w:val="21"/>
                <w:szCs w:val="21"/>
                <w:lang w:val="en-US" w:eastAsia="zh-CN" w:bidi="ar-SA"/>
              </w:rPr>
            </w:pPr>
            <w:r>
              <w:rPr>
                <w:sz w:val="22"/>
                <w:szCs w:val="22"/>
              </w:rPr>
              <w:t>02：差额开票</w:t>
            </w:r>
          </w:p>
        </w:tc>
      </w:tr>
      <w:tr w14:paraId="1A6C37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7A73B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4807BA71">
            <w:pPr>
              <w:rPr>
                <w:sz w:val="22"/>
                <w:szCs w:val="22"/>
              </w:rPr>
            </w:pPr>
            <w:r>
              <w:rPr>
                <w:sz w:val="22"/>
                <w:szCs w:val="22"/>
              </w:rPr>
              <w:t>lrrq</w:t>
            </w:r>
          </w:p>
        </w:tc>
        <w:tc>
          <w:tcPr>
            <w:tcW w:w="1843" w:type="dxa"/>
            <w:noWrap w:val="0"/>
            <w:vAlign w:val="center"/>
          </w:tcPr>
          <w:p w14:paraId="12EC61C7">
            <w:pPr>
              <w:rPr>
                <w:sz w:val="22"/>
                <w:szCs w:val="22"/>
              </w:rPr>
            </w:pPr>
            <w:r>
              <w:rPr>
                <w:sz w:val="22"/>
                <w:szCs w:val="22"/>
              </w:rPr>
              <w:t>录入日期</w:t>
            </w:r>
          </w:p>
        </w:tc>
        <w:tc>
          <w:tcPr>
            <w:tcW w:w="1276" w:type="dxa"/>
            <w:noWrap w:val="0"/>
            <w:vAlign w:val="center"/>
          </w:tcPr>
          <w:p w14:paraId="55D05336">
            <w:pPr>
              <w:rPr>
                <w:sz w:val="22"/>
                <w:szCs w:val="22"/>
              </w:rPr>
            </w:pPr>
            <w:r>
              <w:rPr>
                <w:sz w:val="22"/>
                <w:szCs w:val="22"/>
              </w:rPr>
              <w:t>datetime</w:t>
            </w:r>
          </w:p>
        </w:tc>
        <w:tc>
          <w:tcPr>
            <w:tcW w:w="709" w:type="dxa"/>
            <w:noWrap w:val="0"/>
            <w:vAlign w:val="top"/>
          </w:tcPr>
          <w:p w14:paraId="573FC372">
            <w:pPr>
              <w:jc w:val="center"/>
              <w:rPr>
                <w:sz w:val="22"/>
                <w:szCs w:val="22"/>
              </w:rPr>
            </w:pPr>
          </w:p>
        </w:tc>
        <w:tc>
          <w:tcPr>
            <w:tcW w:w="708" w:type="dxa"/>
            <w:noWrap w:val="0"/>
            <w:vAlign w:val="center"/>
          </w:tcPr>
          <w:p w14:paraId="67F8ACB0">
            <w:pPr>
              <w:jc w:val="center"/>
              <w:rPr>
                <w:sz w:val="22"/>
                <w:szCs w:val="22"/>
              </w:rPr>
            </w:pPr>
            <w:r>
              <w:rPr>
                <w:sz w:val="22"/>
                <w:szCs w:val="22"/>
              </w:rPr>
              <w:t>是</w:t>
            </w:r>
          </w:p>
        </w:tc>
        <w:tc>
          <w:tcPr>
            <w:tcW w:w="1560" w:type="dxa"/>
            <w:noWrap w:val="0"/>
            <w:vAlign w:val="center"/>
          </w:tcPr>
          <w:p w14:paraId="438D45C6">
            <w:pPr>
              <w:rPr>
                <w:kern w:val="0"/>
                <w:sz w:val="22"/>
                <w:szCs w:val="22"/>
                <w:lang w:bidi="ar"/>
              </w:rPr>
            </w:pPr>
            <w:r>
              <w:rPr>
                <w:sz w:val="22"/>
                <w:szCs w:val="22"/>
              </w:rPr>
              <w:t>yyyy-MM-dd HH:mm:ss</w:t>
            </w:r>
          </w:p>
        </w:tc>
      </w:tr>
      <w:tr w14:paraId="3BBE81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BFBE1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1F00193">
            <w:pPr>
              <w:rPr>
                <w:sz w:val="22"/>
                <w:szCs w:val="22"/>
              </w:rPr>
            </w:pPr>
            <w:r>
              <w:rPr>
                <w:sz w:val="22"/>
                <w:szCs w:val="22"/>
              </w:rPr>
              <w:t>lzmxxh</w:t>
            </w:r>
          </w:p>
        </w:tc>
        <w:tc>
          <w:tcPr>
            <w:tcW w:w="1843" w:type="dxa"/>
            <w:noWrap w:val="0"/>
            <w:vAlign w:val="center"/>
          </w:tcPr>
          <w:p w14:paraId="3D5E4CC6">
            <w:pPr>
              <w:rPr>
                <w:sz w:val="22"/>
                <w:szCs w:val="22"/>
              </w:rPr>
            </w:pPr>
            <w:r>
              <w:rPr>
                <w:kern w:val="0"/>
                <w:sz w:val="22"/>
                <w:szCs w:val="22"/>
              </w:rPr>
              <w:t>蓝字发票明细序号</w:t>
            </w:r>
          </w:p>
        </w:tc>
        <w:tc>
          <w:tcPr>
            <w:tcW w:w="1276" w:type="dxa"/>
            <w:noWrap w:val="0"/>
            <w:vAlign w:val="center"/>
          </w:tcPr>
          <w:p w14:paraId="7F49D90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76A0AAB">
            <w:pPr>
              <w:jc w:val="center"/>
              <w:rPr>
                <w:sz w:val="22"/>
                <w:szCs w:val="22"/>
              </w:rPr>
            </w:pPr>
            <w:r>
              <w:rPr>
                <w:kern w:val="0"/>
                <w:sz w:val="22"/>
                <w:szCs w:val="22"/>
              </w:rPr>
              <w:t>8</w:t>
            </w:r>
          </w:p>
        </w:tc>
        <w:tc>
          <w:tcPr>
            <w:tcW w:w="708" w:type="dxa"/>
            <w:noWrap w:val="0"/>
            <w:vAlign w:val="center"/>
          </w:tcPr>
          <w:p w14:paraId="2BAA6777">
            <w:pPr>
              <w:jc w:val="center"/>
              <w:rPr>
                <w:sz w:val="22"/>
                <w:szCs w:val="22"/>
              </w:rPr>
            </w:pPr>
            <w:r>
              <w:rPr>
                <w:sz w:val="22"/>
                <w:szCs w:val="22"/>
              </w:rPr>
              <w:t>是</w:t>
            </w:r>
          </w:p>
        </w:tc>
        <w:tc>
          <w:tcPr>
            <w:tcW w:w="1560" w:type="dxa"/>
            <w:noWrap w:val="0"/>
            <w:vAlign w:val="center"/>
          </w:tcPr>
          <w:p w14:paraId="7E6F13F5">
            <w:pPr>
              <w:rPr>
                <w:sz w:val="22"/>
                <w:szCs w:val="22"/>
              </w:rPr>
            </w:pPr>
          </w:p>
        </w:tc>
      </w:tr>
      <w:tr w14:paraId="17CC6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9D25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3FEA2DF9">
            <w:pPr>
              <w:rPr>
                <w:sz w:val="22"/>
                <w:szCs w:val="22"/>
              </w:rPr>
            </w:pPr>
            <w:r>
              <w:rPr>
                <w:sz w:val="22"/>
                <w:szCs w:val="22"/>
              </w:rPr>
              <w:t>xh</w:t>
            </w:r>
          </w:p>
        </w:tc>
        <w:tc>
          <w:tcPr>
            <w:tcW w:w="1843" w:type="dxa"/>
            <w:noWrap w:val="0"/>
            <w:vAlign w:val="center"/>
          </w:tcPr>
          <w:p w14:paraId="136AC41B">
            <w:pPr>
              <w:rPr>
                <w:sz w:val="22"/>
                <w:szCs w:val="22"/>
              </w:rPr>
            </w:pPr>
            <w:r>
              <w:rPr>
                <w:kern w:val="0"/>
                <w:sz w:val="22"/>
                <w:szCs w:val="22"/>
              </w:rPr>
              <w:t>序号</w:t>
            </w:r>
          </w:p>
        </w:tc>
        <w:tc>
          <w:tcPr>
            <w:tcW w:w="1276" w:type="dxa"/>
            <w:noWrap w:val="0"/>
            <w:vAlign w:val="top"/>
          </w:tcPr>
          <w:p w14:paraId="149D11F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767BC63">
            <w:pPr>
              <w:jc w:val="center"/>
              <w:rPr>
                <w:sz w:val="22"/>
                <w:szCs w:val="22"/>
              </w:rPr>
            </w:pPr>
            <w:r>
              <w:rPr>
                <w:kern w:val="0"/>
                <w:sz w:val="22"/>
                <w:szCs w:val="22"/>
              </w:rPr>
              <w:t>8</w:t>
            </w:r>
          </w:p>
        </w:tc>
        <w:tc>
          <w:tcPr>
            <w:tcW w:w="708" w:type="dxa"/>
            <w:noWrap w:val="0"/>
            <w:vAlign w:val="center"/>
          </w:tcPr>
          <w:p w14:paraId="5000CB6A">
            <w:pPr>
              <w:jc w:val="center"/>
              <w:rPr>
                <w:sz w:val="22"/>
                <w:szCs w:val="22"/>
              </w:rPr>
            </w:pPr>
            <w:r>
              <w:rPr>
                <w:kern w:val="0"/>
                <w:sz w:val="22"/>
                <w:szCs w:val="22"/>
              </w:rPr>
              <w:t>是</w:t>
            </w:r>
          </w:p>
        </w:tc>
        <w:tc>
          <w:tcPr>
            <w:tcW w:w="1560" w:type="dxa"/>
            <w:noWrap w:val="0"/>
            <w:vAlign w:val="center"/>
          </w:tcPr>
          <w:p w14:paraId="0E9E1715">
            <w:pPr>
              <w:rPr>
                <w:sz w:val="22"/>
                <w:szCs w:val="22"/>
              </w:rPr>
            </w:pPr>
          </w:p>
        </w:tc>
      </w:tr>
      <w:tr w14:paraId="01A6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EC75C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61AED68E">
            <w:pPr>
              <w:rPr>
                <w:sz w:val="22"/>
                <w:szCs w:val="22"/>
              </w:rPr>
            </w:pPr>
            <w:r>
              <w:rPr>
                <w:sz w:val="22"/>
                <w:szCs w:val="22"/>
              </w:rPr>
              <w:t>sphfwssflhbbm</w:t>
            </w:r>
          </w:p>
        </w:tc>
        <w:tc>
          <w:tcPr>
            <w:tcW w:w="1843" w:type="dxa"/>
            <w:noWrap w:val="0"/>
            <w:vAlign w:val="center"/>
          </w:tcPr>
          <w:p w14:paraId="33E83354">
            <w:pPr>
              <w:rPr>
                <w:sz w:val="22"/>
                <w:szCs w:val="22"/>
              </w:rPr>
            </w:pPr>
            <w:r>
              <w:rPr>
                <w:kern w:val="0"/>
                <w:sz w:val="22"/>
                <w:szCs w:val="22"/>
              </w:rPr>
              <w:t>商品和服务税收分类合并编码</w:t>
            </w:r>
          </w:p>
        </w:tc>
        <w:tc>
          <w:tcPr>
            <w:tcW w:w="1276" w:type="dxa"/>
            <w:noWrap w:val="0"/>
            <w:vAlign w:val="top"/>
          </w:tcPr>
          <w:p w14:paraId="798D363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C0638B">
            <w:pPr>
              <w:jc w:val="center"/>
              <w:rPr>
                <w:sz w:val="22"/>
                <w:szCs w:val="22"/>
              </w:rPr>
            </w:pPr>
            <w:r>
              <w:rPr>
                <w:kern w:val="0"/>
                <w:sz w:val="22"/>
                <w:szCs w:val="22"/>
              </w:rPr>
              <w:t>19</w:t>
            </w:r>
          </w:p>
        </w:tc>
        <w:tc>
          <w:tcPr>
            <w:tcW w:w="708" w:type="dxa"/>
            <w:noWrap w:val="0"/>
            <w:vAlign w:val="center"/>
          </w:tcPr>
          <w:p w14:paraId="43B9A9A9">
            <w:pPr>
              <w:jc w:val="center"/>
              <w:rPr>
                <w:sz w:val="22"/>
                <w:szCs w:val="22"/>
              </w:rPr>
            </w:pPr>
            <w:r>
              <w:rPr>
                <w:kern w:val="0"/>
                <w:sz w:val="22"/>
                <w:szCs w:val="22"/>
              </w:rPr>
              <w:t>是</w:t>
            </w:r>
          </w:p>
        </w:tc>
        <w:tc>
          <w:tcPr>
            <w:tcW w:w="1560" w:type="dxa"/>
            <w:noWrap w:val="0"/>
            <w:vAlign w:val="center"/>
          </w:tcPr>
          <w:p w14:paraId="31F3936A">
            <w:pPr>
              <w:rPr>
                <w:sz w:val="22"/>
                <w:szCs w:val="22"/>
              </w:rPr>
            </w:pPr>
          </w:p>
        </w:tc>
      </w:tr>
      <w:tr w14:paraId="5A4F61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E1209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2201600C">
            <w:pPr>
              <w:rPr>
                <w:sz w:val="22"/>
                <w:szCs w:val="22"/>
              </w:rPr>
            </w:pPr>
            <w:r>
              <w:rPr>
                <w:sz w:val="22"/>
                <w:szCs w:val="22"/>
              </w:rPr>
              <w:t>hwhyslwfwmc</w:t>
            </w:r>
          </w:p>
        </w:tc>
        <w:tc>
          <w:tcPr>
            <w:tcW w:w="1843" w:type="dxa"/>
            <w:noWrap w:val="0"/>
            <w:vAlign w:val="center"/>
          </w:tcPr>
          <w:p w14:paraId="4FC12FE8">
            <w:pPr>
              <w:rPr>
                <w:sz w:val="22"/>
                <w:szCs w:val="22"/>
              </w:rPr>
            </w:pPr>
            <w:r>
              <w:rPr>
                <w:kern w:val="0"/>
                <w:sz w:val="22"/>
                <w:szCs w:val="22"/>
              </w:rPr>
              <w:t>货物或应税劳务、服务名称</w:t>
            </w:r>
          </w:p>
        </w:tc>
        <w:tc>
          <w:tcPr>
            <w:tcW w:w="1276" w:type="dxa"/>
            <w:noWrap w:val="0"/>
            <w:vAlign w:val="top"/>
          </w:tcPr>
          <w:p w14:paraId="40688A78">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7E584F0F">
            <w:pPr>
              <w:jc w:val="center"/>
              <w:rPr>
                <w:sz w:val="22"/>
                <w:szCs w:val="22"/>
              </w:rPr>
            </w:pPr>
            <w:r>
              <w:rPr>
                <w:sz w:val="22"/>
                <w:szCs w:val="22"/>
              </w:rPr>
              <w:t>300</w:t>
            </w:r>
          </w:p>
        </w:tc>
        <w:tc>
          <w:tcPr>
            <w:tcW w:w="708" w:type="dxa"/>
            <w:noWrap w:val="0"/>
            <w:vAlign w:val="center"/>
          </w:tcPr>
          <w:p w14:paraId="2660F7F1">
            <w:pPr>
              <w:jc w:val="center"/>
              <w:rPr>
                <w:sz w:val="22"/>
                <w:szCs w:val="22"/>
              </w:rPr>
            </w:pPr>
            <w:r>
              <w:rPr>
                <w:kern w:val="0"/>
                <w:sz w:val="22"/>
                <w:szCs w:val="22"/>
              </w:rPr>
              <w:t>是</w:t>
            </w:r>
          </w:p>
        </w:tc>
        <w:tc>
          <w:tcPr>
            <w:tcW w:w="1560" w:type="dxa"/>
            <w:noWrap w:val="0"/>
            <w:vAlign w:val="center"/>
          </w:tcPr>
          <w:p w14:paraId="7D4D4923">
            <w:pPr>
              <w:rPr>
                <w:sz w:val="22"/>
                <w:szCs w:val="22"/>
              </w:rPr>
            </w:pPr>
          </w:p>
        </w:tc>
      </w:tr>
      <w:tr w14:paraId="082E14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50230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4387E3A6">
            <w:pPr>
              <w:rPr>
                <w:sz w:val="22"/>
                <w:szCs w:val="22"/>
              </w:rPr>
            </w:pPr>
            <w:r>
              <w:rPr>
                <w:sz w:val="22"/>
                <w:szCs w:val="22"/>
              </w:rPr>
              <w:t>spfwjc</w:t>
            </w:r>
          </w:p>
        </w:tc>
        <w:tc>
          <w:tcPr>
            <w:tcW w:w="1843" w:type="dxa"/>
            <w:noWrap w:val="0"/>
            <w:vAlign w:val="center"/>
          </w:tcPr>
          <w:p w14:paraId="16F31EB0">
            <w:pPr>
              <w:rPr>
                <w:sz w:val="22"/>
                <w:szCs w:val="22"/>
              </w:rPr>
            </w:pPr>
            <w:r>
              <w:rPr>
                <w:kern w:val="0"/>
                <w:sz w:val="22"/>
                <w:szCs w:val="22"/>
              </w:rPr>
              <w:t>商品服务简称</w:t>
            </w:r>
          </w:p>
        </w:tc>
        <w:tc>
          <w:tcPr>
            <w:tcW w:w="1276" w:type="dxa"/>
            <w:noWrap w:val="0"/>
            <w:vAlign w:val="top"/>
          </w:tcPr>
          <w:p w14:paraId="55F152DC">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6D79DC12">
            <w:pPr>
              <w:jc w:val="center"/>
              <w:rPr>
                <w:sz w:val="22"/>
                <w:szCs w:val="22"/>
              </w:rPr>
            </w:pPr>
            <w:r>
              <w:rPr>
                <w:kern w:val="0"/>
                <w:sz w:val="22"/>
                <w:szCs w:val="22"/>
              </w:rPr>
              <w:t>120</w:t>
            </w:r>
          </w:p>
        </w:tc>
        <w:tc>
          <w:tcPr>
            <w:tcW w:w="708" w:type="dxa"/>
            <w:noWrap w:val="0"/>
            <w:vAlign w:val="center"/>
          </w:tcPr>
          <w:p w14:paraId="3F52FC6B">
            <w:pPr>
              <w:jc w:val="center"/>
              <w:rPr>
                <w:sz w:val="22"/>
                <w:szCs w:val="22"/>
              </w:rPr>
            </w:pPr>
            <w:r>
              <w:rPr>
                <w:kern w:val="0"/>
                <w:sz w:val="22"/>
                <w:szCs w:val="22"/>
              </w:rPr>
              <w:t>是</w:t>
            </w:r>
          </w:p>
        </w:tc>
        <w:tc>
          <w:tcPr>
            <w:tcW w:w="1560" w:type="dxa"/>
            <w:noWrap w:val="0"/>
            <w:vAlign w:val="center"/>
          </w:tcPr>
          <w:p w14:paraId="164259FC">
            <w:pPr>
              <w:rPr>
                <w:sz w:val="22"/>
                <w:szCs w:val="22"/>
              </w:rPr>
            </w:pPr>
          </w:p>
        </w:tc>
      </w:tr>
      <w:tr w14:paraId="5A369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4C32A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AF8657A">
            <w:pPr>
              <w:rPr>
                <w:sz w:val="22"/>
                <w:szCs w:val="22"/>
              </w:rPr>
            </w:pPr>
            <w:r>
              <w:rPr>
                <w:sz w:val="22"/>
                <w:szCs w:val="22"/>
              </w:rPr>
              <w:t>xmmc</w:t>
            </w:r>
          </w:p>
        </w:tc>
        <w:tc>
          <w:tcPr>
            <w:tcW w:w="1843" w:type="dxa"/>
            <w:noWrap w:val="0"/>
            <w:vAlign w:val="center"/>
          </w:tcPr>
          <w:p w14:paraId="1ADA5A7A">
            <w:pPr>
              <w:rPr>
                <w:sz w:val="22"/>
                <w:szCs w:val="22"/>
              </w:rPr>
            </w:pPr>
            <w:r>
              <w:rPr>
                <w:kern w:val="0"/>
                <w:sz w:val="22"/>
                <w:szCs w:val="22"/>
              </w:rPr>
              <w:t>项目名称</w:t>
            </w:r>
          </w:p>
        </w:tc>
        <w:tc>
          <w:tcPr>
            <w:tcW w:w="1276" w:type="dxa"/>
            <w:noWrap w:val="0"/>
            <w:vAlign w:val="top"/>
          </w:tcPr>
          <w:p w14:paraId="51C3EA6B">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5847A7EC">
            <w:pPr>
              <w:jc w:val="center"/>
              <w:rPr>
                <w:sz w:val="22"/>
                <w:szCs w:val="22"/>
              </w:rPr>
            </w:pPr>
            <w:r>
              <w:rPr>
                <w:kern w:val="0"/>
                <w:sz w:val="22"/>
                <w:szCs w:val="22"/>
              </w:rPr>
              <w:t>600</w:t>
            </w:r>
          </w:p>
        </w:tc>
        <w:tc>
          <w:tcPr>
            <w:tcW w:w="708" w:type="dxa"/>
            <w:noWrap w:val="0"/>
            <w:vAlign w:val="center"/>
          </w:tcPr>
          <w:p w14:paraId="74E68348">
            <w:pPr>
              <w:jc w:val="center"/>
              <w:rPr>
                <w:sz w:val="22"/>
                <w:szCs w:val="22"/>
              </w:rPr>
            </w:pPr>
            <w:r>
              <w:rPr>
                <w:kern w:val="0"/>
                <w:sz w:val="22"/>
                <w:szCs w:val="22"/>
              </w:rPr>
              <w:t>是</w:t>
            </w:r>
          </w:p>
        </w:tc>
        <w:tc>
          <w:tcPr>
            <w:tcW w:w="1560" w:type="dxa"/>
            <w:noWrap w:val="0"/>
            <w:vAlign w:val="center"/>
          </w:tcPr>
          <w:p w14:paraId="3B0D2CA9">
            <w:pPr>
              <w:rPr>
                <w:sz w:val="22"/>
                <w:szCs w:val="22"/>
              </w:rPr>
            </w:pPr>
          </w:p>
        </w:tc>
      </w:tr>
      <w:tr w14:paraId="3AB01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1197F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3ADEDED3">
            <w:pPr>
              <w:rPr>
                <w:sz w:val="22"/>
                <w:szCs w:val="22"/>
              </w:rPr>
            </w:pPr>
            <w:r>
              <w:rPr>
                <w:sz w:val="22"/>
                <w:szCs w:val="22"/>
              </w:rPr>
              <w:t>ggxh</w:t>
            </w:r>
          </w:p>
        </w:tc>
        <w:tc>
          <w:tcPr>
            <w:tcW w:w="1843" w:type="dxa"/>
            <w:noWrap w:val="0"/>
            <w:vAlign w:val="center"/>
          </w:tcPr>
          <w:p w14:paraId="32255415">
            <w:pPr>
              <w:rPr>
                <w:sz w:val="22"/>
                <w:szCs w:val="22"/>
              </w:rPr>
            </w:pPr>
            <w:r>
              <w:rPr>
                <w:kern w:val="0"/>
                <w:sz w:val="22"/>
                <w:szCs w:val="22"/>
              </w:rPr>
              <w:t>规格型号</w:t>
            </w:r>
          </w:p>
        </w:tc>
        <w:tc>
          <w:tcPr>
            <w:tcW w:w="1276" w:type="dxa"/>
            <w:noWrap w:val="0"/>
            <w:vAlign w:val="top"/>
          </w:tcPr>
          <w:p w14:paraId="5096583D">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10A36F75">
            <w:pPr>
              <w:jc w:val="center"/>
              <w:rPr>
                <w:sz w:val="22"/>
                <w:szCs w:val="22"/>
              </w:rPr>
            </w:pPr>
            <w:r>
              <w:rPr>
                <w:kern w:val="0"/>
                <w:sz w:val="22"/>
                <w:szCs w:val="22"/>
              </w:rPr>
              <w:t>150</w:t>
            </w:r>
          </w:p>
        </w:tc>
        <w:tc>
          <w:tcPr>
            <w:tcW w:w="708" w:type="dxa"/>
            <w:noWrap w:val="0"/>
            <w:vAlign w:val="center"/>
          </w:tcPr>
          <w:p w14:paraId="0716DA4F">
            <w:pPr>
              <w:jc w:val="center"/>
              <w:rPr>
                <w:sz w:val="22"/>
                <w:szCs w:val="22"/>
              </w:rPr>
            </w:pPr>
            <w:r>
              <w:rPr>
                <w:sz w:val="22"/>
                <w:szCs w:val="22"/>
              </w:rPr>
              <w:t>否</w:t>
            </w:r>
          </w:p>
        </w:tc>
        <w:tc>
          <w:tcPr>
            <w:tcW w:w="1560" w:type="dxa"/>
            <w:noWrap w:val="0"/>
            <w:vAlign w:val="center"/>
          </w:tcPr>
          <w:p w14:paraId="18A1C5E1">
            <w:pPr>
              <w:rPr>
                <w:sz w:val="22"/>
                <w:szCs w:val="22"/>
              </w:rPr>
            </w:pPr>
          </w:p>
        </w:tc>
      </w:tr>
      <w:tr w14:paraId="314442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1D15D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55B09AEC">
            <w:pPr>
              <w:rPr>
                <w:sz w:val="22"/>
                <w:szCs w:val="22"/>
              </w:rPr>
            </w:pPr>
            <w:r>
              <w:rPr>
                <w:sz w:val="22"/>
                <w:szCs w:val="22"/>
              </w:rPr>
              <w:t>dw</w:t>
            </w:r>
          </w:p>
        </w:tc>
        <w:tc>
          <w:tcPr>
            <w:tcW w:w="1843" w:type="dxa"/>
            <w:noWrap w:val="0"/>
            <w:vAlign w:val="center"/>
          </w:tcPr>
          <w:p w14:paraId="1F3A9EDD">
            <w:pPr>
              <w:rPr>
                <w:sz w:val="22"/>
                <w:szCs w:val="22"/>
              </w:rPr>
            </w:pPr>
            <w:r>
              <w:rPr>
                <w:kern w:val="0"/>
                <w:sz w:val="22"/>
                <w:szCs w:val="22"/>
              </w:rPr>
              <w:t>单位</w:t>
            </w:r>
          </w:p>
        </w:tc>
        <w:tc>
          <w:tcPr>
            <w:tcW w:w="1276" w:type="dxa"/>
            <w:noWrap w:val="0"/>
            <w:vAlign w:val="top"/>
          </w:tcPr>
          <w:p w14:paraId="4D336B38">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50E5EB33">
            <w:pPr>
              <w:jc w:val="center"/>
              <w:rPr>
                <w:sz w:val="22"/>
                <w:szCs w:val="22"/>
              </w:rPr>
            </w:pPr>
            <w:r>
              <w:rPr>
                <w:kern w:val="0"/>
                <w:sz w:val="22"/>
                <w:szCs w:val="22"/>
              </w:rPr>
              <w:t>300</w:t>
            </w:r>
          </w:p>
        </w:tc>
        <w:tc>
          <w:tcPr>
            <w:tcW w:w="708" w:type="dxa"/>
            <w:noWrap w:val="0"/>
            <w:vAlign w:val="center"/>
          </w:tcPr>
          <w:p w14:paraId="6C1A301A">
            <w:pPr>
              <w:jc w:val="center"/>
              <w:rPr>
                <w:sz w:val="22"/>
                <w:szCs w:val="22"/>
              </w:rPr>
            </w:pPr>
            <w:r>
              <w:rPr>
                <w:sz w:val="22"/>
                <w:szCs w:val="22"/>
              </w:rPr>
              <w:t>否</w:t>
            </w:r>
          </w:p>
        </w:tc>
        <w:tc>
          <w:tcPr>
            <w:tcW w:w="1560" w:type="dxa"/>
            <w:noWrap w:val="0"/>
            <w:vAlign w:val="center"/>
          </w:tcPr>
          <w:p w14:paraId="23B648B9">
            <w:pPr>
              <w:rPr>
                <w:sz w:val="22"/>
                <w:szCs w:val="22"/>
              </w:rPr>
            </w:pPr>
          </w:p>
        </w:tc>
      </w:tr>
      <w:tr w14:paraId="360EB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8C0D7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4E76E33D">
            <w:pPr>
              <w:rPr>
                <w:sz w:val="22"/>
                <w:szCs w:val="22"/>
              </w:rPr>
            </w:pPr>
            <w:r>
              <w:rPr>
                <w:sz w:val="22"/>
                <w:szCs w:val="22"/>
              </w:rPr>
              <w:t>fpspdj</w:t>
            </w:r>
          </w:p>
        </w:tc>
        <w:tc>
          <w:tcPr>
            <w:tcW w:w="1843" w:type="dxa"/>
            <w:noWrap w:val="0"/>
            <w:vAlign w:val="center"/>
          </w:tcPr>
          <w:p w14:paraId="4F8DB30D">
            <w:pPr>
              <w:rPr>
                <w:sz w:val="22"/>
                <w:szCs w:val="22"/>
              </w:rPr>
            </w:pPr>
            <w:r>
              <w:rPr>
                <w:kern w:val="0"/>
                <w:sz w:val="22"/>
                <w:szCs w:val="22"/>
              </w:rPr>
              <w:t>单价</w:t>
            </w:r>
          </w:p>
        </w:tc>
        <w:tc>
          <w:tcPr>
            <w:tcW w:w="1276" w:type="dxa"/>
            <w:noWrap w:val="0"/>
            <w:vAlign w:val="top"/>
          </w:tcPr>
          <w:p w14:paraId="7FA2D047">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7F54A30C">
            <w:pPr>
              <w:jc w:val="center"/>
              <w:rPr>
                <w:sz w:val="22"/>
                <w:szCs w:val="22"/>
              </w:rPr>
            </w:pPr>
            <w:r>
              <w:rPr>
                <w:kern w:val="0"/>
                <w:sz w:val="22"/>
                <w:szCs w:val="22"/>
              </w:rPr>
              <w:t>25</w:t>
            </w:r>
          </w:p>
        </w:tc>
        <w:tc>
          <w:tcPr>
            <w:tcW w:w="708" w:type="dxa"/>
            <w:noWrap w:val="0"/>
            <w:vAlign w:val="center"/>
          </w:tcPr>
          <w:p w14:paraId="3DD36C81">
            <w:pPr>
              <w:jc w:val="center"/>
              <w:rPr>
                <w:sz w:val="22"/>
                <w:szCs w:val="22"/>
              </w:rPr>
            </w:pPr>
            <w:r>
              <w:rPr>
                <w:sz w:val="22"/>
                <w:szCs w:val="22"/>
              </w:rPr>
              <w:t>否</w:t>
            </w:r>
          </w:p>
        </w:tc>
        <w:tc>
          <w:tcPr>
            <w:tcW w:w="1560" w:type="dxa"/>
            <w:noWrap w:val="0"/>
            <w:vAlign w:val="center"/>
          </w:tcPr>
          <w:p w14:paraId="3F47AEDA">
            <w:pPr>
              <w:rPr>
                <w:sz w:val="22"/>
                <w:szCs w:val="22"/>
              </w:rPr>
            </w:pPr>
            <w:r>
              <w:rPr>
                <w:sz w:val="22"/>
                <w:szCs w:val="22"/>
              </w:rPr>
              <w:t>如“数量”栏次非空，则本栏次必须非空</w:t>
            </w:r>
          </w:p>
        </w:tc>
      </w:tr>
      <w:tr w14:paraId="4423EB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519F7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25E2EC26">
            <w:pPr>
              <w:rPr>
                <w:sz w:val="22"/>
                <w:szCs w:val="22"/>
              </w:rPr>
            </w:pPr>
            <w:r>
              <w:rPr>
                <w:sz w:val="22"/>
                <w:szCs w:val="22"/>
              </w:rPr>
              <w:t>fpspsl</w:t>
            </w:r>
          </w:p>
        </w:tc>
        <w:tc>
          <w:tcPr>
            <w:tcW w:w="1843" w:type="dxa"/>
            <w:noWrap w:val="0"/>
            <w:vAlign w:val="center"/>
          </w:tcPr>
          <w:p w14:paraId="2EB44F9E">
            <w:pPr>
              <w:rPr>
                <w:sz w:val="22"/>
                <w:szCs w:val="22"/>
              </w:rPr>
            </w:pPr>
            <w:r>
              <w:rPr>
                <w:kern w:val="0"/>
                <w:sz w:val="22"/>
                <w:szCs w:val="22"/>
              </w:rPr>
              <w:t>数量</w:t>
            </w:r>
          </w:p>
        </w:tc>
        <w:tc>
          <w:tcPr>
            <w:tcW w:w="1276" w:type="dxa"/>
            <w:noWrap w:val="0"/>
            <w:vAlign w:val="top"/>
          </w:tcPr>
          <w:p w14:paraId="59832B69">
            <w:pPr>
              <w:pStyle w:val="26"/>
              <w:adjustRightInd w:val="0"/>
              <w:snapToGrid w:val="0"/>
              <w:rPr>
                <w:rFonts w:ascii="Times New Roman" w:hAnsi="Times New Roman"/>
                <w:sz w:val="22"/>
                <w:szCs w:val="22"/>
              </w:rPr>
            </w:pPr>
            <w:r>
              <w:rPr>
                <w:rFonts w:ascii="Times New Roman" w:hAnsi="Times New Roman"/>
                <w:kern w:val="0"/>
                <w:sz w:val="22"/>
                <w:szCs w:val="22"/>
              </w:rPr>
              <w:t>varchar</w:t>
            </w:r>
          </w:p>
        </w:tc>
        <w:tc>
          <w:tcPr>
            <w:tcW w:w="709" w:type="dxa"/>
            <w:noWrap w:val="0"/>
            <w:vAlign w:val="center"/>
          </w:tcPr>
          <w:p w14:paraId="423DB0E2">
            <w:pPr>
              <w:jc w:val="center"/>
              <w:rPr>
                <w:sz w:val="22"/>
                <w:szCs w:val="22"/>
              </w:rPr>
            </w:pPr>
            <w:r>
              <w:rPr>
                <w:kern w:val="0"/>
                <w:sz w:val="22"/>
                <w:szCs w:val="22"/>
              </w:rPr>
              <w:t>25</w:t>
            </w:r>
          </w:p>
        </w:tc>
        <w:tc>
          <w:tcPr>
            <w:tcW w:w="708" w:type="dxa"/>
            <w:noWrap w:val="0"/>
            <w:vAlign w:val="center"/>
          </w:tcPr>
          <w:p w14:paraId="0F8C3B2F">
            <w:pPr>
              <w:jc w:val="center"/>
              <w:rPr>
                <w:sz w:val="22"/>
                <w:szCs w:val="22"/>
              </w:rPr>
            </w:pPr>
            <w:r>
              <w:rPr>
                <w:sz w:val="22"/>
                <w:szCs w:val="22"/>
              </w:rPr>
              <w:t>否</w:t>
            </w:r>
          </w:p>
        </w:tc>
        <w:tc>
          <w:tcPr>
            <w:tcW w:w="1560" w:type="dxa"/>
            <w:noWrap w:val="0"/>
            <w:vAlign w:val="center"/>
          </w:tcPr>
          <w:p w14:paraId="74872C4A">
            <w:pPr>
              <w:rPr>
                <w:sz w:val="22"/>
                <w:szCs w:val="22"/>
              </w:rPr>
            </w:pPr>
            <w:r>
              <w:rPr>
                <w:sz w:val="22"/>
                <w:szCs w:val="22"/>
              </w:rPr>
              <w:t>如“单价”栏次非空，则本栏次必须非空</w:t>
            </w:r>
          </w:p>
        </w:tc>
      </w:tr>
      <w:tr w14:paraId="50F90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71DCF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0C8C0474">
            <w:pPr>
              <w:rPr>
                <w:sz w:val="22"/>
                <w:szCs w:val="22"/>
              </w:rPr>
            </w:pPr>
            <w:r>
              <w:rPr>
                <w:kern w:val="0"/>
                <w:sz w:val="22"/>
                <w:szCs w:val="22"/>
              </w:rPr>
              <w:t>je</w:t>
            </w:r>
          </w:p>
        </w:tc>
        <w:tc>
          <w:tcPr>
            <w:tcW w:w="1843" w:type="dxa"/>
            <w:noWrap w:val="0"/>
            <w:vAlign w:val="center"/>
          </w:tcPr>
          <w:p w14:paraId="6B8E1126">
            <w:pPr>
              <w:rPr>
                <w:sz w:val="22"/>
                <w:szCs w:val="22"/>
              </w:rPr>
            </w:pPr>
            <w:r>
              <w:rPr>
                <w:kern w:val="0"/>
                <w:sz w:val="22"/>
                <w:szCs w:val="22"/>
              </w:rPr>
              <w:t>金额</w:t>
            </w:r>
          </w:p>
        </w:tc>
        <w:tc>
          <w:tcPr>
            <w:tcW w:w="1276" w:type="dxa"/>
            <w:noWrap w:val="0"/>
            <w:vAlign w:val="top"/>
          </w:tcPr>
          <w:p w14:paraId="3188EFC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4F85084">
            <w:pPr>
              <w:jc w:val="center"/>
              <w:rPr>
                <w:sz w:val="22"/>
                <w:szCs w:val="22"/>
              </w:rPr>
            </w:pPr>
            <w:r>
              <w:rPr>
                <w:kern w:val="0"/>
                <w:sz w:val="22"/>
                <w:szCs w:val="22"/>
              </w:rPr>
              <w:t>18,2</w:t>
            </w:r>
          </w:p>
        </w:tc>
        <w:tc>
          <w:tcPr>
            <w:tcW w:w="708" w:type="dxa"/>
            <w:noWrap w:val="0"/>
            <w:vAlign w:val="center"/>
          </w:tcPr>
          <w:p w14:paraId="69A20BA9">
            <w:pPr>
              <w:jc w:val="center"/>
              <w:rPr>
                <w:sz w:val="22"/>
                <w:szCs w:val="22"/>
              </w:rPr>
            </w:pPr>
            <w:r>
              <w:rPr>
                <w:kern w:val="0"/>
                <w:sz w:val="22"/>
                <w:szCs w:val="22"/>
              </w:rPr>
              <w:t>是</w:t>
            </w:r>
          </w:p>
        </w:tc>
        <w:tc>
          <w:tcPr>
            <w:tcW w:w="1560" w:type="dxa"/>
            <w:noWrap w:val="0"/>
            <w:vAlign w:val="center"/>
          </w:tcPr>
          <w:p w14:paraId="4B8F2693">
            <w:pPr>
              <w:rPr>
                <w:sz w:val="22"/>
                <w:szCs w:val="22"/>
              </w:rPr>
            </w:pPr>
          </w:p>
        </w:tc>
      </w:tr>
      <w:tr w14:paraId="76425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0EAB4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005DC624">
            <w:pPr>
              <w:rPr>
                <w:sz w:val="22"/>
                <w:szCs w:val="22"/>
              </w:rPr>
            </w:pPr>
            <w:r>
              <w:rPr>
                <w:kern w:val="0"/>
                <w:sz w:val="22"/>
                <w:szCs w:val="22"/>
              </w:rPr>
              <w:t>sl1</w:t>
            </w:r>
          </w:p>
        </w:tc>
        <w:tc>
          <w:tcPr>
            <w:tcW w:w="1843" w:type="dxa"/>
            <w:noWrap w:val="0"/>
            <w:vAlign w:val="center"/>
          </w:tcPr>
          <w:p w14:paraId="3EE333D4">
            <w:pPr>
              <w:rPr>
                <w:sz w:val="22"/>
                <w:szCs w:val="22"/>
              </w:rPr>
            </w:pPr>
            <w:r>
              <w:rPr>
                <w:kern w:val="0"/>
                <w:sz w:val="22"/>
                <w:szCs w:val="22"/>
              </w:rPr>
              <w:t>税率</w:t>
            </w:r>
          </w:p>
        </w:tc>
        <w:tc>
          <w:tcPr>
            <w:tcW w:w="1276" w:type="dxa"/>
            <w:noWrap w:val="0"/>
            <w:vAlign w:val="top"/>
          </w:tcPr>
          <w:p w14:paraId="2C62461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E00B1D2">
            <w:pPr>
              <w:jc w:val="center"/>
              <w:rPr>
                <w:sz w:val="22"/>
                <w:szCs w:val="22"/>
              </w:rPr>
            </w:pPr>
            <w:r>
              <w:rPr>
                <w:kern w:val="0"/>
                <w:sz w:val="22"/>
                <w:szCs w:val="22"/>
              </w:rPr>
              <w:t>16,6</w:t>
            </w:r>
          </w:p>
        </w:tc>
        <w:tc>
          <w:tcPr>
            <w:tcW w:w="708" w:type="dxa"/>
            <w:noWrap w:val="0"/>
            <w:vAlign w:val="center"/>
          </w:tcPr>
          <w:p w14:paraId="5DA17A12">
            <w:pPr>
              <w:jc w:val="center"/>
              <w:rPr>
                <w:sz w:val="22"/>
                <w:szCs w:val="22"/>
              </w:rPr>
            </w:pPr>
            <w:r>
              <w:rPr>
                <w:kern w:val="0"/>
                <w:sz w:val="22"/>
                <w:szCs w:val="22"/>
              </w:rPr>
              <w:t>是</w:t>
            </w:r>
          </w:p>
        </w:tc>
        <w:tc>
          <w:tcPr>
            <w:tcW w:w="1560" w:type="dxa"/>
            <w:noWrap w:val="0"/>
            <w:vAlign w:val="center"/>
          </w:tcPr>
          <w:p w14:paraId="6BBE5DAC">
            <w:pPr>
              <w:rPr>
                <w:sz w:val="22"/>
                <w:szCs w:val="22"/>
              </w:rPr>
            </w:pPr>
          </w:p>
        </w:tc>
      </w:tr>
      <w:tr w14:paraId="604C2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16B52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025E72AA">
            <w:pPr>
              <w:rPr>
                <w:sz w:val="22"/>
                <w:szCs w:val="22"/>
              </w:rPr>
            </w:pPr>
            <w:r>
              <w:rPr>
                <w:sz w:val="22"/>
                <w:szCs w:val="22"/>
              </w:rPr>
              <w:t>se</w:t>
            </w:r>
          </w:p>
        </w:tc>
        <w:tc>
          <w:tcPr>
            <w:tcW w:w="1843" w:type="dxa"/>
            <w:noWrap w:val="0"/>
            <w:vAlign w:val="center"/>
          </w:tcPr>
          <w:p w14:paraId="4075ACDC">
            <w:pPr>
              <w:rPr>
                <w:sz w:val="22"/>
                <w:szCs w:val="22"/>
              </w:rPr>
            </w:pPr>
            <w:r>
              <w:rPr>
                <w:kern w:val="0"/>
                <w:sz w:val="22"/>
                <w:szCs w:val="22"/>
              </w:rPr>
              <w:t>税额</w:t>
            </w:r>
          </w:p>
        </w:tc>
        <w:tc>
          <w:tcPr>
            <w:tcW w:w="1276" w:type="dxa"/>
            <w:noWrap w:val="0"/>
            <w:vAlign w:val="top"/>
          </w:tcPr>
          <w:p w14:paraId="4228232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74FA8A">
            <w:pPr>
              <w:jc w:val="center"/>
              <w:rPr>
                <w:sz w:val="22"/>
                <w:szCs w:val="22"/>
              </w:rPr>
            </w:pPr>
            <w:r>
              <w:rPr>
                <w:kern w:val="0"/>
                <w:sz w:val="22"/>
                <w:szCs w:val="22"/>
              </w:rPr>
              <w:t>18,2</w:t>
            </w:r>
          </w:p>
        </w:tc>
        <w:tc>
          <w:tcPr>
            <w:tcW w:w="708" w:type="dxa"/>
            <w:noWrap w:val="0"/>
            <w:vAlign w:val="center"/>
          </w:tcPr>
          <w:p w14:paraId="444278ED">
            <w:pPr>
              <w:jc w:val="center"/>
              <w:rPr>
                <w:sz w:val="22"/>
                <w:szCs w:val="22"/>
              </w:rPr>
            </w:pPr>
            <w:r>
              <w:rPr>
                <w:kern w:val="0"/>
                <w:sz w:val="22"/>
                <w:szCs w:val="22"/>
              </w:rPr>
              <w:t>是</w:t>
            </w:r>
          </w:p>
        </w:tc>
        <w:tc>
          <w:tcPr>
            <w:tcW w:w="1560" w:type="dxa"/>
            <w:noWrap w:val="0"/>
            <w:vAlign w:val="center"/>
          </w:tcPr>
          <w:p w14:paraId="09DA7CB4">
            <w:pPr>
              <w:rPr>
                <w:sz w:val="22"/>
                <w:szCs w:val="22"/>
              </w:rPr>
            </w:pPr>
          </w:p>
        </w:tc>
      </w:tr>
      <w:tr w14:paraId="4F2704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E8C2E3">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highlight w:val="none"/>
                <w:u w:val="none"/>
                <w:lang w:val="en-US" w:eastAsia="zh-CN" w:bidi="ar"/>
              </w:rPr>
            </w:pPr>
            <w:r>
              <w:rPr>
                <w:rFonts w:hint="default" w:ascii="Times New Roman" w:hAnsi="Times New Roman" w:eastAsia="等线" w:cs="Times New Roman"/>
                <w:i w:val="0"/>
                <w:iCs w:val="0"/>
                <w:color w:val="000000"/>
                <w:kern w:val="0"/>
                <w:sz w:val="22"/>
                <w:szCs w:val="22"/>
                <w:highlight w:val="none"/>
                <w:u w:val="none"/>
                <w:lang w:val="en-US" w:eastAsia="zh-CN" w:bidi="ar"/>
              </w:rPr>
              <w:t>42</w:t>
            </w:r>
          </w:p>
        </w:tc>
        <w:tc>
          <w:tcPr>
            <w:tcW w:w="1701" w:type="dxa"/>
            <w:noWrap w:val="0"/>
            <w:vAlign w:val="center"/>
          </w:tcPr>
          <w:p w14:paraId="4AD4E401">
            <w:pPr>
              <w:rPr>
                <w:sz w:val="22"/>
                <w:szCs w:val="22"/>
                <w:highlight w:val="none"/>
              </w:rPr>
            </w:pPr>
            <w:r>
              <w:rPr>
                <w:sz w:val="22"/>
                <w:szCs w:val="22"/>
                <w:highlight w:val="none"/>
              </w:rPr>
              <w:t>kce</w:t>
            </w:r>
          </w:p>
        </w:tc>
        <w:tc>
          <w:tcPr>
            <w:tcW w:w="1843" w:type="dxa"/>
            <w:noWrap w:val="0"/>
            <w:vAlign w:val="center"/>
          </w:tcPr>
          <w:p w14:paraId="790D292E">
            <w:pPr>
              <w:rPr>
                <w:kern w:val="0"/>
                <w:sz w:val="22"/>
                <w:szCs w:val="22"/>
                <w:highlight w:val="none"/>
              </w:rPr>
            </w:pPr>
            <w:r>
              <w:rPr>
                <w:sz w:val="22"/>
                <w:szCs w:val="22"/>
                <w:highlight w:val="none"/>
              </w:rPr>
              <w:t>扣除额</w:t>
            </w:r>
          </w:p>
        </w:tc>
        <w:tc>
          <w:tcPr>
            <w:tcW w:w="1276" w:type="dxa"/>
            <w:noWrap w:val="0"/>
            <w:vAlign w:val="center"/>
          </w:tcPr>
          <w:p w14:paraId="5CA77A61">
            <w:pPr>
              <w:jc w:val="both"/>
              <w:rPr>
                <w:rFonts w:ascii="Times New Roman" w:hAnsi="Times New Roman"/>
                <w:sz w:val="22"/>
                <w:szCs w:val="22"/>
                <w:highlight w:val="none"/>
              </w:rPr>
            </w:pPr>
            <w:r>
              <w:rPr>
                <w:rFonts w:hint="default" w:ascii="Times New Roman" w:hAnsi="Times New Roman" w:eastAsia="宋体" w:cs="Times New Roman"/>
                <w:kern w:val="0"/>
                <w:szCs w:val="21"/>
                <w:highlight w:val="none"/>
                <w:lang w:val="en-US" w:eastAsia="zh-CN"/>
              </w:rPr>
              <w:t>number</w:t>
            </w:r>
          </w:p>
        </w:tc>
        <w:tc>
          <w:tcPr>
            <w:tcW w:w="709" w:type="dxa"/>
            <w:noWrap w:val="0"/>
            <w:vAlign w:val="center"/>
          </w:tcPr>
          <w:p w14:paraId="7C7F5358">
            <w:pPr>
              <w:jc w:val="center"/>
              <w:rPr>
                <w:kern w:val="0"/>
                <w:sz w:val="22"/>
                <w:szCs w:val="22"/>
                <w:highlight w:val="none"/>
              </w:rPr>
            </w:pPr>
            <w:r>
              <w:rPr>
                <w:rFonts w:hint="default" w:ascii="Times New Roman" w:hAnsi="Times New Roman" w:eastAsia="宋体" w:cs="Times New Roman"/>
                <w:kern w:val="0"/>
                <w:szCs w:val="21"/>
                <w:highlight w:val="none"/>
                <w:lang w:val="en-US" w:eastAsia="zh-CN"/>
              </w:rPr>
              <w:t>18,2</w:t>
            </w:r>
          </w:p>
        </w:tc>
        <w:tc>
          <w:tcPr>
            <w:tcW w:w="708" w:type="dxa"/>
            <w:noWrap w:val="0"/>
            <w:vAlign w:val="center"/>
          </w:tcPr>
          <w:p w14:paraId="4A842DAD">
            <w:pPr>
              <w:jc w:val="center"/>
              <w:rPr>
                <w:kern w:val="0"/>
                <w:sz w:val="22"/>
                <w:szCs w:val="22"/>
                <w:highlight w:val="none"/>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3A055D18">
            <w:pPr>
              <w:rPr>
                <w:sz w:val="22"/>
                <w:szCs w:val="22"/>
                <w:highlight w:val="none"/>
              </w:rPr>
            </w:pPr>
            <w:r>
              <w:rPr>
                <w:rFonts w:hint="eastAsia"/>
                <w:sz w:val="22"/>
                <w:szCs w:val="22"/>
                <w:highlight w:val="none"/>
                <w:lang w:val="en-US" w:eastAsia="zh-CN"/>
              </w:rPr>
              <w:t>蓝票扣除额的负数</w:t>
            </w:r>
          </w:p>
        </w:tc>
      </w:tr>
      <w:tr w14:paraId="30173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FE083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highlight w:val="none"/>
                <w:u w:val="none"/>
                <w:lang w:val="en-US" w:eastAsia="zh-CN" w:bidi="ar"/>
              </w:rPr>
            </w:pPr>
            <w:r>
              <w:rPr>
                <w:rFonts w:hint="default" w:ascii="Times New Roman" w:hAnsi="Times New Roman" w:eastAsia="等线" w:cs="Times New Roman"/>
                <w:i w:val="0"/>
                <w:iCs w:val="0"/>
                <w:color w:val="000000"/>
                <w:kern w:val="0"/>
                <w:sz w:val="22"/>
                <w:szCs w:val="22"/>
                <w:highlight w:val="none"/>
                <w:u w:val="none"/>
                <w:lang w:val="en-US" w:eastAsia="zh-CN" w:bidi="ar"/>
              </w:rPr>
              <w:t>43</w:t>
            </w:r>
          </w:p>
        </w:tc>
        <w:tc>
          <w:tcPr>
            <w:tcW w:w="1701" w:type="dxa"/>
            <w:noWrap w:val="0"/>
            <w:vAlign w:val="center"/>
          </w:tcPr>
          <w:p w14:paraId="27DFCF27">
            <w:pPr>
              <w:rPr>
                <w:sz w:val="22"/>
                <w:szCs w:val="22"/>
                <w:highlight w:val="none"/>
              </w:rPr>
            </w:pPr>
            <w:r>
              <w:rPr>
                <w:rFonts w:hint="eastAsia"/>
                <w:szCs w:val="21"/>
                <w:highlight w:val="none"/>
                <w:lang w:val="en-US" w:eastAsia="zh-CN"/>
              </w:rPr>
              <w:t>yhzcbs</w:t>
            </w:r>
          </w:p>
        </w:tc>
        <w:tc>
          <w:tcPr>
            <w:tcW w:w="1843" w:type="dxa"/>
            <w:noWrap w:val="0"/>
            <w:vAlign w:val="center"/>
          </w:tcPr>
          <w:p w14:paraId="4FF587CA">
            <w:pPr>
              <w:rPr>
                <w:kern w:val="0"/>
                <w:sz w:val="22"/>
                <w:szCs w:val="22"/>
                <w:highlight w:val="none"/>
              </w:rPr>
            </w:pPr>
            <w:r>
              <w:rPr>
                <w:rFonts w:hint="eastAsia"/>
                <w:kern w:val="0"/>
                <w:szCs w:val="21"/>
                <w:highlight w:val="none"/>
                <w:lang w:val="en-US" w:eastAsia="zh-CN"/>
              </w:rPr>
              <w:t>优惠政策标识</w:t>
            </w:r>
          </w:p>
        </w:tc>
        <w:tc>
          <w:tcPr>
            <w:tcW w:w="1276" w:type="dxa"/>
            <w:noWrap w:val="0"/>
            <w:vAlign w:val="top"/>
          </w:tcPr>
          <w:p w14:paraId="6E552C0D">
            <w:pPr>
              <w:jc w:val="both"/>
              <w:rPr>
                <w:rFonts w:ascii="Times New Roman" w:hAnsi="Times New Roman"/>
                <w:sz w:val="22"/>
                <w:szCs w:val="22"/>
                <w:highlight w:val="none"/>
              </w:rPr>
            </w:pPr>
            <w:r>
              <w:rPr>
                <w:rFonts w:hint="eastAsia" w:ascii="Times New Roman" w:hAnsi="Times New Roman" w:eastAsia="宋体" w:cs="Times New Roman"/>
                <w:kern w:val="0"/>
                <w:szCs w:val="21"/>
                <w:highlight w:val="none"/>
                <w:lang w:val="en-US" w:eastAsia="zh-CN"/>
              </w:rPr>
              <w:t>varchar</w:t>
            </w:r>
          </w:p>
        </w:tc>
        <w:tc>
          <w:tcPr>
            <w:tcW w:w="709" w:type="dxa"/>
            <w:noWrap w:val="0"/>
            <w:vAlign w:val="center"/>
          </w:tcPr>
          <w:p w14:paraId="09965917">
            <w:pPr>
              <w:jc w:val="center"/>
              <w:rPr>
                <w:kern w:val="0"/>
                <w:sz w:val="22"/>
                <w:szCs w:val="22"/>
                <w:highlight w:val="none"/>
              </w:rPr>
            </w:pPr>
            <w:r>
              <w:rPr>
                <w:rFonts w:hint="eastAsia" w:ascii="Times New Roman" w:hAnsi="Times New Roman" w:eastAsia="宋体" w:cs="Times New Roman"/>
                <w:kern w:val="0"/>
                <w:szCs w:val="21"/>
                <w:highlight w:val="none"/>
                <w:lang w:val="en-US" w:eastAsia="zh-CN"/>
              </w:rPr>
              <w:t>2</w:t>
            </w:r>
          </w:p>
        </w:tc>
        <w:tc>
          <w:tcPr>
            <w:tcW w:w="708" w:type="dxa"/>
            <w:noWrap w:val="0"/>
            <w:vAlign w:val="center"/>
          </w:tcPr>
          <w:p w14:paraId="5042D454">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否</w:t>
            </w:r>
          </w:p>
          <w:p w14:paraId="6491F83E">
            <w:pPr>
              <w:rPr>
                <w:kern w:val="0"/>
                <w:sz w:val="22"/>
                <w:szCs w:val="22"/>
                <w:highlight w:val="none"/>
              </w:rPr>
            </w:pPr>
          </w:p>
        </w:tc>
        <w:tc>
          <w:tcPr>
            <w:tcW w:w="1560" w:type="dxa"/>
            <w:noWrap w:val="0"/>
            <w:vAlign w:val="center"/>
          </w:tcPr>
          <w:p w14:paraId="23F99909">
            <w:pPr>
              <w:rPr>
                <w:sz w:val="22"/>
                <w:szCs w:val="22"/>
                <w:highlight w:val="none"/>
              </w:rPr>
            </w:pPr>
          </w:p>
        </w:tc>
      </w:tr>
    </w:tbl>
    <w:p w14:paraId="3449A1AB">
      <w:pPr>
        <w:pStyle w:val="6"/>
        <w:rPr>
          <w:rFonts w:ascii="Times New Roman" w:hAnsi="Times New Roman"/>
        </w:rPr>
      </w:pPr>
      <w:bookmarkStart w:id="378" w:name="_Toc32118"/>
      <w:bookmarkStart w:id="379" w:name="_Toc21338"/>
      <w:r>
        <w:rPr>
          <w:rFonts w:ascii="Times New Roman" w:hAnsi="Times New Roman"/>
        </w:rPr>
        <w:t>11.6返回报文示例</w:t>
      </w:r>
      <w:bookmarkEnd w:id="378"/>
      <w:bookmarkEnd w:id="379"/>
    </w:p>
    <w:p w14:paraId="7111640F">
      <w:pPr>
        <w:pStyle w:val="5"/>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7C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2E5EC7">
            <w:pPr>
              <w:pStyle w:val="5"/>
              <w:bidi w:val="0"/>
            </w:pPr>
            <w:bookmarkStart w:id="380" w:name="OLE_LINK55"/>
            <w:r>
              <w:t>{</w:t>
            </w:r>
          </w:p>
          <w:p w14:paraId="38C80941">
            <w:pPr>
              <w:pStyle w:val="5"/>
              <w:bidi w:val="0"/>
            </w:pPr>
            <w:r>
              <w:tab/>
            </w:r>
            <w:r>
              <w:t>"Response": {</w:t>
            </w:r>
          </w:p>
          <w:p w14:paraId="5210AE1D">
            <w:pPr>
              <w:pStyle w:val="5"/>
              <w:bidi w:val="0"/>
            </w:pPr>
            <w:r>
              <w:tab/>
            </w:r>
            <w:r>
              <w:tab/>
            </w:r>
            <w:r>
              <w:t>"RequestId": "16位随机数字和字母组合",</w:t>
            </w:r>
          </w:p>
          <w:p w14:paraId="705FED5C">
            <w:pPr>
              <w:pStyle w:val="5"/>
              <w:bidi w:val="0"/>
            </w:pPr>
            <w:r>
              <w:tab/>
            </w:r>
            <w:r>
              <w:tab/>
            </w:r>
            <w:r>
              <w:t>"Data": {</w:t>
            </w:r>
          </w:p>
          <w:p w14:paraId="5A8CFCA5">
            <w:pPr>
              <w:pStyle w:val="5"/>
              <w:bidi w:val="0"/>
            </w:pPr>
            <w:r>
              <w:tab/>
            </w:r>
            <w:r>
              <w:tab/>
            </w:r>
            <w:r>
              <w:tab/>
            </w:r>
            <w:r>
              <w:t>"returncode": "00",</w:t>
            </w:r>
          </w:p>
          <w:p w14:paraId="43C4C75D">
            <w:pPr>
              <w:pStyle w:val="5"/>
              <w:bidi w:val="0"/>
            </w:pPr>
            <w:r>
              <w:tab/>
            </w:r>
            <w:r>
              <w:tab/>
            </w:r>
            <w:r>
              <w:tab/>
            </w:r>
            <w:r>
              <w:t>"returnmsg": "成功",</w:t>
            </w:r>
          </w:p>
          <w:p w14:paraId="7A52AA8F">
            <w:pPr>
              <w:pStyle w:val="5"/>
              <w:bidi w:val="0"/>
            </w:pPr>
            <w:r>
              <w:tab/>
            </w:r>
            <w:r>
              <w:tab/>
            </w:r>
            <w:r>
              <w:tab/>
            </w:r>
            <w:r>
              <w:t>"uuid": "红字确认单UUID",</w:t>
            </w:r>
          </w:p>
          <w:p w14:paraId="775547B9">
            <w:pPr>
              <w:pStyle w:val="5"/>
              <w:bidi w:val="0"/>
            </w:pPr>
            <w:r>
              <w:tab/>
            </w:r>
            <w:r>
              <w:tab/>
            </w:r>
            <w:r>
              <w:tab/>
            </w:r>
            <w:r>
              <w:t>"hzfpxxqrdbh": "红字发票信息确认单编号",</w:t>
            </w:r>
          </w:p>
          <w:p w14:paraId="7A205573">
            <w:pPr>
              <w:pStyle w:val="5"/>
              <w:bidi w:val="0"/>
            </w:pPr>
            <w:r>
              <w:tab/>
            </w:r>
            <w:r>
              <w:tab/>
            </w:r>
            <w:r>
              <w:tab/>
            </w:r>
            <w:r>
              <w:t>"lrfsf": "录入方身份",</w:t>
            </w:r>
          </w:p>
          <w:p w14:paraId="43BF0463">
            <w:pPr>
              <w:pStyle w:val="5"/>
              <w:bidi w:val="0"/>
            </w:pPr>
            <w:r>
              <w:tab/>
            </w:r>
            <w:r>
              <w:tab/>
            </w:r>
            <w:r>
              <w:tab/>
            </w:r>
            <w:r>
              <w:t>"xsfnsrsbh": "（销售方）统一社会信用代码/纳税人识别号/身份证件号码",</w:t>
            </w:r>
          </w:p>
          <w:p w14:paraId="10D2CB29">
            <w:pPr>
              <w:pStyle w:val="5"/>
              <w:bidi w:val="0"/>
            </w:pPr>
            <w:r>
              <w:tab/>
            </w:r>
            <w:r>
              <w:tab/>
            </w:r>
            <w:r>
              <w:tab/>
            </w:r>
            <w:r>
              <w:t>"xsfmc": "销售方名称",</w:t>
            </w:r>
          </w:p>
          <w:p w14:paraId="4E50C9B9">
            <w:pPr>
              <w:pStyle w:val="5"/>
              <w:bidi w:val="0"/>
            </w:pPr>
            <w:r>
              <w:tab/>
            </w:r>
            <w:r>
              <w:tab/>
            </w:r>
            <w:r>
              <w:tab/>
            </w:r>
            <w:r>
              <w:t>"gmfnsrsbh": "（购买方）统一社会信用代码/纳税人识别号/身份证件号码",</w:t>
            </w:r>
          </w:p>
          <w:p w14:paraId="531D3EC2">
            <w:pPr>
              <w:pStyle w:val="5"/>
              <w:bidi w:val="0"/>
            </w:pPr>
            <w:r>
              <w:tab/>
            </w:r>
            <w:r>
              <w:tab/>
            </w:r>
            <w:r>
              <w:tab/>
            </w:r>
            <w:r>
              <w:t>"gmfmc": "购买方名称",</w:t>
            </w:r>
          </w:p>
          <w:p w14:paraId="331AFC39">
            <w:pPr>
              <w:pStyle w:val="5"/>
              <w:bidi w:val="0"/>
            </w:pPr>
            <w:r>
              <w:tab/>
            </w:r>
            <w:r>
              <w:tab/>
            </w:r>
            <w:r>
              <w:tab/>
            </w:r>
            <w:r>
              <w:t>"lzfpdm": "蓝字发票代码",</w:t>
            </w:r>
          </w:p>
          <w:p w14:paraId="244BE986">
            <w:pPr>
              <w:pStyle w:val="5"/>
              <w:bidi w:val="0"/>
            </w:pPr>
            <w:r>
              <w:tab/>
            </w:r>
            <w:r>
              <w:tab/>
            </w:r>
            <w:r>
              <w:tab/>
            </w:r>
            <w:r>
              <w:t>"lzfphm": "蓝字发票号码",</w:t>
            </w:r>
          </w:p>
          <w:p w14:paraId="67F8218A">
            <w:pPr>
              <w:pStyle w:val="5"/>
              <w:bidi w:val="0"/>
            </w:pPr>
            <w:r>
              <w:tab/>
            </w:r>
            <w:r>
              <w:tab/>
            </w:r>
            <w:r>
              <w:tab/>
            </w:r>
            <w:r>
              <w:t>"sfzzfpbz": "是否纸质发票标志",</w:t>
            </w:r>
          </w:p>
          <w:p w14:paraId="349A2D7E">
            <w:pPr>
              <w:pStyle w:val="5"/>
              <w:bidi w:val="0"/>
            </w:pPr>
            <w:r>
              <w:tab/>
            </w:r>
            <w:r>
              <w:tab/>
            </w:r>
            <w:r>
              <w:tab/>
            </w:r>
            <w:r>
              <w:t>"lzkprq": "蓝字发票开票日期",</w:t>
            </w:r>
          </w:p>
          <w:p w14:paraId="162DF813">
            <w:pPr>
              <w:pStyle w:val="5"/>
              <w:bidi w:val="0"/>
            </w:pPr>
            <w:r>
              <w:tab/>
            </w:r>
            <w:r>
              <w:tab/>
            </w:r>
            <w:r>
              <w:tab/>
            </w:r>
            <w:r>
              <w:t>"lzhjje": "蓝字发票合计金额",</w:t>
            </w:r>
          </w:p>
          <w:p w14:paraId="4A93504F">
            <w:pPr>
              <w:pStyle w:val="5"/>
              <w:bidi w:val="0"/>
            </w:pPr>
            <w:r>
              <w:tab/>
            </w:r>
            <w:r>
              <w:tab/>
            </w:r>
            <w:r>
              <w:tab/>
            </w:r>
            <w:r>
              <w:t>"lzhjse": "蓝字发票合计税额",</w:t>
            </w:r>
          </w:p>
          <w:p w14:paraId="719A1687">
            <w:pPr>
              <w:pStyle w:val="5"/>
              <w:bidi w:val="0"/>
            </w:pPr>
            <w:r>
              <w:tab/>
            </w:r>
            <w:r>
              <w:tab/>
            </w:r>
            <w:r>
              <w:tab/>
            </w:r>
            <w:r>
              <w:t>"lzfppzDm": "蓝字发票票种代码",</w:t>
            </w:r>
          </w:p>
          <w:p w14:paraId="7DF722FA">
            <w:pPr>
              <w:pStyle w:val="5"/>
              <w:bidi w:val="0"/>
            </w:pPr>
            <w:r>
              <w:tab/>
            </w:r>
            <w:r>
              <w:tab/>
            </w:r>
            <w:r>
              <w:tab/>
            </w:r>
            <w:r>
              <w:t>"lzfpTdyslxDm": "蓝字发票特定要素类型代码",</w:t>
            </w:r>
          </w:p>
          <w:p w14:paraId="65A12F39">
            <w:pPr>
              <w:pStyle w:val="5"/>
              <w:bidi w:val="0"/>
            </w:pPr>
            <w:r>
              <w:tab/>
            </w:r>
            <w:r>
              <w:tab/>
            </w:r>
            <w:r>
              <w:tab/>
            </w:r>
            <w:r>
              <w:t>"hzcxje": "红字冲销金额",</w:t>
            </w:r>
          </w:p>
          <w:p w14:paraId="3AE60149">
            <w:pPr>
              <w:pStyle w:val="5"/>
              <w:bidi w:val="0"/>
            </w:pPr>
            <w:r>
              <w:tab/>
            </w:r>
            <w:r>
              <w:tab/>
            </w:r>
            <w:r>
              <w:tab/>
            </w:r>
            <w:r>
              <w:t>"hzcxse": "红字冲销税额",</w:t>
            </w:r>
          </w:p>
          <w:p w14:paraId="5A8D9989">
            <w:pPr>
              <w:pStyle w:val="5"/>
              <w:bidi w:val="0"/>
            </w:pPr>
            <w:r>
              <w:tab/>
            </w:r>
            <w:r>
              <w:tab/>
            </w:r>
            <w:r>
              <w:tab/>
            </w:r>
            <w:r>
              <w:t>"chyyDm": "红字发票冲红原因代码",</w:t>
            </w:r>
          </w:p>
          <w:p w14:paraId="411EB364">
            <w:pPr>
              <w:pStyle w:val="5"/>
              <w:bidi w:val="0"/>
            </w:pPr>
            <w:r>
              <w:tab/>
            </w:r>
            <w:r>
              <w:tab/>
            </w:r>
            <w:r>
              <w:tab/>
            </w:r>
            <w:r>
              <w:t>"hzqrxxztDm": "红字确认信息状态代码",</w:t>
            </w:r>
          </w:p>
          <w:p w14:paraId="0B5422F7">
            <w:pPr>
              <w:pStyle w:val="5"/>
              <w:bidi w:val="0"/>
            </w:pPr>
            <w:r>
              <w:tab/>
            </w:r>
            <w:r>
              <w:tab/>
            </w:r>
            <w:r>
              <w:tab/>
            </w:r>
            <w:r>
              <w:t>"qrrq": "确认日期",</w:t>
            </w:r>
          </w:p>
          <w:p w14:paraId="6F186DBE">
            <w:pPr>
              <w:pStyle w:val="5"/>
              <w:bidi w:val="0"/>
            </w:pPr>
            <w:r>
              <w:tab/>
            </w:r>
            <w:r>
              <w:tab/>
            </w:r>
            <w:r>
              <w:tab/>
            </w:r>
            <w:r>
              <w:t>"ykjhzfpbz": "已开具红字发票标志",</w:t>
            </w:r>
          </w:p>
          <w:p w14:paraId="0B6C7907">
            <w:pPr>
              <w:pStyle w:val="5"/>
              <w:bidi w:val="0"/>
            </w:pPr>
            <w:r>
              <w:tab/>
            </w:r>
            <w:r>
              <w:tab/>
            </w:r>
            <w:r>
              <w:tab/>
            </w:r>
            <w:r>
              <w:t>"hzfphm": "红字发票号码",</w:t>
            </w:r>
          </w:p>
          <w:p w14:paraId="6F51CD9A">
            <w:pPr>
              <w:pStyle w:val="5"/>
              <w:bidi w:val="0"/>
            </w:pPr>
            <w:r>
              <w:tab/>
            </w:r>
            <w:r>
              <w:tab/>
            </w:r>
            <w:r>
              <w:tab/>
            </w:r>
            <w:r>
              <w:t>"hzkprq": "红字开票日期",</w:t>
            </w:r>
          </w:p>
          <w:p w14:paraId="660E4F60">
            <w:pPr>
              <w:pStyle w:val="5"/>
              <w:bidi w:val="0"/>
            </w:pPr>
            <w:r>
              <w:tab/>
            </w:r>
            <w:r>
              <w:tab/>
            </w:r>
            <w:r>
              <w:tab/>
            </w:r>
            <w:r>
              <w:t>"yxbz": "有效标志",</w:t>
            </w:r>
          </w:p>
          <w:p w14:paraId="5F2F08B0">
            <w:pPr>
              <w:pStyle w:val="5"/>
              <w:bidi w:val="0"/>
            </w:pPr>
            <w:r>
              <w:tab/>
            </w:r>
            <w:r>
              <w:tab/>
            </w:r>
            <w:r>
              <w:tab/>
            </w:r>
            <w:r>
              <w:rPr>
                <w:rFonts w:hint="eastAsia"/>
              </w:rPr>
              <w:t>"cezslxDm": "差额征税类型代码",</w:t>
            </w:r>
          </w:p>
          <w:p w14:paraId="3B20B179">
            <w:pPr>
              <w:pStyle w:val="5"/>
              <w:bidi w:val="0"/>
            </w:pPr>
            <w:bookmarkStart w:id="381" w:name="OLE_LINK5"/>
            <w:r>
              <w:tab/>
            </w:r>
            <w:r>
              <w:tab/>
            </w:r>
            <w:r>
              <w:tab/>
            </w:r>
            <w:r>
              <w:t>"lrrq": "录入日期",</w:t>
            </w:r>
          </w:p>
          <w:bookmarkEnd w:id="381"/>
          <w:p w14:paraId="4130AAF9">
            <w:pPr>
              <w:pStyle w:val="5"/>
              <w:bidi w:val="0"/>
            </w:pPr>
            <w:r>
              <w:tab/>
            </w:r>
            <w:r>
              <w:tab/>
            </w:r>
            <w:r>
              <w:tab/>
            </w:r>
            <w:r>
              <w:t>"hzqrxxmxList": [</w:t>
            </w:r>
          </w:p>
          <w:p w14:paraId="21172339">
            <w:pPr>
              <w:pStyle w:val="5"/>
              <w:bidi w:val="0"/>
            </w:pPr>
            <w:r>
              <w:tab/>
            </w:r>
            <w:r>
              <w:tab/>
            </w:r>
            <w:r>
              <w:tab/>
            </w:r>
            <w:r>
              <w:tab/>
            </w:r>
            <w:r>
              <w:t>{</w:t>
            </w:r>
          </w:p>
          <w:p w14:paraId="5C7609B1">
            <w:pPr>
              <w:pStyle w:val="5"/>
              <w:bidi w:val="0"/>
            </w:pPr>
            <w:r>
              <w:tab/>
            </w:r>
            <w:r>
              <w:tab/>
            </w:r>
            <w:r>
              <w:tab/>
            </w:r>
            <w:r>
              <w:tab/>
            </w:r>
            <w:r>
              <w:tab/>
            </w:r>
            <w:r>
              <w:t>"xh": "序号",</w:t>
            </w:r>
          </w:p>
          <w:p w14:paraId="582245A9">
            <w:pPr>
              <w:pStyle w:val="5"/>
              <w:bidi w:val="0"/>
            </w:pPr>
            <w:r>
              <w:tab/>
            </w:r>
            <w:r>
              <w:tab/>
            </w:r>
            <w:r>
              <w:tab/>
            </w:r>
            <w:r>
              <w:tab/>
            </w:r>
            <w:r>
              <w:tab/>
            </w:r>
            <w:r>
              <w:t>"lzmxxh": "蓝字发票明细序号",</w:t>
            </w:r>
          </w:p>
          <w:p w14:paraId="4A629E59">
            <w:pPr>
              <w:pStyle w:val="5"/>
              <w:bidi w:val="0"/>
            </w:pPr>
            <w:r>
              <w:tab/>
            </w:r>
            <w:r>
              <w:tab/>
            </w:r>
            <w:r>
              <w:tab/>
            </w:r>
            <w:r>
              <w:tab/>
            </w:r>
            <w:r>
              <w:tab/>
            </w:r>
            <w:r>
              <w:t>"sphfwssflhbbm": "商品和服务税收分类合并编码",</w:t>
            </w:r>
          </w:p>
          <w:p w14:paraId="15E54CAB">
            <w:pPr>
              <w:pStyle w:val="5"/>
              <w:bidi w:val="0"/>
            </w:pPr>
            <w:r>
              <w:tab/>
            </w:r>
            <w:r>
              <w:tab/>
            </w:r>
            <w:r>
              <w:tab/>
            </w:r>
            <w:r>
              <w:tab/>
            </w:r>
            <w:r>
              <w:tab/>
            </w:r>
            <w:r>
              <w:t>"hwhyslwfwmc": "货物或应税劳务、服务名称",</w:t>
            </w:r>
          </w:p>
          <w:p w14:paraId="4D1E4A0C">
            <w:pPr>
              <w:pStyle w:val="5"/>
              <w:bidi w:val="0"/>
            </w:pPr>
            <w:r>
              <w:tab/>
            </w:r>
            <w:r>
              <w:tab/>
            </w:r>
            <w:r>
              <w:tab/>
            </w:r>
            <w:r>
              <w:tab/>
            </w:r>
            <w:r>
              <w:tab/>
            </w:r>
            <w:r>
              <w:t>"spfwjc": "商品服务简称",</w:t>
            </w:r>
          </w:p>
          <w:p w14:paraId="3049EC3D">
            <w:pPr>
              <w:pStyle w:val="5"/>
              <w:bidi w:val="0"/>
            </w:pPr>
            <w:r>
              <w:tab/>
            </w:r>
            <w:r>
              <w:tab/>
            </w:r>
            <w:r>
              <w:tab/>
            </w:r>
            <w:r>
              <w:tab/>
            </w:r>
            <w:r>
              <w:tab/>
            </w:r>
            <w:r>
              <w:t>"xmmc": "项目名称",</w:t>
            </w:r>
          </w:p>
          <w:p w14:paraId="42A828B3">
            <w:pPr>
              <w:pStyle w:val="5"/>
              <w:bidi w:val="0"/>
            </w:pPr>
            <w:r>
              <w:tab/>
            </w:r>
            <w:r>
              <w:tab/>
            </w:r>
            <w:r>
              <w:tab/>
            </w:r>
            <w:r>
              <w:tab/>
            </w:r>
            <w:r>
              <w:tab/>
            </w:r>
            <w:r>
              <w:t>"ggxh": "规格型号",</w:t>
            </w:r>
          </w:p>
          <w:p w14:paraId="1D643123">
            <w:pPr>
              <w:pStyle w:val="5"/>
              <w:bidi w:val="0"/>
            </w:pPr>
            <w:r>
              <w:tab/>
            </w:r>
            <w:r>
              <w:tab/>
            </w:r>
            <w:r>
              <w:tab/>
            </w:r>
            <w:r>
              <w:tab/>
            </w:r>
            <w:r>
              <w:tab/>
            </w:r>
            <w:r>
              <w:t>"dw": "单位",</w:t>
            </w:r>
          </w:p>
          <w:p w14:paraId="57DAE043">
            <w:pPr>
              <w:pStyle w:val="5"/>
              <w:bidi w:val="0"/>
            </w:pPr>
            <w:r>
              <w:tab/>
            </w:r>
            <w:r>
              <w:tab/>
            </w:r>
            <w:r>
              <w:tab/>
            </w:r>
            <w:r>
              <w:tab/>
            </w:r>
            <w:r>
              <w:tab/>
            </w:r>
            <w:r>
              <w:t>"fpspdj": "单价",</w:t>
            </w:r>
          </w:p>
          <w:p w14:paraId="08F66D71">
            <w:pPr>
              <w:pStyle w:val="5"/>
              <w:bidi w:val="0"/>
            </w:pPr>
            <w:r>
              <w:tab/>
            </w:r>
            <w:r>
              <w:tab/>
            </w:r>
            <w:r>
              <w:tab/>
            </w:r>
            <w:r>
              <w:tab/>
            </w:r>
            <w:r>
              <w:tab/>
            </w:r>
            <w:r>
              <w:t>"fpspsl": "数量",</w:t>
            </w:r>
          </w:p>
          <w:p w14:paraId="667F696F">
            <w:pPr>
              <w:pStyle w:val="5"/>
              <w:bidi w:val="0"/>
            </w:pPr>
            <w:r>
              <w:tab/>
            </w:r>
            <w:r>
              <w:tab/>
            </w:r>
            <w:r>
              <w:tab/>
            </w:r>
            <w:r>
              <w:tab/>
            </w:r>
            <w:r>
              <w:tab/>
            </w:r>
            <w:r>
              <w:t>"je": "金额",</w:t>
            </w:r>
          </w:p>
          <w:p w14:paraId="6149944F">
            <w:pPr>
              <w:pStyle w:val="5"/>
              <w:bidi w:val="0"/>
            </w:pPr>
            <w:r>
              <w:tab/>
            </w:r>
            <w:r>
              <w:tab/>
            </w:r>
            <w:r>
              <w:tab/>
            </w:r>
            <w:r>
              <w:tab/>
            </w:r>
            <w:r>
              <w:tab/>
            </w:r>
            <w:r>
              <w:t>"sl1": "税率",</w:t>
            </w:r>
          </w:p>
          <w:p w14:paraId="7C2D9340">
            <w:pPr>
              <w:pStyle w:val="5"/>
              <w:bidi w:val="0"/>
              <w:rPr>
                <w:rFonts w:hint="eastAsia" w:eastAsia="宋体"/>
                <w:lang w:val="en-US" w:eastAsia="zh-CN"/>
              </w:rPr>
            </w:pPr>
            <w:bookmarkStart w:id="382" w:name="OLE_LINK86"/>
            <w:r>
              <w:tab/>
            </w:r>
            <w:r>
              <w:tab/>
            </w:r>
            <w:r>
              <w:tab/>
            </w:r>
            <w:r>
              <w:tab/>
            </w:r>
            <w:r>
              <w:tab/>
            </w:r>
            <w:bookmarkEnd w:id="382"/>
            <w:r>
              <w:t>"se": "税额"</w:t>
            </w:r>
            <w:r>
              <w:rPr>
                <w:rFonts w:hint="eastAsia"/>
                <w:lang w:val="en-US" w:eastAsia="zh-CN"/>
              </w:rPr>
              <w:t>,</w:t>
            </w:r>
          </w:p>
          <w:p w14:paraId="1EE596F1">
            <w:pPr>
              <w:pStyle w:val="5"/>
              <w:bidi w:val="0"/>
              <w:rPr>
                <w:rFonts w:hint="eastAsia"/>
              </w:rPr>
            </w:pPr>
            <w:r>
              <w:tab/>
            </w:r>
            <w:r>
              <w:tab/>
            </w:r>
            <w:r>
              <w:tab/>
            </w:r>
            <w:r>
              <w:tab/>
            </w:r>
            <w:r>
              <w:tab/>
            </w:r>
            <w:r>
              <w:rPr>
                <w:rFonts w:hint="eastAsia"/>
              </w:rPr>
              <w:t>"kce": "扣除额",</w:t>
            </w:r>
          </w:p>
          <w:p w14:paraId="2D2E1C0F">
            <w:pPr>
              <w:pStyle w:val="5"/>
              <w:bidi w:val="0"/>
            </w:pPr>
            <w:r>
              <w:tab/>
            </w:r>
            <w:r>
              <w:tab/>
            </w:r>
            <w:r>
              <w:tab/>
            </w:r>
            <w:r>
              <w:tab/>
            </w:r>
            <w:r>
              <w:tab/>
            </w:r>
            <w:r>
              <w:rPr>
                <w:rFonts w:hint="eastAsia"/>
              </w:rPr>
              <w:t>"yhzcbs": "优惠政策标识"</w:t>
            </w:r>
          </w:p>
          <w:p w14:paraId="50E85CED">
            <w:pPr>
              <w:pStyle w:val="5"/>
              <w:bidi w:val="0"/>
            </w:pPr>
            <w:r>
              <w:tab/>
            </w:r>
            <w:r>
              <w:tab/>
            </w:r>
            <w:r>
              <w:tab/>
            </w:r>
            <w:r>
              <w:tab/>
            </w:r>
            <w:r>
              <w:t>}</w:t>
            </w:r>
          </w:p>
          <w:p w14:paraId="4B6F42D9">
            <w:pPr>
              <w:pStyle w:val="5"/>
              <w:bidi w:val="0"/>
            </w:pPr>
            <w:r>
              <w:tab/>
            </w:r>
            <w:r>
              <w:tab/>
            </w:r>
            <w:r>
              <w:tab/>
            </w:r>
            <w:r>
              <w:t>]</w:t>
            </w:r>
          </w:p>
          <w:p w14:paraId="6E0348A7">
            <w:pPr>
              <w:pStyle w:val="5"/>
              <w:bidi w:val="0"/>
            </w:pPr>
            <w:r>
              <w:tab/>
            </w:r>
            <w:r>
              <w:tab/>
            </w:r>
            <w:r>
              <w:t>}</w:t>
            </w:r>
          </w:p>
          <w:p w14:paraId="02FC7D92">
            <w:pPr>
              <w:pStyle w:val="5"/>
              <w:bidi w:val="0"/>
            </w:pPr>
            <w:r>
              <w:tab/>
            </w:r>
            <w:r>
              <w:t>}</w:t>
            </w:r>
          </w:p>
          <w:p w14:paraId="6EF77FEE">
            <w:pPr>
              <w:pStyle w:val="5"/>
              <w:bidi w:val="0"/>
            </w:pPr>
            <w:r>
              <w:t>}</w:t>
            </w:r>
          </w:p>
        </w:tc>
      </w:tr>
    </w:tbl>
    <w:p w14:paraId="4EA488E8">
      <w:pPr>
        <w:pStyle w:val="5"/>
        <w:rPr>
          <w:vertAlign w:val="baseline"/>
        </w:rPr>
      </w:pPr>
      <w:r>
        <w:t>失败时返回：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45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A0CCF">
            <w:pPr>
              <w:pStyle w:val="5"/>
              <w:bidi w:val="0"/>
            </w:pPr>
            <w:r>
              <w:t>{</w:t>
            </w:r>
          </w:p>
          <w:p w14:paraId="33D7652A">
            <w:pPr>
              <w:pStyle w:val="5"/>
              <w:bidi w:val="0"/>
            </w:pPr>
            <w:r>
              <w:tab/>
            </w:r>
            <w:r>
              <w:t>"Response":{</w:t>
            </w:r>
          </w:p>
          <w:p w14:paraId="23BDF8E4">
            <w:pPr>
              <w:pStyle w:val="5"/>
              <w:bidi w:val="0"/>
            </w:pPr>
            <w:r>
              <w:tab/>
            </w:r>
            <w:r>
              <w:tab/>
            </w:r>
            <w:r>
              <w:t>"RequestId": "16位随机数字和字母组合",</w:t>
            </w:r>
          </w:p>
          <w:p w14:paraId="3480CB34">
            <w:pPr>
              <w:pStyle w:val="5"/>
              <w:bidi w:val="0"/>
            </w:pPr>
            <w:r>
              <w:tab/>
            </w:r>
            <w:r>
              <w:tab/>
            </w:r>
            <w:r>
              <w:t>"Error":{</w:t>
            </w:r>
          </w:p>
          <w:p w14:paraId="666FC3C0">
            <w:pPr>
              <w:pStyle w:val="5"/>
              <w:bidi w:val="0"/>
            </w:pPr>
            <w:r>
              <w:tab/>
            </w:r>
            <w:r>
              <w:tab/>
            </w:r>
            <w:r>
              <w:tab/>
            </w:r>
            <w:r>
              <w:t>"Code": "01”,</w:t>
            </w:r>
          </w:p>
          <w:p w14:paraId="3BC79380">
            <w:pPr>
              <w:pStyle w:val="5"/>
              <w:bidi w:val="0"/>
            </w:pPr>
            <w:r>
              <w:tab/>
            </w:r>
            <w:r>
              <w:tab/>
            </w:r>
            <w:r>
              <w:tab/>
            </w:r>
            <w:r>
              <w:t>"Message": "错误说明"</w:t>
            </w:r>
          </w:p>
          <w:p w14:paraId="3E0792C2">
            <w:pPr>
              <w:pStyle w:val="5"/>
              <w:bidi w:val="0"/>
            </w:pPr>
            <w:r>
              <w:t>}</w:t>
            </w:r>
          </w:p>
          <w:p w14:paraId="07F7C2B4">
            <w:pPr>
              <w:pStyle w:val="5"/>
              <w:bidi w:val="0"/>
            </w:pPr>
            <w:r>
              <w:tab/>
            </w:r>
            <w:r>
              <w:t>}</w:t>
            </w:r>
          </w:p>
          <w:p w14:paraId="69D07D6F">
            <w:pPr>
              <w:pStyle w:val="5"/>
              <w:bidi w:val="0"/>
            </w:pPr>
            <w:r>
              <w:t>}</w:t>
            </w:r>
          </w:p>
        </w:tc>
      </w:tr>
      <w:bookmarkEnd w:id="380"/>
    </w:tbl>
    <w:p w14:paraId="1D1F679A">
      <w:pPr>
        <w:pStyle w:val="4"/>
        <w:widowControl/>
        <w:spacing w:beforeAutospacing="0" w:afterAutospacing="0" w:line="408" w:lineRule="auto"/>
        <w:rPr>
          <w:rFonts w:hint="default" w:ascii="Times New Roman" w:hAnsi="Times New Roman"/>
          <w:sz w:val="28"/>
          <w:szCs w:val="28"/>
        </w:rPr>
      </w:pPr>
      <w:bookmarkStart w:id="383" w:name="_Toc4644"/>
      <w:bookmarkStart w:id="384" w:name="_Toc10672"/>
      <w:bookmarkStart w:id="385" w:name="_Toc2938"/>
      <w:r>
        <w:rPr>
          <w:rFonts w:hint="default" w:ascii="Times New Roman" w:hAnsi="Times New Roman"/>
          <w:sz w:val="28"/>
          <w:szCs w:val="28"/>
        </w:rPr>
        <w:t>12.货物运输服务发票上传</w:t>
      </w:r>
      <w:bookmarkEnd w:id="383"/>
      <w:bookmarkEnd w:id="384"/>
      <w:bookmarkEnd w:id="385"/>
    </w:p>
    <w:p w14:paraId="15FF5913">
      <w:pPr>
        <w:pStyle w:val="6"/>
        <w:rPr>
          <w:rFonts w:ascii="Times New Roman" w:hAnsi="Times New Roman"/>
        </w:rPr>
      </w:pPr>
      <w:bookmarkStart w:id="386" w:name="_Toc14355"/>
      <w:bookmarkStart w:id="387" w:name="_Toc19397"/>
      <w:r>
        <w:rPr>
          <w:rFonts w:ascii="Times New Roman" w:hAnsi="Times New Roman"/>
        </w:rPr>
        <w:t>12.1接口说明</w:t>
      </w:r>
      <w:bookmarkEnd w:id="386"/>
      <w:bookmarkEnd w:id="387"/>
    </w:p>
    <w:p w14:paraId="3C51C4F9">
      <w:pPr>
        <w:pStyle w:val="5"/>
      </w:pPr>
      <w:r>
        <w:t>给企业提供上传预开具的货物运输服务发票功能，上传成功后给企业返回信息。</w:t>
      </w:r>
    </w:p>
    <w:p w14:paraId="4A2804DC">
      <w:pPr>
        <w:pStyle w:val="5"/>
      </w:pPr>
      <w:r>
        <w:t>税务局端接收到企业上传的货物运输服务发票后，依次校验企业是具备开票条件、发票信息是否合规、是否超过授信额度、货物运输服务发票号码是否合法、发票是否属于直连单位，当校验不通过时，不接收企业上传的货物运输服务发票，返回具体错误信息。每次上传最大票量为100张数字化电子发票。</w:t>
      </w:r>
    </w:p>
    <w:p w14:paraId="29B48D33">
      <w:pPr>
        <w:pStyle w:val="6"/>
        <w:rPr>
          <w:rFonts w:ascii="Times New Roman" w:hAnsi="Times New Roman"/>
        </w:rPr>
      </w:pPr>
      <w:bookmarkStart w:id="388" w:name="_Toc19217"/>
      <w:bookmarkStart w:id="389" w:name="_Toc31054"/>
      <w:r>
        <w:rPr>
          <w:rFonts w:ascii="Times New Roman" w:hAnsi="Times New Roman"/>
        </w:rPr>
        <w:t>12.2请求方式</w:t>
      </w:r>
      <w:bookmarkEnd w:id="388"/>
      <w:bookmarkEnd w:id="389"/>
    </w:p>
    <w:p w14:paraId="32E93B63">
      <w:pPr>
        <w:pStyle w:val="5"/>
        <w:ind w:firstLine="0"/>
      </w:pPr>
      <w:r>
        <w:t>请求方式为POST</w:t>
      </w:r>
    </w:p>
    <w:p w14:paraId="56A784F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738DAD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5C929D5A">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DB991DD">
      <w:pPr>
        <w:pStyle w:val="6"/>
        <w:rPr>
          <w:rFonts w:ascii="Times New Roman" w:hAnsi="Times New Roman"/>
        </w:rPr>
      </w:pPr>
      <w:bookmarkStart w:id="390" w:name="_Toc20153"/>
      <w:bookmarkStart w:id="391" w:name="_Toc20242"/>
      <w:r>
        <w:rPr>
          <w:rFonts w:ascii="Times New Roman" w:hAnsi="Times New Roman"/>
        </w:rPr>
        <w:t>12.3请求参数</w:t>
      </w:r>
      <w:bookmarkEnd w:id="390"/>
      <w:bookmarkEnd w:id="391"/>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3EF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4CD37C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551C3B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A69B84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6BAAED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CBA8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AD5828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8139E96">
            <w:pPr>
              <w:adjustRightInd w:val="0"/>
              <w:snapToGrid w:val="0"/>
              <w:jc w:val="center"/>
              <w:rPr>
                <w:b/>
                <w:szCs w:val="21"/>
              </w:rPr>
            </w:pPr>
            <w:r>
              <w:rPr>
                <w:b/>
                <w:szCs w:val="21"/>
              </w:rPr>
              <w:t>说明</w:t>
            </w:r>
          </w:p>
        </w:tc>
      </w:tr>
      <w:tr w14:paraId="74324B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F5661E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6254FF">
            <w:pPr>
              <w:rPr>
                <w:sz w:val="22"/>
                <w:szCs w:val="22"/>
              </w:rPr>
            </w:pPr>
            <w:r>
              <w:rPr>
                <w:sz w:val="22"/>
                <w:szCs w:val="22"/>
              </w:rPr>
              <w:t>fphm</w:t>
            </w:r>
          </w:p>
        </w:tc>
        <w:tc>
          <w:tcPr>
            <w:tcW w:w="1843" w:type="dxa"/>
            <w:tcBorders>
              <w:top w:val="single" w:color="auto" w:sz="6" w:space="0"/>
            </w:tcBorders>
            <w:noWrap w:val="0"/>
            <w:vAlign w:val="center"/>
          </w:tcPr>
          <w:p w14:paraId="1E32ECFA">
            <w:pPr>
              <w:rPr>
                <w:sz w:val="22"/>
                <w:szCs w:val="22"/>
              </w:rPr>
            </w:pPr>
            <w:r>
              <w:rPr>
                <w:sz w:val="22"/>
                <w:szCs w:val="22"/>
              </w:rPr>
              <w:t>发票号码</w:t>
            </w:r>
          </w:p>
        </w:tc>
        <w:tc>
          <w:tcPr>
            <w:tcW w:w="1276" w:type="dxa"/>
            <w:tcBorders>
              <w:top w:val="single" w:color="auto" w:sz="6" w:space="0"/>
            </w:tcBorders>
            <w:noWrap w:val="0"/>
            <w:vAlign w:val="center"/>
          </w:tcPr>
          <w:p w14:paraId="6AD7FD4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23FDE294">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137E852">
            <w:pPr>
              <w:jc w:val="center"/>
              <w:rPr>
                <w:sz w:val="22"/>
                <w:szCs w:val="22"/>
              </w:rPr>
            </w:pPr>
            <w:r>
              <w:rPr>
                <w:sz w:val="22"/>
                <w:szCs w:val="22"/>
              </w:rPr>
              <w:t>是</w:t>
            </w:r>
          </w:p>
        </w:tc>
        <w:tc>
          <w:tcPr>
            <w:tcW w:w="1560" w:type="dxa"/>
            <w:tcBorders>
              <w:top w:val="single" w:color="auto" w:sz="6" w:space="0"/>
            </w:tcBorders>
            <w:noWrap w:val="0"/>
            <w:vAlign w:val="center"/>
          </w:tcPr>
          <w:p w14:paraId="694C64D7">
            <w:pPr>
              <w:rPr>
                <w:sz w:val="22"/>
                <w:szCs w:val="22"/>
              </w:rPr>
            </w:pPr>
          </w:p>
        </w:tc>
      </w:tr>
      <w:tr w14:paraId="33D0D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71F572">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E01F5FF">
            <w:pPr>
              <w:rPr>
                <w:sz w:val="22"/>
                <w:szCs w:val="22"/>
              </w:rPr>
            </w:pPr>
            <w:r>
              <w:rPr>
                <w:sz w:val="22"/>
                <w:szCs w:val="22"/>
              </w:rPr>
              <w:t>lzfpbz</w:t>
            </w:r>
          </w:p>
        </w:tc>
        <w:tc>
          <w:tcPr>
            <w:tcW w:w="1843" w:type="dxa"/>
            <w:noWrap w:val="0"/>
            <w:vAlign w:val="center"/>
          </w:tcPr>
          <w:p w14:paraId="77DEAF05">
            <w:pPr>
              <w:rPr>
                <w:sz w:val="22"/>
                <w:szCs w:val="22"/>
              </w:rPr>
            </w:pPr>
            <w:r>
              <w:rPr>
                <w:sz w:val="22"/>
                <w:szCs w:val="22"/>
              </w:rPr>
              <w:t>蓝字发票标志</w:t>
            </w:r>
          </w:p>
        </w:tc>
        <w:tc>
          <w:tcPr>
            <w:tcW w:w="1276" w:type="dxa"/>
            <w:noWrap w:val="0"/>
            <w:vAlign w:val="center"/>
          </w:tcPr>
          <w:p w14:paraId="02D7000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28421FF">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B97B9FA">
            <w:pPr>
              <w:jc w:val="center"/>
              <w:rPr>
                <w:sz w:val="22"/>
                <w:szCs w:val="22"/>
              </w:rPr>
            </w:pPr>
            <w:r>
              <w:rPr>
                <w:sz w:val="22"/>
                <w:szCs w:val="22"/>
              </w:rPr>
              <w:t>是</w:t>
            </w:r>
          </w:p>
        </w:tc>
        <w:tc>
          <w:tcPr>
            <w:tcW w:w="1560" w:type="dxa"/>
            <w:noWrap w:val="0"/>
            <w:vAlign w:val="center"/>
          </w:tcPr>
          <w:p w14:paraId="2CDBC1BD">
            <w:pPr>
              <w:rPr>
                <w:sz w:val="22"/>
                <w:szCs w:val="22"/>
              </w:rPr>
            </w:pPr>
            <w:r>
              <w:rPr>
                <w:sz w:val="22"/>
                <w:szCs w:val="22"/>
              </w:rPr>
              <w:t>0：蓝字发票</w:t>
            </w:r>
          </w:p>
          <w:p w14:paraId="0E56AFB3">
            <w:pPr>
              <w:rPr>
                <w:sz w:val="22"/>
                <w:szCs w:val="22"/>
              </w:rPr>
            </w:pPr>
            <w:r>
              <w:rPr>
                <w:sz w:val="22"/>
                <w:szCs w:val="22"/>
              </w:rPr>
              <w:t>1：红字发票</w:t>
            </w:r>
          </w:p>
        </w:tc>
      </w:tr>
      <w:tr w14:paraId="7863A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7D902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5FB0A09">
            <w:pPr>
              <w:rPr>
                <w:sz w:val="22"/>
                <w:szCs w:val="22"/>
              </w:rPr>
            </w:pPr>
            <w:r>
              <w:rPr>
                <w:sz w:val="22"/>
                <w:szCs w:val="22"/>
              </w:rPr>
              <w:t>ptbh</w:t>
            </w:r>
          </w:p>
        </w:tc>
        <w:tc>
          <w:tcPr>
            <w:tcW w:w="1843" w:type="dxa"/>
            <w:noWrap w:val="0"/>
            <w:vAlign w:val="center"/>
          </w:tcPr>
          <w:p w14:paraId="69FE2BEE">
            <w:pPr>
              <w:rPr>
                <w:sz w:val="22"/>
                <w:szCs w:val="22"/>
              </w:rPr>
            </w:pPr>
            <w:r>
              <w:rPr>
                <w:sz w:val="22"/>
                <w:szCs w:val="22"/>
              </w:rPr>
              <w:t>平台编号</w:t>
            </w:r>
          </w:p>
        </w:tc>
        <w:tc>
          <w:tcPr>
            <w:tcW w:w="1276" w:type="dxa"/>
            <w:noWrap w:val="0"/>
            <w:vAlign w:val="center"/>
          </w:tcPr>
          <w:p w14:paraId="157BA2B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B3EE90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CB45091">
            <w:pPr>
              <w:jc w:val="center"/>
              <w:rPr>
                <w:sz w:val="22"/>
                <w:szCs w:val="22"/>
              </w:rPr>
            </w:pPr>
            <w:r>
              <w:rPr>
                <w:sz w:val="22"/>
                <w:szCs w:val="22"/>
              </w:rPr>
              <w:t>是</w:t>
            </w:r>
          </w:p>
        </w:tc>
        <w:tc>
          <w:tcPr>
            <w:tcW w:w="1560" w:type="dxa"/>
            <w:noWrap w:val="0"/>
            <w:vAlign w:val="center"/>
          </w:tcPr>
          <w:p w14:paraId="43ABB4EC">
            <w:pPr>
              <w:adjustRightInd w:val="0"/>
              <w:snapToGrid w:val="0"/>
              <w:rPr>
                <w:sz w:val="22"/>
                <w:szCs w:val="22"/>
              </w:rPr>
            </w:pPr>
            <w:r>
              <w:rPr>
                <w:sz w:val="22"/>
                <w:szCs w:val="22"/>
              </w:rPr>
              <w:t>直连单位ID</w:t>
            </w:r>
          </w:p>
        </w:tc>
      </w:tr>
      <w:tr w14:paraId="7DD03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D2F9AE">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37096A95">
            <w:pPr>
              <w:rPr>
                <w:sz w:val="22"/>
                <w:szCs w:val="22"/>
              </w:rPr>
            </w:pPr>
            <w:r>
              <w:rPr>
                <w:sz w:val="22"/>
                <w:szCs w:val="22"/>
              </w:rPr>
              <w:t>fppz</w:t>
            </w:r>
          </w:p>
        </w:tc>
        <w:tc>
          <w:tcPr>
            <w:tcW w:w="1843" w:type="dxa"/>
            <w:noWrap w:val="0"/>
            <w:vAlign w:val="center"/>
          </w:tcPr>
          <w:p w14:paraId="78047812">
            <w:pPr>
              <w:rPr>
                <w:sz w:val="22"/>
                <w:szCs w:val="22"/>
              </w:rPr>
            </w:pPr>
            <w:r>
              <w:rPr>
                <w:sz w:val="22"/>
                <w:szCs w:val="22"/>
              </w:rPr>
              <w:t>发票票种</w:t>
            </w:r>
          </w:p>
        </w:tc>
        <w:tc>
          <w:tcPr>
            <w:tcW w:w="1276" w:type="dxa"/>
            <w:noWrap w:val="0"/>
            <w:vAlign w:val="center"/>
          </w:tcPr>
          <w:p w14:paraId="4EC039F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6FD4599">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4642BE6">
            <w:pPr>
              <w:jc w:val="center"/>
              <w:rPr>
                <w:sz w:val="22"/>
                <w:szCs w:val="22"/>
              </w:rPr>
            </w:pPr>
            <w:r>
              <w:rPr>
                <w:sz w:val="22"/>
                <w:szCs w:val="22"/>
              </w:rPr>
              <w:t>是</w:t>
            </w:r>
          </w:p>
        </w:tc>
        <w:tc>
          <w:tcPr>
            <w:tcW w:w="1560" w:type="dxa"/>
            <w:noWrap w:val="0"/>
            <w:vAlign w:val="center"/>
          </w:tcPr>
          <w:p w14:paraId="4A68888E">
            <w:pPr>
              <w:adjustRightInd w:val="0"/>
              <w:snapToGrid w:val="0"/>
              <w:rPr>
                <w:sz w:val="22"/>
                <w:szCs w:val="22"/>
              </w:rPr>
            </w:pPr>
            <w:r>
              <w:rPr>
                <w:sz w:val="22"/>
                <w:szCs w:val="22"/>
              </w:rPr>
              <w:t>01：数字化电子专</w:t>
            </w:r>
          </w:p>
          <w:p w14:paraId="463139DD">
            <w:pPr>
              <w:rPr>
                <w:sz w:val="22"/>
                <w:szCs w:val="22"/>
              </w:rPr>
            </w:pPr>
            <w:r>
              <w:rPr>
                <w:sz w:val="22"/>
                <w:szCs w:val="22"/>
              </w:rPr>
              <w:t>02：数字化电子普</w:t>
            </w:r>
          </w:p>
        </w:tc>
      </w:tr>
      <w:tr w14:paraId="14D6A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7DF7A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505E72F">
            <w:pPr>
              <w:rPr>
                <w:sz w:val="22"/>
                <w:szCs w:val="22"/>
              </w:rPr>
            </w:pPr>
            <w:r>
              <w:rPr>
                <w:sz w:val="22"/>
                <w:szCs w:val="22"/>
              </w:rPr>
              <w:t>gmfzrrbz</w:t>
            </w:r>
          </w:p>
        </w:tc>
        <w:tc>
          <w:tcPr>
            <w:tcW w:w="1843" w:type="dxa"/>
            <w:noWrap w:val="0"/>
            <w:vAlign w:val="center"/>
          </w:tcPr>
          <w:p w14:paraId="63628160">
            <w:pPr>
              <w:rPr>
                <w:sz w:val="22"/>
                <w:szCs w:val="22"/>
              </w:rPr>
            </w:pPr>
            <w:r>
              <w:rPr>
                <w:sz w:val="22"/>
                <w:szCs w:val="22"/>
              </w:rPr>
              <w:t>购买方自然人标志</w:t>
            </w:r>
          </w:p>
        </w:tc>
        <w:tc>
          <w:tcPr>
            <w:tcW w:w="1276" w:type="dxa"/>
            <w:noWrap w:val="0"/>
            <w:vAlign w:val="center"/>
          </w:tcPr>
          <w:p w14:paraId="0B74E4C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1566E3D">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C33EC66">
            <w:pPr>
              <w:jc w:val="center"/>
              <w:rPr>
                <w:sz w:val="22"/>
                <w:szCs w:val="22"/>
              </w:rPr>
            </w:pPr>
            <w:r>
              <w:rPr>
                <w:sz w:val="22"/>
                <w:szCs w:val="22"/>
              </w:rPr>
              <w:t>否</w:t>
            </w:r>
          </w:p>
        </w:tc>
        <w:tc>
          <w:tcPr>
            <w:tcW w:w="1560" w:type="dxa"/>
            <w:noWrap w:val="0"/>
            <w:vAlign w:val="center"/>
          </w:tcPr>
          <w:p w14:paraId="7A5E0D16">
            <w:pPr>
              <w:rPr>
                <w:sz w:val="22"/>
                <w:szCs w:val="22"/>
              </w:rPr>
            </w:pPr>
            <w:r>
              <w:rPr>
                <w:sz w:val="22"/>
                <w:szCs w:val="22"/>
              </w:rPr>
              <w:t>Y：购买方是自然人</w:t>
            </w:r>
          </w:p>
          <w:p w14:paraId="1EE5BAB3">
            <w:r>
              <w:rPr>
                <w:sz w:val="22"/>
                <w:szCs w:val="22"/>
              </w:rPr>
              <w:t>N：购买方非自然人</w:t>
            </w:r>
          </w:p>
        </w:tc>
      </w:tr>
      <w:tr w14:paraId="311BA9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E9BA68">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1A40630">
            <w:pPr>
              <w:rPr>
                <w:sz w:val="22"/>
                <w:szCs w:val="22"/>
              </w:rPr>
            </w:pPr>
            <w:r>
              <w:rPr>
                <w:sz w:val="22"/>
                <w:szCs w:val="22"/>
              </w:rPr>
              <w:t>tdys</w:t>
            </w:r>
          </w:p>
        </w:tc>
        <w:tc>
          <w:tcPr>
            <w:tcW w:w="1843" w:type="dxa"/>
            <w:noWrap w:val="0"/>
            <w:vAlign w:val="center"/>
          </w:tcPr>
          <w:p w14:paraId="7477EC2F">
            <w:pPr>
              <w:rPr>
                <w:sz w:val="22"/>
                <w:szCs w:val="22"/>
              </w:rPr>
            </w:pPr>
            <w:r>
              <w:rPr>
                <w:sz w:val="22"/>
                <w:szCs w:val="22"/>
              </w:rPr>
              <w:t>特定要素</w:t>
            </w:r>
          </w:p>
        </w:tc>
        <w:tc>
          <w:tcPr>
            <w:tcW w:w="1276" w:type="dxa"/>
            <w:noWrap w:val="0"/>
            <w:vAlign w:val="center"/>
          </w:tcPr>
          <w:p w14:paraId="48719F6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0400A7A">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0799BF6">
            <w:pPr>
              <w:jc w:val="center"/>
              <w:rPr>
                <w:sz w:val="22"/>
                <w:szCs w:val="22"/>
              </w:rPr>
            </w:pPr>
            <w:r>
              <w:rPr>
                <w:sz w:val="22"/>
                <w:szCs w:val="22"/>
              </w:rPr>
              <w:t>是</w:t>
            </w:r>
          </w:p>
        </w:tc>
        <w:tc>
          <w:tcPr>
            <w:tcW w:w="1560" w:type="dxa"/>
            <w:noWrap w:val="0"/>
            <w:vAlign w:val="center"/>
          </w:tcPr>
          <w:p w14:paraId="450ECB0C">
            <w:pPr>
              <w:pStyle w:val="34"/>
              <w:spacing w:afterLines="0" w:line="240" w:lineRule="auto"/>
              <w:ind w:firstLine="0" w:firstLineChars="0"/>
              <w:rPr>
                <w:sz w:val="22"/>
              </w:rPr>
            </w:pPr>
            <w:r>
              <w:t>04：货物运输服务发票</w:t>
            </w:r>
          </w:p>
        </w:tc>
      </w:tr>
      <w:tr w14:paraId="004B1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D4F5F9">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93A4825">
            <w:pPr>
              <w:rPr>
                <w:sz w:val="22"/>
                <w:szCs w:val="22"/>
              </w:rPr>
            </w:pPr>
            <w:r>
              <w:rPr>
                <w:sz w:val="22"/>
                <w:szCs w:val="22"/>
              </w:rPr>
              <w:t>qyDm</w:t>
            </w:r>
          </w:p>
        </w:tc>
        <w:tc>
          <w:tcPr>
            <w:tcW w:w="1843" w:type="dxa"/>
            <w:noWrap w:val="0"/>
            <w:vAlign w:val="center"/>
          </w:tcPr>
          <w:p w14:paraId="5570CC20">
            <w:pPr>
              <w:rPr>
                <w:sz w:val="22"/>
                <w:szCs w:val="22"/>
              </w:rPr>
            </w:pPr>
            <w:r>
              <w:rPr>
                <w:sz w:val="22"/>
                <w:szCs w:val="22"/>
              </w:rPr>
              <w:t>区域代码</w:t>
            </w:r>
          </w:p>
        </w:tc>
        <w:tc>
          <w:tcPr>
            <w:tcW w:w="1276" w:type="dxa"/>
            <w:noWrap w:val="0"/>
            <w:vAlign w:val="center"/>
          </w:tcPr>
          <w:p w14:paraId="00F9726E">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531D965B">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89355A0">
            <w:pPr>
              <w:jc w:val="center"/>
              <w:rPr>
                <w:sz w:val="22"/>
                <w:szCs w:val="22"/>
              </w:rPr>
            </w:pPr>
            <w:r>
              <w:rPr>
                <w:sz w:val="22"/>
                <w:szCs w:val="22"/>
              </w:rPr>
              <w:t>是</w:t>
            </w:r>
          </w:p>
        </w:tc>
        <w:tc>
          <w:tcPr>
            <w:tcW w:w="1560" w:type="dxa"/>
            <w:noWrap w:val="0"/>
            <w:vAlign w:val="center"/>
          </w:tcPr>
          <w:p w14:paraId="5575633B">
            <w:pPr>
              <w:widowControl/>
              <w:jc w:val="left"/>
              <w:rPr>
                <w:bCs/>
                <w:kern w:val="0"/>
                <w:szCs w:val="21"/>
              </w:rPr>
            </w:pPr>
          </w:p>
        </w:tc>
      </w:tr>
      <w:tr w14:paraId="66896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67323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551630B">
            <w:pPr>
              <w:rPr>
                <w:sz w:val="22"/>
                <w:szCs w:val="22"/>
              </w:rPr>
            </w:pPr>
            <w:r>
              <w:rPr>
                <w:sz w:val="22"/>
                <w:szCs w:val="22"/>
              </w:rPr>
              <w:t>cezslxDm</w:t>
            </w:r>
          </w:p>
        </w:tc>
        <w:tc>
          <w:tcPr>
            <w:tcW w:w="1843" w:type="dxa"/>
            <w:noWrap w:val="0"/>
            <w:vAlign w:val="center"/>
          </w:tcPr>
          <w:p w14:paraId="49FAC05B">
            <w:pPr>
              <w:rPr>
                <w:sz w:val="22"/>
                <w:szCs w:val="22"/>
              </w:rPr>
            </w:pPr>
            <w:r>
              <w:rPr>
                <w:sz w:val="22"/>
                <w:szCs w:val="22"/>
              </w:rPr>
              <w:t>差额征税类型代码</w:t>
            </w:r>
          </w:p>
        </w:tc>
        <w:tc>
          <w:tcPr>
            <w:tcW w:w="1276" w:type="dxa"/>
            <w:noWrap w:val="0"/>
            <w:vAlign w:val="center"/>
          </w:tcPr>
          <w:p w14:paraId="0E1D708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B5E5C1F">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471201B2">
            <w:pPr>
              <w:jc w:val="center"/>
              <w:rPr>
                <w:sz w:val="22"/>
                <w:szCs w:val="22"/>
              </w:rPr>
            </w:pPr>
            <w:r>
              <w:rPr>
                <w:sz w:val="22"/>
                <w:szCs w:val="22"/>
              </w:rPr>
              <w:t>否</w:t>
            </w:r>
          </w:p>
        </w:tc>
        <w:tc>
          <w:tcPr>
            <w:tcW w:w="1560" w:type="dxa"/>
            <w:noWrap w:val="0"/>
            <w:vAlign w:val="center"/>
          </w:tcPr>
          <w:p w14:paraId="2AAA0A2A">
            <w:pPr>
              <w:rPr>
                <w:sz w:val="22"/>
                <w:szCs w:val="22"/>
              </w:rPr>
            </w:pPr>
            <w:r>
              <w:rPr>
                <w:sz w:val="22"/>
                <w:szCs w:val="22"/>
              </w:rPr>
              <w:t>空：非差额发票</w:t>
            </w:r>
          </w:p>
          <w:p w14:paraId="158C5168">
            <w:pPr>
              <w:rPr>
                <w:sz w:val="22"/>
                <w:szCs w:val="22"/>
              </w:rPr>
            </w:pPr>
            <w:r>
              <w:rPr>
                <w:sz w:val="22"/>
                <w:szCs w:val="22"/>
              </w:rPr>
              <w:t>01：全额开票</w:t>
            </w:r>
          </w:p>
          <w:p w14:paraId="537CECD5">
            <w:pPr>
              <w:widowControl/>
              <w:jc w:val="left"/>
              <w:rPr>
                <w:bCs/>
                <w:kern w:val="0"/>
                <w:szCs w:val="21"/>
              </w:rPr>
            </w:pPr>
            <w:r>
              <w:rPr>
                <w:sz w:val="22"/>
                <w:szCs w:val="22"/>
              </w:rPr>
              <w:t>02：差额开票</w:t>
            </w:r>
          </w:p>
        </w:tc>
      </w:tr>
      <w:tr w14:paraId="2BB89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549BC2">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7A15238">
            <w:pPr>
              <w:rPr>
                <w:sz w:val="22"/>
                <w:szCs w:val="22"/>
              </w:rPr>
            </w:pPr>
            <w:r>
              <w:rPr>
                <w:sz w:val="22"/>
                <w:szCs w:val="22"/>
              </w:rPr>
              <w:t>sgfplxDm</w:t>
            </w:r>
          </w:p>
        </w:tc>
        <w:tc>
          <w:tcPr>
            <w:tcW w:w="1843" w:type="dxa"/>
            <w:noWrap w:val="0"/>
            <w:vAlign w:val="center"/>
          </w:tcPr>
          <w:p w14:paraId="5F43DF47">
            <w:pPr>
              <w:rPr>
                <w:sz w:val="22"/>
                <w:szCs w:val="22"/>
              </w:rPr>
            </w:pPr>
            <w:r>
              <w:t>收购发票类型代码</w:t>
            </w:r>
          </w:p>
        </w:tc>
        <w:tc>
          <w:tcPr>
            <w:tcW w:w="1276" w:type="dxa"/>
            <w:noWrap w:val="0"/>
            <w:vAlign w:val="center"/>
          </w:tcPr>
          <w:p w14:paraId="68A6C6C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D711461">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FA56DDA">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3A757EC">
            <w:pPr>
              <w:widowControl/>
              <w:jc w:val="left"/>
              <w:rPr>
                <w:bCs/>
                <w:kern w:val="0"/>
                <w:szCs w:val="21"/>
              </w:rPr>
            </w:pPr>
            <w:r>
              <w:rPr>
                <w:bCs/>
                <w:kern w:val="0"/>
                <w:szCs w:val="21"/>
              </w:rPr>
              <w:t>空：非收购发票</w:t>
            </w:r>
          </w:p>
          <w:p w14:paraId="26673FCD">
            <w:pPr>
              <w:widowControl/>
              <w:jc w:val="left"/>
              <w:rPr>
                <w:bCs/>
                <w:kern w:val="0"/>
                <w:szCs w:val="21"/>
              </w:rPr>
            </w:pPr>
            <w:r>
              <w:rPr>
                <w:bCs/>
                <w:kern w:val="0"/>
                <w:szCs w:val="21"/>
              </w:rPr>
              <w:t>01：农产品收购发票</w:t>
            </w:r>
          </w:p>
          <w:p w14:paraId="3A01A8D8">
            <w:pPr>
              <w:widowControl/>
              <w:jc w:val="left"/>
              <w:rPr>
                <w:bCs/>
                <w:kern w:val="0"/>
                <w:szCs w:val="21"/>
              </w:rPr>
            </w:pPr>
            <w:r>
              <w:rPr>
                <w:bCs/>
                <w:kern w:val="0"/>
                <w:szCs w:val="21"/>
              </w:rPr>
              <w:t>02：光伏收购发票</w:t>
            </w:r>
          </w:p>
          <w:p w14:paraId="75260080">
            <w:pPr>
              <w:rPr>
                <w:sz w:val="22"/>
                <w:szCs w:val="22"/>
              </w:rPr>
            </w:pPr>
            <w:r>
              <w:rPr>
                <w:bCs/>
                <w:kern w:val="0"/>
                <w:szCs w:val="21"/>
              </w:rPr>
              <w:t>03：二手车收购发票</w:t>
            </w:r>
          </w:p>
        </w:tc>
      </w:tr>
      <w:tr w14:paraId="1A4746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1F1C8A">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7A13F639">
            <w:r>
              <w:rPr>
                <w:sz w:val="22"/>
                <w:szCs w:val="22"/>
              </w:rPr>
              <w:t>ckywsyzcDm</w:t>
            </w:r>
          </w:p>
        </w:tc>
        <w:tc>
          <w:tcPr>
            <w:tcW w:w="1843" w:type="dxa"/>
            <w:noWrap w:val="0"/>
            <w:vAlign w:val="center"/>
          </w:tcPr>
          <w:p w14:paraId="176F629A">
            <w:r>
              <w:t>出口业务适用政策代码</w:t>
            </w:r>
          </w:p>
        </w:tc>
        <w:tc>
          <w:tcPr>
            <w:tcW w:w="1276" w:type="dxa"/>
            <w:noWrap w:val="0"/>
            <w:vAlign w:val="center"/>
          </w:tcPr>
          <w:p w14:paraId="3C81BB3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BFFF61">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4A46D9B6">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03296A03">
            <w:pPr>
              <w:widowControl/>
              <w:jc w:val="left"/>
              <w:rPr>
                <w:bCs/>
                <w:kern w:val="0"/>
                <w:szCs w:val="21"/>
              </w:rPr>
            </w:pPr>
            <w:r>
              <w:rPr>
                <w:bCs/>
                <w:kern w:val="0"/>
                <w:szCs w:val="21"/>
              </w:rPr>
              <w:t>空：非出口业务</w:t>
            </w:r>
          </w:p>
          <w:p w14:paraId="12654514">
            <w:pPr>
              <w:widowControl/>
              <w:jc w:val="left"/>
              <w:rPr>
                <w:bCs/>
                <w:kern w:val="0"/>
                <w:szCs w:val="21"/>
              </w:rPr>
            </w:pPr>
            <w:r>
              <w:rPr>
                <w:bCs/>
                <w:kern w:val="0"/>
                <w:szCs w:val="21"/>
              </w:rPr>
              <w:t>01：退税政策</w:t>
            </w:r>
          </w:p>
          <w:p w14:paraId="1A2C27CE">
            <w:pPr>
              <w:widowControl/>
              <w:jc w:val="left"/>
              <w:rPr>
                <w:bCs/>
                <w:kern w:val="0"/>
                <w:szCs w:val="21"/>
              </w:rPr>
            </w:pPr>
            <w:r>
              <w:rPr>
                <w:bCs/>
                <w:kern w:val="0"/>
                <w:szCs w:val="21"/>
              </w:rPr>
              <w:t>02：免税政策</w:t>
            </w:r>
          </w:p>
          <w:p w14:paraId="1CD68423">
            <w:pPr>
              <w:widowControl/>
              <w:jc w:val="left"/>
              <w:rPr>
                <w:bCs/>
                <w:kern w:val="0"/>
                <w:szCs w:val="21"/>
              </w:rPr>
            </w:pPr>
            <w:r>
              <w:rPr>
                <w:bCs/>
                <w:kern w:val="0"/>
                <w:szCs w:val="21"/>
              </w:rPr>
              <w:t>03：征税政策</w:t>
            </w:r>
          </w:p>
        </w:tc>
      </w:tr>
      <w:tr w14:paraId="168BCE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E9773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56E5E4E">
            <w:pPr>
              <w:rPr>
                <w:sz w:val="22"/>
                <w:szCs w:val="22"/>
              </w:rPr>
            </w:pPr>
            <w:r>
              <w:rPr>
                <w:bCs/>
                <w:kern w:val="0"/>
                <w:szCs w:val="21"/>
              </w:rPr>
              <w:t>zzsjzjtDm</w:t>
            </w:r>
          </w:p>
        </w:tc>
        <w:tc>
          <w:tcPr>
            <w:tcW w:w="1843" w:type="dxa"/>
            <w:noWrap w:val="0"/>
            <w:vAlign w:val="center"/>
          </w:tcPr>
          <w:p w14:paraId="6A9DC9EC">
            <w:pPr>
              <w:rPr>
                <w:sz w:val="22"/>
                <w:szCs w:val="22"/>
              </w:rPr>
            </w:pPr>
            <w:r>
              <w:rPr>
                <w:szCs w:val="21"/>
              </w:rPr>
              <w:t>增值税即征即退代码</w:t>
            </w:r>
          </w:p>
        </w:tc>
        <w:tc>
          <w:tcPr>
            <w:tcW w:w="1276" w:type="dxa"/>
            <w:noWrap w:val="0"/>
            <w:vAlign w:val="center"/>
          </w:tcPr>
          <w:p w14:paraId="6783E86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7812DAE">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4C687E2">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38E3D71A">
            <w:pPr>
              <w:widowControl/>
              <w:jc w:val="left"/>
              <w:rPr>
                <w:bCs/>
                <w:kern w:val="0"/>
                <w:szCs w:val="21"/>
              </w:rPr>
            </w:pPr>
            <w:r>
              <w:rPr>
                <w:bCs/>
                <w:kern w:val="0"/>
                <w:szCs w:val="21"/>
              </w:rPr>
              <w:t>空：非增值税即征即退</w:t>
            </w:r>
          </w:p>
          <w:p w14:paraId="1709DDF8">
            <w:pPr>
              <w:widowControl/>
              <w:jc w:val="left"/>
              <w:rPr>
                <w:bCs/>
                <w:kern w:val="0"/>
                <w:szCs w:val="21"/>
              </w:rPr>
            </w:pPr>
            <w:r>
              <w:rPr>
                <w:bCs/>
                <w:kern w:val="0"/>
                <w:szCs w:val="21"/>
              </w:rPr>
              <w:t>01：软件产品发票</w:t>
            </w:r>
          </w:p>
          <w:p w14:paraId="0C77163B">
            <w:pPr>
              <w:widowControl/>
              <w:jc w:val="left"/>
              <w:rPr>
                <w:bCs/>
                <w:kern w:val="0"/>
                <w:szCs w:val="21"/>
              </w:rPr>
            </w:pPr>
            <w:r>
              <w:rPr>
                <w:bCs/>
                <w:kern w:val="0"/>
                <w:szCs w:val="21"/>
              </w:rPr>
              <w:t>02：资源综合利用产品发票</w:t>
            </w:r>
          </w:p>
          <w:p w14:paraId="3FCD2E78">
            <w:pPr>
              <w:widowControl/>
              <w:jc w:val="left"/>
              <w:rPr>
                <w:bCs/>
                <w:kern w:val="0"/>
                <w:szCs w:val="21"/>
              </w:rPr>
            </w:pPr>
            <w:r>
              <w:rPr>
                <w:bCs/>
                <w:kern w:val="0"/>
                <w:szCs w:val="21"/>
              </w:rPr>
              <w:t>03：管道运输服务发票</w:t>
            </w:r>
          </w:p>
          <w:p w14:paraId="619FAA09">
            <w:pPr>
              <w:widowControl/>
              <w:jc w:val="left"/>
              <w:rPr>
                <w:bCs/>
                <w:kern w:val="0"/>
                <w:szCs w:val="21"/>
              </w:rPr>
            </w:pPr>
            <w:r>
              <w:rPr>
                <w:bCs/>
                <w:kern w:val="0"/>
                <w:szCs w:val="21"/>
              </w:rPr>
              <w:t>04：有形动产融资租赁服务</w:t>
            </w:r>
          </w:p>
          <w:p w14:paraId="60BCC624">
            <w:pPr>
              <w:widowControl/>
              <w:jc w:val="left"/>
              <w:rPr>
                <w:bCs/>
                <w:kern w:val="0"/>
                <w:szCs w:val="21"/>
              </w:rPr>
            </w:pPr>
            <w:r>
              <w:rPr>
                <w:bCs/>
                <w:kern w:val="0"/>
                <w:szCs w:val="21"/>
              </w:rPr>
              <w:t>05：有形动产融资性售后回租服务发票</w:t>
            </w:r>
          </w:p>
          <w:p w14:paraId="49A80017">
            <w:pPr>
              <w:widowControl/>
              <w:jc w:val="left"/>
              <w:rPr>
                <w:bCs/>
                <w:kern w:val="0"/>
                <w:szCs w:val="21"/>
              </w:rPr>
            </w:pPr>
            <w:r>
              <w:rPr>
                <w:bCs/>
                <w:kern w:val="0"/>
                <w:szCs w:val="21"/>
              </w:rPr>
              <w:t>06：新型墙体材料发票</w:t>
            </w:r>
          </w:p>
          <w:p w14:paraId="2A3F43EB">
            <w:pPr>
              <w:widowControl/>
              <w:jc w:val="left"/>
              <w:rPr>
                <w:bCs/>
                <w:kern w:val="0"/>
                <w:szCs w:val="21"/>
              </w:rPr>
            </w:pPr>
            <w:r>
              <w:rPr>
                <w:bCs/>
                <w:kern w:val="0"/>
                <w:szCs w:val="21"/>
              </w:rPr>
              <w:t>07：风力发电产品发票</w:t>
            </w:r>
          </w:p>
          <w:p w14:paraId="392E73C0">
            <w:pPr>
              <w:widowControl/>
              <w:jc w:val="left"/>
              <w:rPr>
                <w:bCs/>
                <w:kern w:val="0"/>
                <w:szCs w:val="21"/>
              </w:rPr>
            </w:pPr>
            <w:r>
              <w:rPr>
                <w:bCs/>
                <w:kern w:val="0"/>
                <w:szCs w:val="21"/>
              </w:rPr>
              <w:t>08：光伏发电产品发票</w:t>
            </w:r>
          </w:p>
          <w:p w14:paraId="39F9D28D">
            <w:pPr>
              <w:widowControl/>
              <w:jc w:val="left"/>
              <w:rPr>
                <w:bCs/>
                <w:kern w:val="0"/>
                <w:szCs w:val="21"/>
              </w:rPr>
            </w:pPr>
            <w:r>
              <w:rPr>
                <w:bCs/>
                <w:kern w:val="0"/>
                <w:szCs w:val="21"/>
              </w:rPr>
              <w:t>09：动漫软件产品发票</w:t>
            </w:r>
          </w:p>
          <w:p w14:paraId="72204256">
            <w:pPr>
              <w:widowControl/>
              <w:jc w:val="left"/>
              <w:rPr>
                <w:bCs/>
                <w:kern w:val="0"/>
                <w:szCs w:val="21"/>
              </w:rPr>
            </w:pPr>
            <w:r>
              <w:rPr>
                <w:bCs/>
                <w:kern w:val="0"/>
                <w:szCs w:val="21"/>
              </w:rPr>
              <w:t>10：飞机维修劳务发票</w:t>
            </w:r>
          </w:p>
          <w:p w14:paraId="11A22599">
            <w:pPr>
              <w:widowControl/>
              <w:jc w:val="left"/>
              <w:rPr>
                <w:bCs/>
                <w:kern w:val="0"/>
                <w:szCs w:val="21"/>
              </w:rPr>
            </w:pPr>
            <w:r>
              <w:rPr>
                <w:bCs/>
                <w:kern w:val="0"/>
                <w:szCs w:val="21"/>
              </w:rPr>
              <w:t>11：黄金发票</w:t>
            </w:r>
          </w:p>
          <w:p w14:paraId="2583DF0B">
            <w:pPr>
              <w:rPr>
                <w:sz w:val="22"/>
                <w:szCs w:val="22"/>
              </w:rPr>
            </w:pPr>
            <w:r>
              <w:rPr>
                <w:bCs/>
                <w:kern w:val="0"/>
                <w:szCs w:val="21"/>
              </w:rPr>
              <w:t>12：铂金发票</w:t>
            </w:r>
          </w:p>
        </w:tc>
      </w:tr>
      <w:tr w14:paraId="71A7C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893C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E877237">
            <w:pPr>
              <w:rPr>
                <w:sz w:val="22"/>
                <w:szCs w:val="22"/>
              </w:rPr>
            </w:pPr>
            <w:r>
              <w:rPr>
                <w:sz w:val="22"/>
                <w:szCs w:val="22"/>
              </w:rPr>
              <w:t>xsfnsrsbh</w:t>
            </w:r>
          </w:p>
        </w:tc>
        <w:tc>
          <w:tcPr>
            <w:tcW w:w="1843" w:type="dxa"/>
            <w:noWrap w:val="0"/>
            <w:vAlign w:val="center"/>
          </w:tcPr>
          <w:p w14:paraId="6F508C08">
            <w:pPr>
              <w:rPr>
                <w:sz w:val="22"/>
                <w:szCs w:val="22"/>
              </w:rPr>
            </w:pPr>
            <w:r>
              <w:rPr>
                <w:sz w:val="22"/>
                <w:szCs w:val="22"/>
              </w:rPr>
              <w:t>（销售方）统一社会信用代码/纳税人识别号/身份证件号码</w:t>
            </w:r>
          </w:p>
        </w:tc>
        <w:tc>
          <w:tcPr>
            <w:tcW w:w="1276" w:type="dxa"/>
            <w:noWrap w:val="0"/>
            <w:vAlign w:val="center"/>
          </w:tcPr>
          <w:p w14:paraId="1A0E33E6">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45EF193">
            <w:pPr>
              <w:jc w:val="center"/>
              <w:rPr>
                <w:sz w:val="22"/>
                <w:szCs w:val="22"/>
              </w:rPr>
            </w:pPr>
            <w:r>
              <w:rPr>
                <w:sz w:val="22"/>
                <w:szCs w:val="22"/>
              </w:rPr>
              <w:t>20</w:t>
            </w:r>
          </w:p>
        </w:tc>
        <w:tc>
          <w:tcPr>
            <w:tcW w:w="708" w:type="dxa"/>
            <w:noWrap w:val="0"/>
            <w:vAlign w:val="center"/>
          </w:tcPr>
          <w:p w14:paraId="4E087323">
            <w:pPr>
              <w:jc w:val="center"/>
              <w:rPr>
                <w:sz w:val="22"/>
                <w:szCs w:val="22"/>
              </w:rPr>
            </w:pPr>
            <w:r>
              <w:rPr>
                <w:sz w:val="22"/>
                <w:szCs w:val="22"/>
              </w:rPr>
              <w:t>是</w:t>
            </w:r>
          </w:p>
        </w:tc>
        <w:tc>
          <w:tcPr>
            <w:tcW w:w="1560" w:type="dxa"/>
            <w:noWrap w:val="0"/>
            <w:vAlign w:val="center"/>
          </w:tcPr>
          <w:p w14:paraId="792D893A">
            <w:pPr>
              <w:rPr>
                <w:sz w:val="22"/>
                <w:szCs w:val="22"/>
              </w:rPr>
            </w:pPr>
          </w:p>
        </w:tc>
      </w:tr>
      <w:tr w14:paraId="0AF4D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FE6EC6">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61CA446F">
            <w:pPr>
              <w:rPr>
                <w:sz w:val="22"/>
                <w:szCs w:val="22"/>
              </w:rPr>
            </w:pPr>
            <w:r>
              <w:rPr>
                <w:sz w:val="22"/>
                <w:szCs w:val="22"/>
              </w:rPr>
              <w:t>xsfmc</w:t>
            </w:r>
          </w:p>
        </w:tc>
        <w:tc>
          <w:tcPr>
            <w:tcW w:w="1843" w:type="dxa"/>
            <w:noWrap w:val="0"/>
            <w:vAlign w:val="center"/>
          </w:tcPr>
          <w:p w14:paraId="614C0531">
            <w:pPr>
              <w:rPr>
                <w:sz w:val="22"/>
                <w:szCs w:val="22"/>
              </w:rPr>
            </w:pPr>
            <w:r>
              <w:rPr>
                <w:sz w:val="22"/>
                <w:szCs w:val="22"/>
              </w:rPr>
              <w:t>(销售方)名称</w:t>
            </w:r>
          </w:p>
        </w:tc>
        <w:tc>
          <w:tcPr>
            <w:tcW w:w="1276" w:type="dxa"/>
            <w:noWrap w:val="0"/>
            <w:vAlign w:val="center"/>
          </w:tcPr>
          <w:p w14:paraId="3568E7C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0D497D4">
            <w:pPr>
              <w:jc w:val="center"/>
              <w:rPr>
                <w:sz w:val="22"/>
                <w:szCs w:val="22"/>
              </w:rPr>
            </w:pPr>
            <w:r>
              <w:rPr>
                <w:sz w:val="22"/>
                <w:szCs w:val="22"/>
              </w:rPr>
              <w:t>300</w:t>
            </w:r>
          </w:p>
        </w:tc>
        <w:tc>
          <w:tcPr>
            <w:tcW w:w="708" w:type="dxa"/>
            <w:noWrap w:val="0"/>
            <w:vAlign w:val="center"/>
          </w:tcPr>
          <w:p w14:paraId="2D4618C6">
            <w:pPr>
              <w:jc w:val="center"/>
              <w:rPr>
                <w:sz w:val="22"/>
                <w:szCs w:val="22"/>
              </w:rPr>
            </w:pPr>
            <w:r>
              <w:rPr>
                <w:sz w:val="22"/>
                <w:szCs w:val="22"/>
              </w:rPr>
              <w:t>是</w:t>
            </w:r>
          </w:p>
        </w:tc>
        <w:tc>
          <w:tcPr>
            <w:tcW w:w="1560" w:type="dxa"/>
            <w:noWrap w:val="0"/>
            <w:vAlign w:val="center"/>
          </w:tcPr>
          <w:p w14:paraId="25236A71">
            <w:pPr>
              <w:rPr>
                <w:sz w:val="22"/>
                <w:szCs w:val="22"/>
              </w:rPr>
            </w:pPr>
          </w:p>
        </w:tc>
      </w:tr>
      <w:tr w14:paraId="02052A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53AE2C">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11E96FD">
            <w:pPr>
              <w:rPr>
                <w:sz w:val="22"/>
                <w:szCs w:val="22"/>
              </w:rPr>
            </w:pPr>
            <w:r>
              <w:rPr>
                <w:sz w:val="22"/>
                <w:szCs w:val="22"/>
              </w:rPr>
              <w:t>xsfdz</w:t>
            </w:r>
          </w:p>
        </w:tc>
        <w:tc>
          <w:tcPr>
            <w:tcW w:w="1843" w:type="dxa"/>
            <w:noWrap w:val="0"/>
            <w:vAlign w:val="center"/>
          </w:tcPr>
          <w:p w14:paraId="5D2EEDB4">
            <w:pPr>
              <w:rPr>
                <w:sz w:val="22"/>
                <w:szCs w:val="22"/>
              </w:rPr>
            </w:pPr>
            <w:r>
              <w:rPr>
                <w:sz w:val="22"/>
                <w:szCs w:val="22"/>
              </w:rPr>
              <w:t>销售方地址</w:t>
            </w:r>
          </w:p>
        </w:tc>
        <w:tc>
          <w:tcPr>
            <w:tcW w:w="1276" w:type="dxa"/>
            <w:noWrap w:val="0"/>
            <w:vAlign w:val="center"/>
          </w:tcPr>
          <w:p w14:paraId="71145C3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C74EA15">
            <w:pPr>
              <w:jc w:val="center"/>
              <w:rPr>
                <w:sz w:val="22"/>
                <w:szCs w:val="22"/>
              </w:rPr>
            </w:pPr>
            <w:r>
              <w:rPr>
                <w:sz w:val="22"/>
                <w:szCs w:val="22"/>
              </w:rPr>
              <w:t>300</w:t>
            </w:r>
          </w:p>
        </w:tc>
        <w:tc>
          <w:tcPr>
            <w:tcW w:w="708" w:type="dxa"/>
            <w:noWrap w:val="0"/>
            <w:vAlign w:val="center"/>
          </w:tcPr>
          <w:p w14:paraId="4C6FEC8E">
            <w:pPr>
              <w:jc w:val="center"/>
              <w:rPr>
                <w:sz w:val="22"/>
                <w:szCs w:val="22"/>
              </w:rPr>
            </w:pPr>
            <w:r>
              <w:rPr>
                <w:sz w:val="22"/>
                <w:szCs w:val="22"/>
              </w:rPr>
              <w:t>否</w:t>
            </w:r>
          </w:p>
        </w:tc>
        <w:tc>
          <w:tcPr>
            <w:tcW w:w="1560" w:type="dxa"/>
            <w:noWrap w:val="0"/>
            <w:vAlign w:val="center"/>
          </w:tcPr>
          <w:p w14:paraId="42625A9F">
            <w:pPr>
              <w:rPr>
                <w:sz w:val="22"/>
                <w:szCs w:val="22"/>
              </w:rPr>
            </w:pPr>
          </w:p>
        </w:tc>
      </w:tr>
      <w:tr w14:paraId="646F8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4A3ED0">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359DD692">
            <w:pPr>
              <w:rPr>
                <w:sz w:val="22"/>
                <w:szCs w:val="22"/>
              </w:rPr>
            </w:pPr>
            <w:r>
              <w:rPr>
                <w:sz w:val="22"/>
                <w:szCs w:val="22"/>
              </w:rPr>
              <w:t>xsfdh</w:t>
            </w:r>
          </w:p>
        </w:tc>
        <w:tc>
          <w:tcPr>
            <w:tcW w:w="1843" w:type="dxa"/>
            <w:noWrap w:val="0"/>
            <w:vAlign w:val="center"/>
          </w:tcPr>
          <w:p w14:paraId="10020EA6">
            <w:pPr>
              <w:rPr>
                <w:sz w:val="22"/>
                <w:szCs w:val="22"/>
              </w:rPr>
            </w:pPr>
            <w:r>
              <w:rPr>
                <w:sz w:val="22"/>
                <w:szCs w:val="22"/>
              </w:rPr>
              <w:t>销售方电话</w:t>
            </w:r>
          </w:p>
        </w:tc>
        <w:tc>
          <w:tcPr>
            <w:tcW w:w="1276" w:type="dxa"/>
            <w:noWrap w:val="0"/>
            <w:vAlign w:val="center"/>
          </w:tcPr>
          <w:p w14:paraId="47B38AB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EE1325">
            <w:pPr>
              <w:jc w:val="center"/>
              <w:rPr>
                <w:sz w:val="22"/>
                <w:szCs w:val="22"/>
              </w:rPr>
            </w:pPr>
            <w:r>
              <w:rPr>
                <w:sz w:val="22"/>
                <w:szCs w:val="22"/>
              </w:rPr>
              <w:t>60</w:t>
            </w:r>
          </w:p>
        </w:tc>
        <w:tc>
          <w:tcPr>
            <w:tcW w:w="708" w:type="dxa"/>
            <w:noWrap w:val="0"/>
            <w:vAlign w:val="center"/>
          </w:tcPr>
          <w:p w14:paraId="7CDD4D12">
            <w:pPr>
              <w:jc w:val="center"/>
              <w:rPr>
                <w:sz w:val="22"/>
                <w:szCs w:val="22"/>
              </w:rPr>
            </w:pPr>
            <w:r>
              <w:rPr>
                <w:sz w:val="22"/>
                <w:szCs w:val="22"/>
              </w:rPr>
              <w:t>否</w:t>
            </w:r>
          </w:p>
        </w:tc>
        <w:tc>
          <w:tcPr>
            <w:tcW w:w="1560" w:type="dxa"/>
            <w:noWrap w:val="0"/>
            <w:vAlign w:val="center"/>
          </w:tcPr>
          <w:p w14:paraId="27D57904">
            <w:pPr>
              <w:rPr>
                <w:sz w:val="22"/>
                <w:szCs w:val="22"/>
              </w:rPr>
            </w:pPr>
          </w:p>
        </w:tc>
      </w:tr>
      <w:tr w14:paraId="459FF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213929">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58AD9192">
            <w:pPr>
              <w:rPr>
                <w:sz w:val="22"/>
                <w:szCs w:val="22"/>
              </w:rPr>
            </w:pPr>
            <w:r>
              <w:rPr>
                <w:sz w:val="22"/>
                <w:szCs w:val="22"/>
              </w:rPr>
              <w:t>xsfkhh</w:t>
            </w:r>
          </w:p>
        </w:tc>
        <w:tc>
          <w:tcPr>
            <w:tcW w:w="1843" w:type="dxa"/>
            <w:noWrap w:val="0"/>
            <w:vAlign w:val="center"/>
          </w:tcPr>
          <w:p w14:paraId="73A436F4">
            <w:pPr>
              <w:rPr>
                <w:sz w:val="22"/>
                <w:szCs w:val="22"/>
              </w:rPr>
            </w:pPr>
            <w:r>
              <w:rPr>
                <w:sz w:val="22"/>
                <w:szCs w:val="22"/>
              </w:rPr>
              <w:t>销售方开户行</w:t>
            </w:r>
          </w:p>
        </w:tc>
        <w:tc>
          <w:tcPr>
            <w:tcW w:w="1276" w:type="dxa"/>
            <w:noWrap w:val="0"/>
            <w:vAlign w:val="center"/>
          </w:tcPr>
          <w:p w14:paraId="2A07C023">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097AB88">
            <w:pPr>
              <w:jc w:val="center"/>
              <w:rPr>
                <w:sz w:val="22"/>
                <w:szCs w:val="22"/>
              </w:rPr>
            </w:pPr>
            <w:r>
              <w:rPr>
                <w:sz w:val="22"/>
                <w:szCs w:val="22"/>
              </w:rPr>
              <w:t>120</w:t>
            </w:r>
          </w:p>
        </w:tc>
        <w:tc>
          <w:tcPr>
            <w:tcW w:w="708" w:type="dxa"/>
            <w:noWrap w:val="0"/>
            <w:vAlign w:val="center"/>
          </w:tcPr>
          <w:p w14:paraId="28BF4EC5">
            <w:pPr>
              <w:jc w:val="center"/>
              <w:rPr>
                <w:sz w:val="22"/>
                <w:szCs w:val="22"/>
              </w:rPr>
            </w:pPr>
            <w:r>
              <w:rPr>
                <w:sz w:val="22"/>
                <w:szCs w:val="22"/>
              </w:rPr>
              <w:t>否</w:t>
            </w:r>
          </w:p>
        </w:tc>
        <w:tc>
          <w:tcPr>
            <w:tcW w:w="1560" w:type="dxa"/>
            <w:noWrap w:val="0"/>
            <w:vAlign w:val="center"/>
          </w:tcPr>
          <w:p w14:paraId="24E8004D">
            <w:pPr>
              <w:rPr>
                <w:sz w:val="22"/>
                <w:szCs w:val="22"/>
              </w:rPr>
            </w:pPr>
          </w:p>
        </w:tc>
      </w:tr>
      <w:tr w14:paraId="72319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0B061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245753F">
            <w:pPr>
              <w:rPr>
                <w:sz w:val="22"/>
                <w:szCs w:val="22"/>
              </w:rPr>
            </w:pPr>
            <w:r>
              <w:rPr>
                <w:sz w:val="22"/>
                <w:szCs w:val="22"/>
              </w:rPr>
              <w:t>xsfzh</w:t>
            </w:r>
          </w:p>
        </w:tc>
        <w:tc>
          <w:tcPr>
            <w:tcW w:w="1843" w:type="dxa"/>
            <w:noWrap w:val="0"/>
            <w:vAlign w:val="center"/>
          </w:tcPr>
          <w:p w14:paraId="791D01D5">
            <w:pPr>
              <w:rPr>
                <w:sz w:val="22"/>
                <w:szCs w:val="22"/>
              </w:rPr>
            </w:pPr>
            <w:r>
              <w:rPr>
                <w:sz w:val="22"/>
                <w:szCs w:val="22"/>
              </w:rPr>
              <w:t>销售方账号</w:t>
            </w:r>
          </w:p>
        </w:tc>
        <w:tc>
          <w:tcPr>
            <w:tcW w:w="1276" w:type="dxa"/>
            <w:noWrap w:val="0"/>
            <w:vAlign w:val="center"/>
          </w:tcPr>
          <w:p w14:paraId="19F9889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31B63A">
            <w:pPr>
              <w:jc w:val="center"/>
              <w:rPr>
                <w:sz w:val="22"/>
                <w:szCs w:val="22"/>
              </w:rPr>
            </w:pPr>
            <w:r>
              <w:rPr>
                <w:rFonts w:hint="default"/>
                <w:sz w:val="22"/>
                <w:szCs w:val="22"/>
                <w:lang w:val="en-US"/>
              </w:rPr>
              <w:t>5</w:t>
            </w:r>
            <w:r>
              <w:rPr>
                <w:sz w:val="22"/>
                <w:szCs w:val="22"/>
              </w:rPr>
              <w:t>0</w:t>
            </w:r>
          </w:p>
        </w:tc>
        <w:tc>
          <w:tcPr>
            <w:tcW w:w="708" w:type="dxa"/>
            <w:noWrap w:val="0"/>
            <w:vAlign w:val="center"/>
          </w:tcPr>
          <w:p w14:paraId="348AEB53">
            <w:pPr>
              <w:jc w:val="center"/>
              <w:rPr>
                <w:sz w:val="22"/>
                <w:szCs w:val="22"/>
              </w:rPr>
            </w:pPr>
            <w:r>
              <w:rPr>
                <w:sz w:val="22"/>
                <w:szCs w:val="22"/>
              </w:rPr>
              <w:t>否</w:t>
            </w:r>
          </w:p>
        </w:tc>
        <w:tc>
          <w:tcPr>
            <w:tcW w:w="1560" w:type="dxa"/>
            <w:noWrap w:val="0"/>
            <w:vAlign w:val="center"/>
          </w:tcPr>
          <w:p w14:paraId="23F4DD0C">
            <w:pPr>
              <w:rPr>
                <w:sz w:val="22"/>
                <w:szCs w:val="22"/>
              </w:rPr>
            </w:pPr>
          </w:p>
        </w:tc>
      </w:tr>
      <w:tr w14:paraId="05732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4CFF4B">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79916AB2">
            <w:pPr>
              <w:rPr>
                <w:sz w:val="22"/>
                <w:szCs w:val="22"/>
              </w:rPr>
            </w:pPr>
            <w:r>
              <w:rPr>
                <w:sz w:val="22"/>
                <w:szCs w:val="22"/>
              </w:rPr>
              <w:t>gmfnsrsbh</w:t>
            </w:r>
          </w:p>
        </w:tc>
        <w:tc>
          <w:tcPr>
            <w:tcW w:w="1843" w:type="dxa"/>
            <w:noWrap w:val="0"/>
            <w:vAlign w:val="center"/>
          </w:tcPr>
          <w:p w14:paraId="582F60ED">
            <w:pPr>
              <w:rPr>
                <w:sz w:val="22"/>
                <w:szCs w:val="22"/>
              </w:rPr>
            </w:pPr>
            <w:r>
              <w:rPr>
                <w:sz w:val="22"/>
                <w:szCs w:val="22"/>
              </w:rPr>
              <w:t>（购买方）统一社会信用代码/纳税人识别号/身份证件号码</w:t>
            </w:r>
          </w:p>
        </w:tc>
        <w:tc>
          <w:tcPr>
            <w:tcW w:w="1276" w:type="dxa"/>
            <w:noWrap w:val="0"/>
            <w:vAlign w:val="center"/>
          </w:tcPr>
          <w:p w14:paraId="39355BD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1C2D1D9">
            <w:pPr>
              <w:jc w:val="center"/>
              <w:rPr>
                <w:sz w:val="22"/>
                <w:szCs w:val="22"/>
              </w:rPr>
            </w:pPr>
            <w:r>
              <w:rPr>
                <w:sz w:val="22"/>
                <w:szCs w:val="22"/>
              </w:rPr>
              <w:t>20</w:t>
            </w:r>
          </w:p>
        </w:tc>
        <w:tc>
          <w:tcPr>
            <w:tcW w:w="708" w:type="dxa"/>
            <w:noWrap w:val="0"/>
            <w:vAlign w:val="center"/>
          </w:tcPr>
          <w:p w14:paraId="455E38F2">
            <w:pPr>
              <w:jc w:val="center"/>
              <w:rPr>
                <w:sz w:val="22"/>
                <w:szCs w:val="22"/>
              </w:rPr>
            </w:pPr>
            <w:r>
              <w:rPr>
                <w:sz w:val="22"/>
                <w:szCs w:val="22"/>
              </w:rPr>
              <w:t>否</w:t>
            </w:r>
          </w:p>
        </w:tc>
        <w:tc>
          <w:tcPr>
            <w:tcW w:w="1560" w:type="dxa"/>
            <w:noWrap w:val="0"/>
            <w:vAlign w:val="center"/>
          </w:tcPr>
          <w:p w14:paraId="30CAC9F0">
            <w:pPr>
              <w:pStyle w:val="13"/>
              <w:rPr>
                <w:rFonts w:ascii="Times New Roman" w:hAnsi="Times New Roman" w:cs="Times New Roman"/>
                <w:sz w:val="22"/>
                <w:szCs w:val="22"/>
              </w:rPr>
            </w:pPr>
            <w:r>
              <w:rPr>
                <w:rFonts w:ascii="Times New Roman" w:hAnsi="Times New Roman" w:eastAsia="宋体" w:cs="Times New Roman"/>
                <w:sz w:val="24"/>
                <w:szCs w:val="24"/>
              </w:rPr>
              <w:t>开具数字化电子专票时，必填</w:t>
            </w:r>
          </w:p>
        </w:tc>
      </w:tr>
      <w:tr w14:paraId="02D7D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659567">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ACB90C4">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068BB8AD">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6C8D8AA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27D9E859">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AE35CF6">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68286C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E259EB4">
            <w:pPr>
              <w:pStyle w:val="34"/>
              <w:spacing w:afterLines="0" w:line="240" w:lineRule="auto"/>
              <w:ind w:firstLine="0" w:firstLineChars="0"/>
              <w:rPr>
                <w:rFonts w:hint="default" w:ascii="Times New Roman" w:hAnsi="Times New Roman" w:eastAsia="宋体" w:cs="Times New Roman"/>
                <w:sz w:val="22"/>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5121F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B807DB">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7CE7E420">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067C0FEB">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2A0BF15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50C54CB4">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72E795B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3E57B47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2D881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A0855C">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301F8E15">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3F185E93">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自然人国籍</w:t>
            </w:r>
            <w:r>
              <w:rPr>
                <w:rFonts w:hint="eastAsia" w:ascii="Times New Roman" w:hAnsi="Times New Roman" w:eastAsia="宋体" w:cs="Times New Roman"/>
                <w:color w:val="auto"/>
                <w:kern w:val="0"/>
                <w:sz w:val="22"/>
                <w:lang w:val="en-US" w:eastAsia="zh-CN"/>
              </w:rPr>
              <w:t>代码</w:t>
            </w:r>
          </w:p>
        </w:tc>
        <w:tc>
          <w:tcPr>
            <w:tcW w:w="1276" w:type="dxa"/>
            <w:noWrap w:val="0"/>
            <w:vAlign w:val="center"/>
          </w:tcPr>
          <w:p w14:paraId="0E5EB18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153E2D1D">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469598F8">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756DDF6">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72B4F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CB6B4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4092593">
            <w:pPr>
              <w:rPr>
                <w:sz w:val="22"/>
                <w:szCs w:val="22"/>
              </w:rPr>
            </w:pPr>
            <w:r>
              <w:rPr>
                <w:sz w:val="22"/>
                <w:szCs w:val="22"/>
              </w:rPr>
              <w:t>gmfmc</w:t>
            </w:r>
          </w:p>
        </w:tc>
        <w:tc>
          <w:tcPr>
            <w:tcW w:w="1843" w:type="dxa"/>
            <w:noWrap w:val="0"/>
            <w:vAlign w:val="center"/>
          </w:tcPr>
          <w:p w14:paraId="59A3BD30">
            <w:pPr>
              <w:rPr>
                <w:sz w:val="22"/>
                <w:szCs w:val="22"/>
              </w:rPr>
            </w:pPr>
            <w:r>
              <w:rPr>
                <w:sz w:val="22"/>
                <w:szCs w:val="22"/>
              </w:rPr>
              <w:t>(购买方)名称</w:t>
            </w:r>
          </w:p>
        </w:tc>
        <w:tc>
          <w:tcPr>
            <w:tcW w:w="1276" w:type="dxa"/>
            <w:noWrap w:val="0"/>
            <w:vAlign w:val="center"/>
          </w:tcPr>
          <w:p w14:paraId="672D02C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41558A5">
            <w:pPr>
              <w:jc w:val="center"/>
              <w:rPr>
                <w:sz w:val="22"/>
                <w:szCs w:val="22"/>
              </w:rPr>
            </w:pPr>
            <w:r>
              <w:rPr>
                <w:sz w:val="22"/>
                <w:szCs w:val="22"/>
              </w:rPr>
              <w:t>300</w:t>
            </w:r>
          </w:p>
        </w:tc>
        <w:tc>
          <w:tcPr>
            <w:tcW w:w="708" w:type="dxa"/>
            <w:noWrap w:val="0"/>
            <w:vAlign w:val="center"/>
          </w:tcPr>
          <w:p w14:paraId="1D010D0C">
            <w:pPr>
              <w:jc w:val="center"/>
              <w:rPr>
                <w:sz w:val="22"/>
                <w:szCs w:val="22"/>
              </w:rPr>
            </w:pPr>
            <w:r>
              <w:rPr>
                <w:sz w:val="22"/>
                <w:szCs w:val="22"/>
              </w:rPr>
              <w:t>是</w:t>
            </w:r>
          </w:p>
        </w:tc>
        <w:tc>
          <w:tcPr>
            <w:tcW w:w="1560" w:type="dxa"/>
            <w:noWrap w:val="0"/>
            <w:vAlign w:val="center"/>
          </w:tcPr>
          <w:p w14:paraId="4A7E145C">
            <w:pPr>
              <w:rPr>
                <w:sz w:val="22"/>
                <w:szCs w:val="22"/>
              </w:rPr>
            </w:pPr>
          </w:p>
        </w:tc>
      </w:tr>
      <w:tr w14:paraId="07FAA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B60D3C">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E0EAAE7">
            <w:pPr>
              <w:rPr>
                <w:sz w:val="22"/>
                <w:szCs w:val="22"/>
              </w:rPr>
            </w:pPr>
            <w:r>
              <w:rPr>
                <w:sz w:val="22"/>
                <w:szCs w:val="22"/>
              </w:rPr>
              <w:t>gmfdz</w:t>
            </w:r>
          </w:p>
        </w:tc>
        <w:tc>
          <w:tcPr>
            <w:tcW w:w="1843" w:type="dxa"/>
            <w:noWrap w:val="0"/>
            <w:vAlign w:val="center"/>
          </w:tcPr>
          <w:p w14:paraId="4033CB73">
            <w:pPr>
              <w:rPr>
                <w:sz w:val="22"/>
                <w:szCs w:val="22"/>
              </w:rPr>
            </w:pPr>
            <w:r>
              <w:rPr>
                <w:sz w:val="22"/>
                <w:szCs w:val="22"/>
              </w:rPr>
              <w:t>购买方地址</w:t>
            </w:r>
          </w:p>
        </w:tc>
        <w:tc>
          <w:tcPr>
            <w:tcW w:w="1276" w:type="dxa"/>
            <w:noWrap w:val="0"/>
            <w:vAlign w:val="center"/>
          </w:tcPr>
          <w:p w14:paraId="210518E1">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3BA41F">
            <w:pPr>
              <w:jc w:val="center"/>
              <w:rPr>
                <w:sz w:val="22"/>
                <w:szCs w:val="22"/>
              </w:rPr>
            </w:pPr>
            <w:r>
              <w:rPr>
                <w:sz w:val="22"/>
                <w:szCs w:val="22"/>
              </w:rPr>
              <w:t>300</w:t>
            </w:r>
          </w:p>
        </w:tc>
        <w:tc>
          <w:tcPr>
            <w:tcW w:w="708" w:type="dxa"/>
            <w:noWrap w:val="0"/>
            <w:vAlign w:val="center"/>
          </w:tcPr>
          <w:p w14:paraId="3AE758F1">
            <w:pPr>
              <w:jc w:val="center"/>
              <w:rPr>
                <w:sz w:val="22"/>
                <w:szCs w:val="22"/>
              </w:rPr>
            </w:pPr>
            <w:r>
              <w:rPr>
                <w:sz w:val="22"/>
                <w:szCs w:val="22"/>
              </w:rPr>
              <w:t>否</w:t>
            </w:r>
          </w:p>
        </w:tc>
        <w:tc>
          <w:tcPr>
            <w:tcW w:w="1560" w:type="dxa"/>
            <w:noWrap w:val="0"/>
            <w:vAlign w:val="center"/>
          </w:tcPr>
          <w:p w14:paraId="0EDF984C">
            <w:pPr>
              <w:rPr>
                <w:sz w:val="22"/>
                <w:szCs w:val="22"/>
              </w:rPr>
            </w:pPr>
          </w:p>
        </w:tc>
      </w:tr>
      <w:tr w14:paraId="37BC1F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AE3A12">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0BD649DB">
            <w:pPr>
              <w:rPr>
                <w:sz w:val="22"/>
                <w:szCs w:val="22"/>
              </w:rPr>
            </w:pPr>
            <w:r>
              <w:rPr>
                <w:sz w:val="22"/>
                <w:szCs w:val="22"/>
              </w:rPr>
              <w:t>gmfdh</w:t>
            </w:r>
          </w:p>
        </w:tc>
        <w:tc>
          <w:tcPr>
            <w:tcW w:w="1843" w:type="dxa"/>
            <w:noWrap w:val="0"/>
            <w:vAlign w:val="center"/>
          </w:tcPr>
          <w:p w14:paraId="77A07F87">
            <w:pPr>
              <w:rPr>
                <w:sz w:val="22"/>
                <w:szCs w:val="22"/>
              </w:rPr>
            </w:pPr>
            <w:r>
              <w:rPr>
                <w:sz w:val="22"/>
                <w:szCs w:val="22"/>
              </w:rPr>
              <w:t>购买方电话</w:t>
            </w:r>
          </w:p>
        </w:tc>
        <w:tc>
          <w:tcPr>
            <w:tcW w:w="1276" w:type="dxa"/>
            <w:noWrap w:val="0"/>
            <w:vAlign w:val="center"/>
          </w:tcPr>
          <w:p w14:paraId="1DA3CC0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875FC16">
            <w:pPr>
              <w:jc w:val="center"/>
              <w:rPr>
                <w:sz w:val="22"/>
                <w:szCs w:val="22"/>
              </w:rPr>
            </w:pPr>
            <w:r>
              <w:rPr>
                <w:sz w:val="22"/>
                <w:szCs w:val="22"/>
              </w:rPr>
              <w:t>60</w:t>
            </w:r>
          </w:p>
        </w:tc>
        <w:tc>
          <w:tcPr>
            <w:tcW w:w="708" w:type="dxa"/>
            <w:noWrap w:val="0"/>
            <w:vAlign w:val="center"/>
          </w:tcPr>
          <w:p w14:paraId="31A4217D">
            <w:pPr>
              <w:jc w:val="center"/>
              <w:rPr>
                <w:sz w:val="22"/>
                <w:szCs w:val="22"/>
              </w:rPr>
            </w:pPr>
            <w:r>
              <w:rPr>
                <w:sz w:val="22"/>
                <w:szCs w:val="22"/>
              </w:rPr>
              <w:t>否</w:t>
            </w:r>
          </w:p>
        </w:tc>
        <w:tc>
          <w:tcPr>
            <w:tcW w:w="1560" w:type="dxa"/>
            <w:noWrap w:val="0"/>
            <w:vAlign w:val="center"/>
          </w:tcPr>
          <w:p w14:paraId="11C56B51">
            <w:pPr>
              <w:rPr>
                <w:sz w:val="22"/>
                <w:szCs w:val="22"/>
              </w:rPr>
            </w:pPr>
          </w:p>
        </w:tc>
      </w:tr>
      <w:tr w14:paraId="5461C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21BAE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8C0A943">
            <w:pPr>
              <w:rPr>
                <w:sz w:val="22"/>
                <w:szCs w:val="22"/>
              </w:rPr>
            </w:pPr>
            <w:r>
              <w:rPr>
                <w:sz w:val="22"/>
                <w:szCs w:val="22"/>
              </w:rPr>
              <w:t>gmfkhh</w:t>
            </w:r>
          </w:p>
        </w:tc>
        <w:tc>
          <w:tcPr>
            <w:tcW w:w="1843" w:type="dxa"/>
            <w:noWrap w:val="0"/>
            <w:vAlign w:val="center"/>
          </w:tcPr>
          <w:p w14:paraId="0C26AEAF">
            <w:pPr>
              <w:rPr>
                <w:sz w:val="22"/>
                <w:szCs w:val="22"/>
              </w:rPr>
            </w:pPr>
            <w:r>
              <w:rPr>
                <w:sz w:val="22"/>
                <w:szCs w:val="22"/>
              </w:rPr>
              <w:t>购买方开户行</w:t>
            </w:r>
          </w:p>
        </w:tc>
        <w:tc>
          <w:tcPr>
            <w:tcW w:w="1276" w:type="dxa"/>
            <w:noWrap w:val="0"/>
            <w:vAlign w:val="center"/>
          </w:tcPr>
          <w:p w14:paraId="178B20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111C657">
            <w:pPr>
              <w:jc w:val="center"/>
              <w:rPr>
                <w:sz w:val="22"/>
                <w:szCs w:val="22"/>
              </w:rPr>
            </w:pPr>
            <w:r>
              <w:rPr>
                <w:sz w:val="22"/>
                <w:szCs w:val="22"/>
              </w:rPr>
              <w:t>120</w:t>
            </w:r>
          </w:p>
        </w:tc>
        <w:tc>
          <w:tcPr>
            <w:tcW w:w="708" w:type="dxa"/>
            <w:noWrap w:val="0"/>
            <w:vAlign w:val="center"/>
          </w:tcPr>
          <w:p w14:paraId="3AF294EC">
            <w:pPr>
              <w:jc w:val="center"/>
              <w:rPr>
                <w:sz w:val="22"/>
                <w:szCs w:val="22"/>
              </w:rPr>
            </w:pPr>
            <w:r>
              <w:rPr>
                <w:sz w:val="22"/>
                <w:szCs w:val="22"/>
              </w:rPr>
              <w:t>否</w:t>
            </w:r>
          </w:p>
        </w:tc>
        <w:tc>
          <w:tcPr>
            <w:tcW w:w="1560" w:type="dxa"/>
            <w:noWrap w:val="0"/>
            <w:vAlign w:val="center"/>
          </w:tcPr>
          <w:p w14:paraId="1107DF92">
            <w:pPr>
              <w:rPr>
                <w:sz w:val="22"/>
                <w:szCs w:val="22"/>
              </w:rPr>
            </w:pPr>
          </w:p>
        </w:tc>
      </w:tr>
      <w:tr w14:paraId="12E13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F1D7D0">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0332B17">
            <w:pPr>
              <w:rPr>
                <w:sz w:val="22"/>
                <w:szCs w:val="22"/>
              </w:rPr>
            </w:pPr>
            <w:r>
              <w:rPr>
                <w:sz w:val="22"/>
                <w:szCs w:val="22"/>
              </w:rPr>
              <w:t>gmfzh</w:t>
            </w:r>
          </w:p>
        </w:tc>
        <w:tc>
          <w:tcPr>
            <w:tcW w:w="1843" w:type="dxa"/>
            <w:noWrap w:val="0"/>
            <w:vAlign w:val="center"/>
          </w:tcPr>
          <w:p w14:paraId="58EAE88C">
            <w:pPr>
              <w:rPr>
                <w:sz w:val="22"/>
                <w:szCs w:val="22"/>
              </w:rPr>
            </w:pPr>
            <w:r>
              <w:rPr>
                <w:sz w:val="22"/>
                <w:szCs w:val="22"/>
              </w:rPr>
              <w:t>购买方账号</w:t>
            </w:r>
          </w:p>
        </w:tc>
        <w:tc>
          <w:tcPr>
            <w:tcW w:w="1276" w:type="dxa"/>
            <w:noWrap w:val="0"/>
            <w:vAlign w:val="center"/>
          </w:tcPr>
          <w:p w14:paraId="195C27C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99923E6">
            <w:pPr>
              <w:jc w:val="center"/>
              <w:rPr>
                <w:sz w:val="22"/>
                <w:szCs w:val="22"/>
              </w:rPr>
            </w:pPr>
            <w:r>
              <w:rPr>
                <w:rFonts w:hint="default"/>
                <w:sz w:val="22"/>
                <w:szCs w:val="22"/>
                <w:lang w:val="en-US"/>
              </w:rPr>
              <w:t>5</w:t>
            </w:r>
            <w:r>
              <w:rPr>
                <w:sz w:val="22"/>
                <w:szCs w:val="22"/>
              </w:rPr>
              <w:t>0</w:t>
            </w:r>
          </w:p>
        </w:tc>
        <w:tc>
          <w:tcPr>
            <w:tcW w:w="708" w:type="dxa"/>
            <w:noWrap w:val="0"/>
            <w:vAlign w:val="center"/>
          </w:tcPr>
          <w:p w14:paraId="39318484">
            <w:pPr>
              <w:jc w:val="center"/>
              <w:rPr>
                <w:sz w:val="22"/>
                <w:szCs w:val="22"/>
              </w:rPr>
            </w:pPr>
            <w:r>
              <w:rPr>
                <w:sz w:val="22"/>
                <w:szCs w:val="22"/>
              </w:rPr>
              <w:t>否</w:t>
            </w:r>
          </w:p>
        </w:tc>
        <w:tc>
          <w:tcPr>
            <w:tcW w:w="1560" w:type="dxa"/>
            <w:noWrap w:val="0"/>
            <w:vAlign w:val="center"/>
          </w:tcPr>
          <w:p w14:paraId="79DA3986">
            <w:pPr>
              <w:rPr>
                <w:sz w:val="22"/>
                <w:szCs w:val="22"/>
              </w:rPr>
            </w:pPr>
          </w:p>
        </w:tc>
      </w:tr>
      <w:tr w14:paraId="7194B7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04EF8">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7B09CE2">
            <w:pPr>
              <w:rPr>
                <w:sz w:val="22"/>
                <w:szCs w:val="22"/>
              </w:rPr>
            </w:pPr>
            <w:r>
              <w:rPr>
                <w:sz w:val="22"/>
                <w:szCs w:val="22"/>
              </w:rPr>
              <w:t>gmfjbr</w:t>
            </w:r>
          </w:p>
        </w:tc>
        <w:tc>
          <w:tcPr>
            <w:tcW w:w="1843" w:type="dxa"/>
            <w:noWrap w:val="0"/>
            <w:vAlign w:val="center"/>
          </w:tcPr>
          <w:p w14:paraId="1DA9799C">
            <w:pPr>
              <w:rPr>
                <w:sz w:val="22"/>
                <w:szCs w:val="22"/>
              </w:rPr>
            </w:pPr>
            <w:r>
              <w:rPr>
                <w:sz w:val="22"/>
                <w:szCs w:val="22"/>
              </w:rPr>
              <w:t>购买方经办人姓名</w:t>
            </w:r>
          </w:p>
        </w:tc>
        <w:tc>
          <w:tcPr>
            <w:tcW w:w="1276" w:type="dxa"/>
            <w:noWrap w:val="0"/>
            <w:vAlign w:val="center"/>
          </w:tcPr>
          <w:p w14:paraId="7197CB87">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FF4496">
            <w:pPr>
              <w:jc w:val="center"/>
              <w:rPr>
                <w:sz w:val="22"/>
                <w:szCs w:val="22"/>
              </w:rPr>
            </w:pPr>
            <w:r>
              <w:rPr>
                <w:sz w:val="22"/>
                <w:szCs w:val="22"/>
              </w:rPr>
              <w:t>150</w:t>
            </w:r>
          </w:p>
        </w:tc>
        <w:tc>
          <w:tcPr>
            <w:tcW w:w="708" w:type="dxa"/>
            <w:noWrap w:val="0"/>
            <w:vAlign w:val="center"/>
          </w:tcPr>
          <w:p w14:paraId="3F9130A2">
            <w:pPr>
              <w:jc w:val="center"/>
              <w:rPr>
                <w:sz w:val="22"/>
                <w:szCs w:val="22"/>
              </w:rPr>
            </w:pPr>
            <w:r>
              <w:rPr>
                <w:sz w:val="22"/>
                <w:szCs w:val="22"/>
              </w:rPr>
              <w:t>否</w:t>
            </w:r>
          </w:p>
        </w:tc>
        <w:tc>
          <w:tcPr>
            <w:tcW w:w="1560" w:type="dxa"/>
            <w:noWrap w:val="0"/>
            <w:vAlign w:val="center"/>
          </w:tcPr>
          <w:p w14:paraId="575779AE">
            <w:pPr>
              <w:rPr>
                <w:sz w:val="22"/>
                <w:szCs w:val="22"/>
              </w:rPr>
            </w:pPr>
          </w:p>
        </w:tc>
      </w:tr>
      <w:tr w14:paraId="70572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40CED4">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C548871">
            <w:pPr>
              <w:rPr>
                <w:sz w:val="22"/>
                <w:szCs w:val="22"/>
              </w:rPr>
            </w:pPr>
            <w:r>
              <w:rPr>
                <w:sz w:val="22"/>
                <w:szCs w:val="22"/>
              </w:rPr>
              <w:t>jbrsfzjhm</w:t>
            </w:r>
          </w:p>
        </w:tc>
        <w:tc>
          <w:tcPr>
            <w:tcW w:w="1843" w:type="dxa"/>
            <w:noWrap w:val="0"/>
            <w:vAlign w:val="center"/>
          </w:tcPr>
          <w:p w14:paraId="019465FB">
            <w:pPr>
              <w:rPr>
                <w:sz w:val="22"/>
                <w:szCs w:val="22"/>
              </w:rPr>
            </w:pPr>
            <w:r>
              <w:rPr>
                <w:sz w:val="22"/>
                <w:szCs w:val="22"/>
              </w:rPr>
              <w:t>购买方经办人证件号码</w:t>
            </w:r>
          </w:p>
        </w:tc>
        <w:tc>
          <w:tcPr>
            <w:tcW w:w="1276" w:type="dxa"/>
            <w:noWrap w:val="0"/>
            <w:vAlign w:val="center"/>
          </w:tcPr>
          <w:p w14:paraId="341EB87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16B128F">
            <w:pPr>
              <w:jc w:val="center"/>
              <w:rPr>
                <w:sz w:val="22"/>
                <w:szCs w:val="22"/>
              </w:rPr>
            </w:pPr>
            <w:r>
              <w:rPr>
                <w:sz w:val="22"/>
                <w:szCs w:val="22"/>
              </w:rPr>
              <w:t>30</w:t>
            </w:r>
          </w:p>
        </w:tc>
        <w:tc>
          <w:tcPr>
            <w:tcW w:w="708" w:type="dxa"/>
            <w:noWrap w:val="0"/>
            <w:vAlign w:val="center"/>
          </w:tcPr>
          <w:p w14:paraId="6E172596">
            <w:pPr>
              <w:jc w:val="center"/>
              <w:rPr>
                <w:sz w:val="22"/>
                <w:szCs w:val="22"/>
              </w:rPr>
            </w:pPr>
            <w:r>
              <w:rPr>
                <w:sz w:val="22"/>
                <w:szCs w:val="22"/>
              </w:rPr>
              <w:t>否</w:t>
            </w:r>
          </w:p>
        </w:tc>
        <w:tc>
          <w:tcPr>
            <w:tcW w:w="1560" w:type="dxa"/>
            <w:noWrap w:val="0"/>
            <w:vAlign w:val="center"/>
          </w:tcPr>
          <w:p w14:paraId="3218C670">
            <w:pPr>
              <w:rPr>
                <w:sz w:val="22"/>
                <w:szCs w:val="22"/>
              </w:rPr>
            </w:pPr>
          </w:p>
        </w:tc>
      </w:tr>
      <w:tr w14:paraId="40B566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4D974F0">
            <w:pPr>
              <w:keepNext w:val="0"/>
              <w:keepLines w:val="0"/>
              <w:widowControl/>
              <w:suppressLineNumbers w:val="0"/>
              <w:jc w:val="left"/>
              <w:textAlignment w:val="center"/>
              <w:rPr>
                <w:rFonts w:hint="default"/>
                <w:szCs w:val="21"/>
                <w:lang w:val="en-US"/>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22024790">
            <w:pPr>
              <w:rPr>
                <w:sz w:val="22"/>
                <w:szCs w:val="22"/>
              </w:rPr>
            </w:pPr>
            <w:r>
              <w:rPr>
                <w:sz w:val="22"/>
                <w:szCs w:val="22"/>
              </w:rPr>
              <w:t>gmfjbrlxdh</w:t>
            </w:r>
          </w:p>
        </w:tc>
        <w:tc>
          <w:tcPr>
            <w:tcW w:w="1843" w:type="dxa"/>
            <w:noWrap w:val="0"/>
            <w:vAlign w:val="center"/>
          </w:tcPr>
          <w:p w14:paraId="44141F46">
            <w:pPr>
              <w:rPr>
                <w:sz w:val="22"/>
                <w:szCs w:val="22"/>
              </w:rPr>
            </w:pPr>
            <w:r>
              <w:rPr>
                <w:sz w:val="22"/>
                <w:szCs w:val="22"/>
              </w:rPr>
              <w:t>购买方经办人联系电话</w:t>
            </w:r>
          </w:p>
        </w:tc>
        <w:tc>
          <w:tcPr>
            <w:tcW w:w="1276" w:type="dxa"/>
            <w:noWrap w:val="0"/>
            <w:vAlign w:val="center"/>
          </w:tcPr>
          <w:p w14:paraId="0541B97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B914E56">
            <w:pPr>
              <w:jc w:val="center"/>
              <w:rPr>
                <w:sz w:val="22"/>
                <w:szCs w:val="22"/>
              </w:rPr>
            </w:pPr>
            <w:r>
              <w:rPr>
                <w:sz w:val="22"/>
                <w:szCs w:val="22"/>
              </w:rPr>
              <w:t>60</w:t>
            </w:r>
          </w:p>
        </w:tc>
        <w:tc>
          <w:tcPr>
            <w:tcW w:w="708" w:type="dxa"/>
            <w:noWrap w:val="0"/>
            <w:vAlign w:val="center"/>
          </w:tcPr>
          <w:p w14:paraId="2CF08426">
            <w:pPr>
              <w:jc w:val="center"/>
              <w:rPr>
                <w:sz w:val="22"/>
                <w:szCs w:val="22"/>
              </w:rPr>
            </w:pPr>
            <w:r>
              <w:rPr>
                <w:sz w:val="22"/>
                <w:szCs w:val="22"/>
              </w:rPr>
              <w:t>否</w:t>
            </w:r>
          </w:p>
        </w:tc>
        <w:tc>
          <w:tcPr>
            <w:tcW w:w="1560" w:type="dxa"/>
            <w:noWrap w:val="0"/>
            <w:vAlign w:val="center"/>
          </w:tcPr>
          <w:p w14:paraId="71F1C980">
            <w:pPr>
              <w:rPr>
                <w:sz w:val="22"/>
                <w:szCs w:val="22"/>
              </w:rPr>
            </w:pPr>
          </w:p>
        </w:tc>
      </w:tr>
      <w:tr w14:paraId="246DD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7909C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79E25D3C">
            <w:pPr>
              <w:rPr>
                <w:sz w:val="22"/>
                <w:szCs w:val="22"/>
              </w:rPr>
            </w:pPr>
            <w:r>
              <w:rPr>
                <w:sz w:val="22"/>
                <w:szCs w:val="22"/>
              </w:rPr>
              <w:t>hjje</w:t>
            </w:r>
          </w:p>
        </w:tc>
        <w:tc>
          <w:tcPr>
            <w:tcW w:w="1843" w:type="dxa"/>
            <w:noWrap w:val="0"/>
            <w:vAlign w:val="center"/>
          </w:tcPr>
          <w:p w14:paraId="0403694A">
            <w:pPr>
              <w:rPr>
                <w:sz w:val="22"/>
                <w:szCs w:val="22"/>
              </w:rPr>
            </w:pPr>
            <w:r>
              <w:rPr>
                <w:sz w:val="22"/>
                <w:szCs w:val="22"/>
              </w:rPr>
              <w:t>合计金额</w:t>
            </w:r>
          </w:p>
        </w:tc>
        <w:tc>
          <w:tcPr>
            <w:tcW w:w="1276" w:type="dxa"/>
            <w:noWrap w:val="0"/>
            <w:vAlign w:val="center"/>
          </w:tcPr>
          <w:p w14:paraId="38AE8ED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E245A98">
            <w:pPr>
              <w:jc w:val="center"/>
              <w:rPr>
                <w:sz w:val="22"/>
                <w:szCs w:val="22"/>
              </w:rPr>
            </w:pPr>
            <w:r>
              <w:rPr>
                <w:sz w:val="22"/>
                <w:szCs w:val="22"/>
              </w:rPr>
              <w:t>18,2</w:t>
            </w:r>
          </w:p>
        </w:tc>
        <w:tc>
          <w:tcPr>
            <w:tcW w:w="708" w:type="dxa"/>
            <w:noWrap w:val="0"/>
            <w:vAlign w:val="center"/>
          </w:tcPr>
          <w:p w14:paraId="7AEEE08F">
            <w:pPr>
              <w:jc w:val="center"/>
              <w:rPr>
                <w:sz w:val="22"/>
                <w:szCs w:val="22"/>
              </w:rPr>
            </w:pPr>
            <w:r>
              <w:rPr>
                <w:sz w:val="22"/>
                <w:szCs w:val="22"/>
              </w:rPr>
              <w:t>是</w:t>
            </w:r>
          </w:p>
        </w:tc>
        <w:tc>
          <w:tcPr>
            <w:tcW w:w="1560" w:type="dxa"/>
            <w:noWrap w:val="0"/>
            <w:vAlign w:val="center"/>
          </w:tcPr>
          <w:p w14:paraId="5A52E4E4">
            <w:pPr>
              <w:rPr>
                <w:sz w:val="22"/>
                <w:szCs w:val="22"/>
              </w:rPr>
            </w:pPr>
          </w:p>
        </w:tc>
      </w:tr>
      <w:tr w14:paraId="038AC8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BB915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4860D1F4">
            <w:pPr>
              <w:rPr>
                <w:sz w:val="22"/>
                <w:szCs w:val="22"/>
              </w:rPr>
            </w:pPr>
            <w:r>
              <w:rPr>
                <w:sz w:val="22"/>
                <w:szCs w:val="22"/>
              </w:rPr>
              <w:t>hjse</w:t>
            </w:r>
          </w:p>
        </w:tc>
        <w:tc>
          <w:tcPr>
            <w:tcW w:w="1843" w:type="dxa"/>
            <w:noWrap w:val="0"/>
            <w:vAlign w:val="center"/>
          </w:tcPr>
          <w:p w14:paraId="1E9B83B3">
            <w:pPr>
              <w:rPr>
                <w:sz w:val="22"/>
                <w:szCs w:val="22"/>
              </w:rPr>
            </w:pPr>
            <w:r>
              <w:rPr>
                <w:sz w:val="22"/>
                <w:szCs w:val="22"/>
              </w:rPr>
              <w:t>合计税额</w:t>
            </w:r>
          </w:p>
        </w:tc>
        <w:tc>
          <w:tcPr>
            <w:tcW w:w="1276" w:type="dxa"/>
            <w:noWrap w:val="0"/>
            <w:vAlign w:val="center"/>
          </w:tcPr>
          <w:p w14:paraId="3A48429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A1D8085">
            <w:pPr>
              <w:jc w:val="center"/>
              <w:rPr>
                <w:sz w:val="22"/>
                <w:szCs w:val="22"/>
              </w:rPr>
            </w:pPr>
            <w:r>
              <w:rPr>
                <w:sz w:val="22"/>
                <w:szCs w:val="22"/>
              </w:rPr>
              <w:t>18,2</w:t>
            </w:r>
          </w:p>
        </w:tc>
        <w:tc>
          <w:tcPr>
            <w:tcW w:w="708" w:type="dxa"/>
            <w:noWrap w:val="0"/>
            <w:vAlign w:val="center"/>
          </w:tcPr>
          <w:p w14:paraId="46246237">
            <w:pPr>
              <w:jc w:val="center"/>
              <w:rPr>
                <w:sz w:val="22"/>
                <w:szCs w:val="22"/>
              </w:rPr>
            </w:pPr>
            <w:r>
              <w:rPr>
                <w:sz w:val="22"/>
                <w:szCs w:val="22"/>
              </w:rPr>
              <w:t>是</w:t>
            </w:r>
          </w:p>
        </w:tc>
        <w:tc>
          <w:tcPr>
            <w:tcW w:w="1560" w:type="dxa"/>
            <w:noWrap w:val="0"/>
            <w:vAlign w:val="center"/>
          </w:tcPr>
          <w:p w14:paraId="614EC6BB">
            <w:pPr>
              <w:rPr>
                <w:sz w:val="22"/>
                <w:szCs w:val="22"/>
              </w:rPr>
            </w:pPr>
          </w:p>
        </w:tc>
      </w:tr>
      <w:tr w14:paraId="09137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917C2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77013EEB">
            <w:pPr>
              <w:rPr>
                <w:sz w:val="22"/>
                <w:szCs w:val="22"/>
              </w:rPr>
            </w:pPr>
            <w:r>
              <w:rPr>
                <w:sz w:val="22"/>
                <w:szCs w:val="22"/>
              </w:rPr>
              <w:t>jshj</w:t>
            </w:r>
          </w:p>
        </w:tc>
        <w:tc>
          <w:tcPr>
            <w:tcW w:w="1843" w:type="dxa"/>
            <w:noWrap w:val="0"/>
            <w:vAlign w:val="center"/>
          </w:tcPr>
          <w:p w14:paraId="0B29081B">
            <w:pPr>
              <w:rPr>
                <w:sz w:val="22"/>
                <w:szCs w:val="22"/>
              </w:rPr>
            </w:pPr>
            <w:r>
              <w:rPr>
                <w:sz w:val="22"/>
                <w:szCs w:val="22"/>
              </w:rPr>
              <w:t>价税合计</w:t>
            </w:r>
          </w:p>
        </w:tc>
        <w:tc>
          <w:tcPr>
            <w:tcW w:w="1276" w:type="dxa"/>
            <w:noWrap w:val="0"/>
            <w:vAlign w:val="center"/>
          </w:tcPr>
          <w:p w14:paraId="670BA8A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FDDCE86">
            <w:pPr>
              <w:jc w:val="center"/>
              <w:rPr>
                <w:sz w:val="22"/>
                <w:szCs w:val="22"/>
              </w:rPr>
            </w:pPr>
            <w:r>
              <w:rPr>
                <w:sz w:val="22"/>
                <w:szCs w:val="22"/>
              </w:rPr>
              <w:t>18,2</w:t>
            </w:r>
          </w:p>
        </w:tc>
        <w:tc>
          <w:tcPr>
            <w:tcW w:w="708" w:type="dxa"/>
            <w:noWrap w:val="0"/>
            <w:vAlign w:val="center"/>
          </w:tcPr>
          <w:p w14:paraId="6CDAF179">
            <w:pPr>
              <w:jc w:val="center"/>
              <w:rPr>
                <w:sz w:val="22"/>
                <w:szCs w:val="22"/>
              </w:rPr>
            </w:pPr>
            <w:r>
              <w:rPr>
                <w:sz w:val="22"/>
                <w:szCs w:val="22"/>
              </w:rPr>
              <w:t>是</w:t>
            </w:r>
          </w:p>
        </w:tc>
        <w:tc>
          <w:tcPr>
            <w:tcW w:w="1560" w:type="dxa"/>
            <w:noWrap w:val="0"/>
            <w:vAlign w:val="center"/>
          </w:tcPr>
          <w:p w14:paraId="2D359E2C">
            <w:pPr>
              <w:rPr>
                <w:sz w:val="22"/>
                <w:szCs w:val="22"/>
              </w:rPr>
            </w:pPr>
          </w:p>
        </w:tc>
      </w:tr>
      <w:tr w14:paraId="3E84F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227C14">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478C98D4">
            <w:pPr>
              <w:rPr>
                <w:sz w:val="22"/>
                <w:szCs w:val="22"/>
              </w:rPr>
            </w:pPr>
            <w:r>
              <w:rPr>
                <w:sz w:val="22"/>
                <w:szCs w:val="22"/>
              </w:rPr>
              <w:t>skyhmc</w:t>
            </w:r>
          </w:p>
        </w:tc>
        <w:tc>
          <w:tcPr>
            <w:tcW w:w="1843" w:type="dxa"/>
            <w:noWrap w:val="0"/>
            <w:vAlign w:val="center"/>
          </w:tcPr>
          <w:p w14:paraId="5F3BC681">
            <w:pPr>
              <w:rPr>
                <w:sz w:val="22"/>
                <w:szCs w:val="22"/>
              </w:rPr>
            </w:pPr>
            <w:r>
              <w:rPr>
                <w:sz w:val="22"/>
                <w:szCs w:val="22"/>
              </w:rPr>
              <w:t>收款银行名称</w:t>
            </w:r>
          </w:p>
        </w:tc>
        <w:tc>
          <w:tcPr>
            <w:tcW w:w="1276" w:type="dxa"/>
            <w:noWrap w:val="0"/>
            <w:vAlign w:val="center"/>
          </w:tcPr>
          <w:p w14:paraId="41871C2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FF62D73">
            <w:pPr>
              <w:jc w:val="center"/>
              <w:rPr>
                <w:sz w:val="22"/>
                <w:szCs w:val="22"/>
              </w:rPr>
            </w:pPr>
            <w:r>
              <w:rPr>
                <w:sz w:val="22"/>
                <w:szCs w:val="22"/>
              </w:rPr>
              <w:t>120</w:t>
            </w:r>
          </w:p>
        </w:tc>
        <w:tc>
          <w:tcPr>
            <w:tcW w:w="708" w:type="dxa"/>
            <w:noWrap w:val="0"/>
            <w:vAlign w:val="center"/>
          </w:tcPr>
          <w:p w14:paraId="370D834C">
            <w:pPr>
              <w:jc w:val="center"/>
              <w:rPr>
                <w:sz w:val="22"/>
                <w:szCs w:val="22"/>
              </w:rPr>
            </w:pPr>
            <w:r>
              <w:rPr>
                <w:sz w:val="22"/>
                <w:szCs w:val="22"/>
              </w:rPr>
              <w:t>否</w:t>
            </w:r>
          </w:p>
        </w:tc>
        <w:tc>
          <w:tcPr>
            <w:tcW w:w="1560" w:type="dxa"/>
            <w:noWrap w:val="0"/>
            <w:vAlign w:val="center"/>
          </w:tcPr>
          <w:p w14:paraId="1B4A2705">
            <w:pPr>
              <w:rPr>
                <w:sz w:val="22"/>
                <w:szCs w:val="22"/>
              </w:rPr>
            </w:pPr>
          </w:p>
        </w:tc>
      </w:tr>
      <w:tr w14:paraId="17A65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6126BC">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E355768">
            <w:pPr>
              <w:rPr>
                <w:sz w:val="22"/>
                <w:szCs w:val="22"/>
              </w:rPr>
            </w:pPr>
            <w:r>
              <w:rPr>
                <w:sz w:val="22"/>
                <w:szCs w:val="22"/>
              </w:rPr>
              <w:t>skyhzh</w:t>
            </w:r>
          </w:p>
        </w:tc>
        <w:tc>
          <w:tcPr>
            <w:tcW w:w="1843" w:type="dxa"/>
            <w:noWrap w:val="0"/>
            <w:vAlign w:val="center"/>
          </w:tcPr>
          <w:p w14:paraId="54C35C7D">
            <w:pPr>
              <w:rPr>
                <w:sz w:val="22"/>
                <w:szCs w:val="22"/>
              </w:rPr>
            </w:pPr>
            <w:r>
              <w:rPr>
                <w:sz w:val="22"/>
                <w:szCs w:val="22"/>
              </w:rPr>
              <w:t>收款银行账号</w:t>
            </w:r>
          </w:p>
        </w:tc>
        <w:tc>
          <w:tcPr>
            <w:tcW w:w="1276" w:type="dxa"/>
            <w:noWrap w:val="0"/>
            <w:vAlign w:val="center"/>
          </w:tcPr>
          <w:p w14:paraId="420B272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4420A5C">
            <w:pPr>
              <w:jc w:val="center"/>
              <w:rPr>
                <w:sz w:val="22"/>
                <w:szCs w:val="22"/>
              </w:rPr>
            </w:pPr>
            <w:r>
              <w:rPr>
                <w:sz w:val="22"/>
                <w:szCs w:val="22"/>
              </w:rPr>
              <w:t>100</w:t>
            </w:r>
          </w:p>
        </w:tc>
        <w:tc>
          <w:tcPr>
            <w:tcW w:w="708" w:type="dxa"/>
            <w:noWrap w:val="0"/>
            <w:vAlign w:val="center"/>
          </w:tcPr>
          <w:p w14:paraId="7BB3824A">
            <w:pPr>
              <w:jc w:val="center"/>
              <w:rPr>
                <w:sz w:val="22"/>
                <w:szCs w:val="22"/>
              </w:rPr>
            </w:pPr>
            <w:r>
              <w:rPr>
                <w:sz w:val="22"/>
                <w:szCs w:val="22"/>
              </w:rPr>
              <w:t>否</w:t>
            </w:r>
          </w:p>
        </w:tc>
        <w:tc>
          <w:tcPr>
            <w:tcW w:w="1560" w:type="dxa"/>
            <w:noWrap w:val="0"/>
            <w:vAlign w:val="center"/>
          </w:tcPr>
          <w:p w14:paraId="0455F911">
            <w:pPr>
              <w:rPr>
                <w:sz w:val="22"/>
                <w:szCs w:val="22"/>
              </w:rPr>
            </w:pPr>
          </w:p>
        </w:tc>
      </w:tr>
      <w:tr w14:paraId="4A3B6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23592A9">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2E880972">
            <w:pPr>
              <w:rPr>
                <w:sz w:val="22"/>
                <w:szCs w:val="22"/>
              </w:rPr>
            </w:pPr>
            <w:r>
              <w:rPr>
                <w:sz w:val="22"/>
                <w:szCs w:val="22"/>
              </w:rPr>
              <w:t>jsfs</w:t>
            </w:r>
          </w:p>
        </w:tc>
        <w:tc>
          <w:tcPr>
            <w:tcW w:w="1843" w:type="dxa"/>
            <w:noWrap w:val="0"/>
            <w:vAlign w:val="center"/>
          </w:tcPr>
          <w:p w14:paraId="0C2746DA">
            <w:pPr>
              <w:rPr>
                <w:sz w:val="22"/>
                <w:szCs w:val="22"/>
              </w:rPr>
            </w:pPr>
            <w:r>
              <w:rPr>
                <w:sz w:val="22"/>
                <w:szCs w:val="22"/>
              </w:rPr>
              <w:t>结算方式</w:t>
            </w:r>
          </w:p>
        </w:tc>
        <w:tc>
          <w:tcPr>
            <w:tcW w:w="1276" w:type="dxa"/>
            <w:noWrap w:val="0"/>
            <w:vAlign w:val="center"/>
          </w:tcPr>
          <w:p w14:paraId="253261E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FB5B2C8">
            <w:pPr>
              <w:jc w:val="center"/>
              <w:rPr>
                <w:sz w:val="22"/>
                <w:szCs w:val="22"/>
              </w:rPr>
            </w:pPr>
            <w:r>
              <w:rPr>
                <w:sz w:val="22"/>
                <w:szCs w:val="22"/>
              </w:rPr>
              <w:t>2</w:t>
            </w:r>
          </w:p>
        </w:tc>
        <w:tc>
          <w:tcPr>
            <w:tcW w:w="708" w:type="dxa"/>
            <w:noWrap w:val="0"/>
            <w:vAlign w:val="center"/>
          </w:tcPr>
          <w:p w14:paraId="3749F51B">
            <w:pPr>
              <w:jc w:val="center"/>
              <w:rPr>
                <w:sz w:val="22"/>
                <w:szCs w:val="22"/>
              </w:rPr>
            </w:pPr>
            <w:r>
              <w:rPr>
                <w:sz w:val="22"/>
                <w:szCs w:val="22"/>
              </w:rPr>
              <w:t>否</w:t>
            </w:r>
          </w:p>
        </w:tc>
        <w:tc>
          <w:tcPr>
            <w:tcW w:w="1560" w:type="dxa"/>
            <w:noWrap w:val="0"/>
            <w:vAlign w:val="center"/>
          </w:tcPr>
          <w:p w14:paraId="679E407C">
            <w:pPr>
              <w:widowControl/>
              <w:jc w:val="left"/>
              <w:rPr>
                <w:bCs/>
                <w:kern w:val="0"/>
                <w:szCs w:val="21"/>
              </w:rPr>
            </w:pPr>
            <w:r>
              <w:rPr>
                <w:bCs/>
                <w:kern w:val="0"/>
                <w:szCs w:val="21"/>
              </w:rPr>
              <w:t>01：现金</w:t>
            </w:r>
          </w:p>
          <w:p w14:paraId="1B58CBFB">
            <w:pPr>
              <w:widowControl/>
              <w:jc w:val="left"/>
              <w:rPr>
                <w:bCs/>
                <w:kern w:val="0"/>
                <w:szCs w:val="21"/>
              </w:rPr>
            </w:pPr>
            <w:r>
              <w:rPr>
                <w:bCs/>
                <w:kern w:val="0"/>
                <w:szCs w:val="21"/>
              </w:rPr>
              <w:t>02：银行转账</w:t>
            </w:r>
          </w:p>
          <w:p w14:paraId="6655AA21">
            <w:pPr>
              <w:widowControl/>
              <w:jc w:val="left"/>
              <w:rPr>
                <w:bCs/>
                <w:kern w:val="0"/>
                <w:szCs w:val="21"/>
              </w:rPr>
            </w:pPr>
            <w:r>
              <w:rPr>
                <w:bCs/>
                <w:kern w:val="0"/>
                <w:szCs w:val="21"/>
              </w:rPr>
              <w:t>03：票据</w:t>
            </w:r>
          </w:p>
          <w:p w14:paraId="262DF23E">
            <w:pPr>
              <w:widowControl/>
              <w:jc w:val="left"/>
              <w:rPr>
                <w:bCs/>
                <w:kern w:val="0"/>
                <w:szCs w:val="21"/>
              </w:rPr>
            </w:pPr>
            <w:r>
              <w:rPr>
                <w:bCs/>
                <w:kern w:val="0"/>
                <w:szCs w:val="21"/>
              </w:rPr>
              <w:t>04：第三方支付</w:t>
            </w:r>
          </w:p>
          <w:p w14:paraId="73DF75D0">
            <w:pPr>
              <w:widowControl/>
              <w:jc w:val="left"/>
              <w:rPr>
                <w:bCs/>
                <w:kern w:val="0"/>
                <w:szCs w:val="21"/>
              </w:rPr>
            </w:pPr>
            <w:r>
              <w:rPr>
                <w:bCs/>
                <w:kern w:val="0"/>
                <w:szCs w:val="21"/>
              </w:rPr>
              <w:t>05：预付卡</w:t>
            </w:r>
          </w:p>
          <w:p w14:paraId="24984B78">
            <w:pPr>
              <w:rPr>
                <w:sz w:val="22"/>
                <w:szCs w:val="22"/>
              </w:rPr>
            </w:pPr>
            <w:r>
              <w:rPr>
                <w:bCs/>
                <w:kern w:val="0"/>
                <w:szCs w:val="21"/>
              </w:rPr>
              <w:t>99：其他</w:t>
            </w:r>
          </w:p>
        </w:tc>
      </w:tr>
      <w:tr w14:paraId="479B52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628C43">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3D10187E">
            <w:pPr>
              <w:rPr>
                <w:sz w:val="22"/>
                <w:szCs w:val="22"/>
              </w:rPr>
            </w:pPr>
            <w:r>
              <w:rPr>
                <w:sz w:val="22"/>
                <w:szCs w:val="22"/>
              </w:rPr>
              <w:t>ysxwfsd</w:t>
            </w:r>
          </w:p>
        </w:tc>
        <w:tc>
          <w:tcPr>
            <w:tcW w:w="1843" w:type="dxa"/>
            <w:noWrap w:val="0"/>
            <w:vAlign w:val="center"/>
          </w:tcPr>
          <w:p w14:paraId="147A5856">
            <w:pPr>
              <w:rPr>
                <w:sz w:val="22"/>
                <w:szCs w:val="22"/>
              </w:rPr>
            </w:pPr>
            <w:r>
              <w:rPr>
                <w:sz w:val="22"/>
                <w:szCs w:val="22"/>
              </w:rPr>
              <w:t>应税行为发生地</w:t>
            </w:r>
          </w:p>
        </w:tc>
        <w:tc>
          <w:tcPr>
            <w:tcW w:w="1276" w:type="dxa"/>
            <w:noWrap w:val="0"/>
            <w:vAlign w:val="center"/>
          </w:tcPr>
          <w:p w14:paraId="5D0F551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6E2EF8">
            <w:pPr>
              <w:jc w:val="center"/>
              <w:rPr>
                <w:sz w:val="22"/>
                <w:szCs w:val="22"/>
              </w:rPr>
            </w:pPr>
            <w:r>
              <w:rPr>
                <w:sz w:val="22"/>
                <w:szCs w:val="22"/>
              </w:rPr>
              <w:t>11</w:t>
            </w:r>
          </w:p>
        </w:tc>
        <w:tc>
          <w:tcPr>
            <w:tcW w:w="708" w:type="dxa"/>
            <w:noWrap w:val="0"/>
            <w:vAlign w:val="center"/>
          </w:tcPr>
          <w:p w14:paraId="684487FB">
            <w:pPr>
              <w:jc w:val="center"/>
              <w:rPr>
                <w:sz w:val="22"/>
                <w:szCs w:val="22"/>
              </w:rPr>
            </w:pPr>
            <w:r>
              <w:rPr>
                <w:sz w:val="22"/>
                <w:szCs w:val="22"/>
              </w:rPr>
              <w:t>否</w:t>
            </w:r>
          </w:p>
        </w:tc>
        <w:tc>
          <w:tcPr>
            <w:tcW w:w="1560" w:type="dxa"/>
            <w:noWrap w:val="0"/>
            <w:vAlign w:val="center"/>
          </w:tcPr>
          <w:p w14:paraId="63A6095E">
            <w:pPr>
              <w:rPr>
                <w:sz w:val="22"/>
                <w:szCs w:val="22"/>
              </w:rPr>
            </w:pPr>
          </w:p>
        </w:tc>
      </w:tr>
      <w:tr w14:paraId="11B97B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BBCD4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2ED89E3B">
            <w:pPr>
              <w:rPr>
                <w:sz w:val="22"/>
                <w:szCs w:val="22"/>
              </w:rPr>
            </w:pPr>
            <w:r>
              <w:rPr>
                <w:sz w:val="22"/>
                <w:szCs w:val="22"/>
              </w:rPr>
              <w:t>kpr</w:t>
            </w:r>
          </w:p>
        </w:tc>
        <w:tc>
          <w:tcPr>
            <w:tcW w:w="1843" w:type="dxa"/>
            <w:noWrap w:val="0"/>
            <w:vAlign w:val="center"/>
          </w:tcPr>
          <w:p w14:paraId="11E03C70">
            <w:pPr>
              <w:rPr>
                <w:sz w:val="22"/>
                <w:szCs w:val="22"/>
              </w:rPr>
            </w:pPr>
            <w:r>
              <w:rPr>
                <w:sz w:val="22"/>
                <w:szCs w:val="22"/>
              </w:rPr>
              <w:t>开票人</w:t>
            </w:r>
          </w:p>
        </w:tc>
        <w:tc>
          <w:tcPr>
            <w:tcW w:w="1276" w:type="dxa"/>
            <w:noWrap w:val="0"/>
            <w:vAlign w:val="center"/>
          </w:tcPr>
          <w:p w14:paraId="6B8D2BF4">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7527E94">
            <w:pPr>
              <w:jc w:val="center"/>
              <w:rPr>
                <w:sz w:val="22"/>
                <w:szCs w:val="22"/>
              </w:rPr>
            </w:pPr>
            <w:r>
              <w:rPr>
                <w:sz w:val="22"/>
                <w:szCs w:val="22"/>
              </w:rPr>
              <w:t>300</w:t>
            </w:r>
          </w:p>
        </w:tc>
        <w:tc>
          <w:tcPr>
            <w:tcW w:w="708" w:type="dxa"/>
            <w:noWrap w:val="0"/>
            <w:vAlign w:val="center"/>
          </w:tcPr>
          <w:p w14:paraId="52FF5000">
            <w:pPr>
              <w:jc w:val="center"/>
              <w:rPr>
                <w:sz w:val="22"/>
                <w:szCs w:val="22"/>
              </w:rPr>
            </w:pPr>
            <w:r>
              <w:rPr>
                <w:sz w:val="22"/>
                <w:szCs w:val="22"/>
              </w:rPr>
              <w:t>是</w:t>
            </w:r>
          </w:p>
        </w:tc>
        <w:tc>
          <w:tcPr>
            <w:tcW w:w="1560" w:type="dxa"/>
            <w:noWrap w:val="0"/>
            <w:vAlign w:val="center"/>
          </w:tcPr>
          <w:p w14:paraId="6CB0CD06">
            <w:pPr>
              <w:rPr>
                <w:sz w:val="22"/>
                <w:szCs w:val="22"/>
              </w:rPr>
            </w:pPr>
          </w:p>
        </w:tc>
      </w:tr>
      <w:tr w14:paraId="094C6F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F92CEB">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66EECBD2">
            <w:pPr>
              <w:rPr>
                <w:sz w:val="22"/>
                <w:szCs w:val="22"/>
              </w:rPr>
            </w:pPr>
            <w:r>
              <w:rPr>
                <w:sz w:val="22"/>
                <w:szCs w:val="22"/>
              </w:rPr>
              <w:t>kprzjhm</w:t>
            </w:r>
          </w:p>
        </w:tc>
        <w:tc>
          <w:tcPr>
            <w:tcW w:w="1843" w:type="dxa"/>
            <w:noWrap w:val="0"/>
            <w:vAlign w:val="center"/>
          </w:tcPr>
          <w:p w14:paraId="00A807FF">
            <w:pPr>
              <w:rPr>
                <w:sz w:val="22"/>
                <w:szCs w:val="22"/>
              </w:rPr>
            </w:pPr>
            <w:r>
              <w:rPr>
                <w:sz w:val="22"/>
                <w:szCs w:val="22"/>
              </w:rPr>
              <w:t>开票人证件号码</w:t>
            </w:r>
          </w:p>
        </w:tc>
        <w:tc>
          <w:tcPr>
            <w:tcW w:w="1276" w:type="dxa"/>
            <w:noWrap w:val="0"/>
            <w:vAlign w:val="center"/>
          </w:tcPr>
          <w:p w14:paraId="16C63BB1">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3A8389B7">
            <w:pPr>
              <w:jc w:val="center"/>
              <w:rPr>
                <w:sz w:val="22"/>
                <w:szCs w:val="22"/>
              </w:rPr>
            </w:pPr>
            <w:r>
              <w:rPr>
                <w:sz w:val="22"/>
                <w:szCs w:val="22"/>
              </w:rPr>
              <w:t>30</w:t>
            </w:r>
          </w:p>
        </w:tc>
        <w:tc>
          <w:tcPr>
            <w:tcW w:w="708" w:type="dxa"/>
            <w:noWrap w:val="0"/>
            <w:vAlign w:val="center"/>
          </w:tcPr>
          <w:p w14:paraId="18650C22">
            <w:pPr>
              <w:jc w:val="center"/>
              <w:rPr>
                <w:sz w:val="22"/>
                <w:szCs w:val="22"/>
              </w:rPr>
            </w:pPr>
            <w:r>
              <w:rPr>
                <w:sz w:val="22"/>
                <w:szCs w:val="22"/>
              </w:rPr>
              <w:t>否</w:t>
            </w:r>
          </w:p>
        </w:tc>
        <w:tc>
          <w:tcPr>
            <w:tcW w:w="1560" w:type="dxa"/>
            <w:noWrap w:val="0"/>
            <w:vAlign w:val="center"/>
          </w:tcPr>
          <w:p w14:paraId="6682DCD6">
            <w:pPr>
              <w:rPr>
                <w:sz w:val="22"/>
                <w:szCs w:val="22"/>
              </w:rPr>
            </w:pPr>
          </w:p>
        </w:tc>
      </w:tr>
      <w:tr w14:paraId="03777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6205E0">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18D6F1">
            <w:pPr>
              <w:rPr>
                <w:sz w:val="22"/>
                <w:szCs w:val="22"/>
              </w:rPr>
            </w:pPr>
            <w:r>
              <w:rPr>
                <w:sz w:val="22"/>
                <w:szCs w:val="22"/>
              </w:rPr>
              <w:t>kprzjlx</w:t>
            </w:r>
          </w:p>
        </w:tc>
        <w:tc>
          <w:tcPr>
            <w:tcW w:w="1843" w:type="dxa"/>
            <w:noWrap w:val="0"/>
            <w:vAlign w:val="center"/>
          </w:tcPr>
          <w:p w14:paraId="269DD4FD">
            <w:pPr>
              <w:rPr>
                <w:sz w:val="22"/>
                <w:szCs w:val="22"/>
              </w:rPr>
            </w:pPr>
            <w:r>
              <w:rPr>
                <w:sz w:val="22"/>
                <w:szCs w:val="22"/>
              </w:rPr>
              <w:t>开票人证件类型</w:t>
            </w:r>
          </w:p>
        </w:tc>
        <w:tc>
          <w:tcPr>
            <w:tcW w:w="1276" w:type="dxa"/>
            <w:noWrap w:val="0"/>
            <w:vAlign w:val="center"/>
          </w:tcPr>
          <w:p w14:paraId="2D25F07D">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E533E6E">
            <w:pPr>
              <w:jc w:val="center"/>
              <w:rPr>
                <w:sz w:val="22"/>
                <w:szCs w:val="22"/>
              </w:rPr>
            </w:pPr>
            <w:r>
              <w:rPr>
                <w:sz w:val="22"/>
                <w:szCs w:val="22"/>
              </w:rPr>
              <w:t>4</w:t>
            </w:r>
          </w:p>
        </w:tc>
        <w:tc>
          <w:tcPr>
            <w:tcW w:w="708" w:type="dxa"/>
            <w:noWrap w:val="0"/>
            <w:vAlign w:val="center"/>
          </w:tcPr>
          <w:p w14:paraId="4FD42665">
            <w:pPr>
              <w:jc w:val="center"/>
              <w:rPr>
                <w:sz w:val="22"/>
                <w:szCs w:val="22"/>
              </w:rPr>
            </w:pPr>
            <w:r>
              <w:rPr>
                <w:sz w:val="22"/>
                <w:szCs w:val="22"/>
              </w:rPr>
              <w:t>否</w:t>
            </w:r>
          </w:p>
        </w:tc>
        <w:tc>
          <w:tcPr>
            <w:tcW w:w="1560" w:type="dxa"/>
            <w:noWrap w:val="0"/>
            <w:vAlign w:val="center"/>
          </w:tcPr>
          <w:p w14:paraId="63AF4A6E">
            <w:pPr>
              <w:rPr>
                <w:rFonts w:hint="eastAsia"/>
                <w:sz w:val="22"/>
                <w:szCs w:val="22"/>
              </w:rPr>
            </w:pPr>
            <w:r>
              <w:rPr>
                <w:rFonts w:hint="eastAsia"/>
                <w:sz w:val="22"/>
                <w:szCs w:val="22"/>
              </w:rPr>
              <w:t>101：组织机构代码证</w:t>
            </w:r>
          </w:p>
          <w:p w14:paraId="435AFA13">
            <w:pPr>
              <w:rPr>
                <w:rFonts w:hint="eastAsia"/>
                <w:sz w:val="22"/>
                <w:szCs w:val="22"/>
              </w:rPr>
            </w:pPr>
            <w:r>
              <w:rPr>
                <w:rFonts w:hint="eastAsia"/>
                <w:sz w:val="22"/>
                <w:szCs w:val="22"/>
              </w:rPr>
              <w:t>102：营业执照</w:t>
            </w:r>
          </w:p>
          <w:p w14:paraId="26404E8A">
            <w:pPr>
              <w:rPr>
                <w:rFonts w:hint="eastAsia"/>
                <w:sz w:val="22"/>
                <w:szCs w:val="22"/>
              </w:rPr>
            </w:pPr>
            <w:r>
              <w:rPr>
                <w:rFonts w:hint="eastAsia"/>
                <w:sz w:val="22"/>
                <w:szCs w:val="22"/>
              </w:rPr>
              <w:t>103：税务登记证</w:t>
            </w:r>
          </w:p>
          <w:p w14:paraId="3EDF63AF">
            <w:pPr>
              <w:rPr>
                <w:rFonts w:hint="eastAsia"/>
                <w:sz w:val="22"/>
                <w:szCs w:val="22"/>
              </w:rPr>
            </w:pPr>
            <w:r>
              <w:rPr>
                <w:rFonts w:hint="eastAsia"/>
                <w:sz w:val="22"/>
                <w:szCs w:val="22"/>
              </w:rPr>
              <w:t>199：其他单位证件</w:t>
            </w:r>
          </w:p>
          <w:p w14:paraId="4B6C8E9E">
            <w:pPr>
              <w:rPr>
                <w:rFonts w:hint="eastAsia"/>
                <w:sz w:val="22"/>
                <w:szCs w:val="22"/>
              </w:rPr>
            </w:pPr>
            <w:r>
              <w:rPr>
                <w:rFonts w:hint="eastAsia"/>
                <w:sz w:val="22"/>
                <w:szCs w:val="22"/>
              </w:rPr>
              <w:t>201：居民身份证</w:t>
            </w:r>
          </w:p>
          <w:p w14:paraId="34F0E117">
            <w:pPr>
              <w:rPr>
                <w:rFonts w:hint="eastAsia"/>
                <w:sz w:val="22"/>
                <w:szCs w:val="22"/>
              </w:rPr>
            </w:pPr>
            <w:r>
              <w:rPr>
                <w:rFonts w:hint="eastAsia"/>
                <w:sz w:val="22"/>
                <w:szCs w:val="22"/>
              </w:rPr>
              <w:t>202：军官证</w:t>
            </w:r>
          </w:p>
          <w:p w14:paraId="73209BAE">
            <w:pPr>
              <w:rPr>
                <w:rFonts w:hint="eastAsia"/>
                <w:sz w:val="22"/>
                <w:szCs w:val="22"/>
              </w:rPr>
            </w:pPr>
            <w:r>
              <w:rPr>
                <w:rFonts w:hint="eastAsia"/>
                <w:sz w:val="22"/>
                <w:szCs w:val="22"/>
              </w:rPr>
              <w:t>203：武警警官证</w:t>
            </w:r>
          </w:p>
          <w:p w14:paraId="7BE0D25B">
            <w:pPr>
              <w:rPr>
                <w:rFonts w:hint="eastAsia"/>
                <w:sz w:val="22"/>
                <w:szCs w:val="22"/>
              </w:rPr>
            </w:pPr>
            <w:r>
              <w:rPr>
                <w:rFonts w:hint="eastAsia"/>
                <w:sz w:val="22"/>
                <w:szCs w:val="22"/>
              </w:rPr>
              <w:t>204：士兵证</w:t>
            </w:r>
          </w:p>
          <w:p w14:paraId="4CA2BE01">
            <w:pPr>
              <w:rPr>
                <w:rFonts w:hint="eastAsia"/>
                <w:sz w:val="22"/>
                <w:szCs w:val="22"/>
              </w:rPr>
            </w:pPr>
            <w:r>
              <w:rPr>
                <w:rFonts w:hint="eastAsia"/>
                <w:sz w:val="22"/>
                <w:szCs w:val="22"/>
              </w:rPr>
              <w:t>205：军队离退休干部证</w:t>
            </w:r>
          </w:p>
          <w:p w14:paraId="1FE392F7">
            <w:pPr>
              <w:rPr>
                <w:rFonts w:hint="eastAsia"/>
                <w:sz w:val="22"/>
                <w:szCs w:val="22"/>
              </w:rPr>
            </w:pPr>
            <w:r>
              <w:rPr>
                <w:rFonts w:hint="eastAsia"/>
                <w:sz w:val="22"/>
                <w:szCs w:val="22"/>
              </w:rPr>
              <w:t>206：残疾人证</w:t>
            </w:r>
          </w:p>
          <w:p w14:paraId="61901D47">
            <w:pPr>
              <w:rPr>
                <w:rFonts w:hint="eastAsia"/>
                <w:sz w:val="22"/>
                <w:szCs w:val="22"/>
              </w:rPr>
            </w:pPr>
            <w:r>
              <w:rPr>
                <w:rFonts w:hint="eastAsia"/>
                <w:sz w:val="22"/>
                <w:szCs w:val="22"/>
              </w:rPr>
              <w:t>207：残疾军人证（1-8级）</w:t>
            </w:r>
          </w:p>
          <w:p w14:paraId="4ECD8922">
            <w:pPr>
              <w:rPr>
                <w:rFonts w:hint="eastAsia"/>
                <w:sz w:val="22"/>
                <w:szCs w:val="22"/>
              </w:rPr>
            </w:pPr>
            <w:r>
              <w:rPr>
                <w:rFonts w:hint="eastAsia"/>
                <w:sz w:val="22"/>
                <w:szCs w:val="22"/>
              </w:rPr>
              <w:t>208：外国护照</w:t>
            </w:r>
          </w:p>
          <w:p w14:paraId="75B937B4">
            <w:pPr>
              <w:rPr>
                <w:rFonts w:hint="eastAsia"/>
                <w:sz w:val="22"/>
                <w:szCs w:val="22"/>
              </w:rPr>
            </w:pPr>
            <w:r>
              <w:rPr>
                <w:rFonts w:hint="eastAsia"/>
                <w:sz w:val="22"/>
                <w:szCs w:val="22"/>
              </w:rPr>
              <w:t>209：港澳同胞回乡证</w:t>
            </w:r>
          </w:p>
          <w:p w14:paraId="455851D5">
            <w:pPr>
              <w:rPr>
                <w:rFonts w:hint="eastAsia"/>
                <w:sz w:val="22"/>
                <w:szCs w:val="22"/>
              </w:rPr>
            </w:pPr>
            <w:r>
              <w:rPr>
                <w:rFonts w:hint="eastAsia"/>
                <w:sz w:val="22"/>
                <w:szCs w:val="22"/>
              </w:rPr>
              <w:t>210：港澳居民来往内地通行证</w:t>
            </w:r>
          </w:p>
          <w:p w14:paraId="46732785">
            <w:pPr>
              <w:rPr>
                <w:rFonts w:hint="eastAsia"/>
                <w:sz w:val="22"/>
                <w:szCs w:val="22"/>
              </w:rPr>
            </w:pPr>
            <w:r>
              <w:rPr>
                <w:rFonts w:hint="eastAsia"/>
                <w:sz w:val="22"/>
                <w:szCs w:val="22"/>
              </w:rPr>
              <w:t>211：台胞证</w:t>
            </w:r>
          </w:p>
          <w:p w14:paraId="1D0A710F">
            <w:pPr>
              <w:rPr>
                <w:rFonts w:hint="eastAsia"/>
                <w:sz w:val="22"/>
                <w:szCs w:val="22"/>
              </w:rPr>
            </w:pPr>
            <w:r>
              <w:rPr>
                <w:rFonts w:hint="eastAsia"/>
                <w:sz w:val="22"/>
                <w:szCs w:val="22"/>
              </w:rPr>
              <w:t>212：中华人民共和国往来港澳通行证</w:t>
            </w:r>
          </w:p>
          <w:p w14:paraId="185B6639">
            <w:pPr>
              <w:rPr>
                <w:rFonts w:hint="eastAsia"/>
                <w:sz w:val="22"/>
                <w:szCs w:val="22"/>
              </w:rPr>
            </w:pPr>
            <w:r>
              <w:rPr>
                <w:rFonts w:hint="eastAsia"/>
                <w:sz w:val="22"/>
                <w:szCs w:val="22"/>
              </w:rPr>
              <w:t>213：台湾居民来往大陆通行证</w:t>
            </w:r>
          </w:p>
          <w:p w14:paraId="37A7B6AB">
            <w:pPr>
              <w:rPr>
                <w:rFonts w:hint="eastAsia"/>
                <w:sz w:val="22"/>
                <w:szCs w:val="22"/>
              </w:rPr>
            </w:pPr>
            <w:r>
              <w:rPr>
                <w:rFonts w:hint="eastAsia"/>
                <w:sz w:val="22"/>
                <w:szCs w:val="22"/>
              </w:rPr>
              <w:t>214：大陆居民往来台湾通行证</w:t>
            </w:r>
          </w:p>
          <w:p w14:paraId="47B08715">
            <w:pPr>
              <w:rPr>
                <w:rFonts w:hint="eastAsia"/>
                <w:sz w:val="22"/>
                <w:szCs w:val="22"/>
              </w:rPr>
            </w:pPr>
            <w:r>
              <w:rPr>
                <w:rFonts w:hint="eastAsia"/>
                <w:sz w:val="22"/>
                <w:szCs w:val="22"/>
              </w:rPr>
              <w:t>215：外国人居留证</w:t>
            </w:r>
          </w:p>
          <w:p w14:paraId="4327BE27">
            <w:pPr>
              <w:rPr>
                <w:rFonts w:hint="eastAsia"/>
                <w:sz w:val="22"/>
                <w:szCs w:val="22"/>
              </w:rPr>
            </w:pPr>
            <w:r>
              <w:rPr>
                <w:rFonts w:hint="eastAsia"/>
                <w:sz w:val="22"/>
                <w:szCs w:val="22"/>
              </w:rPr>
              <w:t>216：外交官证</w:t>
            </w:r>
          </w:p>
          <w:p w14:paraId="122DA1F5">
            <w:pPr>
              <w:rPr>
                <w:rFonts w:hint="eastAsia"/>
                <w:sz w:val="22"/>
                <w:szCs w:val="22"/>
              </w:rPr>
            </w:pPr>
            <w:r>
              <w:rPr>
                <w:rFonts w:hint="eastAsia"/>
                <w:sz w:val="22"/>
                <w:szCs w:val="22"/>
              </w:rPr>
              <w:t>217：使（领事）馆证</w:t>
            </w:r>
          </w:p>
          <w:p w14:paraId="3174D778">
            <w:pPr>
              <w:rPr>
                <w:rFonts w:hint="eastAsia"/>
                <w:sz w:val="22"/>
                <w:szCs w:val="22"/>
              </w:rPr>
            </w:pPr>
            <w:r>
              <w:rPr>
                <w:rFonts w:hint="eastAsia"/>
                <w:sz w:val="22"/>
                <w:szCs w:val="22"/>
              </w:rPr>
              <w:t>218：海员证</w:t>
            </w:r>
          </w:p>
          <w:p w14:paraId="2A6E94A9">
            <w:pPr>
              <w:rPr>
                <w:rFonts w:hint="eastAsia"/>
                <w:sz w:val="22"/>
                <w:szCs w:val="22"/>
              </w:rPr>
            </w:pPr>
            <w:r>
              <w:rPr>
                <w:rFonts w:hint="eastAsia"/>
                <w:sz w:val="22"/>
                <w:szCs w:val="22"/>
              </w:rPr>
              <w:t>219：香港永久性居民身份证</w:t>
            </w:r>
          </w:p>
          <w:p w14:paraId="7EDA945B">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：台湾身份证</w:t>
            </w:r>
          </w:p>
          <w:p w14:paraId="429C5A35">
            <w:pPr>
              <w:rPr>
                <w:rFonts w:hint="eastAsia"/>
                <w:sz w:val="22"/>
                <w:szCs w:val="22"/>
              </w:rPr>
            </w:pPr>
            <w:r>
              <w:rPr>
                <w:rFonts w:hint="eastAsia"/>
                <w:sz w:val="22"/>
                <w:szCs w:val="22"/>
              </w:rPr>
              <w:t>221：澳门特别行政区永久性居民身份证</w:t>
            </w:r>
          </w:p>
          <w:p w14:paraId="204C50B1">
            <w:pPr>
              <w:rPr>
                <w:rFonts w:hint="eastAsia"/>
                <w:sz w:val="22"/>
                <w:szCs w:val="22"/>
              </w:rPr>
            </w:pPr>
            <w:r>
              <w:rPr>
                <w:rFonts w:hint="eastAsia"/>
                <w:sz w:val="22"/>
                <w:szCs w:val="22"/>
              </w:rPr>
              <w:t>222：外国人身份证件</w:t>
            </w:r>
          </w:p>
          <w:p w14:paraId="6C476330">
            <w:pPr>
              <w:rPr>
                <w:rFonts w:hint="eastAsia"/>
                <w:sz w:val="22"/>
                <w:szCs w:val="22"/>
              </w:rPr>
            </w:pPr>
            <w:r>
              <w:rPr>
                <w:rFonts w:hint="eastAsia"/>
                <w:sz w:val="22"/>
                <w:szCs w:val="22"/>
              </w:rPr>
              <w:t>223：高校毕业生自主创业证</w:t>
            </w:r>
          </w:p>
          <w:p w14:paraId="639E0FFD">
            <w:pPr>
              <w:rPr>
                <w:rFonts w:hint="eastAsia"/>
                <w:sz w:val="22"/>
                <w:szCs w:val="22"/>
              </w:rPr>
            </w:pPr>
            <w:r>
              <w:rPr>
                <w:rFonts w:hint="eastAsia"/>
                <w:sz w:val="22"/>
                <w:szCs w:val="22"/>
              </w:rPr>
              <w:t>224：就业失业登记证</w:t>
            </w:r>
          </w:p>
          <w:p w14:paraId="5E4EC5DE">
            <w:pPr>
              <w:rPr>
                <w:rFonts w:hint="eastAsia"/>
                <w:sz w:val="22"/>
                <w:szCs w:val="22"/>
              </w:rPr>
            </w:pPr>
            <w:r>
              <w:rPr>
                <w:rFonts w:hint="eastAsia"/>
                <w:sz w:val="22"/>
                <w:szCs w:val="22"/>
              </w:rPr>
              <w:t>225：退休证</w:t>
            </w:r>
          </w:p>
          <w:p w14:paraId="50F0F8B3">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02CEF706">
            <w:pPr>
              <w:rPr>
                <w:rFonts w:hint="eastAsia"/>
                <w:sz w:val="22"/>
                <w:szCs w:val="22"/>
              </w:rPr>
            </w:pPr>
            <w:r>
              <w:rPr>
                <w:rFonts w:hint="eastAsia"/>
                <w:sz w:val="22"/>
                <w:szCs w:val="22"/>
              </w:rPr>
              <w:t>227：中国护照</w:t>
            </w:r>
          </w:p>
          <w:p w14:paraId="055450D0">
            <w:pPr>
              <w:rPr>
                <w:rFonts w:hint="eastAsia"/>
                <w:sz w:val="22"/>
                <w:szCs w:val="22"/>
              </w:rPr>
            </w:pPr>
            <w:r>
              <w:rPr>
                <w:rFonts w:hint="eastAsia"/>
                <w:sz w:val="22"/>
                <w:szCs w:val="22"/>
              </w:rPr>
              <w:t>228：城镇退役士兵自谋职业证</w:t>
            </w:r>
          </w:p>
          <w:p w14:paraId="634348BF">
            <w:pPr>
              <w:rPr>
                <w:rFonts w:hint="eastAsia"/>
                <w:sz w:val="22"/>
                <w:szCs w:val="22"/>
              </w:rPr>
            </w:pPr>
            <w:r>
              <w:rPr>
                <w:rFonts w:hint="eastAsia"/>
                <w:sz w:val="22"/>
                <w:szCs w:val="22"/>
              </w:rPr>
              <w:t>229：随军家属身份证明</w:t>
            </w:r>
          </w:p>
          <w:p w14:paraId="5AE39FB6">
            <w:pPr>
              <w:rPr>
                <w:rFonts w:hint="eastAsia"/>
                <w:sz w:val="22"/>
                <w:szCs w:val="22"/>
              </w:rPr>
            </w:pPr>
            <w:r>
              <w:rPr>
                <w:rFonts w:hint="eastAsia"/>
                <w:sz w:val="22"/>
                <w:szCs w:val="22"/>
              </w:rPr>
              <w:t>230：中国人民解放军军官转业证书</w:t>
            </w:r>
          </w:p>
          <w:p w14:paraId="50D30B87">
            <w:pPr>
              <w:rPr>
                <w:rFonts w:hint="eastAsia"/>
                <w:sz w:val="22"/>
                <w:szCs w:val="22"/>
              </w:rPr>
            </w:pPr>
            <w:r>
              <w:rPr>
                <w:rFonts w:hint="eastAsia"/>
                <w:sz w:val="22"/>
                <w:szCs w:val="22"/>
              </w:rPr>
              <w:t>231：中国人民解放军义务兵退出现役证</w:t>
            </w:r>
          </w:p>
          <w:p w14:paraId="6DE599EF">
            <w:pPr>
              <w:rPr>
                <w:rFonts w:hint="eastAsia"/>
                <w:sz w:val="22"/>
                <w:szCs w:val="22"/>
              </w:rPr>
            </w:pPr>
            <w:r>
              <w:rPr>
                <w:rFonts w:hint="eastAsia"/>
                <w:sz w:val="22"/>
                <w:szCs w:val="22"/>
              </w:rPr>
              <w:t>232：中国人民解放军士官退出现役证</w:t>
            </w:r>
          </w:p>
          <w:p w14:paraId="25BDE2A3">
            <w:pPr>
              <w:rPr>
                <w:rFonts w:hint="eastAsia"/>
                <w:sz w:val="22"/>
                <w:szCs w:val="22"/>
              </w:rPr>
            </w:pPr>
            <w:r>
              <w:rPr>
                <w:rFonts w:hint="eastAsia"/>
                <w:sz w:val="22"/>
                <w:szCs w:val="22"/>
              </w:rPr>
              <w:t>233：外国人永久居留身份证（外国人永久居留证）</w:t>
            </w:r>
          </w:p>
          <w:p w14:paraId="71032D3D">
            <w:pPr>
              <w:rPr>
                <w:rFonts w:hint="eastAsia"/>
                <w:sz w:val="22"/>
                <w:szCs w:val="22"/>
              </w:rPr>
            </w:pPr>
            <w:r>
              <w:rPr>
                <w:rFonts w:hint="eastAsia"/>
                <w:sz w:val="22"/>
                <w:szCs w:val="22"/>
              </w:rPr>
              <w:t>234：就业创业证</w:t>
            </w:r>
          </w:p>
          <w:p w14:paraId="31ECD1F6">
            <w:pPr>
              <w:rPr>
                <w:rFonts w:hint="eastAsia"/>
                <w:sz w:val="22"/>
                <w:szCs w:val="22"/>
              </w:rPr>
            </w:pPr>
            <w:r>
              <w:rPr>
                <w:rFonts w:hint="eastAsia"/>
                <w:sz w:val="22"/>
                <w:szCs w:val="22"/>
              </w:rPr>
              <w:t>235：香港特别行政区护照</w:t>
            </w:r>
          </w:p>
          <w:p w14:paraId="27B14D78">
            <w:pPr>
              <w:rPr>
                <w:rFonts w:hint="eastAsia"/>
                <w:sz w:val="22"/>
                <w:szCs w:val="22"/>
              </w:rPr>
            </w:pPr>
            <w:r>
              <w:rPr>
                <w:rFonts w:hint="eastAsia"/>
                <w:sz w:val="22"/>
                <w:szCs w:val="22"/>
              </w:rPr>
              <w:t>236：澳门特别行政区护照</w:t>
            </w:r>
          </w:p>
          <w:p w14:paraId="56F24E4D">
            <w:pPr>
              <w:rPr>
                <w:rFonts w:hint="eastAsia"/>
                <w:sz w:val="22"/>
                <w:szCs w:val="22"/>
              </w:rPr>
            </w:pPr>
            <w:r>
              <w:rPr>
                <w:rFonts w:hint="eastAsia"/>
                <w:sz w:val="22"/>
                <w:szCs w:val="22"/>
              </w:rPr>
              <w:t>237：中华人民共和国港澳居民居住证</w:t>
            </w:r>
          </w:p>
          <w:p w14:paraId="38D71E2C">
            <w:pPr>
              <w:rPr>
                <w:rFonts w:hint="eastAsia"/>
                <w:sz w:val="22"/>
                <w:szCs w:val="22"/>
              </w:rPr>
            </w:pPr>
            <w:r>
              <w:rPr>
                <w:rFonts w:hint="eastAsia"/>
                <w:sz w:val="22"/>
                <w:szCs w:val="22"/>
              </w:rPr>
              <w:t>238：中华人民共和国台湾居民居住证</w:t>
            </w:r>
          </w:p>
          <w:p w14:paraId="6579FD3E">
            <w:pPr>
              <w:rPr>
                <w:rFonts w:hint="eastAsia"/>
                <w:sz w:val="22"/>
                <w:szCs w:val="22"/>
              </w:rPr>
            </w:pPr>
            <w:r>
              <w:rPr>
                <w:rFonts w:hint="eastAsia"/>
                <w:sz w:val="22"/>
                <w:szCs w:val="22"/>
              </w:rPr>
              <w:t>239：《中华人民共和国外国人工作许可证》（A类）</w:t>
            </w:r>
          </w:p>
          <w:p w14:paraId="78C86449">
            <w:pPr>
              <w:rPr>
                <w:rFonts w:hint="eastAsia"/>
                <w:sz w:val="22"/>
                <w:szCs w:val="22"/>
              </w:rPr>
            </w:pPr>
            <w:r>
              <w:rPr>
                <w:rFonts w:hint="eastAsia"/>
                <w:sz w:val="22"/>
                <w:szCs w:val="22"/>
              </w:rPr>
              <w:t>240：《中华人民共和国外国人工作许可证》（B类）</w:t>
            </w:r>
          </w:p>
          <w:p w14:paraId="2A0FF821">
            <w:pPr>
              <w:rPr>
                <w:rFonts w:hint="eastAsia"/>
                <w:sz w:val="22"/>
                <w:szCs w:val="22"/>
              </w:rPr>
            </w:pPr>
            <w:r>
              <w:rPr>
                <w:rFonts w:hint="eastAsia"/>
                <w:sz w:val="22"/>
                <w:szCs w:val="22"/>
              </w:rPr>
              <w:t>241：《中华人民共和国外国人工作许可证》（C类）</w:t>
            </w:r>
          </w:p>
          <w:p w14:paraId="23199F3A">
            <w:pPr>
              <w:rPr>
                <w:rFonts w:hint="eastAsia"/>
                <w:sz w:val="22"/>
                <w:szCs w:val="22"/>
              </w:rPr>
            </w:pPr>
            <w:r>
              <w:rPr>
                <w:rFonts w:hint="eastAsia"/>
                <w:sz w:val="22"/>
                <w:szCs w:val="22"/>
              </w:rPr>
              <w:t>291：出生医学证明</w:t>
            </w:r>
          </w:p>
          <w:p w14:paraId="56005086">
            <w:pPr>
              <w:rPr>
                <w:sz w:val="22"/>
                <w:szCs w:val="22"/>
              </w:rPr>
            </w:pPr>
            <w:r>
              <w:rPr>
                <w:rFonts w:hint="eastAsia"/>
                <w:sz w:val="22"/>
                <w:szCs w:val="22"/>
              </w:rPr>
              <w:t>299：其他个人证件</w:t>
            </w:r>
          </w:p>
        </w:tc>
      </w:tr>
      <w:tr w14:paraId="504BCF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E7D9D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2DADA7C2">
            <w:pPr>
              <w:rPr>
                <w:sz w:val="22"/>
                <w:szCs w:val="22"/>
              </w:rPr>
            </w:pPr>
            <w:r>
              <w:rPr>
                <w:sz w:val="22"/>
                <w:szCs w:val="22"/>
              </w:rPr>
              <w:t>dylzfphm</w:t>
            </w:r>
          </w:p>
        </w:tc>
        <w:tc>
          <w:tcPr>
            <w:tcW w:w="1843" w:type="dxa"/>
            <w:noWrap w:val="0"/>
            <w:vAlign w:val="center"/>
          </w:tcPr>
          <w:p w14:paraId="0EC44135">
            <w:pPr>
              <w:rPr>
                <w:sz w:val="22"/>
                <w:szCs w:val="22"/>
              </w:rPr>
            </w:pPr>
            <w:r>
              <w:rPr>
                <w:sz w:val="22"/>
                <w:szCs w:val="22"/>
              </w:rPr>
              <w:t>对应蓝字发票号码</w:t>
            </w:r>
          </w:p>
        </w:tc>
        <w:tc>
          <w:tcPr>
            <w:tcW w:w="1276" w:type="dxa"/>
            <w:noWrap w:val="0"/>
            <w:vAlign w:val="center"/>
          </w:tcPr>
          <w:p w14:paraId="335E3C8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B1062BB">
            <w:pPr>
              <w:jc w:val="center"/>
              <w:rPr>
                <w:sz w:val="22"/>
                <w:szCs w:val="22"/>
              </w:rPr>
            </w:pPr>
            <w:r>
              <w:rPr>
                <w:sz w:val="22"/>
                <w:szCs w:val="22"/>
              </w:rPr>
              <w:t>20</w:t>
            </w:r>
          </w:p>
        </w:tc>
        <w:tc>
          <w:tcPr>
            <w:tcW w:w="708" w:type="dxa"/>
            <w:noWrap w:val="0"/>
            <w:vAlign w:val="center"/>
          </w:tcPr>
          <w:p w14:paraId="2E5902EA">
            <w:pPr>
              <w:jc w:val="center"/>
              <w:rPr>
                <w:sz w:val="22"/>
                <w:szCs w:val="22"/>
              </w:rPr>
            </w:pPr>
            <w:r>
              <w:rPr>
                <w:sz w:val="22"/>
                <w:szCs w:val="22"/>
              </w:rPr>
              <w:t>否</w:t>
            </w:r>
          </w:p>
        </w:tc>
        <w:tc>
          <w:tcPr>
            <w:tcW w:w="1560" w:type="dxa"/>
            <w:noWrap w:val="0"/>
            <w:vAlign w:val="center"/>
          </w:tcPr>
          <w:p w14:paraId="420A21B6">
            <w:pPr>
              <w:widowControl/>
              <w:jc w:val="center"/>
            </w:pPr>
            <w:r>
              <w:t>是否蓝字发票标志为1时，此节点有内容</w:t>
            </w:r>
          </w:p>
          <w:p w14:paraId="3C621BC4">
            <w:pPr>
              <w:rPr>
                <w:rFonts w:hint="eastAsia" w:ascii="Times New Roman" w:hAnsi="Times New Roman" w:eastAsia="宋体" w:cs="Times New Roman"/>
                <w:lang w:eastAsia="zh-CN"/>
              </w:rPr>
            </w:pPr>
            <w:r>
              <w:rPr>
                <w:rFonts w:ascii="Times New Roman" w:hAnsi="Times New Roman" w:eastAsia="宋体" w:cs="Times New Roman"/>
              </w:rPr>
              <w:t>红票开具时必传</w:t>
            </w:r>
            <w:r>
              <w:rPr>
                <w:rFonts w:hint="eastAsia" w:ascii="Times New Roman" w:hAnsi="Times New Roman" w:eastAsia="宋体" w:cs="Times New Roman"/>
                <w:lang w:eastAsia="zh-CN"/>
              </w:rPr>
              <w:t>；</w:t>
            </w:r>
          </w:p>
          <w:p w14:paraId="1B35E5BB">
            <w:pPr>
              <w:rPr>
                <w:sz w:val="22"/>
                <w:szCs w:val="22"/>
              </w:rPr>
            </w:pPr>
            <w:r>
              <w:rPr>
                <w:rFonts w:hint="eastAsia" w:ascii="Times New Roman" w:hAnsi="Times New Roman" w:eastAsia="宋体" w:cs="Times New Roman"/>
                <w:lang w:eastAsia="zh-CN"/>
              </w:rPr>
              <w:t>如果红冲的是税控发票，对应蓝字发票号码的填写规则为税控发票的发票代码+发票号码。</w:t>
            </w:r>
          </w:p>
        </w:tc>
      </w:tr>
      <w:tr w14:paraId="02422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2EBE3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72A351D2">
            <w:pPr>
              <w:rPr>
                <w:sz w:val="22"/>
                <w:szCs w:val="22"/>
              </w:rPr>
            </w:pPr>
            <w:r>
              <w:rPr>
                <w:sz w:val="22"/>
                <w:szCs w:val="22"/>
              </w:rPr>
              <w:t>hzqrxxdbh</w:t>
            </w:r>
          </w:p>
        </w:tc>
        <w:tc>
          <w:tcPr>
            <w:tcW w:w="1843" w:type="dxa"/>
            <w:noWrap w:val="0"/>
            <w:vAlign w:val="center"/>
          </w:tcPr>
          <w:p w14:paraId="2AE161FE">
            <w:pPr>
              <w:rPr>
                <w:sz w:val="22"/>
                <w:szCs w:val="22"/>
              </w:rPr>
            </w:pPr>
            <w:r>
              <w:rPr>
                <w:sz w:val="22"/>
                <w:szCs w:val="22"/>
              </w:rPr>
              <w:t>红字确认信息单编号</w:t>
            </w:r>
          </w:p>
        </w:tc>
        <w:tc>
          <w:tcPr>
            <w:tcW w:w="1276" w:type="dxa"/>
            <w:noWrap w:val="0"/>
            <w:vAlign w:val="center"/>
          </w:tcPr>
          <w:p w14:paraId="6321648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10EB427">
            <w:pPr>
              <w:jc w:val="center"/>
              <w:rPr>
                <w:sz w:val="22"/>
                <w:szCs w:val="22"/>
              </w:rPr>
            </w:pPr>
            <w:r>
              <w:rPr>
                <w:sz w:val="22"/>
                <w:szCs w:val="22"/>
              </w:rPr>
              <w:t>20</w:t>
            </w:r>
          </w:p>
        </w:tc>
        <w:tc>
          <w:tcPr>
            <w:tcW w:w="708" w:type="dxa"/>
            <w:noWrap w:val="0"/>
            <w:vAlign w:val="center"/>
          </w:tcPr>
          <w:p w14:paraId="7E7D5CFA">
            <w:pPr>
              <w:jc w:val="center"/>
              <w:rPr>
                <w:sz w:val="22"/>
                <w:szCs w:val="22"/>
              </w:rPr>
            </w:pPr>
            <w:r>
              <w:rPr>
                <w:sz w:val="22"/>
                <w:szCs w:val="22"/>
              </w:rPr>
              <w:t>否</w:t>
            </w:r>
          </w:p>
        </w:tc>
        <w:tc>
          <w:tcPr>
            <w:tcW w:w="1560" w:type="dxa"/>
            <w:noWrap w:val="0"/>
            <w:vAlign w:val="center"/>
          </w:tcPr>
          <w:p w14:paraId="02499FBC">
            <w:pPr>
              <w:widowControl/>
              <w:jc w:val="center"/>
              <w:rPr>
                <w:bCs/>
                <w:kern w:val="0"/>
                <w:szCs w:val="21"/>
              </w:rPr>
            </w:pPr>
            <w:r>
              <w:rPr>
                <w:bCs/>
                <w:kern w:val="0"/>
                <w:szCs w:val="21"/>
              </w:rPr>
              <w:t>是否蓝字发票标志为1时，此节点有内容</w:t>
            </w:r>
          </w:p>
          <w:p w14:paraId="7474FD34">
            <w:pPr>
              <w:widowControl/>
              <w:jc w:val="center"/>
              <w:rPr>
                <w:sz w:val="22"/>
                <w:szCs w:val="22"/>
              </w:rPr>
            </w:pPr>
            <w:r>
              <w:rPr>
                <w:bCs/>
                <w:kern w:val="0"/>
                <w:szCs w:val="21"/>
              </w:rPr>
              <w:t>红票开具时必传</w:t>
            </w:r>
          </w:p>
        </w:tc>
      </w:tr>
      <w:tr w14:paraId="3C24F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594B0C">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top"/>
          </w:tcPr>
          <w:p w14:paraId="03898B65">
            <w:pPr>
              <w:rPr>
                <w:sz w:val="22"/>
                <w:szCs w:val="22"/>
              </w:rPr>
            </w:pPr>
            <w:r>
              <w:rPr>
                <w:sz w:val="22"/>
                <w:szCs w:val="22"/>
              </w:rPr>
              <w:t>hzqrduuid</w:t>
            </w:r>
          </w:p>
        </w:tc>
        <w:tc>
          <w:tcPr>
            <w:tcW w:w="1843" w:type="dxa"/>
            <w:noWrap w:val="0"/>
            <w:vAlign w:val="top"/>
          </w:tcPr>
          <w:p w14:paraId="22FD902E">
            <w:pPr>
              <w:rPr>
                <w:sz w:val="22"/>
                <w:szCs w:val="22"/>
              </w:rPr>
            </w:pPr>
            <w:r>
              <w:rPr>
                <w:sz w:val="22"/>
                <w:szCs w:val="22"/>
              </w:rPr>
              <w:t>红字确认单uuid</w:t>
            </w:r>
          </w:p>
        </w:tc>
        <w:tc>
          <w:tcPr>
            <w:tcW w:w="1276" w:type="dxa"/>
            <w:noWrap w:val="0"/>
            <w:vAlign w:val="center"/>
          </w:tcPr>
          <w:p w14:paraId="75632A0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AA2DEE6">
            <w:pPr>
              <w:jc w:val="center"/>
              <w:rPr>
                <w:sz w:val="22"/>
                <w:szCs w:val="22"/>
              </w:rPr>
            </w:pPr>
            <w:r>
              <w:rPr>
                <w:sz w:val="22"/>
                <w:szCs w:val="22"/>
              </w:rPr>
              <w:t>32</w:t>
            </w:r>
          </w:p>
        </w:tc>
        <w:tc>
          <w:tcPr>
            <w:tcW w:w="708" w:type="dxa"/>
            <w:noWrap w:val="0"/>
            <w:vAlign w:val="center"/>
          </w:tcPr>
          <w:p w14:paraId="62F186EB">
            <w:pPr>
              <w:jc w:val="center"/>
              <w:rPr>
                <w:sz w:val="22"/>
                <w:szCs w:val="22"/>
              </w:rPr>
            </w:pPr>
            <w:r>
              <w:rPr>
                <w:sz w:val="22"/>
                <w:szCs w:val="22"/>
              </w:rPr>
              <w:t>否</w:t>
            </w:r>
          </w:p>
        </w:tc>
        <w:tc>
          <w:tcPr>
            <w:tcW w:w="1560" w:type="dxa"/>
            <w:noWrap w:val="0"/>
            <w:vAlign w:val="center"/>
          </w:tcPr>
          <w:p w14:paraId="5A3F2946">
            <w:pPr>
              <w:widowControl/>
              <w:jc w:val="center"/>
              <w:rPr>
                <w:sz w:val="22"/>
                <w:szCs w:val="22"/>
              </w:rPr>
            </w:pPr>
            <w:r>
              <w:rPr>
                <w:bCs/>
                <w:kern w:val="0"/>
                <w:szCs w:val="21"/>
              </w:rPr>
              <w:t>是否蓝字发票标志为1时，此节点有内容红票开具时必传</w:t>
            </w:r>
          </w:p>
        </w:tc>
      </w:tr>
      <w:tr w14:paraId="4A7DC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AA6229">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EDBDCBD">
            <w:pPr>
              <w:rPr>
                <w:sz w:val="22"/>
                <w:szCs w:val="22"/>
              </w:rPr>
            </w:pPr>
            <w:r>
              <w:rPr>
                <w:sz w:val="22"/>
                <w:szCs w:val="22"/>
              </w:rPr>
              <w:t>bz</w:t>
            </w:r>
          </w:p>
        </w:tc>
        <w:tc>
          <w:tcPr>
            <w:tcW w:w="1843" w:type="dxa"/>
            <w:noWrap w:val="0"/>
            <w:vAlign w:val="center"/>
          </w:tcPr>
          <w:p w14:paraId="646E7778">
            <w:pPr>
              <w:rPr>
                <w:sz w:val="22"/>
                <w:szCs w:val="22"/>
              </w:rPr>
            </w:pPr>
            <w:r>
              <w:rPr>
                <w:sz w:val="22"/>
                <w:szCs w:val="22"/>
              </w:rPr>
              <w:t>备注</w:t>
            </w:r>
          </w:p>
        </w:tc>
        <w:tc>
          <w:tcPr>
            <w:tcW w:w="1276" w:type="dxa"/>
            <w:noWrap w:val="0"/>
            <w:vAlign w:val="center"/>
          </w:tcPr>
          <w:p w14:paraId="2DF90ED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22BB2BC">
            <w:pPr>
              <w:jc w:val="center"/>
              <w:rPr>
                <w:sz w:val="22"/>
                <w:szCs w:val="22"/>
              </w:rPr>
            </w:pPr>
            <w:r>
              <w:rPr>
                <w:sz w:val="22"/>
                <w:szCs w:val="22"/>
              </w:rPr>
              <w:t>450</w:t>
            </w:r>
          </w:p>
        </w:tc>
        <w:tc>
          <w:tcPr>
            <w:tcW w:w="708" w:type="dxa"/>
            <w:noWrap w:val="0"/>
            <w:vAlign w:val="center"/>
          </w:tcPr>
          <w:p w14:paraId="01A89F2E">
            <w:pPr>
              <w:jc w:val="center"/>
              <w:rPr>
                <w:sz w:val="22"/>
                <w:szCs w:val="22"/>
              </w:rPr>
            </w:pPr>
            <w:r>
              <w:rPr>
                <w:sz w:val="22"/>
                <w:szCs w:val="22"/>
              </w:rPr>
              <w:t>否</w:t>
            </w:r>
          </w:p>
        </w:tc>
        <w:tc>
          <w:tcPr>
            <w:tcW w:w="1560" w:type="dxa"/>
            <w:noWrap w:val="0"/>
            <w:vAlign w:val="center"/>
          </w:tcPr>
          <w:p w14:paraId="79F692C7">
            <w:pPr>
              <w:rPr>
                <w:sz w:val="22"/>
                <w:szCs w:val="22"/>
              </w:rPr>
            </w:pPr>
            <w:r>
              <w:rPr>
                <w:rFonts w:hint="eastAsia"/>
                <w:sz w:val="22"/>
                <w:szCs w:val="22"/>
                <w:lang w:val="en-US" w:eastAsia="zh-CN"/>
              </w:rPr>
              <w:t>蓝票最长450位，红票最长382位。</w:t>
            </w:r>
          </w:p>
        </w:tc>
      </w:tr>
      <w:tr w14:paraId="2B762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7A7F83">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1F8AB715">
            <w:pPr>
              <w:rPr>
                <w:sz w:val="22"/>
                <w:szCs w:val="22"/>
              </w:rPr>
            </w:pPr>
            <w:r>
              <w:rPr>
                <w:sz w:val="22"/>
                <w:szCs w:val="22"/>
              </w:rPr>
              <w:t>ip</w:t>
            </w:r>
          </w:p>
        </w:tc>
        <w:tc>
          <w:tcPr>
            <w:tcW w:w="1843" w:type="dxa"/>
            <w:noWrap w:val="0"/>
            <w:vAlign w:val="center"/>
          </w:tcPr>
          <w:p w14:paraId="1084CC99">
            <w:pPr>
              <w:rPr>
                <w:sz w:val="22"/>
                <w:szCs w:val="22"/>
              </w:rPr>
            </w:pPr>
            <w:r>
              <w:rPr>
                <w:sz w:val="22"/>
                <w:szCs w:val="22"/>
              </w:rPr>
              <w:t>服务器地址</w:t>
            </w:r>
          </w:p>
        </w:tc>
        <w:tc>
          <w:tcPr>
            <w:tcW w:w="1276" w:type="dxa"/>
            <w:noWrap w:val="0"/>
            <w:vAlign w:val="center"/>
          </w:tcPr>
          <w:p w14:paraId="15B75A5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EDE81ED">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74F2799">
            <w:pPr>
              <w:jc w:val="center"/>
              <w:rPr>
                <w:sz w:val="22"/>
                <w:szCs w:val="22"/>
              </w:rPr>
            </w:pPr>
            <w:r>
              <w:rPr>
                <w:sz w:val="22"/>
                <w:szCs w:val="22"/>
              </w:rPr>
              <w:t>是</w:t>
            </w:r>
          </w:p>
        </w:tc>
        <w:tc>
          <w:tcPr>
            <w:tcW w:w="1560" w:type="dxa"/>
            <w:noWrap w:val="0"/>
            <w:vAlign w:val="center"/>
          </w:tcPr>
          <w:p w14:paraId="18526C81">
            <w:pPr>
              <w:rPr>
                <w:sz w:val="22"/>
                <w:szCs w:val="22"/>
              </w:rPr>
            </w:pPr>
            <w:r>
              <w:rPr>
                <w:kern w:val="0"/>
                <w:szCs w:val="21"/>
              </w:rPr>
              <w:t>需自行采集开票申请设备</w:t>
            </w:r>
          </w:p>
        </w:tc>
      </w:tr>
      <w:tr w14:paraId="09C0A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8B329B">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center"/>
          </w:tcPr>
          <w:p w14:paraId="18DF3529">
            <w:pPr>
              <w:rPr>
                <w:sz w:val="22"/>
                <w:szCs w:val="22"/>
              </w:rPr>
            </w:pPr>
            <w:r>
              <w:rPr>
                <w:sz w:val="22"/>
                <w:szCs w:val="22"/>
              </w:rPr>
              <w:t>macdz</w:t>
            </w:r>
          </w:p>
        </w:tc>
        <w:tc>
          <w:tcPr>
            <w:tcW w:w="1843" w:type="dxa"/>
            <w:noWrap w:val="0"/>
            <w:vAlign w:val="center"/>
          </w:tcPr>
          <w:p w14:paraId="004162D1">
            <w:pPr>
              <w:rPr>
                <w:sz w:val="22"/>
                <w:szCs w:val="22"/>
              </w:rPr>
            </w:pPr>
            <w:r>
              <w:rPr>
                <w:sz w:val="22"/>
                <w:szCs w:val="22"/>
              </w:rPr>
              <w:t>mac地址</w:t>
            </w:r>
          </w:p>
        </w:tc>
        <w:tc>
          <w:tcPr>
            <w:tcW w:w="1276" w:type="dxa"/>
            <w:noWrap w:val="0"/>
            <w:vAlign w:val="center"/>
          </w:tcPr>
          <w:p w14:paraId="3C3A50D9">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0B8F4DFE">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2078148">
            <w:pPr>
              <w:jc w:val="center"/>
              <w:rPr>
                <w:sz w:val="22"/>
                <w:szCs w:val="22"/>
              </w:rPr>
            </w:pPr>
            <w:r>
              <w:rPr>
                <w:sz w:val="22"/>
                <w:szCs w:val="22"/>
              </w:rPr>
              <w:t>是</w:t>
            </w:r>
          </w:p>
        </w:tc>
        <w:tc>
          <w:tcPr>
            <w:tcW w:w="1560" w:type="dxa"/>
            <w:noWrap w:val="0"/>
            <w:vAlign w:val="center"/>
          </w:tcPr>
          <w:p w14:paraId="3DE17873">
            <w:pPr>
              <w:rPr>
                <w:sz w:val="22"/>
                <w:szCs w:val="22"/>
              </w:rPr>
            </w:pPr>
            <w:r>
              <w:rPr>
                <w:kern w:val="0"/>
                <w:szCs w:val="21"/>
              </w:rPr>
              <w:t>需自行采集开票申请设备</w:t>
            </w:r>
          </w:p>
        </w:tc>
      </w:tr>
      <w:tr w14:paraId="13CC9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340783">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7E1E6007">
            <w:pPr>
              <w:rPr>
                <w:sz w:val="22"/>
                <w:szCs w:val="22"/>
              </w:rPr>
            </w:pPr>
            <w:r>
              <w:rPr>
                <w:sz w:val="22"/>
                <w:szCs w:val="22"/>
              </w:rPr>
              <w:t>cpuid</w:t>
            </w:r>
          </w:p>
        </w:tc>
        <w:tc>
          <w:tcPr>
            <w:tcW w:w="1843" w:type="dxa"/>
            <w:noWrap w:val="0"/>
            <w:vAlign w:val="center"/>
          </w:tcPr>
          <w:p w14:paraId="24DA149D">
            <w:pPr>
              <w:rPr>
                <w:sz w:val="22"/>
                <w:szCs w:val="22"/>
              </w:rPr>
            </w:pPr>
            <w:r>
              <w:rPr>
                <w:sz w:val="22"/>
                <w:szCs w:val="22"/>
              </w:rPr>
              <w:t>CPU序列号</w:t>
            </w:r>
          </w:p>
        </w:tc>
        <w:tc>
          <w:tcPr>
            <w:tcW w:w="1276" w:type="dxa"/>
            <w:noWrap w:val="0"/>
            <w:vAlign w:val="center"/>
          </w:tcPr>
          <w:p w14:paraId="30AA4216">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310E989D">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29EB60F">
            <w:pPr>
              <w:jc w:val="center"/>
              <w:rPr>
                <w:sz w:val="22"/>
                <w:szCs w:val="22"/>
              </w:rPr>
            </w:pPr>
            <w:r>
              <w:rPr>
                <w:sz w:val="22"/>
                <w:szCs w:val="22"/>
              </w:rPr>
              <w:t>否</w:t>
            </w:r>
          </w:p>
        </w:tc>
        <w:tc>
          <w:tcPr>
            <w:tcW w:w="1560" w:type="dxa"/>
            <w:noWrap w:val="0"/>
            <w:vAlign w:val="center"/>
          </w:tcPr>
          <w:p w14:paraId="42B7559A">
            <w:pPr>
              <w:rPr>
                <w:sz w:val="22"/>
                <w:szCs w:val="22"/>
              </w:rPr>
            </w:pPr>
          </w:p>
        </w:tc>
      </w:tr>
      <w:tr w14:paraId="4E9DB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26888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105E0CB7">
            <w:pPr>
              <w:rPr>
                <w:sz w:val="22"/>
                <w:szCs w:val="22"/>
              </w:rPr>
            </w:pPr>
            <w:r>
              <w:rPr>
                <w:sz w:val="22"/>
                <w:szCs w:val="22"/>
              </w:rPr>
              <w:t>zbxlh</w:t>
            </w:r>
          </w:p>
        </w:tc>
        <w:tc>
          <w:tcPr>
            <w:tcW w:w="1843" w:type="dxa"/>
            <w:noWrap w:val="0"/>
            <w:vAlign w:val="center"/>
          </w:tcPr>
          <w:p w14:paraId="5968A866">
            <w:pPr>
              <w:rPr>
                <w:sz w:val="22"/>
                <w:szCs w:val="22"/>
              </w:rPr>
            </w:pPr>
            <w:r>
              <w:rPr>
                <w:sz w:val="22"/>
                <w:szCs w:val="22"/>
              </w:rPr>
              <w:t>主板序列号</w:t>
            </w:r>
          </w:p>
        </w:tc>
        <w:tc>
          <w:tcPr>
            <w:tcW w:w="1276" w:type="dxa"/>
            <w:noWrap w:val="0"/>
            <w:vAlign w:val="center"/>
          </w:tcPr>
          <w:p w14:paraId="4C7F9081">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EC96B46">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289F35F">
            <w:pPr>
              <w:jc w:val="center"/>
              <w:rPr>
                <w:sz w:val="22"/>
                <w:szCs w:val="22"/>
              </w:rPr>
            </w:pPr>
            <w:r>
              <w:rPr>
                <w:sz w:val="22"/>
                <w:szCs w:val="22"/>
              </w:rPr>
              <w:t>否</w:t>
            </w:r>
          </w:p>
        </w:tc>
        <w:tc>
          <w:tcPr>
            <w:tcW w:w="1560" w:type="dxa"/>
            <w:noWrap w:val="0"/>
            <w:vAlign w:val="center"/>
          </w:tcPr>
          <w:p w14:paraId="6D6013C0">
            <w:pPr>
              <w:rPr>
                <w:sz w:val="22"/>
                <w:szCs w:val="22"/>
              </w:rPr>
            </w:pPr>
          </w:p>
        </w:tc>
      </w:tr>
      <w:tr w14:paraId="5D3CB8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214FF8">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332B45CF">
            <w:pPr>
              <w:rPr>
                <w:sz w:val="22"/>
                <w:szCs w:val="22"/>
              </w:rPr>
            </w:pPr>
            <w:r>
              <w:rPr>
                <w:sz w:val="22"/>
                <w:szCs w:val="22"/>
              </w:rPr>
              <w:t>kprq</w:t>
            </w:r>
          </w:p>
        </w:tc>
        <w:tc>
          <w:tcPr>
            <w:tcW w:w="1843" w:type="dxa"/>
            <w:noWrap w:val="0"/>
            <w:vAlign w:val="center"/>
          </w:tcPr>
          <w:p w14:paraId="5F04661E">
            <w:pPr>
              <w:rPr>
                <w:sz w:val="22"/>
                <w:szCs w:val="22"/>
              </w:rPr>
            </w:pPr>
            <w:r>
              <w:rPr>
                <w:sz w:val="22"/>
                <w:szCs w:val="22"/>
              </w:rPr>
              <w:t>开票日期</w:t>
            </w:r>
          </w:p>
        </w:tc>
        <w:tc>
          <w:tcPr>
            <w:tcW w:w="1276" w:type="dxa"/>
            <w:noWrap w:val="0"/>
            <w:vAlign w:val="center"/>
          </w:tcPr>
          <w:p w14:paraId="5E83095A">
            <w:pPr>
              <w:pStyle w:val="26"/>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3B6CDC8">
            <w:pPr>
              <w:jc w:val="center"/>
              <w:rPr>
                <w:sz w:val="22"/>
                <w:szCs w:val="22"/>
              </w:rPr>
            </w:pPr>
          </w:p>
        </w:tc>
        <w:tc>
          <w:tcPr>
            <w:tcW w:w="708" w:type="dxa"/>
            <w:noWrap w:val="0"/>
            <w:vAlign w:val="center"/>
          </w:tcPr>
          <w:p w14:paraId="13126A5C">
            <w:pPr>
              <w:jc w:val="center"/>
              <w:rPr>
                <w:sz w:val="22"/>
                <w:szCs w:val="22"/>
              </w:rPr>
            </w:pPr>
            <w:r>
              <w:rPr>
                <w:sz w:val="22"/>
                <w:szCs w:val="22"/>
              </w:rPr>
              <w:t>是</w:t>
            </w:r>
          </w:p>
        </w:tc>
        <w:tc>
          <w:tcPr>
            <w:tcW w:w="1560" w:type="dxa"/>
            <w:noWrap w:val="0"/>
            <w:vAlign w:val="center"/>
          </w:tcPr>
          <w:p w14:paraId="60D60B83">
            <w:pPr>
              <w:rPr>
                <w:sz w:val="22"/>
                <w:szCs w:val="22"/>
              </w:rPr>
            </w:pPr>
            <w:r>
              <w:rPr>
                <w:sz w:val="22"/>
                <w:szCs w:val="22"/>
              </w:rPr>
              <w:t>格式：</w:t>
            </w:r>
          </w:p>
          <w:p w14:paraId="65CEFEA3">
            <w:pPr>
              <w:rPr>
                <w:sz w:val="22"/>
                <w:szCs w:val="22"/>
              </w:rPr>
            </w:pPr>
            <w:r>
              <w:rPr>
                <w:sz w:val="22"/>
                <w:szCs w:val="22"/>
              </w:rPr>
              <w:t>yyyy-MM-dd HH:mm:ss</w:t>
            </w:r>
          </w:p>
        </w:tc>
      </w:tr>
      <w:tr w14:paraId="15E01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B19415">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1321FD29">
            <w:pPr>
              <w:rPr>
                <w:sz w:val="22"/>
                <w:szCs w:val="22"/>
              </w:rPr>
            </w:pPr>
            <w:r>
              <w:rPr>
                <w:rFonts w:hint="default" w:ascii="Times New Roman" w:hAnsi="Times New Roman" w:eastAsia="宋体" w:cs="Times New Roman"/>
                <w:sz w:val="24"/>
                <w:szCs w:val="24"/>
              </w:rPr>
              <w:t>sfzsxsfyhzhbq</w:t>
            </w:r>
          </w:p>
        </w:tc>
        <w:tc>
          <w:tcPr>
            <w:tcW w:w="1843" w:type="dxa"/>
            <w:noWrap w:val="0"/>
            <w:vAlign w:val="center"/>
          </w:tcPr>
          <w:p w14:paraId="2F8B1BF1">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040E8CA5">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0EC87BD0">
            <w:pPr>
              <w:jc w:val="center"/>
              <w:rPr>
                <w:rFonts w:ascii="Times New Roman" w:hAnsi="Times New Roman"/>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4FADC63E">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5FDF8F9E">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51B489A2">
            <w:pPr>
              <w:rPr>
                <w:sz w:val="22"/>
                <w:szCs w:val="22"/>
              </w:rPr>
            </w:pPr>
            <w:r>
              <w:rPr>
                <w:rFonts w:hint="eastAsia" w:ascii="Times New Roman" w:hAnsi="Times New Roman" w:eastAsia="宋体" w:cs="Times New Roman"/>
                <w:sz w:val="22"/>
                <w:szCs w:val="22"/>
                <w:lang w:val="en-US" w:eastAsia="zh-CN"/>
              </w:rPr>
              <w:t>N：不展示</w:t>
            </w:r>
          </w:p>
        </w:tc>
      </w:tr>
      <w:tr w14:paraId="52525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01D5D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23CCB111">
            <w:pPr>
              <w:rPr>
                <w:sz w:val="22"/>
                <w:szCs w:val="22"/>
              </w:rPr>
            </w:pPr>
            <w:r>
              <w:rPr>
                <w:rFonts w:hint="default" w:ascii="Times New Roman" w:hAnsi="Times New Roman" w:eastAsia="宋体" w:cs="Times New Roman"/>
                <w:sz w:val="24"/>
                <w:szCs w:val="24"/>
              </w:rPr>
              <w:t>sfzsgmfyhzhbq</w:t>
            </w:r>
          </w:p>
        </w:tc>
        <w:tc>
          <w:tcPr>
            <w:tcW w:w="1843" w:type="dxa"/>
            <w:noWrap w:val="0"/>
            <w:vAlign w:val="center"/>
          </w:tcPr>
          <w:p w14:paraId="6B55F167">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EC3FB32">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3D9846EE">
            <w:pPr>
              <w:jc w:val="center"/>
              <w:rPr>
                <w:rFonts w:ascii="Times New Roman" w:hAnsi="Times New Roman"/>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28B4741C">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E18A2A6">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2699EAB9">
            <w:pPr>
              <w:rPr>
                <w:sz w:val="22"/>
                <w:szCs w:val="22"/>
              </w:rPr>
            </w:pPr>
            <w:r>
              <w:rPr>
                <w:rFonts w:hint="eastAsia" w:ascii="Times New Roman" w:hAnsi="Times New Roman" w:eastAsia="宋体" w:cs="Times New Roman"/>
                <w:sz w:val="22"/>
                <w:szCs w:val="22"/>
                <w:lang w:val="en-US" w:eastAsia="zh-CN"/>
              </w:rPr>
              <w:t>N：不展示</w:t>
            </w:r>
          </w:p>
        </w:tc>
      </w:tr>
      <w:tr w14:paraId="4C3CD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60DF9A">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40E50811">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5E99C84D">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085FDAEB">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9E9C3FC">
            <w:pPr>
              <w:jc w:val="center"/>
              <w:rPr>
                <w:rFonts w:ascii="Times New Roman" w:hAnsi="Times New Roman"/>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2D5B1DE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68BAA725">
            <w:pPr>
              <w:rPr>
                <w:sz w:val="22"/>
                <w:szCs w:val="22"/>
              </w:rPr>
            </w:pPr>
          </w:p>
        </w:tc>
      </w:tr>
      <w:tr w14:paraId="3EBBE9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222B8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6226884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7F2E85BA">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36940EC1">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76F71F7E">
            <w:pPr>
              <w:jc w:val="center"/>
              <w:rPr>
                <w:rFonts w:ascii="Times New Roman" w:hAnsi="Times New Roman"/>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5010EEE7">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68C3B9F6">
            <w:pPr>
              <w:rPr>
                <w:sz w:val="22"/>
                <w:szCs w:val="22"/>
              </w:rPr>
            </w:pPr>
          </w:p>
        </w:tc>
      </w:tr>
      <w:tr w14:paraId="45D626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1C6271">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5C86B614">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76F4D9C3">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5BB4A7DF">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20C719B6">
            <w:pPr>
              <w:pStyle w:val="26"/>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67C25A6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3B29A8D7">
            <w:pPr>
              <w:pStyle w:val="34"/>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24706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E102F6">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noWrap w:val="0"/>
            <w:vAlign w:val="top"/>
          </w:tcPr>
          <w:p w14:paraId="27102347">
            <w:pPr>
              <w:rPr>
                <w:sz w:val="22"/>
                <w:szCs w:val="22"/>
              </w:rPr>
            </w:pPr>
            <w:r>
              <w:rPr>
                <w:sz w:val="22"/>
                <w:szCs w:val="22"/>
              </w:rPr>
              <w:t>ysmxxh</w:t>
            </w:r>
          </w:p>
        </w:tc>
        <w:tc>
          <w:tcPr>
            <w:tcW w:w="1843" w:type="dxa"/>
            <w:noWrap w:val="0"/>
            <w:vAlign w:val="center"/>
          </w:tcPr>
          <w:p w14:paraId="050AAB28">
            <w:pPr>
              <w:rPr>
                <w:sz w:val="22"/>
                <w:szCs w:val="22"/>
              </w:rPr>
            </w:pPr>
            <w:r>
              <w:rPr>
                <w:sz w:val="22"/>
                <w:szCs w:val="22"/>
              </w:rPr>
              <w:t>运输明细序号</w:t>
            </w:r>
          </w:p>
        </w:tc>
        <w:tc>
          <w:tcPr>
            <w:tcW w:w="1276" w:type="dxa"/>
            <w:noWrap w:val="0"/>
            <w:vAlign w:val="center"/>
          </w:tcPr>
          <w:p w14:paraId="4FDC00D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4020E">
            <w:pPr>
              <w:pStyle w:val="26"/>
              <w:adjustRightInd w:val="0"/>
              <w:snapToGrid w:val="0"/>
              <w:jc w:val="center"/>
              <w:rPr>
                <w:rFonts w:ascii="Times New Roman" w:hAnsi="Times New Roman"/>
                <w:sz w:val="22"/>
                <w:szCs w:val="22"/>
              </w:rPr>
            </w:pPr>
            <w:r>
              <w:rPr>
                <w:rFonts w:ascii="Times New Roman" w:hAnsi="Times New Roman"/>
                <w:sz w:val="22"/>
                <w:szCs w:val="22"/>
              </w:rPr>
              <w:t>8</w:t>
            </w:r>
          </w:p>
        </w:tc>
        <w:tc>
          <w:tcPr>
            <w:tcW w:w="708" w:type="dxa"/>
            <w:noWrap w:val="0"/>
            <w:vAlign w:val="center"/>
          </w:tcPr>
          <w:p w14:paraId="1CE8F0DA">
            <w:pPr>
              <w:jc w:val="center"/>
              <w:rPr>
                <w:sz w:val="22"/>
                <w:szCs w:val="22"/>
              </w:rPr>
            </w:pPr>
            <w:r>
              <w:rPr>
                <w:sz w:val="22"/>
                <w:szCs w:val="22"/>
              </w:rPr>
              <w:t>是</w:t>
            </w:r>
          </w:p>
        </w:tc>
        <w:tc>
          <w:tcPr>
            <w:tcW w:w="1560" w:type="dxa"/>
            <w:noWrap w:val="0"/>
            <w:vAlign w:val="center"/>
          </w:tcPr>
          <w:p w14:paraId="7B1768A8">
            <w:pPr>
              <w:rPr>
                <w:sz w:val="22"/>
                <w:szCs w:val="22"/>
              </w:rPr>
            </w:pPr>
          </w:p>
        </w:tc>
      </w:tr>
      <w:tr w14:paraId="0511B6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34C7D6">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noWrap w:val="0"/>
            <w:vAlign w:val="center"/>
          </w:tcPr>
          <w:p w14:paraId="7BEFEA1A">
            <w:pPr>
              <w:rPr>
                <w:sz w:val="22"/>
                <w:szCs w:val="22"/>
              </w:rPr>
            </w:pPr>
            <w:r>
              <w:rPr>
                <w:sz w:val="22"/>
                <w:szCs w:val="22"/>
              </w:rPr>
              <w:t>qyd</w:t>
            </w:r>
          </w:p>
        </w:tc>
        <w:tc>
          <w:tcPr>
            <w:tcW w:w="1843" w:type="dxa"/>
            <w:noWrap w:val="0"/>
            <w:vAlign w:val="center"/>
          </w:tcPr>
          <w:p w14:paraId="39B6FAA1">
            <w:pPr>
              <w:rPr>
                <w:sz w:val="22"/>
                <w:szCs w:val="22"/>
              </w:rPr>
            </w:pPr>
            <w:r>
              <w:rPr>
                <w:sz w:val="22"/>
                <w:szCs w:val="22"/>
              </w:rPr>
              <w:t>起运地</w:t>
            </w:r>
          </w:p>
        </w:tc>
        <w:tc>
          <w:tcPr>
            <w:tcW w:w="1276" w:type="dxa"/>
            <w:noWrap w:val="0"/>
            <w:vAlign w:val="center"/>
          </w:tcPr>
          <w:p w14:paraId="4955F6E0">
            <w:pPr>
              <w:rPr>
                <w:sz w:val="22"/>
                <w:szCs w:val="22"/>
              </w:rPr>
            </w:pPr>
            <w:r>
              <w:rPr>
                <w:sz w:val="22"/>
                <w:szCs w:val="22"/>
              </w:rPr>
              <w:t>varchar</w:t>
            </w:r>
          </w:p>
        </w:tc>
        <w:tc>
          <w:tcPr>
            <w:tcW w:w="709" w:type="dxa"/>
            <w:noWrap w:val="0"/>
            <w:vAlign w:val="center"/>
          </w:tcPr>
          <w:p w14:paraId="0FC4FAB0">
            <w:pPr>
              <w:pStyle w:val="26"/>
              <w:adjustRightInd w:val="0"/>
              <w:snapToGrid w:val="0"/>
              <w:jc w:val="center"/>
              <w:rPr>
                <w:rFonts w:ascii="Times New Roman" w:hAnsi="Times New Roman"/>
                <w:sz w:val="22"/>
                <w:szCs w:val="22"/>
              </w:rPr>
            </w:pPr>
            <w:r>
              <w:rPr>
                <w:rFonts w:ascii="Times New Roman" w:hAnsi="Times New Roman"/>
                <w:sz w:val="22"/>
                <w:szCs w:val="22"/>
              </w:rPr>
              <w:t>80</w:t>
            </w:r>
          </w:p>
        </w:tc>
        <w:tc>
          <w:tcPr>
            <w:tcW w:w="708" w:type="dxa"/>
            <w:noWrap w:val="0"/>
            <w:vAlign w:val="center"/>
          </w:tcPr>
          <w:p w14:paraId="768B69BB">
            <w:pPr>
              <w:jc w:val="center"/>
              <w:rPr>
                <w:sz w:val="22"/>
                <w:szCs w:val="22"/>
              </w:rPr>
            </w:pPr>
            <w:r>
              <w:rPr>
                <w:sz w:val="22"/>
                <w:szCs w:val="22"/>
              </w:rPr>
              <w:t>是</w:t>
            </w:r>
          </w:p>
        </w:tc>
        <w:tc>
          <w:tcPr>
            <w:tcW w:w="1560" w:type="dxa"/>
            <w:noWrap w:val="0"/>
            <w:vAlign w:val="center"/>
          </w:tcPr>
          <w:p w14:paraId="1B65AFDF">
            <w:pPr>
              <w:rPr>
                <w:sz w:val="22"/>
                <w:szCs w:val="22"/>
              </w:rPr>
            </w:pPr>
          </w:p>
        </w:tc>
      </w:tr>
      <w:tr w14:paraId="5FCC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D7F123">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454A9375">
            <w:pPr>
              <w:rPr>
                <w:sz w:val="22"/>
                <w:szCs w:val="22"/>
              </w:rPr>
            </w:pPr>
            <w:r>
              <w:rPr>
                <w:sz w:val="22"/>
                <w:szCs w:val="22"/>
              </w:rPr>
              <w:t>ddd</w:t>
            </w:r>
          </w:p>
        </w:tc>
        <w:tc>
          <w:tcPr>
            <w:tcW w:w="1843" w:type="dxa"/>
            <w:noWrap w:val="0"/>
            <w:vAlign w:val="center"/>
          </w:tcPr>
          <w:p w14:paraId="1A7C829F">
            <w:pPr>
              <w:rPr>
                <w:sz w:val="22"/>
                <w:szCs w:val="22"/>
              </w:rPr>
            </w:pPr>
            <w:r>
              <w:rPr>
                <w:sz w:val="22"/>
                <w:szCs w:val="22"/>
              </w:rPr>
              <w:t>到达地</w:t>
            </w:r>
          </w:p>
        </w:tc>
        <w:tc>
          <w:tcPr>
            <w:tcW w:w="1276" w:type="dxa"/>
            <w:noWrap w:val="0"/>
            <w:vAlign w:val="center"/>
          </w:tcPr>
          <w:p w14:paraId="4C572B20">
            <w:pPr>
              <w:rPr>
                <w:sz w:val="22"/>
                <w:szCs w:val="22"/>
              </w:rPr>
            </w:pPr>
            <w:r>
              <w:rPr>
                <w:sz w:val="22"/>
                <w:szCs w:val="22"/>
              </w:rPr>
              <w:t>varchar</w:t>
            </w:r>
          </w:p>
        </w:tc>
        <w:tc>
          <w:tcPr>
            <w:tcW w:w="709" w:type="dxa"/>
            <w:noWrap w:val="0"/>
            <w:vAlign w:val="center"/>
          </w:tcPr>
          <w:p w14:paraId="6DD36DEA">
            <w:pPr>
              <w:pStyle w:val="26"/>
              <w:adjustRightInd w:val="0"/>
              <w:snapToGrid w:val="0"/>
              <w:jc w:val="center"/>
              <w:rPr>
                <w:rFonts w:ascii="Times New Roman" w:hAnsi="Times New Roman"/>
                <w:sz w:val="22"/>
                <w:szCs w:val="22"/>
              </w:rPr>
            </w:pPr>
            <w:r>
              <w:rPr>
                <w:rFonts w:ascii="Times New Roman" w:hAnsi="Times New Roman"/>
                <w:sz w:val="22"/>
                <w:szCs w:val="22"/>
              </w:rPr>
              <w:t>80</w:t>
            </w:r>
          </w:p>
        </w:tc>
        <w:tc>
          <w:tcPr>
            <w:tcW w:w="708" w:type="dxa"/>
            <w:noWrap w:val="0"/>
            <w:vAlign w:val="center"/>
          </w:tcPr>
          <w:p w14:paraId="75C6E1D2">
            <w:pPr>
              <w:jc w:val="center"/>
              <w:rPr>
                <w:sz w:val="22"/>
                <w:szCs w:val="22"/>
              </w:rPr>
            </w:pPr>
            <w:r>
              <w:rPr>
                <w:sz w:val="22"/>
                <w:szCs w:val="22"/>
              </w:rPr>
              <w:t>是</w:t>
            </w:r>
          </w:p>
        </w:tc>
        <w:tc>
          <w:tcPr>
            <w:tcW w:w="1560" w:type="dxa"/>
            <w:noWrap w:val="0"/>
            <w:vAlign w:val="center"/>
          </w:tcPr>
          <w:p w14:paraId="2BA21920">
            <w:pPr>
              <w:rPr>
                <w:sz w:val="22"/>
                <w:szCs w:val="22"/>
              </w:rPr>
            </w:pPr>
          </w:p>
        </w:tc>
      </w:tr>
      <w:tr w14:paraId="13EF6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605144">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2065041A">
            <w:pPr>
              <w:rPr>
                <w:sz w:val="22"/>
                <w:szCs w:val="22"/>
              </w:rPr>
            </w:pPr>
            <w:r>
              <w:rPr>
                <w:sz w:val="22"/>
                <w:szCs w:val="22"/>
              </w:rPr>
              <w:t>ysgjzl</w:t>
            </w:r>
          </w:p>
        </w:tc>
        <w:tc>
          <w:tcPr>
            <w:tcW w:w="1843" w:type="dxa"/>
            <w:noWrap w:val="0"/>
            <w:vAlign w:val="center"/>
          </w:tcPr>
          <w:p w14:paraId="67C95934">
            <w:pPr>
              <w:rPr>
                <w:sz w:val="22"/>
                <w:szCs w:val="22"/>
              </w:rPr>
            </w:pPr>
            <w:r>
              <w:rPr>
                <w:sz w:val="22"/>
                <w:szCs w:val="22"/>
              </w:rPr>
              <w:t>运输工具种类</w:t>
            </w:r>
          </w:p>
        </w:tc>
        <w:tc>
          <w:tcPr>
            <w:tcW w:w="1276" w:type="dxa"/>
            <w:noWrap w:val="0"/>
            <w:vAlign w:val="center"/>
          </w:tcPr>
          <w:p w14:paraId="7BBCF451">
            <w:pPr>
              <w:rPr>
                <w:sz w:val="22"/>
                <w:szCs w:val="22"/>
              </w:rPr>
            </w:pPr>
            <w:r>
              <w:rPr>
                <w:sz w:val="22"/>
                <w:szCs w:val="22"/>
              </w:rPr>
              <w:t>varchar</w:t>
            </w:r>
          </w:p>
        </w:tc>
        <w:tc>
          <w:tcPr>
            <w:tcW w:w="709" w:type="dxa"/>
            <w:noWrap w:val="0"/>
            <w:vAlign w:val="center"/>
          </w:tcPr>
          <w:p w14:paraId="3219A815">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27433EA1">
            <w:pPr>
              <w:jc w:val="center"/>
              <w:rPr>
                <w:sz w:val="22"/>
                <w:szCs w:val="22"/>
              </w:rPr>
            </w:pPr>
            <w:r>
              <w:rPr>
                <w:sz w:val="22"/>
                <w:szCs w:val="22"/>
              </w:rPr>
              <w:t>是</w:t>
            </w:r>
          </w:p>
        </w:tc>
        <w:tc>
          <w:tcPr>
            <w:tcW w:w="1560" w:type="dxa"/>
            <w:noWrap w:val="0"/>
            <w:vAlign w:val="center"/>
          </w:tcPr>
          <w:p w14:paraId="7A3F3683">
            <w:pPr>
              <w:rPr>
                <w:sz w:val="22"/>
                <w:szCs w:val="22"/>
              </w:rPr>
            </w:pPr>
            <w:r>
              <w:rPr>
                <w:sz w:val="22"/>
                <w:szCs w:val="22"/>
              </w:rPr>
              <w:t>铁路运输</w:t>
            </w:r>
          </w:p>
          <w:p w14:paraId="352CD1D5">
            <w:pPr>
              <w:rPr>
                <w:sz w:val="22"/>
                <w:szCs w:val="22"/>
              </w:rPr>
            </w:pPr>
            <w:r>
              <w:rPr>
                <w:sz w:val="22"/>
                <w:szCs w:val="22"/>
              </w:rPr>
              <w:t>公路运输</w:t>
            </w:r>
          </w:p>
          <w:p w14:paraId="7265C22B">
            <w:pPr>
              <w:rPr>
                <w:sz w:val="22"/>
                <w:szCs w:val="22"/>
              </w:rPr>
            </w:pPr>
            <w:r>
              <w:rPr>
                <w:sz w:val="22"/>
                <w:szCs w:val="22"/>
              </w:rPr>
              <w:t>水路运输</w:t>
            </w:r>
          </w:p>
          <w:p w14:paraId="5F9D0B47">
            <w:pPr>
              <w:rPr>
                <w:sz w:val="22"/>
                <w:szCs w:val="22"/>
              </w:rPr>
            </w:pPr>
            <w:r>
              <w:rPr>
                <w:sz w:val="22"/>
                <w:szCs w:val="22"/>
              </w:rPr>
              <w:t>航空运输</w:t>
            </w:r>
          </w:p>
          <w:p w14:paraId="2BD6DB27">
            <w:r>
              <w:rPr>
                <w:sz w:val="22"/>
                <w:szCs w:val="22"/>
              </w:rPr>
              <w:t>管道运输</w:t>
            </w:r>
            <w:r>
              <w:rPr>
                <w:sz w:val="22"/>
                <w:szCs w:val="22"/>
              </w:rPr>
              <w:br w:type="textWrapping"/>
            </w:r>
            <w:r>
              <w:rPr>
                <w:rFonts w:hint="default" w:ascii="Times New Roman" w:hAnsi="Times New Roman" w:eastAsia="宋体" w:cs="Times New Roman"/>
                <w:b w:val="0"/>
                <w:bCs w:val="0"/>
                <w:sz w:val="22"/>
                <w:szCs w:val="22"/>
                <w:lang w:val="en-US" w:eastAsia="zh-CN"/>
              </w:rPr>
              <w:t>其他运输工具</w:t>
            </w:r>
          </w:p>
        </w:tc>
      </w:tr>
      <w:tr w14:paraId="7074C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5BF700">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0764491E">
            <w:pPr>
              <w:rPr>
                <w:sz w:val="22"/>
                <w:szCs w:val="22"/>
              </w:rPr>
            </w:pPr>
            <w:r>
              <w:rPr>
                <w:sz w:val="22"/>
                <w:szCs w:val="22"/>
              </w:rPr>
              <w:t>ysgjph</w:t>
            </w:r>
          </w:p>
        </w:tc>
        <w:tc>
          <w:tcPr>
            <w:tcW w:w="1843" w:type="dxa"/>
            <w:noWrap w:val="0"/>
            <w:vAlign w:val="center"/>
          </w:tcPr>
          <w:p w14:paraId="5FBB2B28">
            <w:pPr>
              <w:rPr>
                <w:sz w:val="22"/>
                <w:szCs w:val="22"/>
              </w:rPr>
            </w:pPr>
            <w:r>
              <w:rPr>
                <w:sz w:val="22"/>
                <w:szCs w:val="22"/>
              </w:rPr>
              <w:t>运输工具牌号</w:t>
            </w:r>
          </w:p>
        </w:tc>
        <w:tc>
          <w:tcPr>
            <w:tcW w:w="1276" w:type="dxa"/>
            <w:noWrap w:val="0"/>
            <w:vAlign w:val="center"/>
          </w:tcPr>
          <w:p w14:paraId="57F52F20">
            <w:pPr>
              <w:rPr>
                <w:sz w:val="22"/>
                <w:szCs w:val="22"/>
              </w:rPr>
            </w:pPr>
            <w:r>
              <w:rPr>
                <w:sz w:val="22"/>
                <w:szCs w:val="22"/>
              </w:rPr>
              <w:t>varchar</w:t>
            </w:r>
          </w:p>
        </w:tc>
        <w:tc>
          <w:tcPr>
            <w:tcW w:w="709" w:type="dxa"/>
            <w:noWrap w:val="0"/>
            <w:vAlign w:val="center"/>
          </w:tcPr>
          <w:p w14:paraId="367CDFD6">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0591ECEF">
            <w:pPr>
              <w:jc w:val="center"/>
              <w:rPr>
                <w:sz w:val="22"/>
                <w:szCs w:val="22"/>
              </w:rPr>
            </w:pPr>
            <w:r>
              <w:rPr>
                <w:sz w:val="22"/>
                <w:szCs w:val="22"/>
              </w:rPr>
              <w:t>是</w:t>
            </w:r>
          </w:p>
        </w:tc>
        <w:tc>
          <w:tcPr>
            <w:tcW w:w="1560" w:type="dxa"/>
            <w:noWrap w:val="0"/>
            <w:vAlign w:val="center"/>
          </w:tcPr>
          <w:p w14:paraId="30C8B212">
            <w:pPr>
              <w:rPr>
                <w:sz w:val="22"/>
                <w:szCs w:val="22"/>
              </w:rPr>
            </w:pPr>
          </w:p>
        </w:tc>
      </w:tr>
      <w:tr w14:paraId="44CD34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E6D25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709DEA4F">
            <w:pPr>
              <w:rPr>
                <w:sz w:val="22"/>
                <w:szCs w:val="22"/>
              </w:rPr>
            </w:pPr>
            <w:r>
              <w:rPr>
                <w:sz w:val="22"/>
                <w:szCs w:val="22"/>
              </w:rPr>
              <w:t>yshwmc</w:t>
            </w:r>
          </w:p>
        </w:tc>
        <w:tc>
          <w:tcPr>
            <w:tcW w:w="1843" w:type="dxa"/>
            <w:noWrap w:val="0"/>
            <w:vAlign w:val="center"/>
          </w:tcPr>
          <w:p w14:paraId="0849199C">
            <w:pPr>
              <w:rPr>
                <w:sz w:val="22"/>
                <w:szCs w:val="22"/>
              </w:rPr>
            </w:pPr>
            <w:r>
              <w:rPr>
                <w:sz w:val="22"/>
                <w:szCs w:val="22"/>
              </w:rPr>
              <w:t>运输货物名称</w:t>
            </w:r>
          </w:p>
        </w:tc>
        <w:tc>
          <w:tcPr>
            <w:tcW w:w="1276" w:type="dxa"/>
            <w:noWrap w:val="0"/>
            <w:vAlign w:val="center"/>
          </w:tcPr>
          <w:p w14:paraId="66929F89">
            <w:pPr>
              <w:rPr>
                <w:sz w:val="22"/>
                <w:szCs w:val="22"/>
              </w:rPr>
            </w:pPr>
            <w:r>
              <w:rPr>
                <w:sz w:val="22"/>
                <w:szCs w:val="22"/>
              </w:rPr>
              <w:t>varchar</w:t>
            </w:r>
          </w:p>
        </w:tc>
        <w:tc>
          <w:tcPr>
            <w:tcW w:w="709" w:type="dxa"/>
            <w:noWrap w:val="0"/>
            <w:vAlign w:val="center"/>
          </w:tcPr>
          <w:p w14:paraId="48781A9D">
            <w:pPr>
              <w:pStyle w:val="26"/>
              <w:adjustRightInd w:val="0"/>
              <w:snapToGrid w:val="0"/>
              <w:jc w:val="center"/>
              <w:rPr>
                <w:rFonts w:ascii="Times New Roman" w:hAnsi="Times New Roman"/>
                <w:sz w:val="22"/>
                <w:szCs w:val="22"/>
              </w:rPr>
            </w:pPr>
            <w:r>
              <w:rPr>
                <w:rFonts w:ascii="Times New Roman" w:hAnsi="Times New Roman"/>
                <w:sz w:val="22"/>
                <w:szCs w:val="22"/>
              </w:rPr>
              <w:t>80</w:t>
            </w:r>
          </w:p>
        </w:tc>
        <w:tc>
          <w:tcPr>
            <w:tcW w:w="708" w:type="dxa"/>
            <w:noWrap w:val="0"/>
            <w:vAlign w:val="center"/>
          </w:tcPr>
          <w:p w14:paraId="4AA49C82">
            <w:pPr>
              <w:jc w:val="center"/>
              <w:rPr>
                <w:sz w:val="22"/>
                <w:szCs w:val="22"/>
              </w:rPr>
            </w:pPr>
            <w:r>
              <w:rPr>
                <w:sz w:val="22"/>
                <w:szCs w:val="22"/>
              </w:rPr>
              <w:t>是</w:t>
            </w:r>
          </w:p>
        </w:tc>
        <w:tc>
          <w:tcPr>
            <w:tcW w:w="1560" w:type="dxa"/>
            <w:noWrap w:val="0"/>
            <w:vAlign w:val="center"/>
          </w:tcPr>
          <w:p w14:paraId="11A0C3E6">
            <w:pPr>
              <w:rPr>
                <w:sz w:val="22"/>
                <w:szCs w:val="22"/>
              </w:rPr>
            </w:pPr>
          </w:p>
        </w:tc>
      </w:tr>
      <w:tr w14:paraId="2CB1B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6B66D8">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top"/>
          </w:tcPr>
          <w:p w14:paraId="7A4F6BA1">
            <w:pPr>
              <w:rPr>
                <w:sz w:val="22"/>
                <w:szCs w:val="22"/>
              </w:rPr>
            </w:pPr>
            <w:r>
              <w:rPr>
                <w:sz w:val="22"/>
                <w:szCs w:val="22"/>
              </w:rPr>
              <w:t>mxxh</w:t>
            </w:r>
          </w:p>
        </w:tc>
        <w:tc>
          <w:tcPr>
            <w:tcW w:w="1843" w:type="dxa"/>
            <w:noWrap w:val="0"/>
            <w:vAlign w:val="center"/>
          </w:tcPr>
          <w:p w14:paraId="5649980A">
            <w:pPr>
              <w:rPr>
                <w:sz w:val="22"/>
                <w:szCs w:val="22"/>
              </w:rPr>
            </w:pPr>
            <w:r>
              <w:rPr>
                <w:sz w:val="22"/>
                <w:szCs w:val="22"/>
              </w:rPr>
              <w:t>明细序号</w:t>
            </w:r>
          </w:p>
        </w:tc>
        <w:tc>
          <w:tcPr>
            <w:tcW w:w="1276" w:type="dxa"/>
            <w:noWrap w:val="0"/>
            <w:vAlign w:val="center"/>
          </w:tcPr>
          <w:p w14:paraId="145E9D5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63E8A25">
            <w:pPr>
              <w:pStyle w:val="26"/>
              <w:adjustRightInd w:val="0"/>
              <w:snapToGrid w:val="0"/>
              <w:jc w:val="center"/>
              <w:rPr>
                <w:rFonts w:ascii="Times New Roman" w:hAnsi="Times New Roman"/>
                <w:sz w:val="22"/>
                <w:szCs w:val="22"/>
              </w:rPr>
            </w:pPr>
            <w:r>
              <w:rPr>
                <w:rFonts w:ascii="Times New Roman" w:hAnsi="Times New Roman"/>
                <w:sz w:val="22"/>
                <w:szCs w:val="22"/>
              </w:rPr>
              <w:t>8</w:t>
            </w:r>
          </w:p>
        </w:tc>
        <w:tc>
          <w:tcPr>
            <w:tcW w:w="708" w:type="dxa"/>
            <w:noWrap w:val="0"/>
            <w:vAlign w:val="center"/>
          </w:tcPr>
          <w:p w14:paraId="5831CD47">
            <w:pPr>
              <w:jc w:val="center"/>
              <w:rPr>
                <w:sz w:val="22"/>
                <w:szCs w:val="22"/>
              </w:rPr>
            </w:pPr>
            <w:r>
              <w:rPr>
                <w:sz w:val="22"/>
                <w:szCs w:val="22"/>
              </w:rPr>
              <w:t>是</w:t>
            </w:r>
          </w:p>
        </w:tc>
        <w:tc>
          <w:tcPr>
            <w:tcW w:w="1560" w:type="dxa"/>
            <w:noWrap w:val="0"/>
            <w:vAlign w:val="center"/>
          </w:tcPr>
          <w:p w14:paraId="5727D590">
            <w:pPr>
              <w:rPr>
                <w:sz w:val="22"/>
                <w:szCs w:val="22"/>
              </w:rPr>
            </w:pPr>
          </w:p>
        </w:tc>
      </w:tr>
      <w:tr w14:paraId="508EA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67D44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4806C379">
            <w:pPr>
              <w:rPr>
                <w:sz w:val="22"/>
                <w:szCs w:val="22"/>
              </w:rPr>
            </w:pPr>
            <w:r>
              <w:rPr>
                <w:sz w:val="22"/>
                <w:szCs w:val="22"/>
              </w:rPr>
              <w:t>dylzfpmxxh</w:t>
            </w:r>
          </w:p>
        </w:tc>
        <w:tc>
          <w:tcPr>
            <w:tcW w:w="1843" w:type="dxa"/>
            <w:noWrap w:val="0"/>
            <w:vAlign w:val="center"/>
          </w:tcPr>
          <w:p w14:paraId="1BFB3048">
            <w:pPr>
              <w:rPr>
                <w:sz w:val="22"/>
                <w:szCs w:val="22"/>
              </w:rPr>
            </w:pPr>
            <w:r>
              <w:rPr>
                <w:sz w:val="22"/>
                <w:szCs w:val="22"/>
              </w:rPr>
              <w:t>对应蓝字发票明细序号</w:t>
            </w:r>
          </w:p>
        </w:tc>
        <w:tc>
          <w:tcPr>
            <w:tcW w:w="1276" w:type="dxa"/>
            <w:noWrap w:val="0"/>
            <w:vAlign w:val="center"/>
          </w:tcPr>
          <w:p w14:paraId="11DCBAE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6F4A32C">
            <w:pPr>
              <w:pStyle w:val="26"/>
              <w:adjustRightInd w:val="0"/>
              <w:snapToGrid w:val="0"/>
              <w:jc w:val="center"/>
              <w:rPr>
                <w:rFonts w:ascii="Times New Roman" w:hAnsi="Times New Roman"/>
                <w:sz w:val="22"/>
                <w:szCs w:val="22"/>
              </w:rPr>
            </w:pPr>
            <w:r>
              <w:rPr>
                <w:rFonts w:ascii="Times New Roman" w:hAnsi="Times New Roman"/>
                <w:sz w:val="22"/>
                <w:szCs w:val="22"/>
              </w:rPr>
              <w:t>8</w:t>
            </w:r>
          </w:p>
        </w:tc>
        <w:tc>
          <w:tcPr>
            <w:tcW w:w="708" w:type="dxa"/>
            <w:noWrap w:val="0"/>
            <w:vAlign w:val="center"/>
          </w:tcPr>
          <w:p w14:paraId="007D17E8">
            <w:pPr>
              <w:jc w:val="center"/>
              <w:rPr>
                <w:sz w:val="22"/>
                <w:szCs w:val="22"/>
              </w:rPr>
            </w:pPr>
            <w:r>
              <w:rPr>
                <w:sz w:val="22"/>
                <w:szCs w:val="22"/>
              </w:rPr>
              <w:t>否</w:t>
            </w:r>
          </w:p>
        </w:tc>
        <w:tc>
          <w:tcPr>
            <w:tcW w:w="1560" w:type="dxa"/>
            <w:noWrap w:val="0"/>
            <w:vAlign w:val="center"/>
          </w:tcPr>
          <w:p w14:paraId="6CF44BAA">
            <w:pPr>
              <w:rPr>
                <w:sz w:val="22"/>
                <w:szCs w:val="22"/>
              </w:rPr>
            </w:pPr>
            <w:r>
              <w:rPr>
                <w:sz w:val="22"/>
                <w:szCs w:val="22"/>
              </w:rPr>
              <w:t>红票必传</w:t>
            </w:r>
          </w:p>
        </w:tc>
      </w:tr>
      <w:tr w14:paraId="4D792D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B54C92">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1584521D">
            <w:pPr>
              <w:rPr>
                <w:sz w:val="22"/>
                <w:szCs w:val="22"/>
              </w:rPr>
            </w:pPr>
            <w:r>
              <w:rPr>
                <w:sz w:val="22"/>
                <w:szCs w:val="22"/>
              </w:rPr>
              <w:t>hwhyslwfwmc</w:t>
            </w:r>
          </w:p>
        </w:tc>
        <w:tc>
          <w:tcPr>
            <w:tcW w:w="1843" w:type="dxa"/>
            <w:noWrap w:val="0"/>
            <w:vAlign w:val="center"/>
          </w:tcPr>
          <w:p w14:paraId="6E463B94">
            <w:pPr>
              <w:rPr>
                <w:sz w:val="22"/>
                <w:szCs w:val="22"/>
              </w:rPr>
            </w:pPr>
            <w:r>
              <w:rPr>
                <w:szCs w:val="21"/>
              </w:rPr>
              <w:t>货物或应税劳务、服务名称</w:t>
            </w:r>
          </w:p>
        </w:tc>
        <w:tc>
          <w:tcPr>
            <w:tcW w:w="1276" w:type="dxa"/>
            <w:noWrap w:val="0"/>
            <w:vAlign w:val="center"/>
          </w:tcPr>
          <w:p w14:paraId="7557D52F">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191D0659">
            <w:pPr>
              <w:pStyle w:val="26"/>
              <w:adjustRightInd w:val="0"/>
              <w:snapToGrid w:val="0"/>
              <w:jc w:val="center"/>
              <w:rPr>
                <w:rFonts w:ascii="Times New Roman" w:hAnsi="Times New Roman"/>
                <w:sz w:val="22"/>
                <w:szCs w:val="22"/>
              </w:rPr>
            </w:pPr>
            <w:r>
              <w:rPr>
                <w:rFonts w:ascii="Times New Roman" w:hAnsi="Times New Roman"/>
                <w:sz w:val="22"/>
                <w:szCs w:val="22"/>
              </w:rPr>
              <w:t>300</w:t>
            </w:r>
          </w:p>
        </w:tc>
        <w:tc>
          <w:tcPr>
            <w:tcW w:w="708" w:type="dxa"/>
            <w:noWrap w:val="0"/>
            <w:vAlign w:val="center"/>
          </w:tcPr>
          <w:p w14:paraId="3A29BCAE">
            <w:pPr>
              <w:jc w:val="center"/>
              <w:rPr>
                <w:sz w:val="22"/>
                <w:szCs w:val="22"/>
              </w:rPr>
            </w:pPr>
            <w:r>
              <w:rPr>
                <w:sz w:val="22"/>
                <w:szCs w:val="22"/>
              </w:rPr>
              <w:t>是</w:t>
            </w:r>
          </w:p>
        </w:tc>
        <w:tc>
          <w:tcPr>
            <w:tcW w:w="1560" w:type="dxa"/>
            <w:noWrap w:val="0"/>
            <w:vAlign w:val="center"/>
          </w:tcPr>
          <w:p w14:paraId="514D5AC5">
            <w:pPr>
              <w:rPr>
                <w:sz w:val="22"/>
                <w:szCs w:val="22"/>
              </w:rPr>
            </w:pPr>
            <w:r>
              <w:rPr>
                <w:sz w:val="22"/>
                <w:szCs w:val="22"/>
              </w:rPr>
              <w:t>拼装规则：“*商品服务简称（spfwjc）*”+“项目名称（xmmc）”</w:t>
            </w:r>
          </w:p>
        </w:tc>
      </w:tr>
      <w:tr w14:paraId="062A7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245A7AE">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center"/>
          </w:tcPr>
          <w:p w14:paraId="64A0704C">
            <w:pPr>
              <w:rPr>
                <w:sz w:val="22"/>
                <w:szCs w:val="22"/>
              </w:rPr>
            </w:pPr>
            <w:r>
              <w:rPr>
                <w:sz w:val="22"/>
                <w:szCs w:val="22"/>
              </w:rPr>
              <w:t>spfwjc</w:t>
            </w:r>
          </w:p>
        </w:tc>
        <w:tc>
          <w:tcPr>
            <w:tcW w:w="1843" w:type="dxa"/>
            <w:noWrap w:val="0"/>
            <w:vAlign w:val="center"/>
          </w:tcPr>
          <w:p w14:paraId="6A578292">
            <w:pPr>
              <w:rPr>
                <w:sz w:val="22"/>
                <w:szCs w:val="22"/>
              </w:rPr>
            </w:pPr>
            <w:r>
              <w:rPr>
                <w:szCs w:val="21"/>
              </w:rPr>
              <w:t>商品服务简称</w:t>
            </w:r>
          </w:p>
        </w:tc>
        <w:tc>
          <w:tcPr>
            <w:tcW w:w="1276" w:type="dxa"/>
            <w:noWrap w:val="0"/>
            <w:vAlign w:val="center"/>
          </w:tcPr>
          <w:p w14:paraId="102F8BB0">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11895B68">
            <w:pPr>
              <w:jc w:val="center"/>
              <w:rPr>
                <w:sz w:val="22"/>
                <w:szCs w:val="22"/>
              </w:rPr>
            </w:pPr>
            <w:r>
              <w:rPr>
                <w:sz w:val="22"/>
                <w:szCs w:val="22"/>
              </w:rPr>
              <w:t>120</w:t>
            </w:r>
          </w:p>
        </w:tc>
        <w:tc>
          <w:tcPr>
            <w:tcW w:w="708" w:type="dxa"/>
            <w:noWrap w:val="0"/>
            <w:vAlign w:val="center"/>
          </w:tcPr>
          <w:p w14:paraId="127F4D2C">
            <w:pPr>
              <w:jc w:val="center"/>
              <w:rPr>
                <w:sz w:val="22"/>
                <w:szCs w:val="22"/>
              </w:rPr>
            </w:pPr>
            <w:r>
              <w:rPr>
                <w:sz w:val="22"/>
                <w:szCs w:val="22"/>
              </w:rPr>
              <w:t>是</w:t>
            </w:r>
          </w:p>
        </w:tc>
        <w:tc>
          <w:tcPr>
            <w:tcW w:w="1560" w:type="dxa"/>
            <w:noWrap w:val="0"/>
            <w:vAlign w:val="center"/>
          </w:tcPr>
          <w:p w14:paraId="3CCB8BB9">
            <w:pPr>
              <w:rPr>
                <w:sz w:val="22"/>
                <w:szCs w:val="22"/>
              </w:rPr>
            </w:pPr>
          </w:p>
        </w:tc>
      </w:tr>
      <w:tr w14:paraId="4F39C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242762">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0806E548">
            <w:pPr>
              <w:rPr>
                <w:sz w:val="22"/>
                <w:szCs w:val="22"/>
              </w:rPr>
            </w:pPr>
            <w:r>
              <w:rPr>
                <w:sz w:val="22"/>
                <w:szCs w:val="22"/>
              </w:rPr>
              <w:t>xmmc</w:t>
            </w:r>
          </w:p>
        </w:tc>
        <w:tc>
          <w:tcPr>
            <w:tcW w:w="1843" w:type="dxa"/>
            <w:noWrap w:val="0"/>
            <w:vAlign w:val="center"/>
          </w:tcPr>
          <w:p w14:paraId="4C02AAA3">
            <w:pPr>
              <w:rPr>
                <w:sz w:val="22"/>
                <w:szCs w:val="22"/>
              </w:rPr>
            </w:pPr>
            <w:r>
              <w:rPr>
                <w:sz w:val="22"/>
                <w:szCs w:val="22"/>
              </w:rPr>
              <w:t>项目名称</w:t>
            </w:r>
          </w:p>
        </w:tc>
        <w:tc>
          <w:tcPr>
            <w:tcW w:w="1276" w:type="dxa"/>
            <w:noWrap w:val="0"/>
            <w:vAlign w:val="center"/>
          </w:tcPr>
          <w:p w14:paraId="6C36B1B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1CDA7C">
            <w:pPr>
              <w:jc w:val="center"/>
              <w:rPr>
                <w:sz w:val="22"/>
                <w:szCs w:val="22"/>
              </w:rPr>
            </w:pPr>
            <w:r>
              <w:rPr>
                <w:sz w:val="22"/>
                <w:szCs w:val="22"/>
              </w:rPr>
              <w:t>600</w:t>
            </w:r>
          </w:p>
        </w:tc>
        <w:tc>
          <w:tcPr>
            <w:tcW w:w="708" w:type="dxa"/>
            <w:noWrap w:val="0"/>
            <w:vAlign w:val="center"/>
          </w:tcPr>
          <w:p w14:paraId="1C5B99DD">
            <w:pPr>
              <w:jc w:val="center"/>
              <w:rPr>
                <w:sz w:val="22"/>
                <w:szCs w:val="22"/>
              </w:rPr>
            </w:pPr>
            <w:r>
              <w:rPr>
                <w:sz w:val="22"/>
                <w:szCs w:val="22"/>
              </w:rPr>
              <w:t>是</w:t>
            </w:r>
          </w:p>
        </w:tc>
        <w:tc>
          <w:tcPr>
            <w:tcW w:w="1560" w:type="dxa"/>
            <w:noWrap w:val="0"/>
            <w:vAlign w:val="center"/>
          </w:tcPr>
          <w:p w14:paraId="5351CBE7">
            <w:pPr>
              <w:rPr>
                <w:sz w:val="22"/>
                <w:szCs w:val="22"/>
              </w:rPr>
            </w:pPr>
          </w:p>
        </w:tc>
      </w:tr>
      <w:tr w14:paraId="431A1D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32AAB9">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center"/>
          </w:tcPr>
          <w:p w14:paraId="4B4CB518">
            <w:pPr>
              <w:rPr>
                <w:sz w:val="22"/>
                <w:szCs w:val="22"/>
              </w:rPr>
            </w:pPr>
            <w:r>
              <w:rPr>
                <w:sz w:val="22"/>
                <w:szCs w:val="22"/>
              </w:rPr>
              <w:t>ggxh</w:t>
            </w:r>
          </w:p>
        </w:tc>
        <w:tc>
          <w:tcPr>
            <w:tcW w:w="1843" w:type="dxa"/>
            <w:noWrap w:val="0"/>
            <w:vAlign w:val="center"/>
          </w:tcPr>
          <w:p w14:paraId="32AFAEEA">
            <w:pPr>
              <w:rPr>
                <w:sz w:val="22"/>
                <w:szCs w:val="22"/>
              </w:rPr>
            </w:pPr>
            <w:r>
              <w:rPr>
                <w:sz w:val="22"/>
                <w:szCs w:val="22"/>
              </w:rPr>
              <w:t>规格型号</w:t>
            </w:r>
          </w:p>
        </w:tc>
        <w:tc>
          <w:tcPr>
            <w:tcW w:w="1276" w:type="dxa"/>
            <w:noWrap w:val="0"/>
            <w:vAlign w:val="center"/>
          </w:tcPr>
          <w:p w14:paraId="42CDAA4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D499C98">
            <w:pPr>
              <w:jc w:val="center"/>
              <w:rPr>
                <w:sz w:val="22"/>
                <w:szCs w:val="22"/>
              </w:rPr>
            </w:pPr>
            <w:r>
              <w:rPr>
                <w:sz w:val="22"/>
                <w:szCs w:val="22"/>
              </w:rPr>
              <w:t>150</w:t>
            </w:r>
          </w:p>
        </w:tc>
        <w:tc>
          <w:tcPr>
            <w:tcW w:w="708" w:type="dxa"/>
            <w:noWrap w:val="0"/>
            <w:vAlign w:val="center"/>
          </w:tcPr>
          <w:p w14:paraId="27422B83">
            <w:pPr>
              <w:jc w:val="center"/>
              <w:rPr>
                <w:sz w:val="22"/>
                <w:szCs w:val="22"/>
              </w:rPr>
            </w:pPr>
            <w:r>
              <w:rPr>
                <w:sz w:val="22"/>
                <w:szCs w:val="22"/>
              </w:rPr>
              <w:t>否</w:t>
            </w:r>
          </w:p>
        </w:tc>
        <w:tc>
          <w:tcPr>
            <w:tcW w:w="1560" w:type="dxa"/>
            <w:noWrap w:val="0"/>
            <w:vAlign w:val="center"/>
          </w:tcPr>
          <w:p w14:paraId="44748A42">
            <w:pPr>
              <w:rPr>
                <w:sz w:val="22"/>
                <w:szCs w:val="22"/>
              </w:rPr>
            </w:pPr>
          </w:p>
        </w:tc>
      </w:tr>
      <w:tr w14:paraId="38547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86B2DC">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7D6CEB0E">
            <w:pPr>
              <w:rPr>
                <w:sz w:val="22"/>
                <w:szCs w:val="22"/>
              </w:rPr>
            </w:pPr>
            <w:r>
              <w:rPr>
                <w:sz w:val="22"/>
                <w:szCs w:val="22"/>
              </w:rPr>
              <w:t>dw</w:t>
            </w:r>
          </w:p>
        </w:tc>
        <w:tc>
          <w:tcPr>
            <w:tcW w:w="1843" w:type="dxa"/>
            <w:noWrap w:val="0"/>
            <w:vAlign w:val="center"/>
          </w:tcPr>
          <w:p w14:paraId="53DB7E19">
            <w:pPr>
              <w:rPr>
                <w:sz w:val="22"/>
                <w:szCs w:val="22"/>
              </w:rPr>
            </w:pPr>
            <w:r>
              <w:rPr>
                <w:sz w:val="22"/>
                <w:szCs w:val="22"/>
              </w:rPr>
              <w:t>单位</w:t>
            </w:r>
          </w:p>
        </w:tc>
        <w:tc>
          <w:tcPr>
            <w:tcW w:w="1276" w:type="dxa"/>
            <w:noWrap w:val="0"/>
            <w:vAlign w:val="center"/>
          </w:tcPr>
          <w:p w14:paraId="05C65FC7">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80A6024">
            <w:pPr>
              <w:jc w:val="center"/>
              <w:rPr>
                <w:sz w:val="22"/>
                <w:szCs w:val="22"/>
              </w:rPr>
            </w:pPr>
            <w:r>
              <w:rPr>
                <w:sz w:val="22"/>
                <w:szCs w:val="22"/>
              </w:rPr>
              <w:t>300</w:t>
            </w:r>
          </w:p>
        </w:tc>
        <w:tc>
          <w:tcPr>
            <w:tcW w:w="708" w:type="dxa"/>
            <w:noWrap w:val="0"/>
            <w:vAlign w:val="center"/>
          </w:tcPr>
          <w:p w14:paraId="5E7C5B63">
            <w:pPr>
              <w:jc w:val="center"/>
              <w:rPr>
                <w:sz w:val="22"/>
                <w:szCs w:val="22"/>
              </w:rPr>
            </w:pPr>
            <w:r>
              <w:rPr>
                <w:sz w:val="22"/>
                <w:szCs w:val="22"/>
              </w:rPr>
              <w:t>否</w:t>
            </w:r>
          </w:p>
        </w:tc>
        <w:tc>
          <w:tcPr>
            <w:tcW w:w="1560" w:type="dxa"/>
            <w:noWrap w:val="0"/>
            <w:vAlign w:val="center"/>
          </w:tcPr>
          <w:p w14:paraId="7B7EC087">
            <w:pPr>
              <w:rPr>
                <w:sz w:val="22"/>
                <w:szCs w:val="22"/>
              </w:rPr>
            </w:pPr>
          </w:p>
        </w:tc>
      </w:tr>
      <w:tr w14:paraId="7E991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5299F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777EFC20">
            <w:pPr>
              <w:rPr>
                <w:sz w:val="22"/>
                <w:szCs w:val="22"/>
              </w:rPr>
            </w:pPr>
            <w:r>
              <w:rPr>
                <w:sz w:val="22"/>
                <w:szCs w:val="22"/>
              </w:rPr>
              <w:t>sl</w:t>
            </w:r>
          </w:p>
        </w:tc>
        <w:tc>
          <w:tcPr>
            <w:tcW w:w="1843" w:type="dxa"/>
            <w:noWrap w:val="0"/>
            <w:vAlign w:val="center"/>
          </w:tcPr>
          <w:p w14:paraId="458E26FB">
            <w:pPr>
              <w:rPr>
                <w:sz w:val="22"/>
                <w:szCs w:val="22"/>
              </w:rPr>
            </w:pPr>
            <w:r>
              <w:rPr>
                <w:sz w:val="22"/>
                <w:szCs w:val="22"/>
              </w:rPr>
              <w:t>数量</w:t>
            </w:r>
          </w:p>
        </w:tc>
        <w:tc>
          <w:tcPr>
            <w:tcW w:w="1276" w:type="dxa"/>
            <w:noWrap w:val="0"/>
            <w:vAlign w:val="center"/>
          </w:tcPr>
          <w:p w14:paraId="102C24F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A97689E">
            <w:pPr>
              <w:jc w:val="center"/>
              <w:rPr>
                <w:sz w:val="22"/>
                <w:szCs w:val="22"/>
              </w:rPr>
            </w:pPr>
            <w:r>
              <w:rPr>
                <w:sz w:val="22"/>
                <w:szCs w:val="22"/>
              </w:rPr>
              <w:t>25</w:t>
            </w:r>
          </w:p>
        </w:tc>
        <w:tc>
          <w:tcPr>
            <w:tcW w:w="708" w:type="dxa"/>
            <w:noWrap w:val="0"/>
            <w:vAlign w:val="center"/>
          </w:tcPr>
          <w:p w14:paraId="66A32455">
            <w:pPr>
              <w:jc w:val="center"/>
              <w:rPr>
                <w:sz w:val="22"/>
                <w:szCs w:val="22"/>
              </w:rPr>
            </w:pPr>
            <w:r>
              <w:rPr>
                <w:sz w:val="22"/>
                <w:szCs w:val="22"/>
              </w:rPr>
              <w:t>否</w:t>
            </w:r>
          </w:p>
        </w:tc>
        <w:tc>
          <w:tcPr>
            <w:tcW w:w="1560" w:type="dxa"/>
            <w:noWrap w:val="0"/>
            <w:vAlign w:val="center"/>
          </w:tcPr>
          <w:p w14:paraId="73D13D30">
            <w:pPr>
              <w:rPr>
                <w:sz w:val="22"/>
                <w:szCs w:val="22"/>
              </w:rPr>
            </w:pPr>
            <w:r>
              <w:rPr>
                <w:sz w:val="22"/>
                <w:szCs w:val="22"/>
              </w:rPr>
              <w:t>如“单价”栏次非空，则本栏次必须非空</w:t>
            </w:r>
          </w:p>
        </w:tc>
      </w:tr>
      <w:tr w14:paraId="155A86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D9CE7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49478DFA">
            <w:pPr>
              <w:rPr>
                <w:sz w:val="22"/>
                <w:szCs w:val="22"/>
              </w:rPr>
            </w:pPr>
            <w:r>
              <w:rPr>
                <w:sz w:val="22"/>
                <w:szCs w:val="22"/>
              </w:rPr>
              <w:t>dj</w:t>
            </w:r>
          </w:p>
        </w:tc>
        <w:tc>
          <w:tcPr>
            <w:tcW w:w="1843" w:type="dxa"/>
            <w:noWrap w:val="0"/>
            <w:vAlign w:val="center"/>
          </w:tcPr>
          <w:p w14:paraId="358446D9">
            <w:pPr>
              <w:rPr>
                <w:sz w:val="22"/>
                <w:szCs w:val="22"/>
              </w:rPr>
            </w:pPr>
            <w:r>
              <w:rPr>
                <w:sz w:val="22"/>
                <w:szCs w:val="22"/>
              </w:rPr>
              <w:t>单价</w:t>
            </w:r>
          </w:p>
        </w:tc>
        <w:tc>
          <w:tcPr>
            <w:tcW w:w="1276" w:type="dxa"/>
            <w:noWrap w:val="0"/>
            <w:vAlign w:val="center"/>
          </w:tcPr>
          <w:p w14:paraId="7F52AA0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7000784">
            <w:pPr>
              <w:jc w:val="center"/>
              <w:rPr>
                <w:sz w:val="22"/>
                <w:szCs w:val="22"/>
              </w:rPr>
            </w:pPr>
            <w:r>
              <w:rPr>
                <w:sz w:val="22"/>
                <w:szCs w:val="22"/>
              </w:rPr>
              <w:t>25</w:t>
            </w:r>
          </w:p>
        </w:tc>
        <w:tc>
          <w:tcPr>
            <w:tcW w:w="708" w:type="dxa"/>
            <w:noWrap w:val="0"/>
            <w:vAlign w:val="center"/>
          </w:tcPr>
          <w:p w14:paraId="1F9D937D">
            <w:pPr>
              <w:jc w:val="center"/>
              <w:rPr>
                <w:sz w:val="22"/>
                <w:szCs w:val="22"/>
              </w:rPr>
            </w:pPr>
            <w:r>
              <w:rPr>
                <w:sz w:val="22"/>
                <w:szCs w:val="22"/>
              </w:rPr>
              <w:t>否</w:t>
            </w:r>
          </w:p>
        </w:tc>
        <w:tc>
          <w:tcPr>
            <w:tcW w:w="1560" w:type="dxa"/>
            <w:noWrap w:val="0"/>
            <w:vAlign w:val="center"/>
          </w:tcPr>
          <w:p w14:paraId="5B8E7B89">
            <w:pPr>
              <w:rPr>
                <w:sz w:val="22"/>
                <w:szCs w:val="22"/>
              </w:rPr>
            </w:pPr>
            <w:r>
              <w:rPr>
                <w:sz w:val="22"/>
                <w:szCs w:val="22"/>
              </w:rPr>
              <w:t>如“数量”栏次非空，则本栏次必须非空</w:t>
            </w:r>
          </w:p>
        </w:tc>
      </w:tr>
      <w:tr w14:paraId="220B2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D7EF3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28A9C3F4">
            <w:pPr>
              <w:rPr>
                <w:sz w:val="22"/>
                <w:szCs w:val="22"/>
              </w:rPr>
            </w:pPr>
            <w:r>
              <w:rPr>
                <w:sz w:val="22"/>
                <w:szCs w:val="22"/>
              </w:rPr>
              <w:t>je</w:t>
            </w:r>
          </w:p>
        </w:tc>
        <w:tc>
          <w:tcPr>
            <w:tcW w:w="1843" w:type="dxa"/>
            <w:noWrap w:val="0"/>
            <w:vAlign w:val="center"/>
          </w:tcPr>
          <w:p w14:paraId="5F6C306C">
            <w:pPr>
              <w:rPr>
                <w:sz w:val="22"/>
                <w:szCs w:val="22"/>
              </w:rPr>
            </w:pPr>
            <w:r>
              <w:rPr>
                <w:sz w:val="22"/>
                <w:szCs w:val="22"/>
              </w:rPr>
              <w:t>金额</w:t>
            </w:r>
          </w:p>
        </w:tc>
        <w:tc>
          <w:tcPr>
            <w:tcW w:w="1276" w:type="dxa"/>
            <w:noWrap w:val="0"/>
            <w:vAlign w:val="center"/>
          </w:tcPr>
          <w:p w14:paraId="7039B20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682F148">
            <w:pPr>
              <w:jc w:val="center"/>
              <w:rPr>
                <w:sz w:val="22"/>
                <w:szCs w:val="22"/>
              </w:rPr>
            </w:pPr>
            <w:r>
              <w:rPr>
                <w:sz w:val="22"/>
                <w:szCs w:val="22"/>
              </w:rPr>
              <w:t>18,2</w:t>
            </w:r>
          </w:p>
        </w:tc>
        <w:tc>
          <w:tcPr>
            <w:tcW w:w="708" w:type="dxa"/>
            <w:noWrap w:val="0"/>
            <w:vAlign w:val="center"/>
          </w:tcPr>
          <w:p w14:paraId="7959E61E">
            <w:pPr>
              <w:jc w:val="center"/>
              <w:rPr>
                <w:sz w:val="22"/>
                <w:szCs w:val="22"/>
              </w:rPr>
            </w:pPr>
            <w:r>
              <w:rPr>
                <w:sz w:val="22"/>
                <w:szCs w:val="22"/>
              </w:rPr>
              <w:t>是</w:t>
            </w:r>
          </w:p>
        </w:tc>
        <w:tc>
          <w:tcPr>
            <w:tcW w:w="1560" w:type="dxa"/>
            <w:noWrap w:val="0"/>
            <w:vAlign w:val="center"/>
          </w:tcPr>
          <w:p w14:paraId="32B25483">
            <w:pPr>
              <w:rPr>
                <w:sz w:val="22"/>
                <w:szCs w:val="22"/>
              </w:rPr>
            </w:pPr>
          </w:p>
        </w:tc>
      </w:tr>
      <w:tr w14:paraId="58C16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765204">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77E8EFC8">
            <w:pPr>
              <w:rPr>
                <w:sz w:val="22"/>
                <w:szCs w:val="22"/>
              </w:rPr>
            </w:pPr>
            <w:r>
              <w:rPr>
                <w:sz w:val="22"/>
                <w:szCs w:val="22"/>
              </w:rPr>
              <w:t>slv</w:t>
            </w:r>
          </w:p>
        </w:tc>
        <w:tc>
          <w:tcPr>
            <w:tcW w:w="1843" w:type="dxa"/>
            <w:noWrap w:val="0"/>
            <w:vAlign w:val="center"/>
          </w:tcPr>
          <w:p w14:paraId="36AA4C91">
            <w:pPr>
              <w:rPr>
                <w:sz w:val="22"/>
                <w:szCs w:val="22"/>
              </w:rPr>
            </w:pPr>
            <w:r>
              <w:rPr>
                <w:sz w:val="22"/>
                <w:szCs w:val="22"/>
              </w:rPr>
              <w:t>增值税税率/征收率</w:t>
            </w:r>
          </w:p>
        </w:tc>
        <w:tc>
          <w:tcPr>
            <w:tcW w:w="1276" w:type="dxa"/>
            <w:noWrap w:val="0"/>
            <w:vAlign w:val="center"/>
          </w:tcPr>
          <w:p w14:paraId="3CDA01B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06EE81F">
            <w:pPr>
              <w:jc w:val="center"/>
              <w:rPr>
                <w:sz w:val="22"/>
                <w:szCs w:val="22"/>
              </w:rPr>
            </w:pPr>
            <w:r>
              <w:rPr>
                <w:sz w:val="22"/>
                <w:szCs w:val="22"/>
              </w:rPr>
              <w:t>16,6</w:t>
            </w:r>
          </w:p>
        </w:tc>
        <w:tc>
          <w:tcPr>
            <w:tcW w:w="708" w:type="dxa"/>
            <w:noWrap w:val="0"/>
            <w:vAlign w:val="center"/>
          </w:tcPr>
          <w:p w14:paraId="4DF20D5C">
            <w:pPr>
              <w:jc w:val="center"/>
              <w:rPr>
                <w:sz w:val="22"/>
                <w:szCs w:val="22"/>
              </w:rPr>
            </w:pPr>
            <w:r>
              <w:rPr>
                <w:sz w:val="22"/>
                <w:szCs w:val="22"/>
              </w:rPr>
              <w:t>是</w:t>
            </w:r>
          </w:p>
        </w:tc>
        <w:tc>
          <w:tcPr>
            <w:tcW w:w="1560" w:type="dxa"/>
            <w:noWrap w:val="0"/>
            <w:vAlign w:val="center"/>
          </w:tcPr>
          <w:p w14:paraId="04CE23CC">
            <w:pPr>
              <w:rPr>
                <w:sz w:val="22"/>
                <w:szCs w:val="22"/>
              </w:rPr>
            </w:pPr>
          </w:p>
        </w:tc>
      </w:tr>
      <w:tr w14:paraId="371E48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1AA9BE">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7182C103">
            <w:pPr>
              <w:rPr>
                <w:sz w:val="22"/>
                <w:szCs w:val="22"/>
              </w:rPr>
            </w:pPr>
            <w:r>
              <w:rPr>
                <w:sz w:val="22"/>
                <w:szCs w:val="22"/>
              </w:rPr>
              <w:t>se</w:t>
            </w:r>
          </w:p>
        </w:tc>
        <w:tc>
          <w:tcPr>
            <w:tcW w:w="1843" w:type="dxa"/>
            <w:noWrap w:val="0"/>
            <w:vAlign w:val="center"/>
          </w:tcPr>
          <w:p w14:paraId="13C83C92">
            <w:pPr>
              <w:rPr>
                <w:sz w:val="22"/>
                <w:szCs w:val="22"/>
              </w:rPr>
            </w:pPr>
            <w:r>
              <w:rPr>
                <w:sz w:val="22"/>
                <w:szCs w:val="22"/>
              </w:rPr>
              <w:t>税额</w:t>
            </w:r>
          </w:p>
        </w:tc>
        <w:tc>
          <w:tcPr>
            <w:tcW w:w="1276" w:type="dxa"/>
            <w:noWrap w:val="0"/>
            <w:vAlign w:val="center"/>
          </w:tcPr>
          <w:p w14:paraId="01EE6A5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49DE7B">
            <w:pPr>
              <w:jc w:val="center"/>
              <w:rPr>
                <w:sz w:val="22"/>
                <w:szCs w:val="22"/>
              </w:rPr>
            </w:pPr>
            <w:r>
              <w:rPr>
                <w:sz w:val="22"/>
                <w:szCs w:val="22"/>
              </w:rPr>
              <w:t>18，2</w:t>
            </w:r>
          </w:p>
        </w:tc>
        <w:tc>
          <w:tcPr>
            <w:tcW w:w="708" w:type="dxa"/>
            <w:noWrap w:val="0"/>
            <w:vAlign w:val="center"/>
          </w:tcPr>
          <w:p w14:paraId="1749E2A6">
            <w:pPr>
              <w:jc w:val="center"/>
              <w:rPr>
                <w:sz w:val="22"/>
                <w:szCs w:val="22"/>
              </w:rPr>
            </w:pPr>
            <w:r>
              <w:rPr>
                <w:sz w:val="22"/>
                <w:szCs w:val="22"/>
              </w:rPr>
              <w:t>是</w:t>
            </w:r>
          </w:p>
        </w:tc>
        <w:tc>
          <w:tcPr>
            <w:tcW w:w="1560" w:type="dxa"/>
            <w:noWrap w:val="0"/>
            <w:vAlign w:val="center"/>
          </w:tcPr>
          <w:p w14:paraId="7B264A2D">
            <w:pPr>
              <w:rPr>
                <w:sz w:val="22"/>
                <w:szCs w:val="22"/>
              </w:rPr>
            </w:pPr>
          </w:p>
        </w:tc>
      </w:tr>
      <w:tr w14:paraId="5CBC5C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63A77">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47CF2AA0">
            <w:pPr>
              <w:rPr>
                <w:sz w:val="22"/>
                <w:szCs w:val="22"/>
              </w:rPr>
            </w:pPr>
            <w:r>
              <w:rPr>
                <w:sz w:val="22"/>
                <w:szCs w:val="22"/>
              </w:rPr>
              <w:t>hsje</w:t>
            </w:r>
          </w:p>
        </w:tc>
        <w:tc>
          <w:tcPr>
            <w:tcW w:w="1843" w:type="dxa"/>
            <w:noWrap w:val="0"/>
            <w:vAlign w:val="center"/>
          </w:tcPr>
          <w:p w14:paraId="54013B69">
            <w:pPr>
              <w:rPr>
                <w:sz w:val="22"/>
                <w:szCs w:val="22"/>
              </w:rPr>
            </w:pPr>
            <w:r>
              <w:rPr>
                <w:sz w:val="22"/>
                <w:szCs w:val="22"/>
              </w:rPr>
              <w:t>含税金额</w:t>
            </w:r>
          </w:p>
        </w:tc>
        <w:tc>
          <w:tcPr>
            <w:tcW w:w="1276" w:type="dxa"/>
            <w:noWrap w:val="0"/>
            <w:vAlign w:val="center"/>
          </w:tcPr>
          <w:p w14:paraId="508D3BB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C4A05BD">
            <w:pPr>
              <w:jc w:val="center"/>
              <w:rPr>
                <w:sz w:val="22"/>
                <w:szCs w:val="22"/>
              </w:rPr>
            </w:pPr>
            <w:r>
              <w:rPr>
                <w:sz w:val="22"/>
                <w:szCs w:val="22"/>
              </w:rPr>
              <w:t>18,2</w:t>
            </w:r>
          </w:p>
        </w:tc>
        <w:tc>
          <w:tcPr>
            <w:tcW w:w="708" w:type="dxa"/>
            <w:noWrap w:val="0"/>
            <w:vAlign w:val="center"/>
          </w:tcPr>
          <w:p w14:paraId="26FD5A14">
            <w:pPr>
              <w:jc w:val="center"/>
              <w:rPr>
                <w:sz w:val="22"/>
                <w:szCs w:val="22"/>
              </w:rPr>
            </w:pPr>
            <w:r>
              <w:rPr>
                <w:sz w:val="22"/>
                <w:szCs w:val="22"/>
              </w:rPr>
              <w:t>是</w:t>
            </w:r>
          </w:p>
        </w:tc>
        <w:tc>
          <w:tcPr>
            <w:tcW w:w="1560" w:type="dxa"/>
            <w:noWrap w:val="0"/>
            <w:vAlign w:val="center"/>
          </w:tcPr>
          <w:p w14:paraId="260D75AA">
            <w:pPr>
              <w:rPr>
                <w:sz w:val="22"/>
                <w:szCs w:val="22"/>
              </w:rPr>
            </w:pPr>
          </w:p>
        </w:tc>
      </w:tr>
      <w:tr w14:paraId="6922D3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8662CA">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702FD751">
            <w:pPr>
              <w:rPr>
                <w:sz w:val="22"/>
                <w:szCs w:val="22"/>
              </w:rPr>
            </w:pPr>
            <w:r>
              <w:rPr>
                <w:sz w:val="22"/>
                <w:szCs w:val="22"/>
              </w:rPr>
              <w:t>kce</w:t>
            </w:r>
          </w:p>
        </w:tc>
        <w:tc>
          <w:tcPr>
            <w:tcW w:w="1843" w:type="dxa"/>
            <w:noWrap w:val="0"/>
            <w:vAlign w:val="center"/>
          </w:tcPr>
          <w:p w14:paraId="00797CB1">
            <w:pPr>
              <w:rPr>
                <w:sz w:val="22"/>
                <w:szCs w:val="22"/>
              </w:rPr>
            </w:pPr>
            <w:r>
              <w:rPr>
                <w:sz w:val="22"/>
                <w:szCs w:val="22"/>
              </w:rPr>
              <w:t>扣除额</w:t>
            </w:r>
          </w:p>
        </w:tc>
        <w:tc>
          <w:tcPr>
            <w:tcW w:w="1276" w:type="dxa"/>
            <w:noWrap w:val="0"/>
            <w:vAlign w:val="center"/>
          </w:tcPr>
          <w:p w14:paraId="38F472B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BE2A33">
            <w:pPr>
              <w:jc w:val="center"/>
              <w:rPr>
                <w:sz w:val="22"/>
                <w:szCs w:val="22"/>
              </w:rPr>
            </w:pPr>
            <w:r>
              <w:rPr>
                <w:sz w:val="22"/>
                <w:szCs w:val="22"/>
              </w:rPr>
              <w:t>18,2</w:t>
            </w:r>
          </w:p>
        </w:tc>
        <w:tc>
          <w:tcPr>
            <w:tcW w:w="708" w:type="dxa"/>
            <w:noWrap w:val="0"/>
            <w:vAlign w:val="center"/>
          </w:tcPr>
          <w:p w14:paraId="621DCC64">
            <w:pPr>
              <w:jc w:val="center"/>
              <w:rPr>
                <w:sz w:val="22"/>
                <w:szCs w:val="22"/>
              </w:rPr>
            </w:pPr>
            <w:r>
              <w:rPr>
                <w:sz w:val="22"/>
                <w:szCs w:val="22"/>
              </w:rPr>
              <w:t>否</w:t>
            </w:r>
          </w:p>
        </w:tc>
        <w:tc>
          <w:tcPr>
            <w:tcW w:w="1560" w:type="dxa"/>
            <w:noWrap w:val="0"/>
            <w:vAlign w:val="center"/>
          </w:tcPr>
          <w:p w14:paraId="5F174ADE">
            <w:pPr>
              <w:rPr>
                <w:sz w:val="22"/>
                <w:szCs w:val="22"/>
              </w:rPr>
            </w:pPr>
          </w:p>
        </w:tc>
      </w:tr>
      <w:tr w14:paraId="18381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99206F">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3BFE70C6">
            <w:pPr>
              <w:rPr>
                <w:sz w:val="22"/>
                <w:szCs w:val="22"/>
              </w:rPr>
            </w:pPr>
            <w:r>
              <w:rPr>
                <w:sz w:val="22"/>
                <w:szCs w:val="22"/>
              </w:rPr>
              <w:t>sphfwssflhbbm</w:t>
            </w:r>
          </w:p>
        </w:tc>
        <w:tc>
          <w:tcPr>
            <w:tcW w:w="1843" w:type="dxa"/>
            <w:noWrap w:val="0"/>
            <w:vAlign w:val="center"/>
          </w:tcPr>
          <w:p w14:paraId="3E58497A">
            <w:pPr>
              <w:rPr>
                <w:sz w:val="22"/>
                <w:szCs w:val="22"/>
              </w:rPr>
            </w:pPr>
            <w:r>
              <w:t>商品和服务税收分类合并编码</w:t>
            </w:r>
          </w:p>
        </w:tc>
        <w:tc>
          <w:tcPr>
            <w:tcW w:w="1276" w:type="dxa"/>
            <w:noWrap w:val="0"/>
            <w:vAlign w:val="center"/>
          </w:tcPr>
          <w:p w14:paraId="1B31D9C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DEA212">
            <w:pPr>
              <w:jc w:val="center"/>
              <w:rPr>
                <w:sz w:val="22"/>
                <w:szCs w:val="22"/>
              </w:rPr>
            </w:pPr>
            <w:r>
              <w:rPr>
                <w:sz w:val="22"/>
                <w:szCs w:val="22"/>
              </w:rPr>
              <w:t>19</w:t>
            </w:r>
          </w:p>
        </w:tc>
        <w:tc>
          <w:tcPr>
            <w:tcW w:w="708" w:type="dxa"/>
            <w:noWrap w:val="0"/>
            <w:vAlign w:val="center"/>
          </w:tcPr>
          <w:p w14:paraId="48359B42">
            <w:pPr>
              <w:jc w:val="center"/>
              <w:rPr>
                <w:sz w:val="22"/>
                <w:szCs w:val="22"/>
              </w:rPr>
            </w:pPr>
            <w:r>
              <w:rPr>
                <w:sz w:val="22"/>
                <w:szCs w:val="22"/>
              </w:rPr>
              <w:t>是</w:t>
            </w:r>
          </w:p>
        </w:tc>
        <w:tc>
          <w:tcPr>
            <w:tcW w:w="1560" w:type="dxa"/>
            <w:noWrap w:val="0"/>
            <w:vAlign w:val="center"/>
          </w:tcPr>
          <w:p w14:paraId="467D99C1">
            <w:pPr>
              <w:rPr>
                <w:sz w:val="22"/>
                <w:szCs w:val="22"/>
              </w:rPr>
            </w:pPr>
          </w:p>
        </w:tc>
      </w:tr>
      <w:tr w14:paraId="7D738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200F2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596FBD4B">
            <w:pPr>
              <w:rPr>
                <w:sz w:val="22"/>
                <w:szCs w:val="22"/>
              </w:rPr>
            </w:pPr>
            <w:r>
              <w:rPr>
                <w:sz w:val="22"/>
                <w:szCs w:val="22"/>
              </w:rPr>
              <w:t>fphxz</w:t>
            </w:r>
          </w:p>
        </w:tc>
        <w:tc>
          <w:tcPr>
            <w:tcW w:w="1843" w:type="dxa"/>
            <w:noWrap w:val="0"/>
            <w:vAlign w:val="center"/>
          </w:tcPr>
          <w:p w14:paraId="520F8CDC">
            <w:pPr>
              <w:rPr>
                <w:sz w:val="22"/>
                <w:szCs w:val="22"/>
              </w:rPr>
            </w:pPr>
            <w:r>
              <w:rPr>
                <w:sz w:val="22"/>
                <w:szCs w:val="22"/>
              </w:rPr>
              <w:t>发票行性质</w:t>
            </w:r>
          </w:p>
        </w:tc>
        <w:tc>
          <w:tcPr>
            <w:tcW w:w="1276" w:type="dxa"/>
            <w:noWrap w:val="0"/>
            <w:vAlign w:val="center"/>
          </w:tcPr>
          <w:p w14:paraId="69A86DD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7D0ED2">
            <w:pPr>
              <w:jc w:val="center"/>
              <w:rPr>
                <w:sz w:val="22"/>
                <w:szCs w:val="22"/>
              </w:rPr>
            </w:pPr>
            <w:r>
              <w:rPr>
                <w:sz w:val="22"/>
                <w:szCs w:val="22"/>
              </w:rPr>
              <w:t>2</w:t>
            </w:r>
          </w:p>
        </w:tc>
        <w:tc>
          <w:tcPr>
            <w:tcW w:w="708" w:type="dxa"/>
            <w:noWrap w:val="0"/>
            <w:vAlign w:val="center"/>
          </w:tcPr>
          <w:p w14:paraId="09F516D2">
            <w:pPr>
              <w:jc w:val="center"/>
              <w:rPr>
                <w:sz w:val="22"/>
                <w:szCs w:val="22"/>
              </w:rPr>
            </w:pPr>
            <w:r>
              <w:rPr>
                <w:sz w:val="22"/>
                <w:szCs w:val="22"/>
              </w:rPr>
              <w:t>是</w:t>
            </w:r>
          </w:p>
        </w:tc>
        <w:tc>
          <w:tcPr>
            <w:tcW w:w="1560" w:type="dxa"/>
            <w:noWrap w:val="0"/>
            <w:vAlign w:val="center"/>
          </w:tcPr>
          <w:p w14:paraId="509038D3">
            <w:pPr>
              <w:rPr>
                <w:sz w:val="22"/>
                <w:szCs w:val="22"/>
              </w:rPr>
            </w:pPr>
            <w:r>
              <w:rPr>
                <w:sz w:val="22"/>
                <w:szCs w:val="22"/>
              </w:rPr>
              <w:t>00：正常行</w:t>
            </w:r>
          </w:p>
          <w:p w14:paraId="4C382B7E">
            <w:pPr>
              <w:rPr>
                <w:sz w:val="22"/>
                <w:szCs w:val="22"/>
              </w:rPr>
            </w:pPr>
            <w:r>
              <w:rPr>
                <w:sz w:val="22"/>
                <w:szCs w:val="22"/>
              </w:rPr>
              <w:t>01：折扣行</w:t>
            </w:r>
          </w:p>
          <w:p w14:paraId="07EEF71C">
            <w:pPr>
              <w:rPr>
                <w:sz w:val="22"/>
                <w:szCs w:val="22"/>
              </w:rPr>
            </w:pPr>
            <w:r>
              <w:rPr>
                <w:sz w:val="22"/>
                <w:szCs w:val="22"/>
              </w:rPr>
              <w:t>02：被折扣行</w:t>
            </w:r>
          </w:p>
        </w:tc>
      </w:tr>
      <w:tr w14:paraId="4F6C76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6738FD">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609F0BF9">
            <w:pPr>
              <w:rPr>
                <w:sz w:val="22"/>
                <w:szCs w:val="22"/>
              </w:rPr>
            </w:pPr>
            <w:r>
              <w:rPr>
                <w:sz w:val="22"/>
                <w:szCs w:val="22"/>
              </w:rPr>
              <w:t>yhzcbs</w:t>
            </w:r>
          </w:p>
        </w:tc>
        <w:tc>
          <w:tcPr>
            <w:tcW w:w="1843" w:type="dxa"/>
            <w:noWrap w:val="0"/>
            <w:vAlign w:val="center"/>
          </w:tcPr>
          <w:p w14:paraId="4E0477BB">
            <w:pPr>
              <w:rPr>
                <w:sz w:val="22"/>
                <w:szCs w:val="22"/>
              </w:rPr>
            </w:pPr>
            <w:r>
              <w:rPr>
                <w:sz w:val="22"/>
                <w:szCs w:val="22"/>
              </w:rPr>
              <w:t>优惠政策标识</w:t>
            </w:r>
          </w:p>
        </w:tc>
        <w:tc>
          <w:tcPr>
            <w:tcW w:w="1276" w:type="dxa"/>
            <w:noWrap w:val="0"/>
            <w:vAlign w:val="center"/>
          </w:tcPr>
          <w:p w14:paraId="48660BA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CC10B0">
            <w:pPr>
              <w:jc w:val="center"/>
              <w:rPr>
                <w:sz w:val="22"/>
                <w:szCs w:val="22"/>
              </w:rPr>
            </w:pPr>
            <w:r>
              <w:rPr>
                <w:sz w:val="22"/>
                <w:szCs w:val="22"/>
              </w:rPr>
              <w:t>2</w:t>
            </w:r>
          </w:p>
        </w:tc>
        <w:tc>
          <w:tcPr>
            <w:tcW w:w="708" w:type="dxa"/>
            <w:noWrap w:val="0"/>
            <w:vAlign w:val="center"/>
          </w:tcPr>
          <w:p w14:paraId="083C0990">
            <w:pPr>
              <w:jc w:val="center"/>
              <w:rPr>
                <w:sz w:val="22"/>
                <w:szCs w:val="22"/>
              </w:rPr>
            </w:pPr>
            <w:r>
              <w:rPr>
                <w:sz w:val="22"/>
                <w:szCs w:val="22"/>
              </w:rPr>
              <w:t>否</w:t>
            </w:r>
          </w:p>
        </w:tc>
        <w:tc>
          <w:tcPr>
            <w:tcW w:w="1560" w:type="dxa"/>
            <w:noWrap w:val="0"/>
            <w:vAlign w:val="center"/>
          </w:tcPr>
          <w:p w14:paraId="2F90FD2E">
            <w:pPr>
              <w:rPr>
                <w:sz w:val="22"/>
                <w:szCs w:val="22"/>
              </w:rPr>
            </w:pPr>
            <w:r>
              <w:rPr>
                <w:sz w:val="22"/>
                <w:szCs w:val="22"/>
              </w:rPr>
              <w:t>01：简易征收</w:t>
            </w:r>
          </w:p>
          <w:p w14:paraId="6B0DBFD8">
            <w:pPr>
              <w:rPr>
                <w:sz w:val="22"/>
                <w:szCs w:val="22"/>
              </w:rPr>
            </w:pPr>
            <w:r>
              <w:rPr>
                <w:sz w:val="22"/>
                <w:szCs w:val="22"/>
              </w:rPr>
              <w:t>02：稀土产品</w:t>
            </w:r>
          </w:p>
          <w:p w14:paraId="371CF1C4">
            <w:pPr>
              <w:rPr>
                <w:sz w:val="22"/>
                <w:szCs w:val="22"/>
              </w:rPr>
            </w:pPr>
            <w:r>
              <w:rPr>
                <w:sz w:val="22"/>
                <w:szCs w:val="22"/>
              </w:rPr>
              <w:t>03：免税</w:t>
            </w:r>
          </w:p>
          <w:p w14:paraId="163C55DE">
            <w:pPr>
              <w:rPr>
                <w:sz w:val="22"/>
                <w:szCs w:val="22"/>
              </w:rPr>
            </w:pPr>
            <w:r>
              <w:rPr>
                <w:sz w:val="22"/>
                <w:szCs w:val="22"/>
              </w:rPr>
              <w:t>04：不征税</w:t>
            </w:r>
          </w:p>
          <w:p w14:paraId="2C1433A0">
            <w:pPr>
              <w:rPr>
                <w:sz w:val="22"/>
                <w:szCs w:val="22"/>
              </w:rPr>
            </w:pPr>
            <w:r>
              <w:rPr>
                <w:sz w:val="22"/>
                <w:szCs w:val="22"/>
              </w:rPr>
              <w:t>05：先征后退</w:t>
            </w:r>
          </w:p>
          <w:p w14:paraId="48E063A7">
            <w:pPr>
              <w:rPr>
                <w:sz w:val="22"/>
                <w:szCs w:val="22"/>
              </w:rPr>
            </w:pPr>
            <w:r>
              <w:rPr>
                <w:sz w:val="22"/>
                <w:szCs w:val="22"/>
              </w:rPr>
              <w:t>06：100%先征后退</w:t>
            </w:r>
          </w:p>
          <w:p w14:paraId="6FE2960B">
            <w:pPr>
              <w:rPr>
                <w:sz w:val="22"/>
                <w:szCs w:val="22"/>
              </w:rPr>
            </w:pPr>
            <w:r>
              <w:rPr>
                <w:sz w:val="22"/>
                <w:szCs w:val="22"/>
              </w:rPr>
              <w:t>07：50%先征后退</w:t>
            </w:r>
          </w:p>
          <w:p w14:paraId="0BDA7EF9">
            <w:pPr>
              <w:rPr>
                <w:sz w:val="22"/>
                <w:szCs w:val="22"/>
              </w:rPr>
            </w:pPr>
            <w:r>
              <w:rPr>
                <w:sz w:val="22"/>
                <w:szCs w:val="22"/>
              </w:rPr>
              <w:t>08：按3%简易征收</w:t>
            </w:r>
          </w:p>
          <w:p w14:paraId="3E6FDC88">
            <w:pPr>
              <w:rPr>
                <w:sz w:val="22"/>
                <w:szCs w:val="22"/>
              </w:rPr>
            </w:pPr>
            <w:r>
              <w:rPr>
                <w:sz w:val="22"/>
                <w:szCs w:val="22"/>
              </w:rPr>
              <w:t>09：按5%简易征收</w:t>
            </w:r>
          </w:p>
          <w:p w14:paraId="7BD5E711">
            <w:pPr>
              <w:rPr>
                <w:sz w:val="22"/>
                <w:szCs w:val="22"/>
              </w:rPr>
            </w:pPr>
            <w:r>
              <w:rPr>
                <w:sz w:val="22"/>
                <w:szCs w:val="22"/>
              </w:rPr>
              <w:t>10：按5%简易征收减按1.5%计征</w:t>
            </w:r>
          </w:p>
          <w:p w14:paraId="67711329">
            <w:pPr>
              <w:rPr>
                <w:sz w:val="22"/>
                <w:szCs w:val="22"/>
              </w:rPr>
            </w:pPr>
            <w:r>
              <w:rPr>
                <w:sz w:val="22"/>
                <w:szCs w:val="22"/>
              </w:rPr>
              <w:t>11：即征即退30%</w:t>
            </w:r>
          </w:p>
          <w:p w14:paraId="6CF74E12">
            <w:pPr>
              <w:rPr>
                <w:sz w:val="22"/>
                <w:szCs w:val="22"/>
              </w:rPr>
            </w:pPr>
            <w:r>
              <w:rPr>
                <w:sz w:val="22"/>
                <w:szCs w:val="22"/>
              </w:rPr>
              <w:t>12：即征即退50%</w:t>
            </w:r>
          </w:p>
          <w:p w14:paraId="50125DDD">
            <w:pPr>
              <w:rPr>
                <w:sz w:val="22"/>
                <w:szCs w:val="22"/>
              </w:rPr>
            </w:pPr>
            <w:r>
              <w:rPr>
                <w:sz w:val="22"/>
                <w:szCs w:val="22"/>
              </w:rPr>
              <w:t>13：即征即退70%</w:t>
            </w:r>
          </w:p>
          <w:p w14:paraId="3E4B531B">
            <w:pPr>
              <w:rPr>
                <w:sz w:val="22"/>
                <w:szCs w:val="22"/>
              </w:rPr>
            </w:pPr>
            <w:r>
              <w:rPr>
                <w:sz w:val="22"/>
                <w:szCs w:val="22"/>
              </w:rPr>
              <w:t>14：即征即退100%</w:t>
            </w:r>
          </w:p>
          <w:p w14:paraId="69DEB231">
            <w:pPr>
              <w:rPr>
                <w:sz w:val="22"/>
                <w:szCs w:val="22"/>
              </w:rPr>
            </w:pPr>
            <w:r>
              <w:rPr>
                <w:sz w:val="22"/>
                <w:szCs w:val="22"/>
              </w:rPr>
              <w:t>15：超税负3%即征即退</w:t>
            </w:r>
          </w:p>
          <w:p w14:paraId="5DE62636">
            <w:pPr>
              <w:rPr>
                <w:sz w:val="22"/>
                <w:szCs w:val="22"/>
              </w:rPr>
            </w:pPr>
            <w:r>
              <w:rPr>
                <w:sz w:val="22"/>
                <w:szCs w:val="22"/>
              </w:rPr>
              <w:t>16：超税负8%即征即退</w:t>
            </w:r>
          </w:p>
          <w:p w14:paraId="6C4C4558">
            <w:pPr>
              <w:rPr>
                <w:sz w:val="22"/>
                <w:szCs w:val="22"/>
              </w:rPr>
            </w:pPr>
            <w:r>
              <w:rPr>
                <w:sz w:val="22"/>
                <w:szCs w:val="22"/>
              </w:rPr>
              <w:t>17：超税负12%即征即退</w:t>
            </w:r>
          </w:p>
          <w:p w14:paraId="7E0E311E">
            <w:pPr>
              <w:rPr>
                <w:sz w:val="22"/>
                <w:szCs w:val="22"/>
              </w:rPr>
            </w:pPr>
            <w:r>
              <w:rPr>
                <w:sz w:val="22"/>
                <w:szCs w:val="22"/>
              </w:rPr>
              <w:t>18：超税负6%即征即退</w:t>
            </w:r>
          </w:p>
        </w:tc>
      </w:tr>
      <w:tr w14:paraId="616630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EB880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7E3F53BB">
            <w:pPr>
              <w:rPr>
                <w:sz w:val="22"/>
                <w:szCs w:val="22"/>
              </w:rPr>
            </w:pPr>
            <w:r>
              <w:rPr>
                <w:sz w:val="22"/>
                <w:szCs w:val="22"/>
              </w:rPr>
              <w:t>fjysmc</w:t>
            </w:r>
          </w:p>
        </w:tc>
        <w:tc>
          <w:tcPr>
            <w:tcW w:w="1843" w:type="dxa"/>
            <w:noWrap w:val="0"/>
            <w:vAlign w:val="center"/>
          </w:tcPr>
          <w:p w14:paraId="6A265D84">
            <w:pPr>
              <w:rPr>
                <w:sz w:val="22"/>
                <w:szCs w:val="22"/>
              </w:rPr>
            </w:pPr>
            <w:r>
              <w:rPr>
                <w:sz w:val="22"/>
                <w:szCs w:val="22"/>
              </w:rPr>
              <w:t>附加要素名称</w:t>
            </w:r>
          </w:p>
        </w:tc>
        <w:tc>
          <w:tcPr>
            <w:tcW w:w="1276" w:type="dxa"/>
            <w:noWrap w:val="0"/>
            <w:vAlign w:val="center"/>
          </w:tcPr>
          <w:p w14:paraId="410CEACD">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E29481D">
            <w:pPr>
              <w:jc w:val="center"/>
              <w:rPr>
                <w:sz w:val="22"/>
                <w:szCs w:val="22"/>
              </w:rPr>
            </w:pPr>
            <w:r>
              <w:rPr>
                <w:sz w:val="22"/>
                <w:szCs w:val="22"/>
              </w:rPr>
              <w:t>200</w:t>
            </w:r>
          </w:p>
        </w:tc>
        <w:tc>
          <w:tcPr>
            <w:tcW w:w="708" w:type="dxa"/>
            <w:noWrap w:val="0"/>
            <w:vAlign w:val="center"/>
          </w:tcPr>
          <w:p w14:paraId="6FD5555A">
            <w:pPr>
              <w:jc w:val="center"/>
              <w:rPr>
                <w:sz w:val="22"/>
                <w:szCs w:val="22"/>
              </w:rPr>
            </w:pPr>
            <w:r>
              <w:rPr>
                <w:sz w:val="22"/>
                <w:szCs w:val="22"/>
              </w:rPr>
              <w:t>否</w:t>
            </w:r>
          </w:p>
        </w:tc>
        <w:tc>
          <w:tcPr>
            <w:tcW w:w="1560" w:type="dxa"/>
            <w:noWrap w:val="0"/>
            <w:vAlign w:val="center"/>
          </w:tcPr>
          <w:p w14:paraId="49FB4DEF">
            <w:pPr>
              <w:rPr>
                <w:sz w:val="22"/>
                <w:szCs w:val="22"/>
              </w:rPr>
            </w:pPr>
          </w:p>
        </w:tc>
      </w:tr>
      <w:tr w14:paraId="3F59F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BE54D1">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23BBFA85">
            <w:pPr>
              <w:rPr>
                <w:sz w:val="22"/>
                <w:szCs w:val="22"/>
              </w:rPr>
            </w:pPr>
            <w:r>
              <w:rPr>
                <w:sz w:val="22"/>
                <w:szCs w:val="22"/>
              </w:rPr>
              <w:t>fjyslx</w:t>
            </w:r>
          </w:p>
        </w:tc>
        <w:tc>
          <w:tcPr>
            <w:tcW w:w="1843" w:type="dxa"/>
            <w:noWrap w:val="0"/>
            <w:vAlign w:val="center"/>
          </w:tcPr>
          <w:p w14:paraId="7777E2F7">
            <w:pPr>
              <w:rPr>
                <w:sz w:val="22"/>
                <w:szCs w:val="22"/>
              </w:rPr>
            </w:pPr>
            <w:r>
              <w:rPr>
                <w:sz w:val="22"/>
                <w:szCs w:val="22"/>
              </w:rPr>
              <w:t>附加要素类型</w:t>
            </w:r>
          </w:p>
        </w:tc>
        <w:tc>
          <w:tcPr>
            <w:tcW w:w="1276" w:type="dxa"/>
            <w:noWrap w:val="0"/>
            <w:vAlign w:val="center"/>
          </w:tcPr>
          <w:p w14:paraId="208E6F8B">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79F32CC">
            <w:pPr>
              <w:jc w:val="center"/>
              <w:rPr>
                <w:sz w:val="22"/>
                <w:szCs w:val="22"/>
              </w:rPr>
            </w:pPr>
            <w:r>
              <w:rPr>
                <w:sz w:val="22"/>
                <w:szCs w:val="22"/>
              </w:rPr>
              <w:t>200</w:t>
            </w:r>
          </w:p>
        </w:tc>
        <w:tc>
          <w:tcPr>
            <w:tcW w:w="708" w:type="dxa"/>
            <w:noWrap w:val="0"/>
            <w:vAlign w:val="center"/>
          </w:tcPr>
          <w:p w14:paraId="1BC2079C">
            <w:pPr>
              <w:jc w:val="center"/>
              <w:rPr>
                <w:sz w:val="22"/>
                <w:szCs w:val="22"/>
              </w:rPr>
            </w:pPr>
            <w:r>
              <w:rPr>
                <w:sz w:val="22"/>
                <w:szCs w:val="22"/>
              </w:rPr>
              <w:t>否</w:t>
            </w:r>
          </w:p>
        </w:tc>
        <w:tc>
          <w:tcPr>
            <w:tcW w:w="1560" w:type="dxa"/>
            <w:noWrap w:val="0"/>
            <w:vAlign w:val="center"/>
          </w:tcPr>
          <w:p w14:paraId="19DF9E2A">
            <w:pPr>
              <w:rPr>
                <w:sz w:val="22"/>
                <w:szCs w:val="22"/>
              </w:rPr>
            </w:pPr>
          </w:p>
        </w:tc>
      </w:tr>
      <w:tr w14:paraId="2091B1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801D9A">
            <w:pPr>
              <w:keepNext w:val="0"/>
              <w:keepLines w:val="0"/>
              <w:widowControl/>
              <w:suppressLineNumbers w:val="0"/>
              <w:jc w:val="left"/>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766D75D0">
            <w:pPr>
              <w:rPr>
                <w:sz w:val="22"/>
                <w:szCs w:val="22"/>
              </w:rPr>
            </w:pPr>
            <w:r>
              <w:rPr>
                <w:sz w:val="22"/>
                <w:szCs w:val="22"/>
              </w:rPr>
              <w:t>fjysz</w:t>
            </w:r>
          </w:p>
        </w:tc>
        <w:tc>
          <w:tcPr>
            <w:tcW w:w="1843" w:type="dxa"/>
            <w:noWrap w:val="0"/>
            <w:vAlign w:val="center"/>
          </w:tcPr>
          <w:p w14:paraId="60266146">
            <w:pPr>
              <w:rPr>
                <w:sz w:val="22"/>
                <w:szCs w:val="22"/>
              </w:rPr>
            </w:pPr>
            <w:r>
              <w:rPr>
                <w:sz w:val="22"/>
                <w:szCs w:val="22"/>
              </w:rPr>
              <w:t>附加要素值</w:t>
            </w:r>
          </w:p>
        </w:tc>
        <w:tc>
          <w:tcPr>
            <w:tcW w:w="1276" w:type="dxa"/>
            <w:noWrap w:val="0"/>
            <w:vAlign w:val="center"/>
          </w:tcPr>
          <w:p w14:paraId="3B340E9F">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DEAF14A">
            <w:pPr>
              <w:jc w:val="center"/>
              <w:rPr>
                <w:sz w:val="22"/>
                <w:szCs w:val="22"/>
              </w:rPr>
            </w:pPr>
            <w:r>
              <w:rPr>
                <w:sz w:val="22"/>
                <w:szCs w:val="22"/>
              </w:rPr>
              <w:t>200</w:t>
            </w:r>
          </w:p>
        </w:tc>
        <w:tc>
          <w:tcPr>
            <w:tcW w:w="708" w:type="dxa"/>
            <w:noWrap w:val="0"/>
            <w:vAlign w:val="center"/>
          </w:tcPr>
          <w:p w14:paraId="2F0849EC">
            <w:pPr>
              <w:jc w:val="center"/>
              <w:rPr>
                <w:sz w:val="22"/>
                <w:szCs w:val="22"/>
              </w:rPr>
            </w:pPr>
            <w:r>
              <w:rPr>
                <w:sz w:val="22"/>
                <w:szCs w:val="22"/>
              </w:rPr>
              <w:t>否</w:t>
            </w:r>
          </w:p>
        </w:tc>
        <w:tc>
          <w:tcPr>
            <w:tcW w:w="1560" w:type="dxa"/>
            <w:noWrap w:val="0"/>
            <w:vAlign w:val="center"/>
          </w:tcPr>
          <w:p w14:paraId="275C459A">
            <w:pPr>
              <w:rPr>
                <w:sz w:val="22"/>
                <w:szCs w:val="22"/>
              </w:rPr>
            </w:pPr>
          </w:p>
        </w:tc>
      </w:tr>
      <w:tr w14:paraId="15F26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4825E">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bookmarkStart w:id="392" w:name="OLE_LINK20" w:colFirst="0" w:colLast="6"/>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63587047">
            <w:pPr>
              <w:rPr>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418FA47">
            <w:pPr>
              <w:rPr>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3FC0F930">
            <w:pPr>
              <w:rPr>
                <w:rFonts w:ascii="Times New Roman" w:hAnsi="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260D493D">
            <w:pPr>
              <w:jc w:val="center"/>
              <w:rPr>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28DB2C95">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540EDB9E">
            <w:pPr>
              <w:rPr>
                <w:sz w:val="22"/>
                <w:szCs w:val="22"/>
              </w:rPr>
            </w:pPr>
          </w:p>
        </w:tc>
      </w:tr>
      <w:tr w14:paraId="56AF1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3D0DB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582D989C">
            <w:pPr>
              <w:rPr>
                <w:sz w:val="22"/>
                <w:szCs w:val="22"/>
              </w:rPr>
            </w:pPr>
            <w:r>
              <w:rPr>
                <w:rFonts w:hint="default" w:ascii="Times New Roman" w:hAnsi="Times New Roman" w:eastAsia="宋体" w:cs="Times New Roman"/>
                <w:sz w:val="22"/>
                <w:szCs w:val="22"/>
                <w:lang w:val="en-US"/>
              </w:rPr>
              <w:t>pzlx</w:t>
            </w:r>
          </w:p>
        </w:tc>
        <w:tc>
          <w:tcPr>
            <w:tcW w:w="1843" w:type="dxa"/>
            <w:noWrap w:val="0"/>
            <w:vAlign w:val="center"/>
          </w:tcPr>
          <w:p w14:paraId="70373600">
            <w:pPr>
              <w:rPr>
                <w:sz w:val="22"/>
                <w:szCs w:val="22"/>
              </w:rPr>
            </w:pPr>
            <w:r>
              <w:rPr>
                <w:rFonts w:hint="eastAsia" w:ascii="Times New Roman" w:hAnsi="Times New Roman" w:eastAsia="宋体" w:cs="Times New Roman"/>
                <w:sz w:val="22"/>
                <w:szCs w:val="22"/>
                <w:lang w:val="en-US" w:eastAsia="zh-CN"/>
              </w:rPr>
              <w:t>凭证类型</w:t>
            </w:r>
          </w:p>
        </w:tc>
        <w:tc>
          <w:tcPr>
            <w:tcW w:w="1276" w:type="dxa"/>
            <w:noWrap w:val="0"/>
            <w:vAlign w:val="center"/>
          </w:tcPr>
          <w:p w14:paraId="7C10893C">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26C9167">
            <w:pPr>
              <w:jc w:val="center"/>
              <w:rPr>
                <w:sz w:val="22"/>
                <w:szCs w:val="22"/>
              </w:rPr>
            </w:pPr>
            <w:r>
              <w:rPr>
                <w:rFonts w:hint="default" w:ascii="Times New Roman" w:hAnsi="Times New Roman" w:eastAsia="宋体" w:cs="Times New Roman"/>
                <w:sz w:val="22"/>
                <w:szCs w:val="22"/>
                <w:lang w:val="en-US"/>
              </w:rPr>
              <w:t>2</w:t>
            </w:r>
          </w:p>
        </w:tc>
        <w:tc>
          <w:tcPr>
            <w:tcW w:w="708" w:type="dxa"/>
            <w:noWrap w:val="0"/>
            <w:vAlign w:val="center"/>
          </w:tcPr>
          <w:p w14:paraId="0F8DFD85">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43D8819">
            <w:pPr>
              <w:rPr>
                <w:sz w:val="22"/>
                <w:szCs w:val="22"/>
              </w:rPr>
            </w:pPr>
            <w:r>
              <w:rPr>
                <w:rFonts w:hint="default" w:ascii="Times New Roman" w:hAnsi="Times New Roman" w:eastAsia="宋体" w:cs="Times New Roman"/>
                <w:sz w:val="22"/>
                <w:szCs w:val="22"/>
                <w:lang w:val="en-US"/>
              </w:rPr>
              <w:t>01</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数电票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02</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增值税专用发票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03</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增值税普通发票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04</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营业税发票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05</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财政票据</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06</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法院裁决书</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07</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契税完税凭证</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08</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其他发票类</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09</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其他扣除凭证</w:t>
            </w:r>
          </w:p>
        </w:tc>
      </w:tr>
      <w:tr w14:paraId="3B30A0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7A8291">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4EAEC30C">
            <w:pPr>
              <w:rPr>
                <w:sz w:val="22"/>
                <w:szCs w:val="22"/>
              </w:rPr>
            </w:pPr>
            <w:r>
              <w:rPr>
                <w:rFonts w:hint="default" w:ascii="Times New Roman" w:hAnsi="Times New Roman" w:eastAsia="宋体" w:cs="Times New Roman"/>
                <w:sz w:val="22"/>
                <w:szCs w:val="22"/>
                <w:lang w:val="en-US"/>
              </w:rPr>
              <w:t>fpdm</w:t>
            </w:r>
          </w:p>
        </w:tc>
        <w:tc>
          <w:tcPr>
            <w:tcW w:w="1843" w:type="dxa"/>
            <w:noWrap w:val="0"/>
            <w:vAlign w:val="center"/>
          </w:tcPr>
          <w:p w14:paraId="7ACF23A0">
            <w:pPr>
              <w:rPr>
                <w:sz w:val="22"/>
                <w:szCs w:val="22"/>
              </w:rPr>
            </w:pPr>
            <w:r>
              <w:rPr>
                <w:rFonts w:hint="eastAsia" w:ascii="Times New Roman" w:hAnsi="Times New Roman" w:eastAsia="宋体" w:cs="Times New Roman"/>
                <w:sz w:val="22"/>
                <w:szCs w:val="22"/>
                <w:lang w:val="en-US" w:eastAsia="zh-CN"/>
              </w:rPr>
              <w:t>发票代码</w:t>
            </w:r>
          </w:p>
        </w:tc>
        <w:tc>
          <w:tcPr>
            <w:tcW w:w="1276" w:type="dxa"/>
            <w:noWrap w:val="0"/>
            <w:vAlign w:val="center"/>
          </w:tcPr>
          <w:p w14:paraId="447174FA">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80ECD0C">
            <w:pPr>
              <w:jc w:val="center"/>
              <w:rPr>
                <w:sz w:val="22"/>
                <w:szCs w:val="22"/>
              </w:rPr>
            </w:pPr>
            <w:r>
              <w:rPr>
                <w:rFonts w:hint="default" w:ascii="Times New Roman" w:hAnsi="Times New Roman" w:eastAsia="宋体" w:cs="Times New Roman"/>
                <w:sz w:val="22"/>
                <w:szCs w:val="22"/>
                <w:lang w:val="en-US"/>
              </w:rPr>
              <w:t>12</w:t>
            </w:r>
          </w:p>
        </w:tc>
        <w:tc>
          <w:tcPr>
            <w:tcW w:w="708" w:type="dxa"/>
            <w:noWrap w:val="0"/>
            <w:vAlign w:val="center"/>
          </w:tcPr>
          <w:p w14:paraId="7957D7F8">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14D48A7">
            <w:pPr>
              <w:rPr>
                <w:sz w:val="22"/>
                <w:szCs w:val="22"/>
              </w:rPr>
            </w:pPr>
          </w:p>
        </w:tc>
      </w:tr>
      <w:tr w14:paraId="5C2F83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1AD92E">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7B130B1E">
            <w:pPr>
              <w:rPr>
                <w:sz w:val="22"/>
                <w:szCs w:val="22"/>
              </w:rPr>
            </w:pPr>
            <w:r>
              <w:rPr>
                <w:rFonts w:hint="default" w:ascii="Times New Roman" w:hAnsi="Times New Roman" w:eastAsia="宋体" w:cs="Times New Roman"/>
                <w:sz w:val="22"/>
                <w:szCs w:val="22"/>
              </w:rPr>
              <w:t>fp</w:t>
            </w:r>
            <w:r>
              <w:rPr>
                <w:rFonts w:hint="default" w:ascii="Times New Roman" w:hAnsi="Times New Roman" w:eastAsia="宋体" w:cs="Times New Roman"/>
                <w:sz w:val="22"/>
                <w:szCs w:val="22"/>
                <w:lang w:val="en-US"/>
              </w:rPr>
              <w:t>hm</w:t>
            </w:r>
          </w:p>
        </w:tc>
        <w:tc>
          <w:tcPr>
            <w:tcW w:w="1843" w:type="dxa"/>
            <w:noWrap w:val="0"/>
            <w:vAlign w:val="center"/>
          </w:tcPr>
          <w:p w14:paraId="5B6082C9">
            <w:pPr>
              <w:rPr>
                <w:sz w:val="22"/>
                <w:szCs w:val="22"/>
              </w:rPr>
            </w:pPr>
            <w:r>
              <w:rPr>
                <w:rFonts w:hint="eastAsia" w:ascii="Times New Roman" w:hAnsi="Times New Roman" w:eastAsia="宋体" w:cs="Times New Roman"/>
                <w:sz w:val="22"/>
                <w:szCs w:val="22"/>
                <w:lang w:val="en-US" w:eastAsia="zh-CN"/>
              </w:rPr>
              <w:t>发票号码</w:t>
            </w:r>
          </w:p>
        </w:tc>
        <w:tc>
          <w:tcPr>
            <w:tcW w:w="1276" w:type="dxa"/>
            <w:noWrap w:val="0"/>
            <w:vAlign w:val="center"/>
          </w:tcPr>
          <w:p w14:paraId="4F925BC6">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EFADAC5">
            <w:pPr>
              <w:jc w:val="center"/>
              <w:rPr>
                <w:sz w:val="22"/>
                <w:szCs w:val="22"/>
              </w:rPr>
            </w:pPr>
            <w:r>
              <w:rPr>
                <w:rFonts w:hint="default" w:ascii="Times New Roman" w:hAnsi="Times New Roman" w:eastAsia="宋体" w:cs="Times New Roman"/>
                <w:sz w:val="22"/>
                <w:szCs w:val="22"/>
                <w:lang w:val="en-US"/>
              </w:rPr>
              <w:t>30</w:t>
            </w:r>
          </w:p>
        </w:tc>
        <w:tc>
          <w:tcPr>
            <w:tcW w:w="708" w:type="dxa"/>
            <w:noWrap w:val="0"/>
            <w:vAlign w:val="center"/>
          </w:tcPr>
          <w:p w14:paraId="60A3F851">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021A12D3">
            <w:pPr>
              <w:rPr>
                <w:sz w:val="22"/>
                <w:szCs w:val="22"/>
              </w:rPr>
            </w:pPr>
          </w:p>
        </w:tc>
      </w:tr>
      <w:tr w14:paraId="4F906A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9735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4087F019">
            <w:pPr>
              <w:rPr>
                <w:sz w:val="22"/>
                <w:szCs w:val="22"/>
              </w:rPr>
            </w:pPr>
            <w:r>
              <w:rPr>
                <w:rFonts w:hint="default" w:ascii="Times New Roman" w:hAnsi="Times New Roman" w:eastAsia="宋体" w:cs="Times New Roman"/>
                <w:sz w:val="22"/>
                <w:szCs w:val="22"/>
                <w:lang w:val="en-US"/>
              </w:rPr>
              <w:t>cepzhm</w:t>
            </w:r>
          </w:p>
        </w:tc>
        <w:tc>
          <w:tcPr>
            <w:tcW w:w="1843" w:type="dxa"/>
            <w:noWrap w:val="0"/>
            <w:vAlign w:val="center"/>
          </w:tcPr>
          <w:p w14:paraId="3F95231F">
            <w:pPr>
              <w:rPr>
                <w:sz w:val="22"/>
                <w:szCs w:val="22"/>
              </w:rPr>
            </w:pPr>
            <w:r>
              <w:rPr>
                <w:rFonts w:hint="eastAsia" w:ascii="Times New Roman" w:hAnsi="Times New Roman" w:eastAsia="宋体" w:cs="Times New Roman"/>
                <w:sz w:val="22"/>
                <w:szCs w:val="22"/>
                <w:lang w:val="en-US" w:eastAsia="zh-CN"/>
              </w:rPr>
              <w:t>差额凭证号码</w:t>
            </w:r>
          </w:p>
        </w:tc>
        <w:tc>
          <w:tcPr>
            <w:tcW w:w="1276" w:type="dxa"/>
            <w:noWrap w:val="0"/>
            <w:vAlign w:val="center"/>
          </w:tcPr>
          <w:p w14:paraId="345F84B0">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0226F35">
            <w:pPr>
              <w:jc w:val="center"/>
              <w:rPr>
                <w:sz w:val="22"/>
                <w:szCs w:val="22"/>
              </w:rPr>
            </w:pPr>
            <w:r>
              <w:rPr>
                <w:rFonts w:hint="default" w:ascii="Times New Roman" w:hAnsi="Times New Roman" w:eastAsia="宋体" w:cs="Times New Roman"/>
                <w:sz w:val="22"/>
                <w:szCs w:val="22"/>
                <w:lang w:val="en-US"/>
              </w:rPr>
              <w:t>40</w:t>
            </w:r>
          </w:p>
        </w:tc>
        <w:tc>
          <w:tcPr>
            <w:tcW w:w="708" w:type="dxa"/>
            <w:noWrap w:val="0"/>
            <w:vAlign w:val="center"/>
          </w:tcPr>
          <w:p w14:paraId="580FE08C">
            <w:pPr>
              <w:jc w:val="center"/>
              <w:rPr>
                <w:sz w:val="22"/>
                <w:szCs w:val="22"/>
              </w:rPr>
            </w:pPr>
            <w:r>
              <w:rPr>
                <w:rFonts w:hint="default" w:ascii="Times New Roman" w:hAnsi="Times New Roman" w:eastAsia="宋体" w:cs="Times New Roman"/>
                <w:sz w:val="22"/>
                <w:szCs w:val="22"/>
              </w:rPr>
              <w:t>否</w:t>
            </w:r>
          </w:p>
        </w:tc>
        <w:tc>
          <w:tcPr>
            <w:tcW w:w="1560" w:type="dxa"/>
            <w:noWrap w:val="0"/>
            <w:vAlign w:val="center"/>
          </w:tcPr>
          <w:p w14:paraId="0567FF77">
            <w:pPr>
              <w:rPr>
                <w:sz w:val="22"/>
                <w:szCs w:val="22"/>
              </w:rPr>
            </w:pPr>
          </w:p>
        </w:tc>
      </w:tr>
      <w:tr w14:paraId="2EEEEB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183BE9">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30F2A0FE">
            <w:pPr>
              <w:rPr>
                <w:sz w:val="22"/>
                <w:szCs w:val="22"/>
              </w:rPr>
            </w:pPr>
            <w:r>
              <w:rPr>
                <w:rFonts w:hint="default" w:ascii="Times New Roman" w:hAnsi="Times New Roman" w:eastAsia="宋体" w:cs="Times New Roman"/>
                <w:sz w:val="22"/>
                <w:szCs w:val="22"/>
                <w:lang w:val="en-US"/>
              </w:rPr>
              <w:t>kjrq</w:t>
            </w:r>
          </w:p>
        </w:tc>
        <w:tc>
          <w:tcPr>
            <w:tcW w:w="1843" w:type="dxa"/>
            <w:noWrap w:val="0"/>
            <w:vAlign w:val="center"/>
          </w:tcPr>
          <w:p w14:paraId="5C466F5A">
            <w:pPr>
              <w:rPr>
                <w:sz w:val="22"/>
                <w:szCs w:val="22"/>
              </w:rPr>
            </w:pPr>
            <w:r>
              <w:rPr>
                <w:rFonts w:hint="eastAsia" w:ascii="Times New Roman" w:hAnsi="Times New Roman" w:eastAsia="宋体" w:cs="Times New Roman"/>
                <w:sz w:val="22"/>
                <w:szCs w:val="22"/>
                <w:lang w:val="en-US" w:eastAsia="zh-CN"/>
              </w:rPr>
              <w:t>开具日期</w:t>
            </w:r>
          </w:p>
        </w:tc>
        <w:tc>
          <w:tcPr>
            <w:tcW w:w="1276" w:type="dxa"/>
            <w:noWrap w:val="0"/>
            <w:vAlign w:val="center"/>
          </w:tcPr>
          <w:p w14:paraId="745B6906">
            <w:pPr>
              <w:rPr>
                <w:rFonts w:ascii="Times New Roman" w:hAnsi="Times New Roman"/>
                <w:sz w:val="22"/>
                <w:szCs w:val="22"/>
              </w:rPr>
            </w:pPr>
            <w:r>
              <w:rPr>
                <w:rFonts w:hint="default" w:ascii="Times New Roman" w:hAnsi="Times New Roman" w:eastAsia="宋体" w:cs="Times New Roman"/>
                <w:sz w:val="22"/>
                <w:szCs w:val="22"/>
                <w:lang w:val="en-US"/>
              </w:rPr>
              <w:t>datetime</w:t>
            </w:r>
          </w:p>
        </w:tc>
        <w:tc>
          <w:tcPr>
            <w:tcW w:w="709" w:type="dxa"/>
            <w:noWrap w:val="0"/>
            <w:vAlign w:val="center"/>
          </w:tcPr>
          <w:p w14:paraId="0132040E">
            <w:pPr>
              <w:jc w:val="center"/>
              <w:rPr>
                <w:sz w:val="22"/>
                <w:szCs w:val="22"/>
              </w:rPr>
            </w:pPr>
          </w:p>
        </w:tc>
        <w:tc>
          <w:tcPr>
            <w:tcW w:w="708" w:type="dxa"/>
            <w:noWrap w:val="0"/>
            <w:vAlign w:val="center"/>
          </w:tcPr>
          <w:p w14:paraId="76B96716">
            <w:pPr>
              <w:jc w:val="center"/>
              <w:rPr>
                <w:sz w:val="22"/>
                <w:szCs w:val="22"/>
              </w:rPr>
            </w:pPr>
            <w:r>
              <w:rPr>
                <w:rFonts w:hint="default" w:ascii="Times New Roman" w:hAnsi="Times New Roman" w:eastAsia="宋体" w:cs="Times New Roman"/>
                <w:sz w:val="22"/>
                <w:szCs w:val="22"/>
              </w:rPr>
              <w:t>否</w:t>
            </w:r>
          </w:p>
        </w:tc>
        <w:tc>
          <w:tcPr>
            <w:tcW w:w="1560" w:type="dxa"/>
            <w:noWrap w:val="0"/>
            <w:vAlign w:val="center"/>
          </w:tcPr>
          <w:p w14:paraId="6227DDF5">
            <w:pPr>
              <w:rPr>
                <w:sz w:val="22"/>
                <w:szCs w:val="22"/>
              </w:rPr>
            </w:pPr>
            <w:r>
              <w:rPr>
                <w:rFonts w:hint="eastAsia" w:ascii="Times New Roman" w:hAnsi="Times New Roman" w:eastAsia="宋体" w:cs="Times New Roman"/>
                <w:sz w:val="22"/>
                <w:szCs w:val="22"/>
                <w:lang w:val="en-US" w:eastAsia="zh-CN"/>
              </w:rPr>
              <w:t>格式必须为“yyyy-MM-dd”</w:t>
            </w:r>
          </w:p>
        </w:tc>
      </w:tr>
      <w:tr w14:paraId="22820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9D46D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197A2894">
            <w:pPr>
              <w:rPr>
                <w:sz w:val="22"/>
                <w:szCs w:val="22"/>
              </w:rPr>
            </w:pPr>
            <w:r>
              <w:rPr>
                <w:rFonts w:hint="default" w:ascii="Times New Roman" w:hAnsi="Times New Roman" w:eastAsia="宋体" w:cs="Times New Roman"/>
                <w:sz w:val="22"/>
                <w:szCs w:val="22"/>
                <w:lang w:val="en-US"/>
              </w:rPr>
              <w:t>pzhjje</w:t>
            </w:r>
          </w:p>
        </w:tc>
        <w:tc>
          <w:tcPr>
            <w:tcW w:w="1843" w:type="dxa"/>
            <w:noWrap w:val="0"/>
            <w:vAlign w:val="center"/>
          </w:tcPr>
          <w:p w14:paraId="69094D47">
            <w:pPr>
              <w:rPr>
                <w:sz w:val="22"/>
                <w:szCs w:val="22"/>
              </w:rPr>
            </w:pPr>
            <w:r>
              <w:rPr>
                <w:rFonts w:hint="eastAsia" w:ascii="Times New Roman" w:hAnsi="Times New Roman" w:eastAsia="宋体" w:cs="Times New Roman"/>
                <w:sz w:val="22"/>
                <w:szCs w:val="22"/>
                <w:lang w:val="en-US" w:eastAsia="zh-CN"/>
              </w:rPr>
              <w:t>凭证合计金额</w:t>
            </w:r>
          </w:p>
        </w:tc>
        <w:tc>
          <w:tcPr>
            <w:tcW w:w="1276" w:type="dxa"/>
            <w:noWrap w:val="0"/>
            <w:vAlign w:val="center"/>
          </w:tcPr>
          <w:p w14:paraId="4C745885">
            <w:pPr>
              <w:rPr>
                <w:rFonts w:ascii="Times New Roman" w:hAnsi="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6C7D506B">
            <w:pPr>
              <w:jc w:val="center"/>
              <w:rPr>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354CE934">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4F8B4FA8">
            <w:pPr>
              <w:rPr>
                <w:sz w:val="22"/>
                <w:szCs w:val="22"/>
              </w:rPr>
            </w:pPr>
          </w:p>
        </w:tc>
      </w:tr>
      <w:tr w14:paraId="7F467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E8466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0A6887F1">
            <w:pPr>
              <w:rPr>
                <w:sz w:val="22"/>
                <w:szCs w:val="22"/>
              </w:rPr>
            </w:pPr>
            <w:r>
              <w:rPr>
                <w:rFonts w:hint="default" w:ascii="Times New Roman" w:hAnsi="Times New Roman" w:eastAsia="宋体" w:cs="Times New Roman"/>
                <w:sz w:val="22"/>
                <w:szCs w:val="22"/>
                <w:lang w:val="en-US"/>
              </w:rPr>
              <w:t>bckcje</w:t>
            </w:r>
          </w:p>
        </w:tc>
        <w:tc>
          <w:tcPr>
            <w:tcW w:w="1843" w:type="dxa"/>
            <w:noWrap w:val="0"/>
            <w:vAlign w:val="center"/>
          </w:tcPr>
          <w:p w14:paraId="4897B620">
            <w:pPr>
              <w:rPr>
                <w:sz w:val="22"/>
                <w:szCs w:val="22"/>
              </w:rPr>
            </w:pPr>
            <w:r>
              <w:rPr>
                <w:rFonts w:hint="eastAsia" w:ascii="Times New Roman" w:hAnsi="Times New Roman" w:eastAsia="宋体" w:cs="Times New Roman"/>
                <w:sz w:val="22"/>
                <w:szCs w:val="22"/>
                <w:lang w:val="en-US" w:eastAsia="zh-CN"/>
              </w:rPr>
              <w:t>本次扣除金额</w:t>
            </w:r>
          </w:p>
        </w:tc>
        <w:tc>
          <w:tcPr>
            <w:tcW w:w="1276" w:type="dxa"/>
            <w:noWrap w:val="0"/>
            <w:vAlign w:val="center"/>
          </w:tcPr>
          <w:p w14:paraId="518D49A4">
            <w:pPr>
              <w:rPr>
                <w:rFonts w:ascii="Times New Roman" w:hAnsi="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7AA60A16">
            <w:pPr>
              <w:jc w:val="center"/>
              <w:rPr>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40ADD27B">
            <w:pPr>
              <w:jc w:val="center"/>
              <w:rPr>
                <w:sz w:val="22"/>
                <w:szCs w:val="22"/>
              </w:rPr>
            </w:pPr>
            <w:r>
              <w:rPr>
                <w:rFonts w:hint="default" w:ascii="Times New Roman" w:hAnsi="Times New Roman" w:eastAsia="宋体" w:cs="Times New Roman"/>
                <w:sz w:val="22"/>
                <w:szCs w:val="22"/>
              </w:rPr>
              <w:t>否</w:t>
            </w:r>
          </w:p>
        </w:tc>
        <w:tc>
          <w:tcPr>
            <w:tcW w:w="1560" w:type="dxa"/>
            <w:noWrap w:val="0"/>
            <w:vAlign w:val="center"/>
          </w:tcPr>
          <w:p w14:paraId="6ADFBB2E">
            <w:pPr>
              <w:rPr>
                <w:sz w:val="22"/>
                <w:szCs w:val="22"/>
              </w:rPr>
            </w:pPr>
            <w:r>
              <w:rPr>
                <w:rFonts w:hint="eastAsia" w:ascii="Times New Roman" w:hAnsi="Times New Roman" w:eastAsia="宋体" w:cs="Times New Roman"/>
                <w:sz w:val="22"/>
                <w:szCs w:val="22"/>
                <w:lang w:val="en-US" w:eastAsia="zh-CN"/>
              </w:rPr>
              <w:t>该字段需要小于等于凭证合计金额。</w:t>
            </w:r>
          </w:p>
        </w:tc>
      </w:tr>
      <w:tr w14:paraId="622B6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90AA7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0FD64C27">
            <w:pPr>
              <w:rPr>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7DE9AE87">
            <w:pPr>
              <w:rPr>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6AA59AFF">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AF84EBB">
            <w:pPr>
              <w:jc w:val="center"/>
              <w:rPr>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75F6923D">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56B957E9">
            <w:pPr>
              <w:rPr>
                <w:sz w:val="22"/>
                <w:szCs w:val="22"/>
              </w:rPr>
            </w:pPr>
          </w:p>
        </w:tc>
      </w:tr>
      <w:bookmarkEnd w:id="392"/>
    </w:tbl>
    <w:p w14:paraId="3F7FDFC0">
      <w:pPr>
        <w:pStyle w:val="6"/>
        <w:rPr>
          <w:rFonts w:ascii="Times New Roman" w:hAnsi="Times New Roman"/>
          <w:vertAlign w:val="baseline"/>
        </w:rPr>
      </w:pPr>
      <w:bookmarkStart w:id="393" w:name="_Toc13837"/>
      <w:bookmarkStart w:id="394" w:name="_Toc11414"/>
      <w:r>
        <w:rPr>
          <w:rFonts w:ascii="Times New Roman" w:hAnsi="Times New Roman"/>
        </w:rPr>
        <w:t>12.4请求报文示例</w:t>
      </w:r>
      <w:bookmarkEnd w:id="393"/>
      <w:bookmarkEnd w:id="39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97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4FF342">
            <w:pPr>
              <w:pStyle w:val="5"/>
              <w:bidi w:val="0"/>
            </w:pPr>
            <w:r>
              <w:t>[</w:t>
            </w:r>
          </w:p>
          <w:p w14:paraId="5A36099A">
            <w:pPr>
              <w:pStyle w:val="5"/>
              <w:bidi w:val="0"/>
            </w:pPr>
            <w:r>
              <w:tab/>
            </w:r>
            <w:r>
              <w:t>{</w:t>
            </w:r>
          </w:p>
          <w:p w14:paraId="7723867C">
            <w:pPr>
              <w:pStyle w:val="5"/>
              <w:bidi w:val="0"/>
            </w:pPr>
            <w:r>
              <w:tab/>
            </w:r>
            <w:r>
              <w:tab/>
            </w:r>
            <w:r>
              <w:t>"fphm": "发票号码",</w:t>
            </w:r>
          </w:p>
          <w:p w14:paraId="0AFA0E7C">
            <w:pPr>
              <w:pStyle w:val="5"/>
              <w:bidi w:val="0"/>
            </w:pPr>
            <w:r>
              <w:tab/>
            </w:r>
            <w:r>
              <w:tab/>
            </w:r>
            <w:r>
              <w:t>"lzfpbz": "蓝字发票标志",</w:t>
            </w:r>
          </w:p>
          <w:p w14:paraId="64B90F63">
            <w:pPr>
              <w:pStyle w:val="5"/>
              <w:bidi w:val="0"/>
            </w:pPr>
            <w:r>
              <w:tab/>
            </w:r>
            <w:r>
              <w:tab/>
            </w:r>
            <w:r>
              <w:t>"ptbh": "平台编号",</w:t>
            </w:r>
          </w:p>
          <w:p w14:paraId="450B4558">
            <w:pPr>
              <w:pStyle w:val="5"/>
              <w:bidi w:val="0"/>
            </w:pPr>
            <w:r>
              <w:tab/>
            </w:r>
            <w:r>
              <w:tab/>
            </w:r>
            <w:r>
              <w:t>"fppz": "发票票种",</w:t>
            </w:r>
          </w:p>
          <w:p w14:paraId="20F8F6A5">
            <w:pPr>
              <w:pStyle w:val="5"/>
              <w:bidi w:val="0"/>
            </w:pPr>
            <w:r>
              <w:tab/>
            </w:r>
            <w:r>
              <w:tab/>
            </w:r>
            <w:r>
              <w:t>"gmfzrrbz": "购买方自然人标志",</w:t>
            </w:r>
          </w:p>
          <w:p w14:paraId="72DDA3FB">
            <w:pPr>
              <w:pStyle w:val="5"/>
              <w:bidi w:val="0"/>
            </w:pPr>
            <w:r>
              <w:tab/>
            </w:r>
            <w:r>
              <w:tab/>
            </w:r>
            <w:r>
              <w:t>"tdys": "特定要素",</w:t>
            </w:r>
          </w:p>
          <w:p w14:paraId="01DFF963">
            <w:pPr>
              <w:pStyle w:val="5"/>
              <w:bidi w:val="0"/>
            </w:pPr>
            <w:r>
              <w:tab/>
            </w:r>
            <w:r>
              <w:tab/>
            </w:r>
            <w:r>
              <w:t>"qyDm": "区域代码",</w:t>
            </w:r>
          </w:p>
          <w:p w14:paraId="0F72C75D">
            <w:pPr>
              <w:pStyle w:val="5"/>
              <w:bidi w:val="0"/>
            </w:pPr>
            <w:r>
              <w:tab/>
            </w:r>
            <w:r>
              <w:tab/>
            </w:r>
            <w:r>
              <w:t>"cezslxDm": "差额征税类型代码",</w:t>
            </w:r>
          </w:p>
          <w:p w14:paraId="307FC165">
            <w:pPr>
              <w:pStyle w:val="5"/>
              <w:bidi w:val="0"/>
            </w:pPr>
            <w:r>
              <w:tab/>
            </w:r>
            <w:r>
              <w:tab/>
            </w:r>
            <w:r>
              <w:t>"sgfplxDm": "收购发票类型代码",</w:t>
            </w:r>
          </w:p>
          <w:p w14:paraId="71D205AC">
            <w:pPr>
              <w:pStyle w:val="5"/>
              <w:bidi w:val="0"/>
            </w:pPr>
            <w:r>
              <w:tab/>
            </w:r>
            <w:r>
              <w:tab/>
            </w:r>
            <w:r>
              <w:t>"ckywsyzcDm": "出口业务适用政策代码",</w:t>
            </w:r>
          </w:p>
          <w:p w14:paraId="07237DA6">
            <w:pPr>
              <w:pStyle w:val="5"/>
              <w:bidi w:val="0"/>
            </w:pPr>
            <w:r>
              <w:tab/>
            </w:r>
            <w:r>
              <w:tab/>
            </w:r>
            <w:r>
              <w:t>"zzsjzjtDm": "增值税即征即退代码",</w:t>
            </w:r>
          </w:p>
          <w:p w14:paraId="17A769F9">
            <w:pPr>
              <w:pStyle w:val="5"/>
              <w:bidi w:val="0"/>
            </w:pPr>
            <w:r>
              <w:tab/>
            </w:r>
            <w:r>
              <w:tab/>
            </w:r>
            <w:r>
              <w:t>"xsfnsrsbh": "（销售方）统一社会信用代码/纳税人识别号/身份证件号码",</w:t>
            </w:r>
          </w:p>
          <w:p w14:paraId="5931549B">
            <w:pPr>
              <w:pStyle w:val="5"/>
              <w:bidi w:val="0"/>
            </w:pPr>
            <w:r>
              <w:tab/>
            </w:r>
            <w:r>
              <w:tab/>
            </w:r>
            <w:r>
              <w:t>"xsfmc": "（销售方）名称",</w:t>
            </w:r>
          </w:p>
          <w:p w14:paraId="21BA92E8">
            <w:pPr>
              <w:pStyle w:val="5"/>
              <w:bidi w:val="0"/>
            </w:pPr>
            <w:r>
              <w:tab/>
            </w:r>
            <w:r>
              <w:tab/>
            </w:r>
            <w:r>
              <w:t>"xsfdz": "销售方地址",</w:t>
            </w:r>
          </w:p>
          <w:p w14:paraId="1A79444F">
            <w:pPr>
              <w:pStyle w:val="5"/>
              <w:bidi w:val="0"/>
            </w:pPr>
            <w:r>
              <w:tab/>
            </w:r>
            <w:r>
              <w:tab/>
            </w:r>
            <w:r>
              <w:t>"xsfdh": "销售方电话",</w:t>
            </w:r>
          </w:p>
          <w:p w14:paraId="2B1B382E">
            <w:pPr>
              <w:pStyle w:val="5"/>
              <w:bidi w:val="0"/>
            </w:pPr>
            <w:r>
              <w:tab/>
            </w:r>
            <w:r>
              <w:tab/>
            </w:r>
            <w:r>
              <w:t>"xsfkhh": "销售方开户行",</w:t>
            </w:r>
          </w:p>
          <w:p w14:paraId="2570BC90">
            <w:pPr>
              <w:pStyle w:val="5"/>
              <w:bidi w:val="0"/>
            </w:pPr>
            <w:r>
              <w:tab/>
            </w:r>
            <w:r>
              <w:tab/>
            </w:r>
            <w:r>
              <w:t>"xsfzh": "销售方账号",</w:t>
            </w:r>
          </w:p>
          <w:p w14:paraId="1965153F">
            <w:pPr>
              <w:pStyle w:val="5"/>
              <w:bidi w:val="0"/>
            </w:pPr>
            <w:r>
              <w:tab/>
            </w:r>
            <w:r>
              <w:tab/>
            </w:r>
            <w:r>
              <w:t>"gmfnsrsbh": "（购买方）统一社会信用代码/纳税人识别号/身份证件号码",</w:t>
            </w:r>
          </w:p>
          <w:p w14:paraId="1AC3D24F">
            <w:pPr>
              <w:pStyle w:val="5"/>
              <w:bidi w:val="0"/>
              <w:ind w:firstLine="480" w:firstLineChars="200"/>
              <w:rPr>
                <w:rFonts w:hint="default" w:ascii="Times New Roman" w:hAnsi="Times New Roman" w:eastAsia="宋体" w:cs="Times New Roman"/>
              </w:rPr>
            </w:pPr>
            <w:r>
              <w:tab/>
            </w:r>
            <w:r>
              <w:tab/>
            </w:r>
            <w:r>
              <w:rPr>
                <w:rFonts w:hint="default" w:ascii="Times New Roman" w:hAnsi="Times New Roman" w:eastAsia="宋体" w:cs="Times New Roman"/>
              </w:rPr>
              <w:t>"zrrzjlxDm": "（购买方）自然人证件类型",</w:t>
            </w:r>
          </w:p>
          <w:p w14:paraId="0B50083E">
            <w:pPr>
              <w:pStyle w:val="5"/>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"zrrzjhm": "（购买方）自然人证件号码",</w:t>
            </w:r>
          </w:p>
          <w:p w14:paraId="4A8CCEA5">
            <w:pPr>
              <w:pStyle w:val="5"/>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"zrrgjDm": "（购买方）自然人国籍代码",</w:t>
            </w:r>
          </w:p>
          <w:p w14:paraId="41F9EB4E">
            <w:pPr>
              <w:pStyle w:val="5"/>
              <w:bidi w:val="0"/>
            </w:pPr>
            <w:r>
              <w:rPr>
                <w:rFonts w:hint="default" w:ascii="Times New Roman" w:hAnsi="Times New Roman" w:eastAsia="宋体" w:cs="Times New Roman"/>
              </w:rPr>
              <w:tab/>
            </w:r>
            <w:r>
              <w:rPr>
                <w:rFonts w:hint="default" w:ascii="Times New Roman" w:hAnsi="Times New Roman" w:eastAsia="宋体" w:cs="Times New Roman"/>
              </w:rPr>
              <w:tab/>
            </w:r>
            <w:r>
              <w:t>"gmfmc": "（购买方）名称",</w:t>
            </w:r>
          </w:p>
          <w:p w14:paraId="7DB34A4B">
            <w:pPr>
              <w:pStyle w:val="5"/>
              <w:bidi w:val="0"/>
            </w:pPr>
            <w:r>
              <w:tab/>
            </w:r>
            <w:r>
              <w:tab/>
            </w:r>
            <w:r>
              <w:t>"gmfdz": "购买方地址",</w:t>
            </w:r>
          </w:p>
          <w:p w14:paraId="11169CC4">
            <w:pPr>
              <w:pStyle w:val="5"/>
              <w:bidi w:val="0"/>
            </w:pPr>
            <w:r>
              <w:tab/>
            </w:r>
            <w:r>
              <w:tab/>
            </w:r>
            <w:r>
              <w:t>"gmfdh": "购买方电话",</w:t>
            </w:r>
          </w:p>
          <w:p w14:paraId="4725620B">
            <w:pPr>
              <w:pStyle w:val="5"/>
              <w:bidi w:val="0"/>
            </w:pPr>
            <w:r>
              <w:tab/>
            </w:r>
            <w:r>
              <w:tab/>
            </w:r>
            <w:r>
              <w:t>"gmfkhh": "购买方开户行名称",</w:t>
            </w:r>
          </w:p>
          <w:p w14:paraId="7921F23A">
            <w:pPr>
              <w:pStyle w:val="5"/>
              <w:bidi w:val="0"/>
            </w:pPr>
            <w:r>
              <w:tab/>
            </w:r>
            <w:r>
              <w:tab/>
            </w:r>
            <w:r>
              <w:t>"gmfzh": "购买方开户行银行账号",</w:t>
            </w:r>
          </w:p>
          <w:p w14:paraId="633AD5FA">
            <w:pPr>
              <w:pStyle w:val="5"/>
              <w:bidi w:val="0"/>
            </w:pPr>
            <w:r>
              <w:tab/>
            </w:r>
            <w:r>
              <w:tab/>
            </w:r>
            <w:r>
              <w:t>"gmfjbr": "经办人",</w:t>
            </w:r>
          </w:p>
          <w:p w14:paraId="7A6E566D">
            <w:pPr>
              <w:pStyle w:val="5"/>
              <w:bidi w:val="0"/>
            </w:pPr>
            <w:r>
              <w:tab/>
            </w:r>
            <w:r>
              <w:tab/>
            </w:r>
            <w:r>
              <w:t>"jbrsfzjhm": "经办人身份证件号码",</w:t>
            </w:r>
          </w:p>
          <w:p w14:paraId="778E1643">
            <w:pPr>
              <w:pStyle w:val="5"/>
              <w:bidi w:val="0"/>
            </w:pPr>
            <w:r>
              <w:tab/>
            </w:r>
            <w:r>
              <w:tab/>
            </w:r>
            <w:r>
              <w:t>"gmfjbrlxdh": "经办人联系电话",</w:t>
            </w:r>
          </w:p>
          <w:p w14:paraId="54CDD74E">
            <w:pPr>
              <w:pStyle w:val="5"/>
              <w:bidi w:val="0"/>
            </w:pPr>
            <w:r>
              <w:tab/>
            </w:r>
            <w:r>
              <w:tab/>
            </w:r>
            <w:r>
              <w:t>"hjje": "合计金额",</w:t>
            </w:r>
          </w:p>
          <w:p w14:paraId="520A7F9B">
            <w:pPr>
              <w:pStyle w:val="5"/>
              <w:bidi w:val="0"/>
            </w:pPr>
            <w:r>
              <w:tab/>
            </w:r>
            <w:r>
              <w:tab/>
            </w:r>
            <w:r>
              <w:t>"hjse": "合计税额",</w:t>
            </w:r>
          </w:p>
          <w:p w14:paraId="38C4A107">
            <w:pPr>
              <w:pStyle w:val="5"/>
              <w:bidi w:val="0"/>
            </w:pPr>
            <w:r>
              <w:tab/>
            </w:r>
            <w:r>
              <w:tab/>
            </w:r>
            <w:r>
              <w:t>"jshj": "价税合计",</w:t>
            </w:r>
          </w:p>
          <w:p w14:paraId="2E84CF52">
            <w:pPr>
              <w:pStyle w:val="5"/>
              <w:bidi w:val="0"/>
            </w:pPr>
            <w:r>
              <w:tab/>
            </w:r>
            <w:r>
              <w:tab/>
            </w:r>
            <w:r>
              <w:t>"skyhmc": "收款银行名称",</w:t>
            </w:r>
          </w:p>
          <w:p w14:paraId="7E4CD18C">
            <w:pPr>
              <w:pStyle w:val="5"/>
              <w:bidi w:val="0"/>
            </w:pPr>
            <w:r>
              <w:tab/>
            </w:r>
            <w:r>
              <w:tab/>
            </w:r>
            <w:r>
              <w:t>"skyhzh": "收款银行账号",</w:t>
            </w:r>
          </w:p>
          <w:p w14:paraId="7820860B">
            <w:pPr>
              <w:pStyle w:val="5"/>
              <w:bidi w:val="0"/>
            </w:pPr>
            <w:r>
              <w:tab/>
            </w:r>
            <w:r>
              <w:tab/>
            </w:r>
            <w:r>
              <w:t>"jsfs": "结算方式",</w:t>
            </w:r>
          </w:p>
          <w:p w14:paraId="7FA3F082">
            <w:pPr>
              <w:pStyle w:val="5"/>
              <w:bidi w:val="0"/>
            </w:pPr>
            <w:r>
              <w:tab/>
            </w:r>
            <w:r>
              <w:tab/>
            </w:r>
            <w:r>
              <w:t>"ysxwfsd": "应税行为发生地",</w:t>
            </w:r>
          </w:p>
          <w:p w14:paraId="7937819B">
            <w:pPr>
              <w:pStyle w:val="5"/>
              <w:bidi w:val="0"/>
            </w:pPr>
            <w:r>
              <w:tab/>
            </w:r>
            <w:r>
              <w:tab/>
            </w:r>
            <w:r>
              <w:t>"kpr": "开票人",</w:t>
            </w:r>
          </w:p>
          <w:p w14:paraId="5A8C431D">
            <w:pPr>
              <w:pStyle w:val="5"/>
              <w:bidi w:val="0"/>
            </w:pPr>
            <w:r>
              <w:tab/>
            </w:r>
            <w:r>
              <w:tab/>
            </w:r>
            <w:r>
              <w:t>"kprzjhm": "开票人证件号码",</w:t>
            </w:r>
          </w:p>
          <w:p w14:paraId="5338EB4E">
            <w:pPr>
              <w:pStyle w:val="5"/>
              <w:bidi w:val="0"/>
            </w:pPr>
            <w:r>
              <w:tab/>
            </w:r>
            <w:r>
              <w:tab/>
            </w:r>
            <w:r>
              <w:t>"kprzjlx": "开票人证件类型",</w:t>
            </w:r>
          </w:p>
          <w:p w14:paraId="5C221F1F">
            <w:pPr>
              <w:pStyle w:val="5"/>
              <w:bidi w:val="0"/>
            </w:pPr>
            <w:r>
              <w:tab/>
            </w:r>
            <w:r>
              <w:tab/>
            </w:r>
            <w:r>
              <w:t>"dylzfphm": "对应蓝字发票号码",</w:t>
            </w:r>
          </w:p>
          <w:p w14:paraId="2A6B6301">
            <w:pPr>
              <w:pStyle w:val="5"/>
              <w:bidi w:val="0"/>
            </w:pPr>
            <w:r>
              <w:tab/>
            </w:r>
            <w:r>
              <w:tab/>
            </w:r>
            <w:r>
              <w:t>"hzqrxxdbh": "红字确认信息单编号",</w:t>
            </w:r>
          </w:p>
          <w:p w14:paraId="005251B2">
            <w:pPr>
              <w:pStyle w:val="5"/>
              <w:bidi w:val="0"/>
            </w:pPr>
            <w:r>
              <w:tab/>
            </w:r>
            <w:r>
              <w:tab/>
            </w:r>
            <w:r>
              <w:t>"hzqrduuid": "红字确认单uuid",</w:t>
            </w:r>
          </w:p>
          <w:p w14:paraId="2B470E08">
            <w:pPr>
              <w:pStyle w:val="5"/>
              <w:bidi w:val="0"/>
            </w:pPr>
            <w:r>
              <w:tab/>
            </w:r>
            <w:r>
              <w:tab/>
            </w:r>
            <w:r>
              <w:t>"bz": "备注",</w:t>
            </w:r>
          </w:p>
          <w:p w14:paraId="5070C74E">
            <w:pPr>
              <w:pStyle w:val="5"/>
              <w:bidi w:val="0"/>
            </w:pPr>
            <w:r>
              <w:tab/>
            </w:r>
            <w:r>
              <w:tab/>
            </w:r>
            <w:r>
              <w:t>"ip": "服务器地址",</w:t>
            </w:r>
          </w:p>
          <w:p w14:paraId="28943921">
            <w:pPr>
              <w:pStyle w:val="5"/>
              <w:bidi w:val="0"/>
            </w:pPr>
            <w:r>
              <w:tab/>
            </w:r>
            <w:r>
              <w:tab/>
            </w:r>
            <w:r>
              <w:t>"macdz": "mac地址",</w:t>
            </w:r>
          </w:p>
          <w:p w14:paraId="7677BC7D">
            <w:pPr>
              <w:pStyle w:val="5"/>
              <w:bidi w:val="0"/>
            </w:pPr>
            <w:r>
              <w:tab/>
            </w:r>
            <w:r>
              <w:tab/>
            </w:r>
            <w:r>
              <w:t>"cpuid": "CPU序列号",</w:t>
            </w:r>
          </w:p>
          <w:p w14:paraId="3B8EFF7E">
            <w:pPr>
              <w:pStyle w:val="5"/>
              <w:bidi w:val="0"/>
            </w:pPr>
            <w:r>
              <w:tab/>
            </w:r>
            <w:r>
              <w:tab/>
            </w:r>
            <w:r>
              <w:t>"zbxlh": "主板序列号",</w:t>
            </w:r>
          </w:p>
          <w:p w14:paraId="2A691F51">
            <w:pPr>
              <w:pStyle w:val="5"/>
              <w:bidi w:val="0"/>
            </w:pPr>
            <w:r>
              <w:tab/>
            </w:r>
            <w:r>
              <w:tab/>
            </w:r>
            <w:r>
              <w:t>"kprq": "开票日期",</w:t>
            </w:r>
          </w:p>
          <w:p w14:paraId="42417B08">
            <w:pPr>
              <w:pStyle w:val="5"/>
              <w:bidi w:val="0"/>
            </w:pPr>
            <w:r>
              <w:tab/>
            </w:r>
            <w:r>
              <w:tab/>
            </w:r>
            <w:r>
              <w:t>"</w:t>
            </w:r>
            <w:r>
              <w:rPr>
                <w:rFonts w:hint="default"/>
              </w:rPr>
              <w:t>sfzsxsfyhzhbq</w:t>
            </w:r>
            <w:r>
              <w:t>": "</w:t>
            </w:r>
            <w:r>
              <w:rPr>
                <w:rFonts w:hint="eastAsia"/>
              </w:rPr>
              <w:t>是否展示销售方银行账号标签</w:t>
            </w:r>
            <w:r>
              <w:t>",</w:t>
            </w:r>
          </w:p>
          <w:p w14:paraId="40474BA8">
            <w:pPr>
              <w:pStyle w:val="5"/>
              <w:bidi w:val="0"/>
            </w:pPr>
            <w:r>
              <w:tab/>
            </w:r>
            <w:r>
              <w:tab/>
            </w:r>
            <w:r>
              <w:t>"</w:t>
            </w:r>
            <w:r>
              <w:rPr>
                <w:rFonts w:hint="default"/>
              </w:rPr>
              <w:t>sfzsgmfyhzhbq</w:t>
            </w:r>
            <w:r>
              <w:t>": "</w:t>
            </w:r>
            <w:r>
              <w:rPr>
                <w:rFonts w:hint="eastAsia"/>
              </w:rPr>
              <w:t>是否展示购买方银行账号标签</w:t>
            </w:r>
            <w:r>
              <w:t>",</w:t>
            </w:r>
          </w:p>
          <w:p w14:paraId="056E8620">
            <w:pPr>
              <w:pStyle w:val="5"/>
              <w:bidi w:val="0"/>
            </w:pPr>
            <w:r>
              <w:tab/>
            </w:r>
            <w:r>
              <w:tab/>
            </w:r>
            <w:r>
              <w:t>"</w:t>
            </w:r>
            <w:r>
              <w:rPr>
                <w:rFonts w:hint="default"/>
                <w:lang w:val="en-US" w:eastAsia="zh-CN"/>
              </w:rPr>
              <w:t>skrxm</w:t>
            </w:r>
            <w:r>
              <w:t>": "</w:t>
            </w:r>
            <w:r>
              <w:rPr>
                <w:rFonts w:hint="eastAsia"/>
                <w:lang w:val="en-US" w:eastAsia="zh-CN"/>
              </w:rPr>
              <w:t>收款人姓名</w:t>
            </w:r>
            <w:r>
              <w:t>",</w:t>
            </w:r>
          </w:p>
          <w:p w14:paraId="12F7425D">
            <w:pPr>
              <w:pStyle w:val="5"/>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1146B169">
            <w:pPr>
              <w:pStyle w:val="5"/>
              <w:bidi w:val="0"/>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77D05AE6">
            <w:pPr>
              <w:pStyle w:val="5"/>
              <w:bidi w:val="0"/>
            </w:pPr>
            <w:r>
              <w:tab/>
            </w:r>
            <w:r>
              <w:tab/>
            </w:r>
            <w:r>
              <w:t>"fpmxList": [</w:t>
            </w:r>
          </w:p>
          <w:p w14:paraId="23F20714">
            <w:pPr>
              <w:pStyle w:val="5"/>
              <w:bidi w:val="0"/>
            </w:pPr>
            <w:r>
              <w:tab/>
            </w:r>
            <w:r>
              <w:tab/>
            </w:r>
            <w:r>
              <w:tab/>
            </w:r>
            <w:r>
              <w:t>{</w:t>
            </w:r>
          </w:p>
          <w:p w14:paraId="1598DD62">
            <w:pPr>
              <w:pStyle w:val="5"/>
              <w:bidi w:val="0"/>
            </w:pPr>
            <w:r>
              <w:tab/>
            </w:r>
            <w:r>
              <w:tab/>
            </w:r>
            <w:r>
              <w:tab/>
            </w:r>
            <w:r>
              <w:tab/>
            </w:r>
            <w:r>
              <w:t>"mxxh": "明细序号",</w:t>
            </w:r>
          </w:p>
          <w:p w14:paraId="60052F3F">
            <w:pPr>
              <w:pStyle w:val="5"/>
              <w:bidi w:val="0"/>
            </w:pPr>
            <w:r>
              <w:tab/>
            </w:r>
            <w:r>
              <w:tab/>
            </w:r>
            <w:r>
              <w:tab/>
            </w:r>
            <w:r>
              <w:tab/>
            </w:r>
            <w:r>
              <w:t>"dylzfpmxxh": "对应蓝字发票明细序号",</w:t>
            </w:r>
          </w:p>
          <w:p w14:paraId="650B1304">
            <w:pPr>
              <w:pStyle w:val="5"/>
              <w:bidi w:val="0"/>
            </w:pPr>
            <w:r>
              <w:tab/>
            </w:r>
            <w:r>
              <w:tab/>
            </w:r>
            <w:r>
              <w:tab/>
            </w:r>
            <w:r>
              <w:tab/>
            </w:r>
            <w:r>
              <w:t>"hwhyslwfwmc": "货物或应税劳务、服务名称",</w:t>
            </w:r>
          </w:p>
          <w:p w14:paraId="01E4892A">
            <w:pPr>
              <w:pStyle w:val="5"/>
              <w:bidi w:val="0"/>
            </w:pPr>
            <w:r>
              <w:tab/>
            </w:r>
            <w:r>
              <w:tab/>
            </w:r>
            <w:r>
              <w:tab/>
            </w:r>
            <w:r>
              <w:tab/>
            </w:r>
            <w:r>
              <w:t>"spfwjc": "商品服务简称",</w:t>
            </w:r>
          </w:p>
          <w:p w14:paraId="4B63F8AD">
            <w:pPr>
              <w:pStyle w:val="5"/>
              <w:bidi w:val="0"/>
            </w:pPr>
            <w:r>
              <w:tab/>
            </w:r>
            <w:r>
              <w:tab/>
            </w:r>
            <w:r>
              <w:tab/>
            </w:r>
            <w:r>
              <w:tab/>
            </w:r>
            <w:r>
              <w:t>"xmmc": "项目名称",</w:t>
            </w:r>
          </w:p>
          <w:p w14:paraId="4C170F73">
            <w:pPr>
              <w:pStyle w:val="5"/>
              <w:bidi w:val="0"/>
            </w:pPr>
            <w:r>
              <w:tab/>
            </w:r>
            <w:r>
              <w:tab/>
            </w:r>
            <w:r>
              <w:tab/>
            </w:r>
            <w:r>
              <w:tab/>
            </w:r>
            <w:r>
              <w:t>"ggxh": "规格型号",</w:t>
            </w:r>
          </w:p>
          <w:p w14:paraId="27E3DB99">
            <w:pPr>
              <w:pStyle w:val="5"/>
              <w:bidi w:val="0"/>
            </w:pPr>
            <w:r>
              <w:tab/>
            </w:r>
            <w:r>
              <w:tab/>
            </w:r>
            <w:r>
              <w:tab/>
            </w:r>
            <w:r>
              <w:tab/>
            </w:r>
            <w:r>
              <w:t>"dw": "单位",</w:t>
            </w:r>
          </w:p>
          <w:p w14:paraId="0371DE35">
            <w:pPr>
              <w:pStyle w:val="5"/>
              <w:bidi w:val="0"/>
            </w:pPr>
            <w:r>
              <w:tab/>
            </w:r>
            <w:r>
              <w:tab/>
            </w:r>
            <w:r>
              <w:tab/>
            </w:r>
            <w:r>
              <w:tab/>
            </w:r>
            <w:r>
              <w:t>"sl": "数量",</w:t>
            </w:r>
          </w:p>
          <w:p w14:paraId="5BBB3AD6">
            <w:pPr>
              <w:pStyle w:val="5"/>
              <w:bidi w:val="0"/>
            </w:pPr>
            <w:r>
              <w:tab/>
            </w:r>
            <w:r>
              <w:tab/>
            </w:r>
            <w:r>
              <w:tab/>
            </w:r>
            <w:r>
              <w:tab/>
            </w:r>
            <w:r>
              <w:t>"dj": "单价",</w:t>
            </w:r>
          </w:p>
          <w:p w14:paraId="72CDB19F">
            <w:pPr>
              <w:pStyle w:val="5"/>
              <w:bidi w:val="0"/>
            </w:pPr>
            <w:r>
              <w:tab/>
            </w:r>
            <w:r>
              <w:tab/>
            </w:r>
            <w:r>
              <w:tab/>
            </w:r>
            <w:r>
              <w:tab/>
            </w:r>
            <w:r>
              <w:t>"je": "金额",</w:t>
            </w:r>
          </w:p>
          <w:p w14:paraId="0962BD3F">
            <w:pPr>
              <w:pStyle w:val="5"/>
              <w:bidi w:val="0"/>
            </w:pPr>
            <w:r>
              <w:tab/>
            </w:r>
            <w:r>
              <w:tab/>
            </w:r>
            <w:r>
              <w:tab/>
            </w:r>
            <w:r>
              <w:tab/>
            </w:r>
            <w:r>
              <w:t>"slv": "增值税税率/征收率",</w:t>
            </w:r>
          </w:p>
          <w:p w14:paraId="072563E5">
            <w:pPr>
              <w:pStyle w:val="5"/>
              <w:bidi w:val="0"/>
            </w:pPr>
            <w:r>
              <w:tab/>
            </w:r>
            <w:r>
              <w:tab/>
            </w:r>
            <w:r>
              <w:tab/>
            </w:r>
            <w:r>
              <w:tab/>
            </w:r>
            <w:r>
              <w:t>"se": "税额",</w:t>
            </w:r>
          </w:p>
          <w:p w14:paraId="50E40D88">
            <w:pPr>
              <w:pStyle w:val="5"/>
              <w:bidi w:val="0"/>
            </w:pPr>
            <w:r>
              <w:tab/>
            </w:r>
            <w:r>
              <w:tab/>
            </w:r>
            <w:r>
              <w:tab/>
            </w:r>
            <w:r>
              <w:tab/>
            </w:r>
            <w:r>
              <w:t>"hsje": "含税金额",</w:t>
            </w:r>
          </w:p>
          <w:p w14:paraId="00BC5DD2">
            <w:pPr>
              <w:pStyle w:val="5"/>
              <w:bidi w:val="0"/>
            </w:pPr>
            <w:r>
              <w:tab/>
            </w:r>
            <w:r>
              <w:tab/>
            </w:r>
            <w:r>
              <w:tab/>
            </w:r>
            <w:r>
              <w:tab/>
            </w:r>
            <w:r>
              <w:t>"kce": "扣除额",</w:t>
            </w:r>
          </w:p>
          <w:p w14:paraId="349134A8">
            <w:pPr>
              <w:pStyle w:val="5"/>
              <w:bidi w:val="0"/>
            </w:pPr>
            <w:r>
              <w:tab/>
            </w:r>
            <w:r>
              <w:tab/>
            </w:r>
            <w:r>
              <w:tab/>
            </w:r>
            <w:r>
              <w:tab/>
            </w:r>
            <w:r>
              <w:t>"sphfwssflhbbm": "商品和服务税收分类合并编码",</w:t>
            </w:r>
          </w:p>
          <w:p w14:paraId="4D1D8CB4">
            <w:pPr>
              <w:pStyle w:val="5"/>
              <w:bidi w:val="0"/>
            </w:pPr>
            <w:r>
              <w:tab/>
            </w:r>
            <w:r>
              <w:tab/>
            </w:r>
            <w:r>
              <w:tab/>
            </w:r>
            <w:r>
              <w:tab/>
            </w:r>
            <w:r>
              <w:t>"fphxz": "发票行性质",</w:t>
            </w:r>
          </w:p>
          <w:p w14:paraId="75E7B690">
            <w:pPr>
              <w:pStyle w:val="5"/>
              <w:bidi w:val="0"/>
            </w:pPr>
            <w:r>
              <w:tab/>
            </w:r>
            <w:r>
              <w:tab/>
            </w:r>
            <w:r>
              <w:tab/>
            </w:r>
            <w:r>
              <w:tab/>
            </w:r>
            <w:r>
              <w:t>"yhzcbs": "优惠政策标识"</w:t>
            </w:r>
          </w:p>
          <w:p w14:paraId="4BB9DEDF">
            <w:pPr>
              <w:pStyle w:val="5"/>
              <w:bidi w:val="0"/>
            </w:pPr>
            <w:r>
              <w:tab/>
            </w:r>
            <w:r>
              <w:tab/>
            </w:r>
            <w:r>
              <w:tab/>
            </w:r>
            <w:r>
              <w:t>}</w:t>
            </w:r>
          </w:p>
          <w:p w14:paraId="059728F0">
            <w:pPr>
              <w:pStyle w:val="5"/>
              <w:bidi w:val="0"/>
            </w:pPr>
            <w:r>
              <w:tab/>
            </w:r>
            <w:r>
              <w:tab/>
            </w:r>
            <w:r>
              <w:t>],</w:t>
            </w:r>
          </w:p>
          <w:p w14:paraId="2B295DA3">
            <w:pPr>
              <w:pStyle w:val="5"/>
              <w:bidi w:val="0"/>
            </w:pPr>
            <w:r>
              <w:tab/>
            </w:r>
            <w:r>
              <w:tab/>
            </w:r>
            <w:r>
              <w:t>"ysmxList": [</w:t>
            </w:r>
          </w:p>
          <w:p w14:paraId="05D1467B">
            <w:pPr>
              <w:pStyle w:val="5"/>
              <w:bidi w:val="0"/>
            </w:pPr>
            <w:r>
              <w:tab/>
            </w:r>
            <w:r>
              <w:tab/>
            </w:r>
            <w:r>
              <w:tab/>
            </w:r>
            <w:r>
              <w:t>{</w:t>
            </w:r>
          </w:p>
          <w:p w14:paraId="4EAF1CC2">
            <w:pPr>
              <w:pStyle w:val="5"/>
              <w:bidi w:val="0"/>
            </w:pPr>
            <w:r>
              <w:tab/>
            </w:r>
            <w:r>
              <w:tab/>
            </w:r>
            <w:r>
              <w:tab/>
            </w:r>
            <w:r>
              <w:tab/>
            </w:r>
            <w:r>
              <w:t>"ysmxxh": "运输明细序号",</w:t>
            </w:r>
          </w:p>
          <w:p w14:paraId="31462D2B">
            <w:pPr>
              <w:pStyle w:val="5"/>
              <w:bidi w:val="0"/>
            </w:pPr>
            <w:r>
              <w:tab/>
            </w:r>
            <w:r>
              <w:tab/>
            </w:r>
            <w:r>
              <w:tab/>
            </w:r>
            <w:r>
              <w:tab/>
            </w:r>
            <w:r>
              <w:t>"qyd": "起运地",</w:t>
            </w:r>
          </w:p>
          <w:p w14:paraId="7CEB5FA0">
            <w:pPr>
              <w:pStyle w:val="5"/>
              <w:bidi w:val="0"/>
            </w:pPr>
            <w:r>
              <w:tab/>
            </w:r>
            <w:r>
              <w:tab/>
            </w:r>
            <w:r>
              <w:tab/>
            </w:r>
            <w:r>
              <w:tab/>
            </w:r>
            <w:r>
              <w:t>"ddd": "到达地",</w:t>
            </w:r>
          </w:p>
          <w:p w14:paraId="7FEC3A25">
            <w:pPr>
              <w:pStyle w:val="5"/>
              <w:bidi w:val="0"/>
            </w:pPr>
            <w:r>
              <w:tab/>
            </w:r>
            <w:r>
              <w:tab/>
            </w:r>
            <w:r>
              <w:tab/>
            </w:r>
            <w:r>
              <w:tab/>
            </w:r>
            <w:r>
              <w:t>"ysgjzl": "运输工具种类",</w:t>
            </w:r>
          </w:p>
          <w:p w14:paraId="07BA7623">
            <w:pPr>
              <w:pStyle w:val="5"/>
              <w:bidi w:val="0"/>
            </w:pPr>
            <w:r>
              <w:tab/>
            </w:r>
            <w:r>
              <w:tab/>
            </w:r>
            <w:r>
              <w:tab/>
            </w:r>
            <w:r>
              <w:tab/>
            </w:r>
            <w:r>
              <w:t>"ysgjph": "运输工具牌号",</w:t>
            </w:r>
          </w:p>
          <w:p w14:paraId="167313E3">
            <w:pPr>
              <w:pStyle w:val="5"/>
              <w:bidi w:val="0"/>
            </w:pPr>
            <w:r>
              <w:tab/>
            </w:r>
            <w:r>
              <w:tab/>
            </w:r>
            <w:r>
              <w:tab/>
            </w:r>
            <w:r>
              <w:tab/>
            </w:r>
            <w:r>
              <w:t>"yshwmc": "运输货物名称"</w:t>
            </w:r>
          </w:p>
          <w:p w14:paraId="63F10478">
            <w:pPr>
              <w:pStyle w:val="5"/>
              <w:bidi w:val="0"/>
            </w:pPr>
            <w:r>
              <w:tab/>
            </w:r>
            <w:r>
              <w:tab/>
            </w:r>
            <w:r>
              <w:tab/>
            </w:r>
            <w:r>
              <w:t>}</w:t>
            </w:r>
          </w:p>
          <w:p w14:paraId="626B6B2B">
            <w:pPr>
              <w:pStyle w:val="5"/>
              <w:bidi w:val="0"/>
            </w:pPr>
            <w:r>
              <w:tab/>
            </w:r>
            <w:r>
              <w:tab/>
            </w:r>
            <w:r>
              <w:t>],</w:t>
            </w:r>
          </w:p>
          <w:p w14:paraId="434BF9B9">
            <w:pPr>
              <w:pStyle w:val="5"/>
              <w:bidi w:val="0"/>
            </w:pPr>
            <w:r>
              <w:tab/>
            </w:r>
            <w:r>
              <w:tab/>
            </w:r>
            <w:r>
              <w:t>"fjysList": [</w:t>
            </w:r>
          </w:p>
          <w:p w14:paraId="3D4EF418">
            <w:pPr>
              <w:pStyle w:val="5"/>
              <w:bidi w:val="0"/>
            </w:pPr>
            <w:r>
              <w:tab/>
            </w:r>
            <w:r>
              <w:tab/>
            </w:r>
            <w:r>
              <w:tab/>
            </w:r>
            <w:r>
              <w:t>{</w:t>
            </w:r>
          </w:p>
          <w:p w14:paraId="7007FB18">
            <w:pPr>
              <w:pStyle w:val="5"/>
              <w:bidi w:val="0"/>
            </w:pPr>
            <w:r>
              <w:tab/>
            </w:r>
            <w:r>
              <w:tab/>
            </w:r>
            <w:r>
              <w:tab/>
            </w:r>
            <w:r>
              <w:tab/>
            </w:r>
            <w:r>
              <w:t>"fjysmc": "附加要素名称",</w:t>
            </w:r>
          </w:p>
          <w:p w14:paraId="262BCAF3">
            <w:pPr>
              <w:pStyle w:val="5"/>
              <w:bidi w:val="0"/>
            </w:pPr>
            <w:r>
              <w:tab/>
            </w:r>
            <w:r>
              <w:tab/>
            </w:r>
            <w:r>
              <w:tab/>
            </w:r>
            <w:r>
              <w:tab/>
            </w:r>
            <w:r>
              <w:t>"fjyslx": "附加要素类型",</w:t>
            </w:r>
          </w:p>
          <w:p w14:paraId="747FAF89">
            <w:pPr>
              <w:pStyle w:val="5"/>
              <w:bidi w:val="0"/>
            </w:pPr>
            <w:r>
              <w:tab/>
            </w:r>
            <w:r>
              <w:tab/>
            </w:r>
            <w:r>
              <w:tab/>
            </w:r>
            <w:r>
              <w:tab/>
            </w:r>
            <w:r>
              <w:t>"fjysz": "附加要素值"</w:t>
            </w:r>
          </w:p>
          <w:p w14:paraId="299EFD32">
            <w:pPr>
              <w:pStyle w:val="5"/>
              <w:bidi w:val="0"/>
            </w:pPr>
            <w:r>
              <w:tab/>
            </w:r>
            <w:r>
              <w:tab/>
            </w:r>
            <w:r>
              <w:tab/>
            </w:r>
            <w:r>
              <w:t>}</w:t>
            </w:r>
          </w:p>
          <w:p w14:paraId="3DFA3DAC">
            <w:pPr>
              <w:pStyle w:val="5"/>
              <w:bidi w:val="0"/>
              <w:rPr>
                <w:rFonts w:hint="eastAsia" w:eastAsia="宋体"/>
                <w:lang w:val="en-US" w:eastAsia="zh-CN"/>
              </w:rPr>
            </w:pPr>
            <w:r>
              <w:tab/>
            </w:r>
            <w:r>
              <w:tab/>
            </w:r>
            <w:r>
              <w:t>]</w:t>
            </w:r>
            <w:r>
              <w:rPr>
                <w:rFonts w:hint="eastAsia"/>
                <w:lang w:val="en-US" w:eastAsia="zh-CN"/>
              </w:rPr>
              <w:t>,</w:t>
            </w:r>
          </w:p>
          <w:p w14:paraId="55AD4663">
            <w:pPr>
              <w:pStyle w:val="5"/>
              <w:bidi w:val="0"/>
            </w:pPr>
            <w:r>
              <w:tab/>
            </w:r>
            <w:r>
              <w:tab/>
            </w:r>
            <w:r>
              <w:t>"</w:t>
            </w:r>
            <w:r>
              <w:rPr>
                <w:rFonts w:hint="eastAsia"/>
                <w:lang w:val="en-US" w:eastAsia="zh-CN"/>
              </w:rPr>
              <w:t>cekc</w:t>
            </w:r>
            <w:r>
              <w:t>List": [</w:t>
            </w:r>
          </w:p>
          <w:p w14:paraId="20607802">
            <w:pPr>
              <w:pStyle w:val="5"/>
              <w:bidi w:val="0"/>
            </w:pPr>
            <w:r>
              <w:tab/>
            </w:r>
            <w:r>
              <w:tab/>
            </w:r>
            <w:r>
              <w:tab/>
            </w:r>
            <w:r>
              <w:t>{</w:t>
            </w:r>
          </w:p>
          <w:p w14:paraId="720C5073">
            <w:pPr>
              <w:pStyle w:val="5"/>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AE89A03">
            <w:pPr>
              <w:pStyle w:val="5"/>
              <w:bidi w:val="0"/>
            </w:pPr>
            <w:r>
              <w:tab/>
            </w:r>
            <w:r>
              <w:tab/>
            </w:r>
            <w:r>
              <w:tab/>
            </w:r>
            <w:r>
              <w:tab/>
            </w:r>
            <w:r>
              <w:t>"</w:t>
            </w:r>
            <w:r>
              <w:rPr>
                <w:rFonts w:hint="default" w:ascii="Times New Roman" w:hAnsi="Times New Roman" w:eastAsia="仿宋" w:cs="Times New Roman"/>
                <w:sz w:val="22"/>
                <w:szCs w:val="22"/>
                <w:lang w:val="en-US"/>
              </w:rPr>
              <w:t>pzlx</w:t>
            </w:r>
            <w:r>
              <w:t>": "</w:t>
            </w:r>
            <w:r>
              <w:rPr>
                <w:rFonts w:hint="eastAsia"/>
                <w:lang w:val="en-US" w:eastAsia="zh-CN"/>
              </w:rPr>
              <w:t>凭证类型</w:t>
            </w:r>
            <w:r>
              <w:t>",</w:t>
            </w:r>
          </w:p>
          <w:p w14:paraId="537C07A6">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fpdm</w:t>
            </w:r>
            <w:r>
              <w:t>": "</w:t>
            </w:r>
            <w:r>
              <w:rPr>
                <w:rFonts w:hint="eastAsia"/>
                <w:lang w:val="en-US" w:eastAsia="zh-CN"/>
              </w:rPr>
              <w:t>发票代码</w:t>
            </w:r>
            <w:r>
              <w:t>"</w:t>
            </w:r>
            <w:r>
              <w:rPr>
                <w:rFonts w:hint="eastAsia"/>
                <w:lang w:eastAsia="zh-CN"/>
              </w:rPr>
              <w:t>，</w:t>
            </w:r>
          </w:p>
          <w:p w14:paraId="2B86346B">
            <w:pPr>
              <w:pStyle w:val="5"/>
              <w:bidi w:val="0"/>
            </w:pPr>
            <w:r>
              <w:tab/>
            </w:r>
            <w:r>
              <w:tab/>
            </w:r>
            <w:r>
              <w:tab/>
            </w:r>
            <w:r>
              <w:tab/>
            </w:r>
            <w:r>
              <w:t>"</w:t>
            </w:r>
            <w:r>
              <w:rPr>
                <w:rFonts w:hint="default" w:ascii="Times New Roman" w:hAnsi="Times New Roman" w:eastAsia="仿宋" w:cs="Times New Roman"/>
                <w:sz w:val="22"/>
                <w:szCs w:val="22"/>
              </w:rPr>
              <w:t>fp</w:t>
            </w:r>
            <w:r>
              <w:rPr>
                <w:rFonts w:hint="default" w:ascii="Times New Roman" w:hAnsi="Times New Roman" w:eastAsia="仿宋" w:cs="Times New Roman"/>
                <w:sz w:val="22"/>
                <w:szCs w:val="22"/>
                <w:lang w:val="en-US"/>
              </w:rPr>
              <w:t>hm</w:t>
            </w:r>
            <w:r>
              <w:t>": "</w:t>
            </w:r>
            <w:r>
              <w:rPr>
                <w:rFonts w:hint="eastAsia"/>
                <w:lang w:val="en-US" w:eastAsia="zh-CN"/>
              </w:rPr>
              <w:t>发票号码</w:t>
            </w:r>
            <w:r>
              <w:t>",</w:t>
            </w:r>
          </w:p>
          <w:p w14:paraId="30D990DB">
            <w:pPr>
              <w:pStyle w:val="5"/>
              <w:bidi w:val="0"/>
            </w:pPr>
            <w:r>
              <w:tab/>
            </w:r>
            <w:r>
              <w:tab/>
            </w:r>
            <w:r>
              <w:tab/>
            </w:r>
            <w:r>
              <w:tab/>
            </w:r>
            <w:r>
              <w:t>"</w:t>
            </w:r>
            <w:r>
              <w:rPr>
                <w:rFonts w:hint="default" w:ascii="Times New Roman" w:hAnsi="Times New Roman" w:eastAsia="仿宋" w:cs="Times New Roman"/>
                <w:sz w:val="22"/>
                <w:szCs w:val="22"/>
                <w:lang w:val="en-US"/>
              </w:rPr>
              <w:t>cepzhm</w:t>
            </w:r>
            <w:r>
              <w:t>": "</w:t>
            </w:r>
            <w:r>
              <w:rPr>
                <w:rFonts w:hint="eastAsia"/>
                <w:lang w:val="en-US" w:eastAsia="zh-CN"/>
              </w:rPr>
              <w:t>差额凭证号码</w:t>
            </w:r>
            <w:r>
              <w:t>",</w:t>
            </w:r>
          </w:p>
          <w:p w14:paraId="1D044AC5">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kjrq</w:t>
            </w:r>
            <w:r>
              <w:t>": "</w:t>
            </w:r>
            <w:r>
              <w:rPr>
                <w:rFonts w:hint="eastAsia"/>
                <w:lang w:val="en-US" w:eastAsia="zh-CN"/>
              </w:rPr>
              <w:t>开具日期</w:t>
            </w:r>
            <w:r>
              <w:t>"</w:t>
            </w:r>
            <w:r>
              <w:rPr>
                <w:rFonts w:hint="eastAsia"/>
                <w:lang w:eastAsia="zh-CN"/>
              </w:rPr>
              <w:t>，</w:t>
            </w:r>
          </w:p>
          <w:p w14:paraId="27045CAB">
            <w:pPr>
              <w:pStyle w:val="5"/>
              <w:bidi w:val="0"/>
            </w:pPr>
            <w:r>
              <w:tab/>
            </w:r>
            <w:r>
              <w:tab/>
            </w:r>
            <w:r>
              <w:tab/>
            </w:r>
            <w:r>
              <w:tab/>
            </w:r>
            <w:r>
              <w:t>"</w:t>
            </w:r>
            <w:r>
              <w:rPr>
                <w:rFonts w:hint="default" w:ascii="Times New Roman" w:hAnsi="Times New Roman" w:eastAsia="仿宋" w:cs="Times New Roman"/>
                <w:sz w:val="22"/>
                <w:szCs w:val="22"/>
                <w:lang w:val="en-US"/>
              </w:rPr>
              <w:t>pzhjje</w:t>
            </w:r>
            <w:r>
              <w:t>": "</w:t>
            </w:r>
            <w:r>
              <w:rPr>
                <w:rFonts w:hint="eastAsia"/>
                <w:lang w:val="en-US" w:eastAsia="zh-CN"/>
              </w:rPr>
              <w:t>凭证合计金额</w:t>
            </w:r>
            <w:r>
              <w:t>",</w:t>
            </w:r>
          </w:p>
          <w:p w14:paraId="2D523CBD">
            <w:pPr>
              <w:pStyle w:val="5"/>
              <w:bidi w:val="0"/>
            </w:pPr>
            <w:r>
              <w:tab/>
            </w:r>
            <w:r>
              <w:tab/>
            </w:r>
            <w:r>
              <w:tab/>
            </w:r>
            <w:r>
              <w:tab/>
            </w:r>
            <w:r>
              <w:t>"</w:t>
            </w:r>
            <w:r>
              <w:rPr>
                <w:rFonts w:hint="default" w:ascii="Times New Roman" w:hAnsi="Times New Roman" w:eastAsia="仿宋" w:cs="Times New Roman"/>
                <w:sz w:val="22"/>
                <w:szCs w:val="22"/>
                <w:lang w:val="en-US"/>
              </w:rPr>
              <w:t>bckcje</w:t>
            </w:r>
            <w:r>
              <w:t>": "</w:t>
            </w:r>
            <w:r>
              <w:rPr>
                <w:rFonts w:hint="eastAsia"/>
                <w:lang w:val="en-US" w:eastAsia="zh-CN"/>
              </w:rPr>
              <w:t>本次扣除金额</w:t>
            </w:r>
            <w:r>
              <w:t>",</w:t>
            </w:r>
          </w:p>
          <w:p w14:paraId="2531B991">
            <w:pPr>
              <w:pStyle w:val="5"/>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10B01B2F">
            <w:pPr>
              <w:pStyle w:val="5"/>
              <w:bidi w:val="0"/>
            </w:pPr>
            <w:r>
              <w:tab/>
            </w:r>
            <w:r>
              <w:tab/>
            </w:r>
            <w:r>
              <w:tab/>
            </w:r>
            <w:r>
              <w:t>}</w:t>
            </w:r>
          </w:p>
          <w:p w14:paraId="3298D8DE">
            <w:pPr>
              <w:pStyle w:val="5"/>
              <w:bidi w:val="0"/>
            </w:pPr>
            <w:r>
              <w:tab/>
            </w:r>
            <w:r>
              <w:tab/>
            </w:r>
            <w:r>
              <w:t>]</w:t>
            </w:r>
          </w:p>
          <w:p w14:paraId="25900A25">
            <w:pPr>
              <w:pStyle w:val="5"/>
              <w:bidi w:val="0"/>
            </w:pPr>
            <w:r>
              <w:tab/>
            </w:r>
            <w:r>
              <w:t>}</w:t>
            </w:r>
          </w:p>
          <w:p w14:paraId="11CE53E1">
            <w:pPr>
              <w:pStyle w:val="5"/>
              <w:bidi w:val="0"/>
            </w:pPr>
            <w:r>
              <w:t>]</w:t>
            </w:r>
          </w:p>
        </w:tc>
      </w:tr>
    </w:tbl>
    <w:p w14:paraId="64C85628">
      <w:pPr>
        <w:pStyle w:val="6"/>
        <w:rPr>
          <w:rFonts w:ascii="Times New Roman" w:hAnsi="Times New Roman"/>
        </w:rPr>
      </w:pPr>
      <w:bookmarkStart w:id="395" w:name="_Toc15447"/>
      <w:bookmarkStart w:id="396" w:name="_Toc32279"/>
      <w:r>
        <w:rPr>
          <w:rFonts w:ascii="Times New Roman" w:hAnsi="Times New Roman"/>
        </w:rPr>
        <w:t>12.5返回参数</w:t>
      </w:r>
      <w:bookmarkEnd w:id="395"/>
      <w:bookmarkEnd w:id="39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4AC0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58C7B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92B89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3407D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36B7F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31B851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36452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66806BE">
            <w:pPr>
              <w:adjustRightInd w:val="0"/>
              <w:snapToGrid w:val="0"/>
              <w:jc w:val="center"/>
              <w:rPr>
                <w:b/>
                <w:szCs w:val="21"/>
              </w:rPr>
            </w:pPr>
            <w:r>
              <w:rPr>
                <w:b/>
                <w:szCs w:val="21"/>
              </w:rPr>
              <w:t>说明</w:t>
            </w:r>
          </w:p>
        </w:tc>
      </w:tr>
      <w:tr w14:paraId="5F46E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7DA42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26A04AB">
            <w:pPr>
              <w:rPr>
                <w:sz w:val="22"/>
                <w:szCs w:val="22"/>
              </w:rPr>
            </w:pPr>
            <w:r>
              <w:rPr>
                <w:sz w:val="22"/>
                <w:szCs w:val="22"/>
              </w:rPr>
              <w:t>returncode</w:t>
            </w:r>
          </w:p>
        </w:tc>
        <w:tc>
          <w:tcPr>
            <w:tcW w:w="1843" w:type="dxa"/>
            <w:noWrap w:val="0"/>
            <w:vAlign w:val="center"/>
          </w:tcPr>
          <w:p w14:paraId="3531883F">
            <w:pPr>
              <w:rPr>
                <w:sz w:val="22"/>
                <w:szCs w:val="22"/>
              </w:rPr>
            </w:pPr>
            <w:r>
              <w:rPr>
                <w:sz w:val="22"/>
                <w:szCs w:val="22"/>
              </w:rPr>
              <w:t>返回码</w:t>
            </w:r>
          </w:p>
        </w:tc>
        <w:tc>
          <w:tcPr>
            <w:tcW w:w="1276" w:type="dxa"/>
            <w:noWrap w:val="0"/>
            <w:vAlign w:val="center"/>
          </w:tcPr>
          <w:p w14:paraId="33B9DAC9">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82043D7">
            <w:pPr>
              <w:jc w:val="center"/>
              <w:rPr>
                <w:sz w:val="22"/>
                <w:szCs w:val="22"/>
              </w:rPr>
            </w:pPr>
            <w:r>
              <w:rPr>
                <w:sz w:val="22"/>
                <w:szCs w:val="22"/>
              </w:rPr>
              <w:t>2</w:t>
            </w:r>
          </w:p>
        </w:tc>
        <w:tc>
          <w:tcPr>
            <w:tcW w:w="708" w:type="dxa"/>
            <w:noWrap w:val="0"/>
            <w:vAlign w:val="center"/>
          </w:tcPr>
          <w:p w14:paraId="1840619C">
            <w:pPr>
              <w:jc w:val="center"/>
              <w:rPr>
                <w:sz w:val="22"/>
                <w:szCs w:val="22"/>
              </w:rPr>
            </w:pPr>
            <w:r>
              <w:rPr>
                <w:sz w:val="22"/>
                <w:szCs w:val="22"/>
              </w:rPr>
              <w:t>是</w:t>
            </w:r>
          </w:p>
        </w:tc>
        <w:tc>
          <w:tcPr>
            <w:tcW w:w="1560" w:type="dxa"/>
            <w:noWrap w:val="0"/>
            <w:vAlign w:val="center"/>
          </w:tcPr>
          <w:p w14:paraId="11419EEF">
            <w:pPr>
              <w:rPr>
                <w:sz w:val="22"/>
                <w:szCs w:val="22"/>
              </w:rPr>
            </w:pPr>
            <w:r>
              <w:rPr>
                <w:sz w:val="22"/>
                <w:szCs w:val="22"/>
              </w:rPr>
              <w:t>00：成功</w:t>
            </w:r>
          </w:p>
          <w:p w14:paraId="6195E76A">
            <w:pPr>
              <w:rPr>
                <w:sz w:val="22"/>
                <w:szCs w:val="22"/>
              </w:rPr>
            </w:pPr>
            <w:r>
              <w:rPr>
                <w:sz w:val="22"/>
                <w:szCs w:val="22"/>
              </w:rPr>
              <w:t>其它：失败</w:t>
            </w:r>
          </w:p>
        </w:tc>
      </w:tr>
      <w:tr w14:paraId="277BD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6C351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1FB55CE">
            <w:pPr>
              <w:rPr>
                <w:sz w:val="22"/>
                <w:szCs w:val="22"/>
              </w:rPr>
            </w:pPr>
            <w:r>
              <w:rPr>
                <w:sz w:val="22"/>
                <w:szCs w:val="22"/>
              </w:rPr>
              <w:t>returnmsg</w:t>
            </w:r>
          </w:p>
        </w:tc>
        <w:tc>
          <w:tcPr>
            <w:tcW w:w="1843" w:type="dxa"/>
            <w:noWrap w:val="0"/>
            <w:vAlign w:val="center"/>
          </w:tcPr>
          <w:p w14:paraId="75692A03">
            <w:pPr>
              <w:rPr>
                <w:sz w:val="22"/>
                <w:szCs w:val="22"/>
              </w:rPr>
            </w:pPr>
            <w:r>
              <w:rPr>
                <w:sz w:val="22"/>
                <w:szCs w:val="22"/>
              </w:rPr>
              <w:t>返回信息</w:t>
            </w:r>
          </w:p>
        </w:tc>
        <w:tc>
          <w:tcPr>
            <w:tcW w:w="1276" w:type="dxa"/>
            <w:noWrap w:val="0"/>
            <w:vAlign w:val="center"/>
          </w:tcPr>
          <w:p w14:paraId="2E158367">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3EAB7061">
            <w:pPr>
              <w:jc w:val="center"/>
              <w:rPr>
                <w:sz w:val="22"/>
                <w:szCs w:val="22"/>
              </w:rPr>
            </w:pPr>
            <w:r>
              <w:rPr>
                <w:sz w:val="22"/>
                <w:szCs w:val="22"/>
              </w:rPr>
              <w:t>2000</w:t>
            </w:r>
          </w:p>
        </w:tc>
        <w:tc>
          <w:tcPr>
            <w:tcW w:w="708" w:type="dxa"/>
            <w:noWrap w:val="0"/>
            <w:vAlign w:val="center"/>
          </w:tcPr>
          <w:p w14:paraId="26457DBD">
            <w:pPr>
              <w:jc w:val="center"/>
              <w:rPr>
                <w:sz w:val="22"/>
                <w:szCs w:val="22"/>
              </w:rPr>
            </w:pPr>
            <w:r>
              <w:rPr>
                <w:sz w:val="22"/>
                <w:szCs w:val="22"/>
              </w:rPr>
              <w:t>否</w:t>
            </w:r>
          </w:p>
        </w:tc>
        <w:tc>
          <w:tcPr>
            <w:tcW w:w="1560" w:type="dxa"/>
            <w:noWrap w:val="0"/>
            <w:vAlign w:val="center"/>
          </w:tcPr>
          <w:p w14:paraId="5940722D">
            <w:pPr>
              <w:rPr>
                <w:sz w:val="22"/>
                <w:szCs w:val="22"/>
              </w:rPr>
            </w:pPr>
            <w:r>
              <w:rPr>
                <w:sz w:val="22"/>
                <w:szCs w:val="22"/>
              </w:rPr>
              <w:t>错误信息说明</w:t>
            </w:r>
          </w:p>
        </w:tc>
      </w:tr>
      <w:tr w14:paraId="18A3F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769CC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4F9542B">
            <w:pPr>
              <w:rPr>
                <w:sz w:val="22"/>
                <w:szCs w:val="22"/>
              </w:rPr>
            </w:pPr>
            <w:r>
              <w:rPr>
                <w:sz w:val="22"/>
                <w:szCs w:val="22"/>
              </w:rPr>
              <w:t>sllsh</w:t>
            </w:r>
          </w:p>
        </w:tc>
        <w:tc>
          <w:tcPr>
            <w:tcW w:w="1843" w:type="dxa"/>
            <w:noWrap w:val="0"/>
            <w:vAlign w:val="center"/>
          </w:tcPr>
          <w:p w14:paraId="3CBBF016">
            <w:pPr>
              <w:rPr>
                <w:sz w:val="22"/>
                <w:szCs w:val="22"/>
              </w:rPr>
            </w:pPr>
            <w:r>
              <w:rPr>
                <w:sz w:val="22"/>
                <w:szCs w:val="22"/>
              </w:rPr>
              <w:t>受理流水号</w:t>
            </w:r>
          </w:p>
        </w:tc>
        <w:tc>
          <w:tcPr>
            <w:tcW w:w="1276" w:type="dxa"/>
            <w:noWrap w:val="0"/>
            <w:vAlign w:val="center"/>
          </w:tcPr>
          <w:p w14:paraId="445B5CFA">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3BFC2DD">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2D14C906">
            <w:pPr>
              <w:jc w:val="center"/>
              <w:rPr>
                <w:sz w:val="22"/>
                <w:szCs w:val="22"/>
              </w:rPr>
            </w:pPr>
            <w:r>
              <w:rPr>
                <w:sz w:val="22"/>
                <w:szCs w:val="22"/>
              </w:rPr>
              <w:t>是</w:t>
            </w:r>
          </w:p>
        </w:tc>
        <w:tc>
          <w:tcPr>
            <w:tcW w:w="1560" w:type="dxa"/>
            <w:noWrap w:val="0"/>
            <w:vAlign w:val="center"/>
          </w:tcPr>
          <w:p w14:paraId="3719CB91">
            <w:pPr>
              <w:rPr>
                <w:sz w:val="22"/>
                <w:szCs w:val="22"/>
              </w:rPr>
            </w:pPr>
          </w:p>
        </w:tc>
      </w:tr>
    </w:tbl>
    <w:p w14:paraId="2311BCED">
      <w:pPr>
        <w:pStyle w:val="6"/>
        <w:rPr>
          <w:rFonts w:ascii="Times New Roman" w:hAnsi="Times New Roman"/>
        </w:rPr>
      </w:pPr>
      <w:bookmarkStart w:id="397" w:name="_Toc27963"/>
      <w:bookmarkStart w:id="398" w:name="_Toc1530"/>
      <w:r>
        <w:rPr>
          <w:rFonts w:ascii="Times New Roman" w:hAnsi="Times New Roman"/>
        </w:rPr>
        <w:t>12.6返回报文示例</w:t>
      </w:r>
      <w:bookmarkEnd w:id="397"/>
      <w:bookmarkEnd w:id="398"/>
    </w:p>
    <w:p w14:paraId="11349242">
      <w:pPr>
        <w:pStyle w:val="5"/>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10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FF9153F">
            <w:pPr>
              <w:pStyle w:val="5"/>
              <w:bidi w:val="0"/>
            </w:pPr>
            <w:r>
              <w:t>{</w:t>
            </w:r>
          </w:p>
          <w:p w14:paraId="2948AA4D">
            <w:pPr>
              <w:pStyle w:val="5"/>
              <w:bidi w:val="0"/>
            </w:pPr>
            <w:r>
              <w:tab/>
            </w:r>
            <w:r>
              <w:t>"Response": {</w:t>
            </w:r>
          </w:p>
          <w:p w14:paraId="327811DF">
            <w:pPr>
              <w:pStyle w:val="5"/>
              <w:bidi w:val="0"/>
            </w:pPr>
            <w:r>
              <w:tab/>
            </w:r>
            <w:r>
              <w:tab/>
            </w:r>
            <w:r>
              <w:t>"RequestId": "16位随机数字和字母组合",</w:t>
            </w:r>
          </w:p>
          <w:p w14:paraId="41E27949">
            <w:pPr>
              <w:pStyle w:val="5"/>
              <w:bidi w:val="0"/>
            </w:pPr>
            <w:r>
              <w:tab/>
            </w:r>
            <w:r>
              <w:tab/>
            </w:r>
            <w:r>
              <w:t>"Data": {</w:t>
            </w:r>
          </w:p>
          <w:p w14:paraId="26518DD2">
            <w:pPr>
              <w:pStyle w:val="5"/>
              <w:bidi w:val="0"/>
            </w:pPr>
            <w:r>
              <w:tab/>
            </w:r>
            <w:r>
              <w:tab/>
            </w:r>
            <w:r>
              <w:tab/>
            </w:r>
            <w:r>
              <w:t>"returncode": "00",</w:t>
            </w:r>
          </w:p>
          <w:p w14:paraId="2A4F8690">
            <w:pPr>
              <w:pStyle w:val="5"/>
              <w:bidi w:val="0"/>
            </w:pPr>
            <w:r>
              <w:tab/>
            </w:r>
            <w:r>
              <w:tab/>
            </w:r>
            <w:r>
              <w:tab/>
            </w:r>
            <w:r>
              <w:t>"returnmsg": "成功",</w:t>
            </w:r>
          </w:p>
          <w:p w14:paraId="0E6D728C">
            <w:pPr>
              <w:pStyle w:val="5"/>
              <w:bidi w:val="0"/>
            </w:pPr>
            <w:r>
              <w:tab/>
            </w:r>
            <w:r>
              <w:tab/>
            </w:r>
            <w:r>
              <w:tab/>
            </w:r>
            <w:r>
              <w:t>"sllsh": "受理流水号"</w:t>
            </w:r>
          </w:p>
          <w:p w14:paraId="35F7EB3D">
            <w:pPr>
              <w:pStyle w:val="5"/>
              <w:bidi w:val="0"/>
            </w:pPr>
            <w:r>
              <w:tab/>
            </w:r>
            <w:r>
              <w:tab/>
            </w:r>
            <w:r>
              <w:t>}</w:t>
            </w:r>
          </w:p>
          <w:p w14:paraId="7DC5C1C6">
            <w:pPr>
              <w:pStyle w:val="5"/>
              <w:bidi w:val="0"/>
            </w:pPr>
            <w:r>
              <w:tab/>
            </w:r>
            <w:r>
              <w:t>}</w:t>
            </w:r>
          </w:p>
          <w:p w14:paraId="44426A2A">
            <w:pPr>
              <w:pStyle w:val="5"/>
              <w:bidi w:val="0"/>
            </w:pPr>
            <w:r>
              <w:t>}</w:t>
            </w:r>
          </w:p>
        </w:tc>
      </w:tr>
    </w:tbl>
    <w:p w14:paraId="40D19C1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76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0892FC">
            <w:pPr>
              <w:pStyle w:val="5"/>
              <w:bidi w:val="0"/>
            </w:pPr>
            <w:bookmarkStart w:id="399" w:name="OLE_LINK35"/>
            <w:r>
              <w:t>{</w:t>
            </w:r>
          </w:p>
          <w:p w14:paraId="1060918D">
            <w:pPr>
              <w:pStyle w:val="5"/>
              <w:bidi w:val="0"/>
            </w:pPr>
            <w:r>
              <w:tab/>
            </w:r>
            <w:r>
              <w:t>"Response":{</w:t>
            </w:r>
          </w:p>
          <w:p w14:paraId="64257CD9">
            <w:pPr>
              <w:pStyle w:val="5"/>
              <w:bidi w:val="0"/>
            </w:pPr>
            <w:r>
              <w:tab/>
            </w:r>
            <w:r>
              <w:tab/>
            </w:r>
            <w:r>
              <w:t>"RequestId": "16位随机数字和字母组合",</w:t>
            </w:r>
          </w:p>
          <w:p w14:paraId="749EC2E3">
            <w:pPr>
              <w:pStyle w:val="5"/>
              <w:bidi w:val="0"/>
            </w:pPr>
            <w:r>
              <w:tab/>
            </w:r>
            <w:r>
              <w:tab/>
            </w:r>
            <w:r>
              <w:t>"Error":{</w:t>
            </w:r>
          </w:p>
          <w:p w14:paraId="2593B6BC">
            <w:pPr>
              <w:pStyle w:val="5"/>
              <w:bidi w:val="0"/>
            </w:pPr>
            <w:r>
              <w:tab/>
            </w:r>
            <w:r>
              <w:tab/>
            </w:r>
            <w:r>
              <w:tab/>
            </w:r>
            <w:r>
              <w:t>"Code": "01”,</w:t>
            </w:r>
          </w:p>
          <w:p w14:paraId="0951F1A2">
            <w:pPr>
              <w:pStyle w:val="5"/>
              <w:bidi w:val="0"/>
            </w:pPr>
            <w:r>
              <w:tab/>
            </w:r>
            <w:r>
              <w:tab/>
            </w:r>
            <w:r>
              <w:tab/>
            </w:r>
            <w:r>
              <w:t>"Message": "错误说明"</w:t>
            </w:r>
          </w:p>
          <w:p w14:paraId="415DDC55">
            <w:pPr>
              <w:pStyle w:val="5"/>
              <w:bidi w:val="0"/>
            </w:pPr>
            <w:r>
              <w:t>}</w:t>
            </w:r>
          </w:p>
          <w:p w14:paraId="1C2EA45D">
            <w:pPr>
              <w:pStyle w:val="5"/>
              <w:bidi w:val="0"/>
            </w:pPr>
            <w:r>
              <w:tab/>
            </w:r>
            <w:r>
              <w:t>}</w:t>
            </w:r>
          </w:p>
          <w:p w14:paraId="7F265FCA">
            <w:pPr>
              <w:pStyle w:val="5"/>
              <w:bidi w:val="0"/>
            </w:pPr>
            <w:r>
              <w:t>}</w:t>
            </w:r>
          </w:p>
        </w:tc>
      </w:tr>
      <w:bookmarkEnd w:id="399"/>
    </w:tbl>
    <w:p w14:paraId="4B0786F7">
      <w:pPr>
        <w:pStyle w:val="35"/>
        <w:ind w:firstLine="480"/>
      </w:pPr>
    </w:p>
    <w:p w14:paraId="638F6A32">
      <w:pPr>
        <w:pStyle w:val="4"/>
        <w:widowControl/>
        <w:spacing w:beforeAutospacing="0" w:afterAutospacing="0" w:line="408" w:lineRule="auto"/>
        <w:rPr>
          <w:rFonts w:hint="default" w:ascii="Times New Roman" w:hAnsi="Times New Roman"/>
          <w:sz w:val="28"/>
          <w:szCs w:val="28"/>
        </w:rPr>
      </w:pPr>
      <w:bookmarkStart w:id="400" w:name="_Toc8076"/>
      <w:bookmarkStart w:id="401" w:name="_Toc22262"/>
      <w:bookmarkStart w:id="402" w:name="_Toc20344"/>
      <w:r>
        <w:rPr>
          <w:rFonts w:hint="default" w:ascii="Times New Roman" w:hAnsi="Times New Roman"/>
          <w:sz w:val="28"/>
          <w:szCs w:val="28"/>
        </w:rPr>
        <w:t>13.查询货物运输服务红字确认单列表信息</w:t>
      </w:r>
      <w:bookmarkEnd w:id="400"/>
      <w:bookmarkEnd w:id="401"/>
      <w:bookmarkEnd w:id="402"/>
    </w:p>
    <w:p w14:paraId="0E0048D1">
      <w:pPr>
        <w:pStyle w:val="6"/>
        <w:rPr>
          <w:rFonts w:ascii="Times New Roman" w:hAnsi="Times New Roman"/>
        </w:rPr>
      </w:pPr>
      <w:bookmarkStart w:id="403" w:name="_Toc3025"/>
      <w:bookmarkStart w:id="404" w:name="_Toc18807"/>
      <w:r>
        <w:rPr>
          <w:rFonts w:ascii="Times New Roman" w:hAnsi="Times New Roman"/>
        </w:rPr>
        <w:t>13.1接口说明</w:t>
      </w:r>
      <w:bookmarkEnd w:id="403"/>
      <w:bookmarkEnd w:id="404"/>
    </w:p>
    <w:p w14:paraId="06B0D3EF">
      <w:pPr>
        <w:pStyle w:val="5"/>
        <w:spacing w:before="156" w:after="156"/>
        <w:ind w:firstLine="480"/>
      </w:pPr>
      <w:r>
        <w:t>向企业提供查询货物运输服务红字确认单列表信息的功能，企业可通过购买方纳税人识别号、销售方纳税人识别号、蓝字发票号码、录入日期起、录入日期止等条件查询货物运输服务红字确认单列表信息，并将查询的结果保存在本地。使用此信息可以在申请货物运输服务红字确认单时校验货物运输服务蓝字发票是否可以红冲；在开具货物运输服务红字发票时校验是否有货物运输服务红字确认单。</w:t>
      </w:r>
    </w:p>
    <w:p w14:paraId="0E260413">
      <w:pPr>
        <w:pStyle w:val="6"/>
        <w:rPr>
          <w:rFonts w:ascii="Times New Roman" w:hAnsi="Times New Roman"/>
        </w:rPr>
      </w:pPr>
      <w:bookmarkStart w:id="405" w:name="_Toc1732"/>
      <w:bookmarkStart w:id="406" w:name="_Toc10819"/>
      <w:r>
        <w:rPr>
          <w:rFonts w:ascii="Times New Roman" w:hAnsi="Times New Roman"/>
        </w:rPr>
        <w:t>13.2请求方式</w:t>
      </w:r>
      <w:bookmarkEnd w:id="405"/>
      <w:bookmarkEnd w:id="406"/>
    </w:p>
    <w:p w14:paraId="608DD258">
      <w:pPr>
        <w:pStyle w:val="5"/>
        <w:spacing w:before="156" w:after="156"/>
        <w:ind w:firstLine="480"/>
      </w:pPr>
      <w:r>
        <w:t>请求方式为POST</w:t>
      </w:r>
    </w:p>
    <w:p w14:paraId="1544AC0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60B8F2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5CF9F5B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BABAB76">
      <w:pPr>
        <w:pStyle w:val="6"/>
        <w:rPr>
          <w:rFonts w:ascii="Times New Roman" w:hAnsi="Times New Roman"/>
        </w:rPr>
      </w:pPr>
      <w:bookmarkStart w:id="407" w:name="_Toc22173"/>
      <w:bookmarkStart w:id="408" w:name="_Toc18611"/>
      <w:r>
        <w:rPr>
          <w:rFonts w:ascii="Times New Roman" w:hAnsi="Times New Roman"/>
        </w:rPr>
        <w:t>13.3请求参数</w:t>
      </w:r>
      <w:bookmarkEnd w:id="407"/>
      <w:bookmarkEnd w:id="408"/>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21AFC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DC80A8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A7399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D04A74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6D3CF3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1C9E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6D5060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2B33523">
            <w:pPr>
              <w:adjustRightInd w:val="0"/>
              <w:snapToGrid w:val="0"/>
              <w:jc w:val="center"/>
              <w:rPr>
                <w:b/>
                <w:szCs w:val="21"/>
              </w:rPr>
            </w:pPr>
            <w:r>
              <w:rPr>
                <w:b/>
                <w:szCs w:val="21"/>
              </w:rPr>
              <w:t>说明</w:t>
            </w:r>
          </w:p>
        </w:tc>
      </w:tr>
      <w:tr w14:paraId="0CC8FB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33481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D4C885D">
            <w:pPr>
              <w:rPr>
                <w:sz w:val="22"/>
                <w:szCs w:val="22"/>
              </w:rPr>
            </w:pPr>
            <w:r>
              <w:rPr>
                <w:sz w:val="22"/>
                <w:szCs w:val="22"/>
              </w:rPr>
              <w:t>yhjslx</w:t>
            </w:r>
          </w:p>
        </w:tc>
        <w:tc>
          <w:tcPr>
            <w:tcW w:w="1843" w:type="dxa"/>
            <w:tcBorders>
              <w:top w:val="single" w:color="auto" w:sz="6" w:space="0"/>
            </w:tcBorders>
            <w:noWrap w:val="0"/>
            <w:vAlign w:val="center"/>
          </w:tcPr>
          <w:p w14:paraId="5F30659D">
            <w:pPr>
              <w:rPr>
                <w:sz w:val="22"/>
                <w:szCs w:val="22"/>
              </w:rPr>
            </w:pPr>
            <w:r>
              <w:t>用户角色类型</w:t>
            </w:r>
          </w:p>
        </w:tc>
        <w:tc>
          <w:tcPr>
            <w:tcW w:w="1276" w:type="dxa"/>
            <w:tcBorders>
              <w:top w:val="single" w:color="auto" w:sz="6" w:space="0"/>
            </w:tcBorders>
            <w:noWrap w:val="0"/>
            <w:vAlign w:val="center"/>
          </w:tcPr>
          <w:p w14:paraId="14CB43D5">
            <w:pPr>
              <w:pStyle w:val="36"/>
              <w:jc w:val="center"/>
            </w:pPr>
            <w:r>
              <w:rPr>
                <w:szCs w:val="21"/>
              </w:rPr>
              <w:t>varchar</w:t>
            </w:r>
          </w:p>
        </w:tc>
        <w:tc>
          <w:tcPr>
            <w:tcW w:w="709" w:type="dxa"/>
            <w:tcBorders>
              <w:top w:val="single" w:color="auto" w:sz="6" w:space="0"/>
            </w:tcBorders>
            <w:noWrap w:val="0"/>
            <w:vAlign w:val="center"/>
          </w:tcPr>
          <w:p w14:paraId="42E33829">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0AA5EE0">
            <w:pPr>
              <w:jc w:val="center"/>
              <w:rPr>
                <w:sz w:val="22"/>
                <w:szCs w:val="22"/>
              </w:rPr>
            </w:pPr>
            <w:r>
              <w:t>是</w:t>
            </w:r>
          </w:p>
        </w:tc>
        <w:tc>
          <w:tcPr>
            <w:tcW w:w="1560" w:type="dxa"/>
            <w:tcBorders>
              <w:top w:val="single" w:color="auto" w:sz="6" w:space="0"/>
            </w:tcBorders>
            <w:noWrap w:val="0"/>
            <w:vAlign w:val="center"/>
          </w:tcPr>
          <w:p w14:paraId="1EBBCD08">
            <w:r>
              <w:t>0：销方</w:t>
            </w:r>
          </w:p>
          <w:p w14:paraId="3B537351">
            <w:pPr>
              <w:rPr>
                <w:sz w:val="22"/>
                <w:szCs w:val="22"/>
              </w:rPr>
            </w:pPr>
            <w:r>
              <w:t>1：购方</w:t>
            </w:r>
          </w:p>
        </w:tc>
      </w:tr>
      <w:tr w14:paraId="0C4489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633549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17D0A67">
            <w:pPr>
              <w:rPr>
                <w:sz w:val="22"/>
                <w:szCs w:val="22"/>
              </w:rPr>
            </w:pPr>
            <w:r>
              <w:rPr>
                <w:sz w:val="22"/>
                <w:szCs w:val="22"/>
              </w:rPr>
              <w:t>xsfnsrsbh</w:t>
            </w:r>
          </w:p>
        </w:tc>
        <w:tc>
          <w:tcPr>
            <w:tcW w:w="1843" w:type="dxa"/>
            <w:noWrap w:val="0"/>
            <w:vAlign w:val="center"/>
          </w:tcPr>
          <w:p w14:paraId="36D252C8">
            <w:pPr>
              <w:rPr>
                <w:sz w:val="22"/>
                <w:szCs w:val="22"/>
              </w:rPr>
            </w:pPr>
            <w:r>
              <w:t>（销售方）统一社会信用代码/纳税人识别号/身份证件号码</w:t>
            </w:r>
          </w:p>
        </w:tc>
        <w:tc>
          <w:tcPr>
            <w:tcW w:w="1276" w:type="dxa"/>
            <w:noWrap w:val="0"/>
            <w:vAlign w:val="center"/>
          </w:tcPr>
          <w:p w14:paraId="7A444FC9">
            <w:pPr>
              <w:pStyle w:val="36"/>
              <w:jc w:val="center"/>
            </w:pPr>
            <w:r>
              <w:rPr>
                <w:szCs w:val="21"/>
              </w:rPr>
              <w:t>varchar</w:t>
            </w:r>
          </w:p>
        </w:tc>
        <w:tc>
          <w:tcPr>
            <w:tcW w:w="709" w:type="dxa"/>
            <w:noWrap w:val="0"/>
            <w:vAlign w:val="center"/>
          </w:tcPr>
          <w:p w14:paraId="71CD286E">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2CAE6813">
            <w:pPr>
              <w:jc w:val="center"/>
              <w:rPr>
                <w:sz w:val="22"/>
                <w:szCs w:val="22"/>
              </w:rPr>
            </w:pPr>
            <w:r>
              <w:t>否</w:t>
            </w:r>
          </w:p>
        </w:tc>
        <w:tc>
          <w:tcPr>
            <w:tcW w:w="1560" w:type="dxa"/>
            <w:noWrap w:val="0"/>
            <w:vAlign w:val="center"/>
          </w:tcPr>
          <w:p w14:paraId="0B07186F">
            <w:pPr>
              <w:rPr>
                <w:sz w:val="22"/>
                <w:szCs w:val="22"/>
              </w:rPr>
            </w:pPr>
            <w:r>
              <w:t>条件必录，作为销方，必录</w:t>
            </w:r>
          </w:p>
        </w:tc>
      </w:tr>
      <w:tr w14:paraId="2694AC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78877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25BEA66">
            <w:pPr>
              <w:rPr>
                <w:sz w:val="22"/>
                <w:szCs w:val="22"/>
              </w:rPr>
            </w:pPr>
            <w:r>
              <w:rPr>
                <w:sz w:val="22"/>
                <w:szCs w:val="22"/>
              </w:rPr>
              <w:t>xsfmc</w:t>
            </w:r>
          </w:p>
        </w:tc>
        <w:tc>
          <w:tcPr>
            <w:tcW w:w="1843" w:type="dxa"/>
            <w:noWrap w:val="0"/>
            <w:vAlign w:val="center"/>
          </w:tcPr>
          <w:p w14:paraId="39C5AD49">
            <w:pPr>
              <w:rPr>
                <w:sz w:val="22"/>
                <w:szCs w:val="22"/>
              </w:rPr>
            </w:pPr>
            <w:r>
              <w:t>（销售方）名称</w:t>
            </w:r>
          </w:p>
        </w:tc>
        <w:tc>
          <w:tcPr>
            <w:tcW w:w="1276" w:type="dxa"/>
            <w:noWrap w:val="0"/>
            <w:vAlign w:val="center"/>
          </w:tcPr>
          <w:p w14:paraId="2FF32864">
            <w:pPr>
              <w:pStyle w:val="36"/>
              <w:jc w:val="center"/>
            </w:pPr>
            <w:r>
              <w:rPr>
                <w:szCs w:val="21"/>
              </w:rPr>
              <w:t>varchar</w:t>
            </w:r>
          </w:p>
        </w:tc>
        <w:tc>
          <w:tcPr>
            <w:tcW w:w="709" w:type="dxa"/>
            <w:noWrap w:val="0"/>
            <w:vAlign w:val="center"/>
          </w:tcPr>
          <w:p w14:paraId="4FAE780D">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3F0B7B9">
            <w:pPr>
              <w:jc w:val="center"/>
              <w:rPr>
                <w:sz w:val="22"/>
                <w:szCs w:val="22"/>
              </w:rPr>
            </w:pPr>
            <w:r>
              <w:t>否</w:t>
            </w:r>
          </w:p>
        </w:tc>
        <w:tc>
          <w:tcPr>
            <w:tcW w:w="1560" w:type="dxa"/>
            <w:noWrap w:val="0"/>
            <w:vAlign w:val="center"/>
          </w:tcPr>
          <w:p w14:paraId="055BCF62">
            <w:pPr>
              <w:rPr>
                <w:sz w:val="22"/>
                <w:szCs w:val="22"/>
              </w:rPr>
            </w:pPr>
            <w:r>
              <w:t>条件必录，作为销方，必录</w:t>
            </w:r>
          </w:p>
        </w:tc>
      </w:tr>
      <w:tr w14:paraId="57376E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CAE4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154709C">
            <w:pPr>
              <w:rPr>
                <w:sz w:val="22"/>
                <w:szCs w:val="22"/>
              </w:rPr>
            </w:pPr>
            <w:r>
              <w:rPr>
                <w:sz w:val="22"/>
                <w:szCs w:val="22"/>
              </w:rPr>
              <w:t>gmfnsrsbh</w:t>
            </w:r>
          </w:p>
        </w:tc>
        <w:tc>
          <w:tcPr>
            <w:tcW w:w="1843" w:type="dxa"/>
            <w:noWrap w:val="0"/>
            <w:vAlign w:val="center"/>
          </w:tcPr>
          <w:p w14:paraId="017E3004">
            <w:pPr>
              <w:rPr>
                <w:sz w:val="22"/>
                <w:szCs w:val="22"/>
              </w:rPr>
            </w:pPr>
            <w:r>
              <w:t>（购买方）统一社会信用代码/纳税人识别号/身份证件号码</w:t>
            </w:r>
          </w:p>
        </w:tc>
        <w:tc>
          <w:tcPr>
            <w:tcW w:w="1276" w:type="dxa"/>
            <w:noWrap w:val="0"/>
            <w:vAlign w:val="center"/>
          </w:tcPr>
          <w:p w14:paraId="07550491">
            <w:pPr>
              <w:pStyle w:val="36"/>
              <w:jc w:val="center"/>
            </w:pPr>
            <w:r>
              <w:rPr>
                <w:szCs w:val="21"/>
              </w:rPr>
              <w:t>varchar</w:t>
            </w:r>
          </w:p>
        </w:tc>
        <w:tc>
          <w:tcPr>
            <w:tcW w:w="709" w:type="dxa"/>
            <w:noWrap w:val="0"/>
            <w:vAlign w:val="center"/>
          </w:tcPr>
          <w:p w14:paraId="4B43A341">
            <w:pPr>
              <w:jc w:val="center"/>
              <w:rPr>
                <w:sz w:val="22"/>
                <w:szCs w:val="22"/>
              </w:rPr>
            </w:pPr>
            <w:r>
              <w:t>20</w:t>
            </w:r>
          </w:p>
        </w:tc>
        <w:tc>
          <w:tcPr>
            <w:tcW w:w="708" w:type="dxa"/>
            <w:noWrap w:val="0"/>
            <w:vAlign w:val="center"/>
          </w:tcPr>
          <w:p w14:paraId="2B71EC81">
            <w:pPr>
              <w:jc w:val="center"/>
              <w:rPr>
                <w:sz w:val="22"/>
                <w:szCs w:val="22"/>
              </w:rPr>
            </w:pPr>
            <w:r>
              <w:t>否</w:t>
            </w:r>
          </w:p>
        </w:tc>
        <w:tc>
          <w:tcPr>
            <w:tcW w:w="1560" w:type="dxa"/>
            <w:noWrap w:val="0"/>
            <w:vAlign w:val="center"/>
          </w:tcPr>
          <w:p w14:paraId="40CA8426">
            <w:pPr>
              <w:rPr>
                <w:sz w:val="22"/>
                <w:szCs w:val="22"/>
              </w:rPr>
            </w:pPr>
            <w:r>
              <w:t>条件必录，作为购方，必录</w:t>
            </w:r>
          </w:p>
        </w:tc>
      </w:tr>
      <w:tr w14:paraId="793D75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D376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4D1E8F04">
            <w:pPr>
              <w:rPr>
                <w:sz w:val="22"/>
                <w:szCs w:val="22"/>
              </w:rPr>
            </w:pPr>
            <w:r>
              <w:rPr>
                <w:sz w:val="22"/>
                <w:szCs w:val="22"/>
              </w:rPr>
              <w:t>gmfmc</w:t>
            </w:r>
          </w:p>
        </w:tc>
        <w:tc>
          <w:tcPr>
            <w:tcW w:w="1843" w:type="dxa"/>
            <w:noWrap w:val="0"/>
            <w:vAlign w:val="center"/>
          </w:tcPr>
          <w:p w14:paraId="0A1BBF6F">
            <w:pPr>
              <w:rPr>
                <w:sz w:val="22"/>
                <w:szCs w:val="22"/>
              </w:rPr>
            </w:pPr>
            <w:r>
              <w:t>（购买方）名称</w:t>
            </w:r>
          </w:p>
        </w:tc>
        <w:tc>
          <w:tcPr>
            <w:tcW w:w="1276" w:type="dxa"/>
            <w:noWrap w:val="0"/>
            <w:vAlign w:val="center"/>
          </w:tcPr>
          <w:p w14:paraId="06C099D0">
            <w:pPr>
              <w:pStyle w:val="36"/>
              <w:jc w:val="center"/>
            </w:pPr>
            <w:r>
              <w:rPr>
                <w:szCs w:val="21"/>
              </w:rPr>
              <w:t>varchar</w:t>
            </w:r>
          </w:p>
        </w:tc>
        <w:tc>
          <w:tcPr>
            <w:tcW w:w="709" w:type="dxa"/>
            <w:noWrap w:val="0"/>
            <w:vAlign w:val="center"/>
          </w:tcPr>
          <w:p w14:paraId="42058961">
            <w:pPr>
              <w:jc w:val="center"/>
              <w:rPr>
                <w:sz w:val="22"/>
                <w:szCs w:val="22"/>
              </w:rPr>
            </w:pPr>
            <w:r>
              <w:t>300</w:t>
            </w:r>
          </w:p>
        </w:tc>
        <w:tc>
          <w:tcPr>
            <w:tcW w:w="708" w:type="dxa"/>
            <w:noWrap w:val="0"/>
            <w:vAlign w:val="center"/>
          </w:tcPr>
          <w:p w14:paraId="1D193664">
            <w:pPr>
              <w:jc w:val="center"/>
              <w:rPr>
                <w:sz w:val="22"/>
                <w:szCs w:val="22"/>
              </w:rPr>
            </w:pPr>
            <w:r>
              <w:t>否</w:t>
            </w:r>
          </w:p>
        </w:tc>
        <w:tc>
          <w:tcPr>
            <w:tcW w:w="1560" w:type="dxa"/>
            <w:noWrap w:val="0"/>
            <w:vAlign w:val="center"/>
          </w:tcPr>
          <w:p w14:paraId="1256970B">
            <w:pPr>
              <w:rPr>
                <w:sz w:val="22"/>
                <w:szCs w:val="22"/>
              </w:rPr>
            </w:pPr>
            <w:r>
              <w:t>条件必录，作为购方，必录</w:t>
            </w:r>
          </w:p>
        </w:tc>
      </w:tr>
      <w:tr w14:paraId="226C6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2131D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4BDEAFA">
            <w:pPr>
              <w:rPr>
                <w:sz w:val="22"/>
                <w:szCs w:val="22"/>
              </w:rPr>
            </w:pPr>
            <w:r>
              <w:rPr>
                <w:sz w:val="22"/>
                <w:szCs w:val="22"/>
              </w:rPr>
              <w:t>lrfsf</w:t>
            </w:r>
          </w:p>
        </w:tc>
        <w:tc>
          <w:tcPr>
            <w:tcW w:w="1843" w:type="dxa"/>
            <w:noWrap w:val="0"/>
            <w:vAlign w:val="center"/>
          </w:tcPr>
          <w:p w14:paraId="7150C92B">
            <w:pPr>
              <w:rPr>
                <w:sz w:val="22"/>
                <w:szCs w:val="22"/>
              </w:rPr>
            </w:pPr>
            <w:r>
              <w:t>录入方身份</w:t>
            </w:r>
          </w:p>
        </w:tc>
        <w:tc>
          <w:tcPr>
            <w:tcW w:w="1276" w:type="dxa"/>
            <w:noWrap w:val="0"/>
            <w:vAlign w:val="center"/>
          </w:tcPr>
          <w:p w14:paraId="3CCA053D">
            <w:pPr>
              <w:pStyle w:val="36"/>
              <w:jc w:val="center"/>
            </w:pPr>
            <w:r>
              <w:rPr>
                <w:szCs w:val="21"/>
              </w:rPr>
              <w:t>varchar</w:t>
            </w:r>
          </w:p>
        </w:tc>
        <w:tc>
          <w:tcPr>
            <w:tcW w:w="709" w:type="dxa"/>
            <w:noWrap w:val="0"/>
            <w:vAlign w:val="center"/>
          </w:tcPr>
          <w:p w14:paraId="3CBCE7F8">
            <w:pPr>
              <w:jc w:val="center"/>
              <w:rPr>
                <w:sz w:val="22"/>
                <w:szCs w:val="22"/>
              </w:rPr>
            </w:pPr>
            <w:r>
              <w:t>2</w:t>
            </w:r>
          </w:p>
        </w:tc>
        <w:tc>
          <w:tcPr>
            <w:tcW w:w="708" w:type="dxa"/>
            <w:noWrap w:val="0"/>
            <w:vAlign w:val="center"/>
          </w:tcPr>
          <w:p w14:paraId="564B4E87">
            <w:pPr>
              <w:jc w:val="center"/>
              <w:rPr>
                <w:sz w:val="22"/>
                <w:szCs w:val="22"/>
              </w:rPr>
            </w:pPr>
            <w:r>
              <w:t>否</w:t>
            </w:r>
          </w:p>
        </w:tc>
        <w:tc>
          <w:tcPr>
            <w:tcW w:w="1560" w:type="dxa"/>
            <w:noWrap w:val="0"/>
            <w:vAlign w:val="center"/>
          </w:tcPr>
          <w:p w14:paraId="38F4E49A">
            <w:r>
              <w:t>0：销方</w:t>
            </w:r>
          </w:p>
          <w:p w14:paraId="1FAD076A">
            <w:pPr>
              <w:rPr>
                <w:sz w:val="22"/>
                <w:szCs w:val="22"/>
              </w:rPr>
            </w:pPr>
            <w:r>
              <w:t>1：购方</w:t>
            </w:r>
          </w:p>
        </w:tc>
      </w:tr>
      <w:tr w14:paraId="47612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82D0D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CB92CBF">
            <w:pPr>
              <w:rPr>
                <w:sz w:val="22"/>
                <w:szCs w:val="22"/>
              </w:rPr>
            </w:pPr>
            <w:r>
              <w:rPr>
                <w:sz w:val="22"/>
                <w:szCs w:val="22"/>
              </w:rPr>
              <w:t>lrrqq</w:t>
            </w:r>
          </w:p>
        </w:tc>
        <w:tc>
          <w:tcPr>
            <w:tcW w:w="1843" w:type="dxa"/>
            <w:noWrap w:val="0"/>
            <w:vAlign w:val="center"/>
          </w:tcPr>
          <w:p w14:paraId="7C4DBA8D">
            <w:pPr>
              <w:rPr>
                <w:sz w:val="22"/>
                <w:szCs w:val="22"/>
              </w:rPr>
            </w:pPr>
            <w:r>
              <w:t>录入日期起</w:t>
            </w:r>
          </w:p>
        </w:tc>
        <w:tc>
          <w:tcPr>
            <w:tcW w:w="1276" w:type="dxa"/>
            <w:noWrap w:val="0"/>
            <w:vAlign w:val="center"/>
          </w:tcPr>
          <w:p w14:paraId="701C6A06">
            <w:pPr>
              <w:pStyle w:val="36"/>
              <w:jc w:val="center"/>
            </w:pPr>
            <w:r>
              <w:rPr>
                <w:szCs w:val="21"/>
              </w:rPr>
              <w:t>date</w:t>
            </w:r>
          </w:p>
        </w:tc>
        <w:tc>
          <w:tcPr>
            <w:tcW w:w="709" w:type="dxa"/>
            <w:noWrap w:val="0"/>
            <w:vAlign w:val="center"/>
          </w:tcPr>
          <w:p w14:paraId="39655DF0">
            <w:pPr>
              <w:jc w:val="center"/>
              <w:rPr>
                <w:sz w:val="22"/>
                <w:szCs w:val="22"/>
              </w:rPr>
            </w:pPr>
            <w:r>
              <w:t>20</w:t>
            </w:r>
          </w:p>
        </w:tc>
        <w:tc>
          <w:tcPr>
            <w:tcW w:w="708" w:type="dxa"/>
            <w:noWrap w:val="0"/>
            <w:vAlign w:val="center"/>
          </w:tcPr>
          <w:p w14:paraId="09F4926C">
            <w:pPr>
              <w:jc w:val="center"/>
              <w:rPr>
                <w:sz w:val="22"/>
                <w:szCs w:val="22"/>
              </w:rPr>
            </w:pPr>
            <w:r>
              <w:t>否</w:t>
            </w:r>
          </w:p>
        </w:tc>
        <w:tc>
          <w:tcPr>
            <w:tcW w:w="1560" w:type="dxa"/>
            <w:noWrap w:val="0"/>
            <w:vAlign w:val="center"/>
          </w:tcPr>
          <w:p w14:paraId="396F6658">
            <w:pPr>
              <w:rPr>
                <w:sz w:val="22"/>
                <w:szCs w:val="22"/>
              </w:rPr>
            </w:pPr>
            <w:r>
              <w:t>yyyy-MM-dd</w:t>
            </w:r>
          </w:p>
        </w:tc>
      </w:tr>
      <w:tr w14:paraId="496BD2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E83D1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29230252">
            <w:pPr>
              <w:rPr>
                <w:sz w:val="22"/>
                <w:szCs w:val="22"/>
              </w:rPr>
            </w:pPr>
            <w:r>
              <w:rPr>
                <w:sz w:val="22"/>
                <w:szCs w:val="22"/>
              </w:rPr>
              <w:t>lrrqz</w:t>
            </w:r>
          </w:p>
        </w:tc>
        <w:tc>
          <w:tcPr>
            <w:tcW w:w="1843" w:type="dxa"/>
            <w:noWrap w:val="0"/>
            <w:vAlign w:val="center"/>
          </w:tcPr>
          <w:p w14:paraId="6DC1BF45">
            <w:r>
              <w:t>录入日期止</w:t>
            </w:r>
          </w:p>
        </w:tc>
        <w:tc>
          <w:tcPr>
            <w:tcW w:w="1276" w:type="dxa"/>
            <w:noWrap w:val="0"/>
            <w:vAlign w:val="center"/>
          </w:tcPr>
          <w:p w14:paraId="288E5229">
            <w:pPr>
              <w:pStyle w:val="36"/>
              <w:jc w:val="center"/>
            </w:pPr>
            <w:r>
              <w:rPr>
                <w:szCs w:val="21"/>
              </w:rPr>
              <w:t>date</w:t>
            </w:r>
          </w:p>
        </w:tc>
        <w:tc>
          <w:tcPr>
            <w:tcW w:w="709" w:type="dxa"/>
            <w:noWrap w:val="0"/>
            <w:vAlign w:val="center"/>
          </w:tcPr>
          <w:p w14:paraId="522BB397">
            <w:pPr>
              <w:jc w:val="center"/>
              <w:rPr>
                <w:sz w:val="22"/>
                <w:szCs w:val="22"/>
              </w:rPr>
            </w:pPr>
            <w:r>
              <w:t>20</w:t>
            </w:r>
          </w:p>
        </w:tc>
        <w:tc>
          <w:tcPr>
            <w:tcW w:w="708" w:type="dxa"/>
            <w:noWrap w:val="0"/>
            <w:vAlign w:val="center"/>
          </w:tcPr>
          <w:p w14:paraId="2A79CFBE">
            <w:pPr>
              <w:jc w:val="center"/>
              <w:rPr>
                <w:sz w:val="22"/>
                <w:szCs w:val="22"/>
              </w:rPr>
            </w:pPr>
            <w:r>
              <w:t>否</w:t>
            </w:r>
          </w:p>
        </w:tc>
        <w:tc>
          <w:tcPr>
            <w:tcW w:w="1560" w:type="dxa"/>
            <w:noWrap w:val="0"/>
            <w:vAlign w:val="center"/>
          </w:tcPr>
          <w:p w14:paraId="5A064B96">
            <w:pPr>
              <w:rPr>
                <w:sz w:val="22"/>
                <w:szCs w:val="22"/>
              </w:rPr>
            </w:pPr>
            <w:r>
              <w:t>yyyy-MM-dd</w:t>
            </w:r>
          </w:p>
        </w:tc>
      </w:tr>
      <w:tr w14:paraId="294DF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8F249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1D07A9F7">
            <w:pPr>
              <w:rPr>
                <w:sz w:val="22"/>
                <w:szCs w:val="22"/>
              </w:rPr>
            </w:pPr>
            <w:r>
              <w:rPr>
                <w:sz w:val="22"/>
                <w:szCs w:val="22"/>
              </w:rPr>
              <w:t>lzfpdm</w:t>
            </w:r>
          </w:p>
        </w:tc>
        <w:tc>
          <w:tcPr>
            <w:tcW w:w="1843" w:type="dxa"/>
            <w:noWrap w:val="0"/>
            <w:vAlign w:val="center"/>
          </w:tcPr>
          <w:p w14:paraId="12168434">
            <w:r>
              <w:t>蓝字发票代码</w:t>
            </w:r>
          </w:p>
        </w:tc>
        <w:tc>
          <w:tcPr>
            <w:tcW w:w="1276" w:type="dxa"/>
            <w:noWrap w:val="0"/>
            <w:vAlign w:val="center"/>
          </w:tcPr>
          <w:p w14:paraId="274AF775">
            <w:pPr>
              <w:pStyle w:val="36"/>
              <w:jc w:val="center"/>
            </w:pPr>
            <w:r>
              <w:rPr>
                <w:szCs w:val="21"/>
              </w:rPr>
              <w:t>varchar</w:t>
            </w:r>
          </w:p>
        </w:tc>
        <w:tc>
          <w:tcPr>
            <w:tcW w:w="709" w:type="dxa"/>
            <w:noWrap w:val="0"/>
            <w:vAlign w:val="center"/>
          </w:tcPr>
          <w:p w14:paraId="616F37CA">
            <w:pPr>
              <w:jc w:val="center"/>
              <w:rPr>
                <w:sz w:val="22"/>
                <w:szCs w:val="22"/>
              </w:rPr>
            </w:pPr>
            <w:r>
              <w:t>12</w:t>
            </w:r>
          </w:p>
        </w:tc>
        <w:tc>
          <w:tcPr>
            <w:tcW w:w="708" w:type="dxa"/>
            <w:noWrap w:val="0"/>
            <w:vAlign w:val="center"/>
          </w:tcPr>
          <w:p w14:paraId="71E4C94C">
            <w:pPr>
              <w:jc w:val="center"/>
              <w:rPr>
                <w:sz w:val="22"/>
                <w:szCs w:val="22"/>
              </w:rPr>
            </w:pPr>
            <w:r>
              <w:t>否</w:t>
            </w:r>
          </w:p>
        </w:tc>
        <w:tc>
          <w:tcPr>
            <w:tcW w:w="1560" w:type="dxa"/>
            <w:noWrap w:val="0"/>
            <w:vAlign w:val="center"/>
          </w:tcPr>
          <w:p w14:paraId="2B4D27CF">
            <w:pPr>
              <w:rPr>
                <w:sz w:val="22"/>
                <w:szCs w:val="22"/>
              </w:rPr>
            </w:pPr>
          </w:p>
        </w:tc>
      </w:tr>
      <w:tr w14:paraId="192A8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C0B8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23F09C60">
            <w:pPr>
              <w:rPr>
                <w:sz w:val="22"/>
                <w:szCs w:val="22"/>
              </w:rPr>
            </w:pPr>
            <w:r>
              <w:rPr>
                <w:sz w:val="22"/>
                <w:szCs w:val="22"/>
              </w:rPr>
              <w:t>lzfphm</w:t>
            </w:r>
          </w:p>
        </w:tc>
        <w:tc>
          <w:tcPr>
            <w:tcW w:w="1843" w:type="dxa"/>
            <w:noWrap w:val="0"/>
            <w:vAlign w:val="center"/>
          </w:tcPr>
          <w:p w14:paraId="5C0A1A14">
            <w:r>
              <w:t>蓝字发票号码</w:t>
            </w:r>
          </w:p>
        </w:tc>
        <w:tc>
          <w:tcPr>
            <w:tcW w:w="1276" w:type="dxa"/>
            <w:noWrap w:val="0"/>
            <w:vAlign w:val="center"/>
          </w:tcPr>
          <w:p w14:paraId="4500D277">
            <w:pPr>
              <w:pStyle w:val="36"/>
              <w:jc w:val="center"/>
            </w:pPr>
            <w:r>
              <w:rPr>
                <w:szCs w:val="21"/>
              </w:rPr>
              <w:t>varchar</w:t>
            </w:r>
          </w:p>
        </w:tc>
        <w:tc>
          <w:tcPr>
            <w:tcW w:w="709" w:type="dxa"/>
            <w:noWrap w:val="0"/>
            <w:vAlign w:val="center"/>
          </w:tcPr>
          <w:p w14:paraId="3D74B19A">
            <w:pPr>
              <w:jc w:val="center"/>
              <w:rPr>
                <w:sz w:val="22"/>
                <w:szCs w:val="22"/>
              </w:rPr>
            </w:pPr>
            <w:r>
              <w:t>20</w:t>
            </w:r>
          </w:p>
        </w:tc>
        <w:tc>
          <w:tcPr>
            <w:tcW w:w="708" w:type="dxa"/>
            <w:noWrap w:val="0"/>
            <w:vAlign w:val="center"/>
          </w:tcPr>
          <w:p w14:paraId="4340F5FE">
            <w:pPr>
              <w:jc w:val="center"/>
              <w:rPr>
                <w:sz w:val="22"/>
                <w:szCs w:val="22"/>
              </w:rPr>
            </w:pPr>
            <w:r>
              <w:t>否</w:t>
            </w:r>
          </w:p>
        </w:tc>
        <w:tc>
          <w:tcPr>
            <w:tcW w:w="1560" w:type="dxa"/>
            <w:noWrap w:val="0"/>
            <w:vAlign w:val="center"/>
          </w:tcPr>
          <w:p w14:paraId="57D1E90D">
            <w:pPr>
              <w:rPr>
                <w:sz w:val="22"/>
                <w:szCs w:val="22"/>
              </w:rPr>
            </w:pPr>
          </w:p>
        </w:tc>
      </w:tr>
      <w:tr w14:paraId="7A4E0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0A38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DF64E9A">
            <w:pPr>
              <w:rPr>
                <w:sz w:val="22"/>
                <w:szCs w:val="22"/>
              </w:rPr>
            </w:pPr>
            <w:r>
              <w:rPr>
                <w:sz w:val="22"/>
                <w:szCs w:val="22"/>
              </w:rPr>
              <w:t>hzfpxxqrdbh</w:t>
            </w:r>
          </w:p>
        </w:tc>
        <w:tc>
          <w:tcPr>
            <w:tcW w:w="1843" w:type="dxa"/>
            <w:noWrap w:val="0"/>
            <w:vAlign w:val="center"/>
          </w:tcPr>
          <w:p w14:paraId="6F612463">
            <w:r>
              <w:t>红字确认单编号</w:t>
            </w:r>
          </w:p>
        </w:tc>
        <w:tc>
          <w:tcPr>
            <w:tcW w:w="1276" w:type="dxa"/>
            <w:noWrap w:val="0"/>
            <w:vAlign w:val="center"/>
          </w:tcPr>
          <w:p w14:paraId="1F2862BC">
            <w:pPr>
              <w:pStyle w:val="36"/>
              <w:jc w:val="center"/>
            </w:pPr>
            <w:r>
              <w:rPr>
                <w:szCs w:val="21"/>
              </w:rPr>
              <w:t>varchar</w:t>
            </w:r>
          </w:p>
        </w:tc>
        <w:tc>
          <w:tcPr>
            <w:tcW w:w="709" w:type="dxa"/>
            <w:noWrap w:val="0"/>
            <w:vAlign w:val="center"/>
          </w:tcPr>
          <w:p w14:paraId="771D362C">
            <w:pPr>
              <w:jc w:val="center"/>
              <w:rPr>
                <w:sz w:val="22"/>
                <w:szCs w:val="22"/>
              </w:rPr>
            </w:pPr>
            <w:r>
              <w:t>20</w:t>
            </w:r>
          </w:p>
        </w:tc>
        <w:tc>
          <w:tcPr>
            <w:tcW w:w="708" w:type="dxa"/>
            <w:noWrap w:val="0"/>
            <w:vAlign w:val="center"/>
          </w:tcPr>
          <w:p w14:paraId="3F7DF38A">
            <w:pPr>
              <w:jc w:val="center"/>
              <w:rPr>
                <w:sz w:val="22"/>
                <w:szCs w:val="22"/>
              </w:rPr>
            </w:pPr>
            <w:r>
              <w:t>否</w:t>
            </w:r>
          </w:p>
        </w:tc>
        <w:tc>
          <w:tcPr>
            <w:tcW w:w="1560" w:type="dxa"/>
            <w:noWrap w:val="0"/>
            <w:vAlign w:val="center"/>
          </w:tcPr>
          <w:p w14:paraId="51DCCA10">
            <w:pPr>
              <w:rPr>
                <w:sz w:val="22"/>
                <w:szCs w:val="22"/>
              </w:rPr>
            </w:pPr>
          </w:p>
        </w:tc>
      </w:tr>
      <w:tr w14:paraId="184E1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7EFD0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00563974">
            <w:pPr>
              <w:rPr>
                <w:sz w:val="22"/>
                <w:szCs w:val="22"/>
              </w:rPr>
            </w:pPr>
            <w:r>
              <w:rPr>
                <w:sz w:val="22"/>
                <w:szCs w:val="22"/>
              </w:rPr>
              <w:t>hzqrxxztDm</w:t>
            </w:r>
          </w:p>
        </w:tc>
        <w:tc>
          <w:tcPr>
            <w:tcW w:w="1843" w:type="dxa"/>
            <w:noWrap w:val="0"/>
            <w:vAlign w:val="center"/>
          </w:tcPr>
          <w:p w14:paraId="1B0D8E9C">
            <w:r>
              <w:t>红字确认信息状态代码</w:t>
            </w:r>
          </w:p>
        </w:tc>
        <w:tc>
          <w:tcPr>
            <w:tcW w:w="1276" w:type="dxa"/>
            <w:noWrap w:val="0"/>
            <w:vAlign w:val="center"/>
          </w:tcPr>
          <w:p w14:paraId="2B833B9F">
            <w:pPr>
              <w:pStyle w:val="36"/>
              <w:jc w:val="center"/>
            </w:pPr>
            <w:r>
              <w:rPr>
                <w:szCs w:val="21"/>
              </w:rPr>
              <w:t>varchar</w:t>
            </w:r>
          </w:p>
        </w:tc>
        <w:tc>
          <w:tcPr>
            <w:tcW w:w="709" w:type="dxa"/>
            <w:noWrap w:val="0"/>
            <w:vAlign w:val="center"/>
          </w:tcPr>
          <w:p w14:paraId="1295D2D6">
            <w:pPr>
              <w:jc w:val="center"/>
              <w:rPr>
                <w:sz w:val="22"/>
                <w:szCs w:val="22"/>
              </w:rPr>
            </w:pPr>
            <w:r>
              <w:t>2</w:t>
            </w:r>
          </w:p>
        </w:tc>
        <w:tc>
          <w:tcPr>
            <w:tcW w:w="708" w:type="dxa"/>
            <w:noWrap w:val="0"/>
            <w:vAlign w:val="center"/>
          </w:tcPr>
          <w:p w14:paraId="47A8A366">
            <w:pPr>
              <w:jc w:val="center"/>
              <w:rPr>
                <w:sz w:val="22"/>
                <w:szCs w:val="22"/>
              </w:rPr>
            </w:pPr>
            <w:r>
              <w:t>否</w:t>
            </w:r>
          </w:p>
        </w:tc>
        <w:tc>
          <w:tcPr>
            <w:tcW w:w="1560" w:type="dxa"/>
            <w:noWrap w:val="0"/>
            <w:vAlign w:val="center"/>
          </w:tcPr>
          <w:p w14:paraId="52F9A367">
            <w:r>
              <w:t>01：无需确认</w:t>
            </w:r>
          </w:p>
          <w:p w14:paraId="2CB6603E">
            <w:r>
              <w:t>02：销方录入待购方确认</w:t>
            </w:r>
          </w:p>
          <w:p w14:paraId="1AD96623">
            <w:r>
              <w:t>03：购方录入待销方确认</w:t>
            </w:r>
          </w:p>
          <w:p w14:paraId="32862A09">
            <w:r>
              <w:t>04：购销双方已确认</w:t>
            </w:r>
          </w:p>
          <w:p w14:paraId="0EFB9E8A">
            <w:r>
              <w:t>05：作废（销方录入购方否认）</w:t>
            </w:r>
          </w:p>
          <w:p w14:paraId="6A0A4AC6">
            <w:r>
              <w:t>06：作废（购方录入销方否认）</w:t>
            </w:r>
          </w:p>
          <w:p w14:paraId="3E09A77C">
            <w:r>
              <w:t>07：作废（超72小时未确认）</w:t>
            </w:r>
          </w:p>
          <w:p w14:paraId="161E06EC">
            <w:r>
              <w:t>08：（发起方撤销）</w:t>
            </w:r>
            <w:r>
              <w:br w:type="textWrapping"/>
            </w:r>
            <w:r>
              <w:t>09：作废（确认后撤销）</w:t>
            </w:r>
          </w:p>
          <w:p w14:paraId="20B12474">
            <w:pPr>
              <w:rPr>
                <w:sz w:val="22"/>
                <w:szCs w:val="22"/>
              </w:rPr>
            </w:pPr>
            <w:r>
              <w:t>10</w:t>
            </w:r>
            <w:r>
              <w:rPr>
                <w:rFonts w:hint="eastAsia"/>
                <w:lang w:eastAsia="zh-CN"/>
              </w:rPr>
              <w:t>：</w:t>
            </w:r>
            <w:r>
              <w:t>作废（异常凭证）</w:t>
            </w:r>
          </w:p>
        </w:tc>
      </w:tr>
      <w:tr w14:paraId="4CE1B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9CF7C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34107606">
            <w:pPr>
              <w:pStyle w:val="36"/>
              <w:jc w:val="center"/>
            </w:pPr>
            <w:r>
              <w:rPr>
                <w:szCs w:val="21"/>
              </w:rPr>
              <w:t>fppzDm</w:t>
            </w:r>
          </w:p>
        </w:tc>
        <w:tc>
          <w:tcPr>
            <w:tcW w:w="1843" w:type="dxa"/>
            <w:noWrap w:val="0"/>
            <w:vAlign w:val="center"/>
          </w:tcPr>
          <w:p w14:paraId="2F56CF65">
            <w:pPr>
              <w:pStyle w:val="36"/>
              <w:jc w:val="center"/>
            </w:pPr>
            <w:r>
              <w:rPr>
                <w:szCs w:val="21"/>
              </w:rPr>
              <w:t>发票票种代码</w:t>
            </w:r>
          </w:p>
        </w:tc>
        <w:tc>
          <w:tcPr>
            <w:tcW w:w="1276" w:type="dxa"/>
            <w:noWrap w:val="0"/>
            <w:vAlign w:val="center"/>
          </w:tcPr>
          <w:p w14:paraId="6F973D1E">
            <w:pPr>
              <w:pStyle w:val="36"/>
              <w:jc w:val="center"/>
            </w:pPr>
            <w:r>
              <w:rPr>
                <w:szCs w:val="21"/>
              </w:rPr>
              <w:t>varchar</w:t>
            </w:r>
          </w:p>
        </w:tc>
        <w:tc>
          <w:tcPr>
            <w:tcW w:w="709" w:type="dxa"/>
            <w:noWrap w:val="0"/>
            <w:vAlign w:val="center"/>
          </w:tcPr>
          <w:p w14:paraId="3AD2411F">
            <w:pPr>
              <w:pStyle w:val="36"/>
              <w:jc w:val="center"/>
            </w:pPr>
            <w:r>
              <w:t>2</w:t>
            </w:r>
          </w:p>
        </w:tc>
        <w:tc>
          <w:tcPr>
            <w:tcW w:w="708" w:type="dxa"/>
            <w:noWrap w:val="0"/>
            <w:vAlign w:val="center"/>
          </w:tcPr>
          <w:p w14:paraId="43BE038A">
            <w:pPr>
              <w:pStyle w:val="36"/>
              <w:jc w:val="center"/>
            </w:pPr>
            <w:r>
              <w:t>否</w:t>
            </w:r>
          </w:p>
        </w:tc>
        <w:tc>
          <w:tcPr>
            <w:tcW w:w="1560" w:type="dxa"/>
            <w:noWrap w:val="0"/>
            <w:vAlign w:val="center"/>
          </w:tcPr>
          <w:p w14:paraId="57597E71">
            <w:pPr>
              <w:pStyle w:val="36"/>
              <w:rPr>
                <w:szCs w:val="21"/>
              </w:rPr>
            </w:pPr>
            <w:r>
              <w:rPr>
                <w:szCs w:val="21"/>
              </w:rPr>
              <w:t>01:</w:t>
            </w:r>
            <w:r>
              <w:t xml:space="preserve"> </w:t>
            </w:r>
            <w:r>
              <w:rPr>
                <w:szCs w:val="21"/>
              </w:rPr>
              <w:t>增值税专用发票</w:t>
            </w:r>
          </w:p>
          <w:p w14:paraId="3F0C97E4">
            <w:pPr>
              <w:pStyle w:val="36"/>
              <w:rPr>
                <w:szCs w:val="21"/>
              </w:rPr>
            </w:pPr>
            <w:r>
              <w:rPr>
                <w:szCs w:val="21"/>
              </w:rPr>
              <w:t>02:</w:t>
            </w:r>
            <w:r>
              <w:t xml:space="preserve"> </w:t>
            </w:r>
            <w:r>
              <w:rPr>
                <w:szCs w:val="21"/>
              </w:rPr>
              <w:t>普通发票</w:t>
            </w:r>
          </w:p>
          <w:p w14:paraId="3D25B2D4">
            <w:pPr>
              <w:pStyle w:val="36"/>
              <w:rPr>
                <w:szCs w:val="21"/>
              </w:rPr>
            </w:pPr>
            <w:r>
              <w:rPr>
                <w:szCs w:val="21"/>
              </w:rPr>
              <w:t>03:</w:t>
            </w:r>
            <w:r>
              <w:t xml:space="preserve"> </w:t>
            </w:r>
            <w:r>
              <w:rPr>
                <w:szCs w:val="21"/>
              </w:rPr>
              <w:t>机动车统一销售发票</w:t>
            </w:r>
          </w:p>
          <w:p w14:paraId="5FA012BA">
            <w:pPr>
              <w:pStyle w:val="36"/>
              <w:rPr>
                <w:szCs w:val="21"/>
              </w:rPr>
            </w:pPr>
            <w:r>
              <w:rPr>
                <w:szCs w:val="21"/>
              </w:rPr>
              <w:t>04:</w:t>
            </w:r>
            <w:r>
              <w:t xml:space="preserve"> </w:t>
            </w:r>
            <w:r>
              <w:rPr>
                <w:szCs w:val="21"/>
              </w:rPr>
              <w:t>二手车统一销售发票</w:t>
            </w:r>
          </w:p>
          <w:p w14:paraId="58EE7C0A">
            <w:pPr>
              <w:pStyle w:val="36"/>
              <w:rPr>
                <w:szCs w:val="21"/>
              </w:rPr>
            </w:pPr>
            <w:r>
              <w:rPr>
                <w:szCs w:val="21"/>
              </w:rPr>
              <w:t>05：铁路客票电子发票</w:t>
            </w:r>
          </w:p>
          <w:p w14:paraId="218F566D">
            <w:pPr>
              <w:pStyle w:val="36"/>
            </w:pPr>
            <w:r>
              <w:rPr>
                <w:szCs w:val="21"/>
              </w:rPr>
              <w:t>06：航空运输电子客票行程单</w:t>
            </w:r>
          </w:p>
        </w:tc>
      </w:tr>
      <w:tr w14:paraId="52D25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B8815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7B4BE2B6">
            <w:pPr>
              <w:rPr>
                <w:sz w:val="22"/>
                <w:szCs w:val="22"/>
              </w:rPr>
            </w:pPr>
            <w:r>
              <w:rPr>
                <w:sz w:val="22"/>
                <w:szCs w:val="22"/>
              </w:rPr>
              <w:t>pageNumber</w:t>
            </w:r>
          </w:p>
        </w:tc>
        <w:tc>
          <w:tcPr>
            <w:tcW w:w="1843" w:type="dxa"/>
            <w:noWrap w:val="0"/>
            <w:vAlign w:val="center"/>
          </w:tcPr>
          <w:p w14:paraId="1FEA39B5">
            <w:r>
              <w:t>页码</w:t>
            </w:r>
          </w:p>
        </w:tc>
        <w:tc>
          <w:tcPr>
            <w:tcW w:w="1276" w:type="dxa"/>
            <w:noWrap w:val="0"/>
            <w:vAlign w:val="center"/>
          </w:tcPr>
          <w:p w14:paraId="75AEA10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D1B7DE2">
            <w:pPr>
              <w:jc w:val="center"/>
              <w:rPr>
                <w:sz w:val="22"/>
                <w:szCs w:val="22"/>
              </w:rPr>
            </w:pPr>
            <w:r>
              <w:t>10</w:t>
            </w:r>
          </w:p>
        </w:tc>
        <w:tc>
          <w:tcPr>
            <w:tcW w:w="708" w:type="dxa"/>
            <w:noWrap w:val="0"/>
            <w:vAlign w:val="center"/>
          </w:tcPr>
          <w:p w14:paraId="21A73FD2">
            <w:pPr>
              <w:jc w:val="center"/>
              <w:rPr>
                <w:sz w:val="22"/>
                <w:szCs w:val="22"/>
              </w:rPr>
            </w:pPr>
            <w:r>
              <w:t>否</w:t>
            </w:r>
          </w:p>
        </w:tc>
        <w:tc>
          <w:tcPr>
            <w:tcW w:w="1560" w:type="dxa"/>
            <w:noWrap w:val="0"/>
            <w:vAlign w:val="center"/>
          </w:tcPr>
          <w:p w14:paraId="03FCBE20">
            <w:pPr>
              <w:rPr>
                <w:sz w:val="22"/>
                <w:szCs w:val="22"/>
              </w:rPr>
            </w:pPr>
          </w:p>
        </w:tc>
      </w:tr>
      <w:tr w14:paraId="759FF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D2D85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BF53468">
            <w:pPr>
              <w:rPr>
                <w:sz w:val="22"/>
                <w:szCs w:val="22"/>
              </w:rPr>
            </w:pPr>
            <w:r>
              <w:rPr>
                <w:sz w:val="22"/>
                <w:szCs w:val="22"/>
              </w:rPr>
              <w:t>pageSize</w:t>
            </w:r>
          </w:p>
        </w:tc>
        <w:tc>
          <w:tcPr>
            <w:tcW w:w="1843" w:type="dxa"/>
            <w:noWrap w:val="0"/>
            <w:vAlign w:val="center"/>
          </w:tcPr>
          <w:p w14:paraId="72A3448A">
            <w:r>
              <w:t>每页数量</w:t>
            </w:r>
          </w:p>
        </w:tc>
        <w:tc>
          <w:tcPr>
            <w:tcW w:w="1276" w:type="dxa"/>
            <w:noWrap w:val="0"/>
            <w:vAlign w:val="center"/>
          </w:tcPr>
          <w:p w14:paraId="248F145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CE05EBC">
            <w:pPr>
              <w:jc w:val="center"/>
              <w:rPr>
                <w:sz w:val="22"/>
                <w:szCs w:val="22"/>
              </w:rPr>
            </w:pPr>
            <w:r>
              <w:t>10</w:t>
            </w:r>
          </w:p>
        </w:tc>
        <w:tc>
          <w:tcPr>
            <w:tcW w:w="708" w:type="dxa"/>
            <w:noWrap w:val="0"/>
            <w:vAlign w:val="center"/>
          </w:tcPr>
          <w:p w14:paraId="62C6CD17">
            <w:pPr>
              <w:jc w:val="center"/>
              <w:rPr>
                <w:sz w:val="22"/>
                <w:szCs w:val="22"/>
              </w:rPr>
            </w:pPr>
            <w:r>
              <w:t>否</w:t>
            </w:r>
          </w:p>
        </w:tc>
        <w:tc>
          <w:tcPr>
            <w:tcW w:w="1560" w:type="dxa"/>
            <w:noWrap w:val="0"/>
            <w:vAlign w:val="center"/>
          </w:tcPr>
          <w:p w14:paraId="2459AA75">
            <w:pPr>
              <w:rPr>
                <w:sz w:val="22"/>
                <w:szCs w:val="22"/>
              </w:rPr>
            </w:pPr>
          </w:p>
        </w:tc>
      </w:tr>
    </w:tbl>
    <w:p w14:paraId="3CBF0F45">
      <w:pPr>
        <w:pStyle w:val="6"/>
        <w:rPr>
          <w:rFonts w:ascii="Times New Roman" w:hAnsi="Times New Roman"/>
        </w:rPr>
      </w:pPr>
      <w:bookmarkStart w:id="409" w:name="_Toc25435"/>
      <w:bookmarkStart w:id="410" w:name="_Toc25899"/>
      <w:r>
        <w:rPr>
          <w:rFonts w:ascii="Times New Roman" w:hAnsi="Times New Roman"/>
        </w:rPr>
        <w:t>13.4请求报文示例</w:t>
      </w:r>
      <w:bookmarkEnd w:id="409"/>
      <w:bookmarkEnd w:id="41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DD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E6624B">
            <w:pPr>
              <w:pStyle w:val="5"/>
              <w:bidi w:val="0"/>
            </w:pPr>
            <w:r>
              <w:t>{</w:t>
            </w:r>
          </w:p>
          <w:p w14:paraId="2EBDFCFF">
            <w:pPr>
              <w:pStyle w:val="5"/>
              <w:bidi w:val="0"/>
            </w:pPr>
            <w:r>
              <w:tab/>
            </w:r>
            <w:r>
              <w:t>"yhjslx": "用户角色类型",</w:t>
            </w:r>
          </w:p>
          <w:p w14:paraId="104BBFFC">
            <w:pPr>
              <w:pStyle w:val="5"/>
              <w:bidi w:val="0"/>
            </w:pPr>
            <w:r>
              <w:tab/>
            </w:r>
            <w:r>
              <w:t>"xsfnsrsbh": "（销售方）统一社会信用代码/纳税人识别号/身份证件号码",</w:t>
            </w:r>
          </w:p>
          <w:p w14:paraId="0093C556">
            <w:pPr>
              <w:pStyle w:val="5"/>
              <w:bidi w:val="0"/>
            </w:pPr>
            <w:r>
              <w:tab/>
            </w:r>
            <w:r>
              <w:t>"xsfmc": "（销售方）名称",</w:t>
            </w:r>
          </w:p>
          <w:p w14:paraId="2EA81776">
            <w:pPr>
              <w:pStyle w:val="5"/>
              <w:bidi w:val="0"/>
            </w:pPr>
            <w:r>
              <w:tab/>
            </w:r>
            <w:r>
              <w:t>"gmfnsrsbh": "（购买方）统一社会信用代码/纳税人识别号/身份证件号码",</w:t>
            </w:r>
          </w:p>
          <w:p w14:paraId="22C9C728">
            <w:pPr>
              <w:pStyle w:val="5"/>
              <w:bidi w:val="0"/>
            </w:pPr>
            <w:r>
              <w:tab/>
            </w:r>
            <w:r>
              <w:t>"gmfmc": "（购买方）名称",</w:t>
            </w:r>
          </w:p>
          <w:p w14:paraId="3D71A9BD">
            <w:pPr>
              <w:pStyle w:val="5"/>
              <w:bidi w:val="0"/>
            </w:pPr>
            <w:r>
              <w:tab/>
            </w:r>
            <w:r>
              <w:t>"lrfsf": "录入方身份",</w:t>
            </w:r>
          </w:p>
          <w:p w14:paraId="4A8060C8">
            <w:pPr>
              <w:pStyle w:val="5"/>
              <w:bidi w:val="0"/>
            </w:pPr>
            <w:r>
              <w:tab/>
            </w:r>
            <w:r>
              <w:t>"lrrqq": "录入日期起",</w:t>
            </w:r>
          </w:p>
          <w:p w14:paraId="39B23768">
            <w:pPr>
              <w:pStyle w:val="5"/>
              <w:bidi w:val="0"/>
            </w:pPr>
            <w:r>
              <w:tab/>
            </w:r>
            <w:r>
              <w:t>"lrrqz": "录入日期止",</w:t>
            </w:r>
          </w:p>
          <w:p w14:paraId="05227F0C">
            <w:pPr>
              <w:pStyle w:val="5"/>
              <w:bidi w:val="0"/>
            </w:pPr>
            <w:r>
              <w:tab/>
            </w:r>
            <w:r>
              <w:t>"lzfpdm": "蓝字发票代码",</w:t>
            </w:r>
          </w:p>
          <w:p w14:paraId="1DEB1F89">
            <w:pPr>
              <w:pStyle w:val="5"/>
              <w:bidi w:val="0"/>
            </w:pPr>
            <w:r>
              <w:tab/>
            </w:r>
            <w:r>
              <w:t>"lzfphm": "蓝字发票号码",</w:t>
            </w:r>
          </w:p>
          <w:p w14:paraId="1F3DDB78">
            <w:pPr>
              <w:pStyle w:val="5"/>
              <w:bidi w:val="0"/>
            </w:pPr>
            <w:r>
              <w:tab/>
            </w:r>
            <w:r>
              <w:t>"hzfpxxqrdbh": "红字确认单编号",</w:t>
            </w:r>
          </w:p>
          <w:p w14:paraId="6B099C05">
            <w:pPr>
              <w:pStyle w:val="5"/>
              <w:bidi w:val="0"/>
            </w:pPr>
            <w:r>
              <w:tab/>
            </w:r>
            <w:r>
              <w:t>"hzqrxxztDm": "红字确认信息状态代码",</w:t>
            </w:r>
          </w:p>
          <w:p w14:paraId="44353350">
            <w:pPr>
              <w:pStyle w:val="5"/>
              <w:bidi w:val="0"/>
            </w:pPr>
            <w:r>
              <w:tab/>
            </w:r>
            <w:r>
              <w:t>"fppzDm": "发票票种代码",</w:t>
            </w:r>
          </w:p>
          <w:p w14:paraId="6AF589EE">
            <w:pPr>
              <w:pStyle w:val="5"/>
              <w:bidi w:val="0"/>
            </w:pPr>
            <w:r>
              <w:tab/>
            </w:r>
            <w:r>
              <w:t>"pageNumber": "页码",</w:t>
            </w:r>
          </w:p>
          <w:p w14:paraId="78AB5D2C">
            <w:pPr>
              <w:pStyle w:val="5"/>
              <w:bidi w:val="0"/>
            </w:pPr>
            <w:r>
              <w:tab/>
            </w:r>
            <w:r>
              <w:t>"pageSize": "每页数量"</w:t>
            </w:r>
          </w:p>
          <w:p w14:paraId="6166A9AE">
            <w:pPr>
              <w:pStyle w:val="5"/>
              <w:bidi w:val="0"/>
            </w:pPr>
            <w:r>
              <w:t>}</w:t>
            </w:r>
          </w:p>
        </w:tc>
      </w:tr>
    </w:tbl>
    <w:p w14:paraId="5FD4204E">
      <w:pPr>
        <w:pStyle w:val="6"/>
        <w:rPr>
          <w:rFonts w:ascii="Times New Roman" w:hAnsi="Times New Roman"/>
        </w:rPr>
      </w:pPr>
      <w:bookmarkStart w:id="411" w:name="_Toc16038"/>
      <w:bookmarkStart w:id="412" w:name="_Toc18481"/>
      <w:r>
        <w:rPr>
          <w:rFonts w:ascii="Times New Roman" w:hAnsi="Times New Roman"/>
        </w:rPr>
        <w:t>13.5返回参数</w:t>
      </w:r>
      <w:bookmarkEnd w:id="411"/>
      <w:bookmarkEnd w:id="41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B2977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8CD18A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7C8D7A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461B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5A28D5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D1F2D8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5807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AB5FF9F">
            <w:pPr>
              <w:adjustRightInd w:val="0"/>
              <w:snapToGrid w:val="0"/>
              <w:jc w:val="center"/>
              <w:rPr>
                <w:b/>
                <w:szCs w:val="21"/>
              </w:rPr>
            </w:pPr>
            <w:r>
              <w:rPr>
                <w:b/>
                <w:szCs w:val="21"/>
              </w:rPr>
              <w:t>说明</w:t>
            </w:r>
          </w:p>
        </w:tc>
      </w:tr>
      <w:tr w14:paraId="627155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3C444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6D6BE51">
            <w:pPr>
              <w:rPr>
                <w:sz w:val="22"/>
                <w:szCs w:val="22"/>
              </w:rPr>
            </w:pPr>
            <w:r>
              <w:rPr>
                <w:sz w:val="22"/>
                <w:szCs w:val="22"/>
              </w:rPr>
              <w:t>returncode</w:t>
            </w:r>
          </w:p>
        </w:tc>
        <w:tc>
          <w:tcPr>
            <w:tcW w:w="1843" w:type="dxa"/>
            <w:noWrap w:val="0"/>
            <w:vAlign w:val="center"/>
          </w:tcPr>
          <w:p w14:paraId="2BD87567">
            <w:r>
              <w:rPr>
                <w:sz w:val="22"/>
                <w:szCs w:val="22"/>
              </w:rPr>
              <w:t>返回码</w:t>
            </w:r>
          </w:p>
        </w:tc>
        <w:tc>
          <w:tcPr>
            <w:tcW w:w="1276" w:type="dxa"/>
            <w:noWrap w:val="0"/>
            <w:vAlign w:val="center"/>
          </w:tcPr>
          <w:p w14:paraId="72844EBF">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9B7112D">
            <w:pPr>
              <w:jc w:val="center"/>
            </w:pPr>
            <w:r>
              <w:rPr>
                <w:sz w:val="22"/>
                <w:szCs w:val="22"/>
              </w:rPr>
              <w:t>2</w:t>
            </w:r>
          </w:p>
        </w:tc>
        <w:tc>
          <w:tcPr>
            <w:tcW w:w="708" w:type="dxa"/>
            <w:noWrap w:val="0"/>
            <w:vAlign w:val="center"/>
          </w:tcPr>
          <w:p w14:paraId="4341EEA4">
            <w:pPr>
              <w:jc w:val="center"/>
              <w:rPr>
                <w:sz w:val="22"/>
                <w:szCs w:val="22"/>
              </w:rPr>
            </w:pPr>
            <w:r>
              <w:rPr>
                <w:sz w:val="22"/>
                <w:szCs w:val="22"/>
              </w:rPr>
              <w:t>是</w:t>
            </w:r>
          </w:p>
        </w:tc>
        <w:tc>
          <w:tcPr>
            <w:tcW w:w="1560" w:type="dxa"/>
            <w:noWrap w:val="0"/>
            <w:vAlign w:val="center"/>
          </w:tcPr>
          <w:p w14:paraId="770774A8">
            <w:pPr>
              <w:rPr>
                <w:sz w:val="22"/>
                <w:szCs w:val="22"/>
              </w:rPr>
            </w:pPr>
            <w:r>
              <w:rPr>
                <w:sz w:val="22"/>
                <w:szCs w:val="22"/>
              </w:rPr>
              <w:t>00：成功</w:t>
            </w:r>
          </w:p>
          <w:p w14:paraId="71B818E0">
            <w:pPr>
              <w:rPr>
                <w:sz w:val="22"/>
                <w:szCs w:val="22"/>
              </w:rPr>
            </w:pPr>
            <w:r>
              <w:rPr>
                <w:sz w:val="22"/>
                <w:szCs w:val="22"/>
              </w:rPr>
              <w:t>其它：失败</w:t>
            </w:r>
          </w:p>
        </w:tc>
      </w:tr>
      <w:tr w14:paraId="26F983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135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4A05AD9">
            <w:pPr>
              <w:rPr>
                <w:sz w:val="22"/>
                <w:szCs w:val="22"/>
              </w:rPr>
            </w:pPr>
            <w:r>
              <w:rPr>
                <w:sz w:val="22"/>
                <w:szCs w:val="22"/>
              </w:rPr>
              <w:t>returnmsg</w:t>
            </w:r>
          </w:p>
        </w:tc>
        <w:tc>
          <w:tcPr>
            <w:tcW w:w="1843" w:type="dxa"/>
            <w:noWrap w:val="0"/>
            <w:vAlign w:val="center"/>
          </w:tcPr>
          <w:p w14:paraId="611F69E1">
            <w:r>
              <w:rPr>
                <w:sz w:val="22"/>
                <w:szCs w:val="22"/>
              </w:rPr>
              <w:t>返回信息</w:t>
            </w:r>
          </w:p>
        </w:tc>
        <w:tc>
          <w:tcPr>
            <w:tcW w:w="1276" w:type="dxa"/>
            <w:noWrap w:val="0"/>
            <w:vAlign w:val="center"/>
          </w:tcPr>
          <w:p w14:paraId="52935E3D">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F715EE6">
            <w:pPr>
              <w:jc w:val="center"/>
            </w:pPr>
            <w:r>
              <w:rPr>
                <w:sz w:val="22"/>
                <w:szCs w:val="22"/>
              </w:rPr>
              <w:t>2000</w:t>
            </w:r>
          </w:p>
        </w:tc>
        <w:tc>
          <w:tcPr>
            <w:tcW w:w="708" w:type="dxa"/>
            <w:noWrap w:val="0"/>
            <w:vAlign w:val="center"/>
          </w:tcPr>
          <w:p w14:paraId="517B46F8">
            <w:pPr>
              <w:jc w:val="center"/>
              <w:rPr>
                <w:sz w:val="22"/>
                <w:szCs w:val="22"/>
              </w:rPr>
            </w:pPr>
            <w:r>
              <w:rPr>
                <w:sz w:val="22"/>
                <w:szCs w:val="22"/>
              </w:rPr>
              <w:t>否</w:t>
            </w:r>
          </w:p>
        </w:tc>
        <w:tc>
          <w:tcPr>
            <w:tcW w:w="1560" w:type="dxa"/>
            <w:noWrap w:val="0"/>
            <w:vAlign w:val="center"/>
          </w:tcPr>
          <w:p w14:paraId="783251A9">
            <w:pPr>
              <w:rPr>
                <w:sz w:val="22"/>
                <w:szCs w:val="22"/>
              </w:rPr>
            </w:pPr>
            <w:r>
              <w:rPr>
                <w:sz w:val="22"/>
                <w:szCs w:val="22"/>
              </w:rPr>
              <w:t>错误信息说明</w:t>
            </w:r>
          </w:p>
        </w:tc>
      </w:tr>
      <w:tr w14:paraId="437F7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5F426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E192562">
            <w:pPr>
              <w:rPr>
                <w:strike/>
                <w:sz w:val="22"/>
                <w:szCs w:val="22"/>
              </w:rPr>
            </w:pPr>
            <w:r>
              <w:rPr>
                <w:sz w:val="22"/>
                <w:szCs w:val="22"/>
              </w:rPr>
              <w:t>total</w:t>
            </w:r>
          </w:p>
        </w:tc>
        <w:tc>
          <w:tcPr>
            <w:tcW w:w="1843" w:type="dxa"/>
            <w:noWrap w:val="0"/>
            <w:vAlign w:val="center"/>
          </w:tcPr>
          <w:p w14:paraId="61B66724">
            <w:r>
              <w:t>总数量</w:t>
            </w:r>
          </w:p>
        </w:tc>
        <w:tc>
          <w:tcPr>
            <w:tcW w:w="1276" w:type="dxa"/>
            <w:noWrap w:val="0"/>
            <w:vAlign w:val="center"/>
          </w:tcPr>
          <w:p w14:paraId="6113574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292C342">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F702E82">
            <w:pPr>
              <w:jc w:val="center"/>
              <w:rPr>
                <w:sz w:val="22"/>
                <w:szCs w:val="22"/>
              </w:rPr>
            </w:pPr>
            <w:r>
              <w:rPr>
                <w:sz w:val="22"/>
                <w:szCs w:val="22"/>
              </w:rPr>
              <w:t>是</w:t>
            </w:r>
          </w:p>
        </w:tc>
        <w:tc>
          <w:tcPr>
            <w:tcW w:w="1560" w:type="dxa"/>
            <w:noWrap w:val="0"/>
            <w:vAlign w:val="center"/>
          </w:tcPr>
          <w:p w14:paraId="094DC998">
            <w:pPr>
              <w:rPr>
                <w:sz w:val="22"/>
                <w:szCs w:val="22"/>
              </w:rPr>
            </w:pPr>
          </w:p>
        </w:tc>
      </w:tr>
      <w:tr w14:paraId="44180F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2A906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7B94729">
            <w:pPr>
              <w:rPr>
                <w:sz w:val="22"/>
                <w:szCs w:val="22"/>
              </w:rPr>
            </w:pPr>
            <w:r>
              <w:rPr>
                <w:sz w:val="22"/>
                <w:szCs w:val="22"/>
              </w:rPr>
              <w:t>uuid</w:t>
            </w:r>
          </w:p>
        </w:tc>
        <w:tc>
          <w:tcPr>
            <w:tcW w:w="1843" w:type="dxa"/>
            <w:noWrap w:val="0"/>
            <w:vAlign w:val="center"/>
          </w:tcPr>
          <w:p w14:paraId="6DCACD32">
            <w:pPr>
              <w:rPr>
                <w:sz w:val="22"/>
                <w:szCs w:val="22"/>
              </w:rPr>
            </w:pPr>
            <w:r>
              <w:t>红字确认单UUID</w:t>
            </w:r>
          </w:p>
        </w:tc>
        <w:tc>
          <w:tcPr>
            <w:tcW w:w="1276" w:type="dxa"/>
            <w:noWrap w:val="0"/>
            <w:vAlign w:val="center"/>
          </w:tcPr>
          <w:p w14:paraId="563EB38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B60E1CB">
            <w:pPr>
              <w:pStyle w:val="26"/>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421C06F3">
            <w:pPr>
              <w:jc w:val="center"/>
              <w:rPr>
                <w:sz w:val="22"/>
                <w:szCs w:val="22"/>
              </w:rPr>
            </w:pPr>
            <w:r>
              <w:rPr>
                <w:sz w:val="22"/>
                <w:szCs w:val="22"/>
              </w:rPr>
              <w:t>是</w:t>
            </w:r>
          </w:p>
        </w:tc>
        <w:tc>
          <w:tcPr>
            <w:tcW w:w="1560" w:type="dxa"/>
            <w:noWrap w:val="0"/>
            <w:vAlign w:val="center"/>
          </w:tcPr>
          <w:p w14:paraId="0895D51E">
            <w:pPr>
              <w:rPr>
                <w:sz w:val="22"/>
                <w:szCs w:val="22"/>
              </w:rPr>
            </w:pPr>
          </w:p>
        </w:tc>
      </w:tr>
      <w:tr w14:paraId="17BEF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EA413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74119FB">
            <w:pPr>
              <w:rPr>
                <w:sz w:val="22"/>
                <w:szCs w:val="22"/>
              </w:rPr>
            </w:pPr>
            <w:r>
              <w:rPr>
                <w:sz w:val="22"/>
                <w:szCs w:val="22"/>
              </w:rPr>
              <w:t>hzfpxxqrdbh</w:t>
            </w:r>
          </w:p>
        </w:tc>
        <w:tc>
          <w:tcPr>
            <w:tcW w:w="1843" w:type="dxa"/>
            <w:noWrap w:val="0"/>
            <w:vAlign w:val="center"/>
          </w:tcPr>
          <w:p w14:paraId="0C2B7C9C">
            <w:r>
              <w:t>红字发票信息确认单编号</w:t>
            </w:r>
          </w:p>
        </w:tc>
        <w:tc>
          <w:tcPr>
            <w:tcW w:w="1276" w:type="dxa"/>
            <w:noWrap w:val="0"/>
            <w:vAlign w:val="center"/>
          </w:tcPr>
          <w:p w14:paraId="4C2EDE0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E38362">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05C9C7E">
            <w:pPr>
              <w:jc w:val="center"/>
              <w:rPr>
                <w:sz w:val="22"/>
                <w:szCs w:val="22"/>
              </w:rPr>
            </w:pPr>
            <w:r>
              <w:rPr>
                <w:kern w:val="0"/>
                <w:szCs w:val="21"/>
              </w:rPr>
              <w:t>是</w:t>
            </w:r>
          </w:p>
        </w:tc>
        <w:tc>
          <w:tcPr>
            <w:tcW w:w="1560" w:type="dxa"/>
            <w:noWrap w:val="0"/>
            <w:vAlign w:val="center"/>
          </w:tcPr>
          <w:p w14:paraId="59F30E71">
            <w:pPr>
              <w:rPr>
                <w:sz w:val="22"/>
                <w:szCs w:val="22"/>
              </w:rPr>
            </w:pPr>
          </w:p>
        </w:tc>
      </w:tr>
      <w:tr w14:paraId="521D9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DAC16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F72CA19">
            <w:pPr>
              <w:rPr>
                <w:sz w:val="22"/>
                <w:szCs w:val="22"/>
              </w:rPr>
            </w:pPr>
            <w:r>
              <w:rPr>
                <w:sz w:val="22"/>
                <w:szCs w:val="22"/>
              </w:rPr>
              <w:t>lrfsf</w:t>
            </w:r>
          </w:p>
        </w:tc>
        <w:tc>
          <w:tcPr>
            <w:tcW w:w="1843" w:type="dxa"/>
            <w:noWrap w:val="0"/>
            <w:vAlign w:val="center"/>
          </w:tcPr>
          <w:p w14:paraId="756FB767">
            <w:pPr>
              <w:rPr>
                <w:sz w:val="22"/>
                <w:szCs w:val="22"/>
              </w:rPr>
            </w:pPr>
            <w:r>
              <w:t>录入方身份</w:t>
            </w:r>
          </w:p>
        </w:tc>
        <w:tc>
          <w:tcPr>
            <w:tcW w:w="1276" w:type="dxa"/>
            <w:noWrap w:val="0"/>
            <w:vAlign w:val="center"/>
          </w:tcPr>
          <w:p w14:paraId="2B02F72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CCB868">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BAD71B0">
            <w:pPr>
              <w:jc w:val="center"/>
              <w:rPr>
                <w:sz w:val="22"/>
                <w:szCs w:val="22"/>
              </w:rPr>
            </w:pPr>
            <w:r>
              <w:rPr>
                <w:sz w:val="22"/>
                <w:szCs w:val="22"/>
              </w:rPr>
              <w:t>是</w:t>
            </w:r>
          </w:p>
        </w:tc>
        <w:tc>
          <w:tcPr>
            <w:tcW w:w="1560" w:type="dxa"/>
            <w:noWrap w:val="0"/>
            <w:vAlign w:val="center"/>
          </w:tcPr>
          <w:p w14:paraId="40348336">
            <w:pPr>
              <w:rPr>
                <w:sz w:val="22"/>
                <w:szCs w:val="22"/>
              </w:rPr>
            </w:pPr>
            <w:r>
              <w:rPr>
                <w:kern w:val="0"/>
                <w:szCs w:val="21"/>
              </w:rPr>
              <w:t>0：销方 1：购方</w:t>
            </w:r>
          </w:p>
        </w:tc>
      </w:tr>
      <w:tr w14:paraId="0C0E0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1170B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6BBC821A">
            <w:pPr>
              <w:rPr>
                <w:sz w:val="22"/>
                <w:szCs w:val="22"/>
              </w:rPr>
            </w:pPr>
            <w:r>
              <w:rPr>
                <w:sz w:val="22"/>
                <w:szCs w:val="22"/>
              </w:rPr>
              <w:t>xsfnsrsbh</w:t>
            </w:r>
          </w:p>
        </w:tc>
        <w:tc>
          <w:tcPr>
            <w:tcW w:w="1843" w:type="dxa"/>
            <w:noWrap w:val="0"/>
            <w:vAlign w:val="center"/>
          </w:tcPr>
          <w:p w14:paraId="0E63E8E9">
            <w:pPr>
              <w:rPr>
                <w:sz w:val="22"/>
                <w:szCs w:val="22"/>
              </w:rPr>
            </w:pPr>
            <w:r>
              <w:t>（销售方）统一社会信用代码/纳税人识别号/身份证件号码</w:t>
            </w:r>
          </w:p>
        </w:tc>
        <w:tc>
          <w:tcPr>
            <w:tcW w:w="1276" w:type="dxa"/>
            <w:noWrap w:val="0"/>
            <w:vAlign w:val="center"/>
          </w:tcPr>
          <w:p w14:paraId="7A391B98">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71F35F0">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55223D2">
            <w:pPr>
              <w:jc w:val="center"/>
              <w:rPr>
                <w:sz w:val="22"/>
                <w:szCs w:val="22"/>
              </w:rPr>
            </w:pPr>
            <w:r>
              <w:rPr>
                <w:kern w:val="0"/>
                <w:szCs w:val="21"/>
              </w:rPr>
              <w:t>否</w:t>
            </w:r>
          </w:p>
        </w:tc>
        <w:tc>
          <w:tcPr>
            <w:tcW w:w="1560" w:type="dxa"/>
            <w:noWrap w:val="0"/>
            <w:vAlign w:val="center"/>
          </w:tcPr>
          <w:p w14:paraId="0593280F">
            <w:pPr>
              <w:rPr>
                <w:sz w:val="22"/>
                <w:szCs w:val="22"/>
              </w:rPr>
            </w:pPr>
          </w:p>
        </w:tc>
      </w:tr>
      <w:tr w14:paraId="0A5730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18F7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8279867">
            <w:pPr>
              <w:rPr>
                <w:sz w:val="22"/>
                <w:szCs w:val="22"/>
              </w:rPr>
            </w:pPr>
            <w:r>
              <w:rPr>
                <w:sz w:val="22"/>
                <w:szCs w:val="22"/>
              </w:rPr>
              <w:t>xsfmc</w:t>
            </w:r>
          </w:p>
        </w:tc>
        <w:tc>
          <w:tcPr>
            <w:tcW w:w="1843" w:type="dxa"/>
            <w:noWrap w:val="0"/>
            <w:vAlign w:val="center"/>
          </w:tcPr>
          <w:p w14:paraId="2538AB3F">
            <w:pPr>
              <w:rPr>
                <w:sz w:val="22"/>
                <w:szCs w:val="22"/>
              </w:rPr>
            </w:pPr>
            <w:r>
              <w:t>（销售方）名称</w:t>
            </w:r>
          </w:p>
        </w:tc>
        <w:tc>
          <w:tcPr>
            <w:tcW w:w="1276" w:type="dxa"/>
            <w:noWrap w:val="0"/>
            <w:vAlign w:val="center"/>
          </w:tcPr>
          <w:p w14:paraId="0D1AFDA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1FC2D3">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54480061">
            <w:pPr>
              <w:jc w:val="center"/>
              <w:rPr>
                <w:sz w:val="22"/>
                <w:szCs w:val="22"/>
              </w:rPr>
            </w:pPr>
            <w:r>
              <w:rPr>
                <w:sz w:val="22"/>
                <w:szCs w:val="22"/>
              </w:rPr>
              <w:t>是</w:t>
            </w:r>
          </w:p>
        </w:tc>
        <w:tc>
          <w:tcPr>
            <w:tcW w:w="1560" w:type="dxa"/>
            <w:noWrap w:val="0"/>
            <w:vAlign w:val="center"/>
          </w:tcPr>
          <w:p w14:paraId="2C994BBD">
            <w:pPr>
              <w:rPr>
                <w:sz w:val="22"/>
                <w:szCs w:val="22"/>
              </w:rPr>
            </w:pPr>
          </w:p>
        </w:tc>
      </w:tr>
      <w:tr w14:paraId="6F35EF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A313A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43A54657">
            <w:pPr>
              <w:rPr>
                <w:sz w:val="22"/>
                <w:szCs w:val="22"/>
              </w:rPr>
            </w:pPr>
            <w:r>
              <w:rPr>
                <w:sz w:val="22"/>
                <w:szCs w:val="22"/>
              </w:rPr>
              <w:t>gmfnsrsbh</w:t>
            </w:r>
          </w:p>
        </w:tc>
        <w:tc>
          <w:tcPr>
            <w:tcW w:w="1843" w:type="dxa"/>
            <w:noWrap w:val="0"/>
            <w:vAlign w:val="center"/>
          </w:tcPr>
          <w:p w14:paraId="67E54A2F">
            <w:pPr>
              <w:rPr>
                <w:sz w:val="22"/>
                <w:szCs w:val="22"/>
              </w:rPr>
            </w:pPr>
            <w:r>
              <w:t>（购买方）统一社会信用代码/纳税人识别号/身份证件号码</w:t>
            </w:r>
          </w:p>
        </w:tc>
        <w:tc>
          <w:tcPr>
            <w:tcW w:w="1276" w:type="dxa"/>
            <w:noWrap w:val="0"/>
            <w:vAlign w:val="center"/>
          </w:tcPr>
          <w:p w14:paraId="62A7F5E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3B220A">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E55FDFD">
            <w:pPr>
              <w:jc w:val="center"/>
              <w:rPr>
                <w:sz w:val="22"/>
                <w:szCs w:val="22"/>
              </w:rPr>
            </w:pPr>
            <w:r>
              <w:rPr>
                <w:sz w:val="22"/>
                <w:szCs w:val="22"/>
              </w:rPr>
              <w:t>是</w:t>
            </w:r>
          </w:p>
        </w:tc>
        <w:tc>
          <w:tcPr>
            <w:tcW w:w="1560" w:type="dxa"/>
            <w:noWrap w:val="0"/>
            <w:vAlign w:val="center"/>
          </w:tcPr>
          <w:p w14:paraId="5D3296F8">
            <w:pPr>
              <w:rPr>
                <w:sz w:val="22"/>
                <w:szCs w:val="22"/>
              </w:rPr>
            </w:pPr>
          </w:p>
        </w:tc>
      </w:tr>
      <w:tr w14:paraId="4D4FF7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BD9CA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62EC7A24">
            <w:pPr>
              <w:rPr>
                <w:sz w:val="22"/>
                <w:szCs w:val="22"/>
              </w:rPr>
            </w:pPr>
            <w:r>
              <w:rPr>
                <w:sz w:val="22"/>
                <w:szCs w:val="22"/>
              </w:rPr>
              <w:t>gmfmc</w:t>
            </w:r>
          </w:p>
        </w:tc>
        <w:tc>
          <w:tcPr>
            <w:tcW w:w="1843" w:type="dxa"/>
            <w:noWrap w:val="0"/>
            <w:vAlign w:val="center"/>
          </w:tcPr>
          <w:p w14:paraId="37E6DB03">
            <w:r>
              <w:t>（购买方）名称</w:t>
            </w:r>
          </w:p>
        </w:tc>
        <w:tc>
          <w:tcPr>
            <w:tcW w:w="1276" w:type="dxa"/>
            <w:noWrap w:val="0"/>
            <w:vAlign w:val="center"/>
          </w:tcPr>
          <w:p w14:paraId="43B5DAE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3B54A5">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6CD10E2F">
            <w:pPr>
              <w:jc w:val="center"/>
              <w:rPr>
                <w:sz w:val="22"/>
                <w:szCs w:val="22"/>
              </w:rPr>
            </w:pPr>
            <w:r>
              <w:rPr>
                <w:sz w:val="22"/>
                <w:szCs w:val="22"/>
              </w:rPr>
              <w:t>是</w:t>
            </w:r>
          </w:p>
        </w:tc>
        <w:tc>
          <w:tcPr>
            <w:tcW w:w="1560" w:type="dxa"/>
            <w:noWrap w:val="0"/>
            <w:vAlign w:val="center"/>
          </w:tcPr>
          <w:p w14:paraId="0387F089">
            <w:pPr>
              <w:rPr>
                <w:sz w:val="22"/>
                <w:szCs w:val="22"/>
              </w:rPr>
            </w:pPr>
          </w:p>
        </w:tc>
      </w:tr>
      <w:tr w14:paraId="307FA4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D54579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35CEE56A">
            <w:pPr>
              <w:rPr>
                <w:sz w:val="22"/>
                <w:szCs w:val="22"/>
              </w:rPr>
            </w:pPr>
            <w:r>
              <w:rPr>
                <w:sz w:val="22"/>
                <w:szCs w:val="22"/>
              </w:rPr>
              <w:t>lzfpdm</w:t>
            </w:r>
          </w:p>
        </w:tc>
        <w:tc>
          <w:tcPr>
            <w:tcW w:w="1843" w:type="dxa"/>
            <w:noWrap w:val="0"/>
            <w:vAlign w:val="center"/>
          </w:tcPr>
          <w:p w14:paraId="3E679BAB">
            <w:pPr>
              <w:rPr>
                <w:sz w:val="22"/>
                <w:szCs w:val="22"/>
              </w:rPr>
            </w:pPr>
            <w:r>
              <w:t>蓝字发票代码</w:t>
            </w:r>
          </w:p>
        </w:tc>
        <w:tc>
          <w:tcPr>
            <w:tcW w:w="1276" w:type="dxa"/>
            <w:noWrap w:val="0"/>
            <w:vAlign w:val="center"/>
          </w:tcPr>
          <w:p w14:paraId="43B56F3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9ECC13">
            <w:pPr>
              <w:pStyle w:val="26"/>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60DA9512">
            <w:pPr>
              <w:jc w:val="center"/>
              <w:rPr>
                <w:sz w:val="22"/>
                <w:szCs w:val="22"/>
              </w:rPr>
            </w:pPr>
            <w:r>
              <w:rPr>
                <w:kern w:val="0"/>
                <w:szCs w:val="21"/>
              </w:rPr>
              <w:t>否</w:t>
            </w:r>
          </w:p>
        </w:tc>
        <w:tc>
          <w:tcPr>
            <w:tcW w:w="1560" w:type="dxa"/>
            <w:noWrap w:val="0"/>
            <w:vAlign w:val="center"/>
          </w:tcPr>
          <w:p w14:paraId="7E369918">
            <w:pPr>
              <w:rPr>
                <w:sz w:val="22"/>
                <w:szCs w:val="22"/>
              </w:rPr>
            </w:pPr>
          </w:p>
        </w:tc>
      </w:tr>
      <w:tr w14:paraId="03E30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9FE77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721AD29">
            <w:pPr>
              <w:rPr>
                <w:sz w:val="22"/>
                <w:szCs w:val="22"/>
              </w:rPr>
            </w:pPr>
            <w:r>
              <w:rPr>
                <w:sz w:val="22"/>
                <w:szCs w:val="22"/>
              </w:rPr>
              <w:t>lzfphm</w:t>
            </w:r>
          </w:p>
        </w:tc>
        <w:tc>
          <w:tcPr>
            <w:tcW w:w="1843" w:type="dxa"/>
            <w:noWrap w:val="0"/>
            <w:vAlign w:val="center"/>
          </w:tcPr>
          <w:p w14:paraId="10B75134">
            <w:pPr>
              <w:rPr>
                <w:sz w:val="22"/>
                <w:szCs w:val="22"/>
              </w:rPr>
            </w:pPr>
            <w:r>
              <w:t>蓝字发票号码</w:t>
            </w:r>
          </w:p>
        </w:tc>
        <w:tc>
          <w:tcPr>
            <w:tcW w:w="1276" w:type="dxa"/>
            <w:noWrap w:val="0"/>
            <w:vAlign w:val="center"/>
          </w:tcPr>
          <w:p w14:paraId="6F397DD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5EEC31">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D57E42B">
            <w:pPr>
              <w:jc w:val="center"/>
              <w:rPr>
                <w:sz w:val="22"/>
                <w:szCs w:val="22"/>
              </w:rPr>
            </w:pPr>
            <w:r>
              <w:rPr>
                <w:kern w:val="0"/>
                <w:szCs w:val="21"/>
              </w:rPr>
              <w:t>否</w:t>
            </w:r>
          </w:p>
        </w:tc>
        <w:tc>
          <w:tcPr>
            <w:tcW w:w="1560" w:type="dxa"/>
            <w:noWrap w:val="0"/>
            <w:vAlign w:val="center"/>
          </w:tcPr>
          <w:p w14:paraId="3B0BBC5A">
            <w:pPr>
              <w:rPr>
                <w:sz w:val="22"/>
                <w:szCs w:val="22"/>
              </w:rPr>
            </w:pPr>
          </w:p>
        </w:tc>
      </w:tr>
      <w:tr w14:paraId="2C1531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80F58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54257AFB">
            <w:pPr>
              <w:rPr>
                <w:sz w:val="22"/>
                <w:szCs w:val="22"/>
              </w:rPr>
            </w:pPr>
            <w:r>
              <w:rPr>
                <w:sz w:val="22"/>
                <w:szCs w:val="22"/>
              </w:rPr>
              <w:t>sfzzfpbz</w:t>
            </w:r>
          </w:p>
        </w:tc>
        <w:tc>
          <w:tcPr>
            <w:tcW w:w="1843" w:type="dxa"/>
            <w:noWrap w:val="0"/>
            <w:vAlign w:val="center"/>
          </w:tcPr>
          <w:p w14:paraId="6BA37C40">
            <w:pPr>
              <w:rPr>
                <w:sz w:val="22"/>
                <w:szCs w:val="22"/>
              </w:rPr>
            </w:pPr>
            <w:r>
              <w:t>是否纸质发票标志</w:t>
            </w:r>
          </w:p>
        </w:tc>
        <w:tc>
          <w:tcPr>
            <w:tcW w:w="1276" w:type="dxa"/>
            <w:noWrap w:val="0"/>
            <w:vAlign w:val="center"/>
          </w:tcPr>
          <w:p w14:paraId="7E0F216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67279C">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4D75299B">
            <w:pPr>
              <w:jc w:val="center"/>
              <w:rPr>
                <w:sz w:val="22"/>
                <w:szCs w:val="22"/>
              </w:rPr>
            </w:pPr>
            <w:r>
              <w:rPr>
                <w:sz w:val="22"/>
                <w:szCs w:val="22"/>
              </w:rPr>
              <w:t>是</w:t>
            </w:r>
          </w:p>
        </w:tc>
        <w:tc>
          <w:tcPr>
            <w:tcW w:w="1560" w:type="dxa"/>
            <w:noWrap w:val="0"/>
            <w:vAlign w:val="center"/>
          </w:tcPr>
          <w:p w14:paraId="49FE3AA1">
            <w:pPr>
              <w:rPr>
                <w:sz w:val="22"/>
                <w:szCs w:val="22"/>
              </w:rPr>
            </w:pPr>
            <w:r>
              <w:rPr>
                <w:kern w:val="0"/>
                <w:szCs w:val="21"/>
              </w:rPr>
              <w:t>Y=纸质发票，N=电子发票</w:t>
            </w:r>
          </w:p>
        </w:tc>
      </w:tr>
      <w:tr w14:paraId="2798C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65035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3A29EFF7">
            <w:pPr>
              <w:rPr>
                <w:sz w:val="22"/>
                <w:szCs w:val="22"/>
              </w:rPr>
            </w:pPr>
            <w:r>
              <w:rPr>
                <w:sz w:val="22"/>
                <w:szCs w:val="22"/>
              </w:rPr>
              <w:t>lzkprq</w:t>
            </w:r>
          </w:p>
        </w:tc>
        <w:tc>
          <w:tcPr>
            <w:tcW w:w="1843" w:type="dxa"/>
            <w:noWrap w:val="0"/>
            <w:vAlign w:val="center"/>
          </w:tcPr>
          <w:p w14:paraId="38DB3F5F">
            <w:pPr>
              <w:rPr>
                <w:sz w:val="22"/>
                <w:szCs w:val="22"/>
              </w:rPr>
            </w:pPr>
            <w:r>
              <w:t>蓝字发票开票日期</w:t>
            </w:r>
          </w:p>
        </w:tc>
        <w:tc>
          <w:tcPr>
            <w:tcW w:w="1276" w:type="dxa"/>
            <w:noWrap w:val="0"/>
            <w:vAlign w:val="center"/>
          </w:tcPr>
          <w:p w14:paraId="1270D31B">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ED3780D">
            <w:pPr>
              <w:pStyle w:val="26"/>
              <w:adjustRightInd w:val="0"/>
              <w:snapToGrid w:val="0"/>
              <w:jc w:val="center"/>
              <w:rPr>
                <w:rFonts w:ascii="Times New Roman" w:hAnsi="Times New Roman"/>
                <w:sz w:val="22"/>
                <w:szCs w:val="22"/>
              </w:rPr>
            </w:pPr>
          </w:p>
        </w:tc>
        <w:tc>
          <w:tcPr>
            <w:tcW w:w="708" w:type="dxa"/>
            <w:noWrap w:val="0"/>
            <w:vAlign w:val="center"/>
          </w:tcPr>
          <w:p w14:paraId="06757BD2">
            <w:pPr>
              <w:jc w:val="center"/>
              <w:rPr>
                <w:sz w:val="22"/>
                <w:szCs w:val="22"/>
              </w:rPr>
            </w:pPr>
            <w:r>
              <w:rPr>
                <w:kern w:val="0"/>
                <w:szCs w:val="21"/>
              </w:rPr>
              <w:t>否</w:t>
            </w:r>
          </w:p>
        </w:tc>
        <w:tc>
          <w:tcPr>
            <w:tcW w:w="1560" w:type="dxa"/>
            <w:noWrap w:val="0"/>
            <w:vAlign w:val="center"/>
          </w:tcPr>
          <w:p w14:paraId="060FEE88">
            <w:pPr>
              <w:rPr>
                <w:sz w:val="22"/>
                <w:szCs w:val="22"/>
              </w:rPr>
            </w:pPr>
            <w:r>
              <w:rPr>
                <w:szCs w:val="21"/>
              </w:rPr>
              <w:t>yyyy-MM-dd HH:mm:ss</w:t>
            </w:r>
          </w:p>
        </w:tc>
      </w:tr>
      <w:tr w14:paraId="62224D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65737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44E4B2B3">
            <w:pPr>
              <w:rPr>
                <w:sz w:val="22"/>
                <w:szCs w:val="22"/>
              </w:rPr>
            </w:pPr>
            <w:r>
              <w:rPr>
                <w:sz w:val="22"/>
                <w:szCs w:val="22"/>
              </w:rPr>
              <w:t>lzhjje</w:t>
            </w:r>
          </w:p>
        </w:tc>
        <w:tc>
          <w:tcPr>
            <w:tcW w:w="1843" w:type="dxa"/>
            <w:noWrap w:val="0"/>
            <w:vAlign w:val="center"/>
          </w:tcPr>
          <w:p w14:paraId="54272A55">
            <w:pPr>
              <w:rPr>
                <w:sz w:val="22"/>
                <w:szCs w:val="22"/>
              </w:rPr>
            </w:pPr>
            <w:r>
              <w:t>蓝字发票合计金额</w:t>
            </w:r>
          </w:p>
        </w:tc>
        <w:tc>
          <w:tcPr>
            <w:tcW w:w="1276" w:type="dxa"/>
            <w:noWrap w:val="0"/>
            <w:vAlign w:val="center"/>
          </w:tcPr>
          <w:p w14:paraId="63F5BE5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2783F74">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0A03E79D">
            <w:pPr>
              <w:jc w:val="center"/>
              <w:rPr>
                <w:sz w:val="22"/>
                <w:szCs w:val="22"/>
              </w:rPr>
            </w:pPr>
            <w:r>
              <w:rPr>
                <w:kern w:val="0"/>
                <w:szCs w:val="21"/>
              </w:rPr>
              <w:t>否</w:t>
            </w:r>
          </w:p>
        </w:tc>
        <w:tc>
          <w:tcPr>
            <w:tcW w:w="1560" w:type="dxa"/>
            <w:noWrap w:val="0"/>
            <w:vAlign w:val="center"/>
          </w:tcPr>
          <w:p w14:paraId="6A5639DE">
            <w:pPr>
              <w:rPr>
                <w:sz w:val="22"/>
                <w:szCs w:val="22"/>
              </w:rPr>
            </w:pPr>
          </w:p>
        </w:tc>
      </w:tr>
      <w:tr w14:paraId="4F0B4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53E8A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4A2F02BA">
            <w:pPr>
              <w:rPr>
                <w:sz w:val="22"/>
                <w:szCs w:val="22"/>
              </w:rPr>
            </w:pPr>
            <w:r>
              <w:rPr>
                <w:sz w:val="22"/>
                <w:szCs w:val="22"/>
              </w:rPr>
              <w:t>lzhjse</w:t>
            </w:r>
          </w:p>
        </w:tc>
        <w:tc>
          <w:tcPr>
            <w:tcW w:w="1843" w:type="dxa"/>
            <w:noWrap w:val="0"/>
            <w:vAlign w:val="center"/>
          </w:tcPr>
          <w:p w14:paraId="5B054DFF">
            <w:pPr>
              <w:rPr>
                <w:sz w:val="22"/>
                <w:szCs w:val="22"/>
              </w:rPr>
            </w:pPr>
            <w:r>
              <w:t>蓝字发票合计税额</w:t>
            </w:r>
          </w:p>
        </w:tc>
        <w:tc>
          <w:tcPr>
            <w:tcW w:w="1276" w:type="dxa"/>
            <w:noWrap w:val="0"/>
            <w:vAlign w:val="center"/>
          </w:tcPr>
          <w:p w14:paraId="09ADF72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D2A5B4A">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47C9C703">
            <w:pPr>
              <w:jc w:val="center"/>
              <w:rPr>
                <w:sz w:val="22"/>
                <w:szCs w:val="22"/>
              </w:rPr>
            </w:pPr>
            <w:r>
              <w:rPr>
                <w:kern w:val="0"/>
                <w:szCs w:val="21"/>
              </w:rPr>
              <w:t>否</w:t>
            </w:r>
          </w:p>
        </w:tc>
        <w:tc>
          <w:tcPr>
            <w:tcW w:w="1560" w:type="dxa"/>
            <w:noWrap w:val="0"/>
            <w:vAlign w:val="center"/>
          </w:tcPr>
          <w:p w14:paraId="7C0B7C6F">
            <w:pPr>
              <w:rPr>
                <w:sz w:val="22"/>
                <w:szCs w:val="22"/>
              </w:rPr>
            </w:pPr>
          </w:p>
        </w:tc>
      </w:tr>
      <w:tr w14:paraId="55FFCD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C4C38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3E12552E">
            <w:pPr>
              <w:rPr>
                <w:sz w:val="22"/>
                <w:szCs w:val="22"/>
              </w:rPr>
            </w:pPr>
            <w:r>
              <w:rPr>
                <w:sz w:val="22"/>
                <w:szCs w:val="22"/>
              </w:rPr>
              <w:t>lzfppzDm</w:t>
            </w:r>
          </w:p>
        </w:tc>
        <w:tc>
          <w:tcPr>
            <w:tcW w:w="1843" w:type="dxa"/>
            <w:noWrap w:val="0"/>
            <w:vAlign w:val="center"/>
          </w:tcPr>
          <w:p w14:paraId="1FB382AD">
            <w:pPr>
              <w:rPr>
                <w:sz w:val="22"/>
                <w:szCs w:val="22"/>
              </w:rPr>
            </w:pPr>
            <w:r>
              <w:t>蓝字发票票种代码</w:t>
            </w:r>
          </w:p>
        </w:tc>
        <w:tc>
          <w:tcPr>
            <w:tcW w:w="1276" w:type="dxa"/>
            <w:noWrap w:val="0"/>
            <w:vAlign w:val="center"/>
          </w:tcPr>
          <w:p w14:paraId="2B65A8B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1CC8498">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7EA191CC">
            <w:pPr>
              <w:jc w:val="center"/>
              <w:rPr>
                <w:sz w:val="22"/>
                <w:szCs w:val="22"/>
              </w:rPr>
            </w:pPr>
            <w:r>
              <w:rPr>
                <w:kern w:val="0"/>
                <w:szCs w:val="21"/>
              </w:rPr>
              <w:t>否</w:t>
            </w:r>
          </w:p>
        </w:tc>
        <w:tc>
          <w:tcPr>
            <w:tcW w:w="1560" w:type="dxa"/>
            <w:noWrap w:val="0"/>
            <w:vAlign w:val="center"/>
          </w:tcPr>
          <w:p w14:paraId="47F24169">
            <w:pPr>
              <w:pStyle w:val="36"/>
              <w:jc w:val="both"/>
              <w:rPr>
                <w:szCs w:val="21"/>
              </w:rPr>
            </w:pPr>
            <w:r>
              <w:rPr>
                <w:szCs w:val="21"/>
              </w:rPr>
              <w:t>01:</w:t>
            </w:r>
            <w:r>
              <w:t xml:space="preserve"> </w:t>
            </w:r>
            <w:r>
              <w:rPr>
                <w:szCs w:val="21"/>
              </w:rPr>
              <w:t>增值税专用发票</w:t>
            </w:r>
          </w:p>
          <w:p w14:paraId="6C2564A0">
            <w:pPr>
              <w:pStyle w:val="36"/>
              <w:jc w:val="both"/>
              <w:rPr>
                <w:szCs w:val="21"/>
              </w:rPr>
            </w:pPr>
            <w:r>
              <w:rPr>
                <w:szCs w:val="21"/>
              </w:rPr>
              <w:t>02:</w:t>
            </w:r>
            <w:r>
              <w:t xml:space="preserve"> </w:t>
            </w:r>
            <w:r>
              <w:rPr>
                <w:szCs w:val="21"/>
              </w:rPr>
              <w:t>普通发票</w:t>
            </w:r>
          </w:p>
          <w:p w14:paraId="12024E06">
            <w:pPr>
              <w:pStyle w:val="36"/>
              <w:jc w:val="both"/>
              <w:rPr>
                <w:szCs w:val="21"/>
              </w:rPr>
            </w:pPr>
            <w:r>
              <w:rPr>
                <w:szCs w:val="21"/>
              </w:rPr>
              <w:t>03:</w:t>
            </w:r>
            <w:r>
              <w:t xml:space="preserve"> </w:t>
            </w:r>
            <w:r>
              <w:rPr>
                <w:szCs w:val="21"/>
              </w:rPr>
              <w:t>机动车统一销售发票</w:t>
            </w:r>
          </w:p>
          <w:p w14:paraId="6C32881B">
            <w:pPr>
              <w:rPr>
                <w:sz w:val="22"/>
                <w:szCs w:val="22"/>
              </w:rPr>
            </w:pPr>
            <w:r>
              <w:rPr>
                <w:szCs w:val="21"/>
              </w:rPr>
              <w:t>04:</w:t>
            </w:r>
            <w:r>
              <w:t xml:space="preserve"> </w:t>
            </w:r>
            <w:r>
              <w:rPr>
                <w:szCs w:val="21"/>
              </w:rPr>
              <w:t>二手车统一销售发票</w:t>
            </w:r>
          </w:p>
        </w:tc>
      </w:tr>
      <w:tr w14:paraId="0F0140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EDAB7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1E69CC7">
            <w:pPr>
              <w:rPr>
                <w:sz w:val="22"/>
                <w:szCs w:val="22"/>
              </w:rPr>
            </w:pPr>
            <w:r>
              <w:rPr>
                <w:sz w:val="22"/>
                <w:szCs w:val="22"/>
              </w:rPr>
              <w:t>lzfpTdyslxDm</w:t>
            </w:r>
          </w:p>
        </w:tc>
        <w:tc>
          <w:tcPr>
            <w:tcW w:w="1843" w:type="dxa"/>
            <w:noWrap w:val="0"/>
            <w:vAlign w:val="center"/>
          </w:tcPr>
          <w:p w14:paraId="35AC0BE3">
            <w:pPr>
              <w:rPr>
                <w:sz w:val="22"/>
                <w:szCs w:val="22"/>
              </w:rPr>
            </w:pPr>
            <w:r>
              <w:t>蓝字发票特定要素类型代码</w:t>
            </w:r>
          </w:p>
        </w:tc>
        <w:tc>
          <w:tcPr>
            <w:tcW w:w="1276" w:type="dxa"/>
            <w:noWrap w:val="0"/>
            <w:vAlign w:val="center"/>
          </w:tcPr>
          <w:p w14:paraId="299F1BA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DA29207">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21DE7C0">
            <w:pPr>
              <w:jc w:val="center"/>
              <w:rPr>
                <w:sz w:val="22"/>
                <w:szCs w:val="22"/>
              </w:rPr>
            </w:pPr>
            <w:r>
              <w:rPr>
                <w:kern w:val="0"/>
                <w:szCs w:val="21"/>
              </w:rPr>
              <w:t>是</w:t>
            </w:r>
          </w:p>
        </w:tc>
        <w:tc>
          <w:tcPr>
            <w:tcW w:w="1560" w:type="dxa"/>
            <w:noWrap w:val="0"/>
            <w:vAlign w:val="center"/>
          </w:tcPr>
          <w:p w14:paraId="433C30BD">
            <w:pPr>
              <w:pStyle w:val="36"/>
              <w:jc w:val="both"/>
            </w:pPr>
            <w:r>
              <w:rPr>
                <w:szCs w:val="21"/>
              </w:rPr>
              <w:t>04：货物运输服务发票</w:t>
            </w:r>
          </w:p>
        </w:tc>
      </w:tr>
      <w:tr w14:paraId="19A67B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F5F9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0904C721">
            <w:pPr>
              <w:rPr>
                <w:sz w:val="22"/>
                <w:szCs w:val="22"/>
              </w:rPr>
            </w:pPr>
            <w:r>
              <w:rPr>
                <w:sz w:val="22"/>
                <w:szCs w:val="22"/>
              </w:rPr>
              <w:t>hzcxje</w:t>
            </w:r>
          </w:p>
        </w:tc>
        <w:tc>
          <w:tcPr>
            <w:tcW w:w="1843" w:type="dxa"/>
            <w:noWrap w:val="0"/>
            <w:vAlign w:val="center"/>
          </w:tcPr>
          <w:p w14:paraId="08813466">
            <w:r>
              <w:t>红字冲销金额</w:t>
            </w:r>
          </w:p>
        </w:tc>
        <w:tc>
          <w:tcPr>
            <w:tcW w:w="1276" w:type="dxa"/>
            <w:noWrap w:val="0"/>
            <w:vAlign w:val="center"/>
          </w:tcPr>
          <w:p w14:paraId="4900143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033CEB0">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00385CC">
            <w:pPr>
              <w:jc w:val="center"/>
              <w:rPr>
                <w:sz w:val="22"/>
                <w:szCs w:val="22"/>
              </w:rPr>
            </w:pPr>
            <w:r>
              <w:rPr>
                <w:sz w:val="22"/>
                <w:szCs w:val="22"/>
              </w:rPr>
              <w:t>是</w:t>
            </w:r>
          </w:p>
        </w:tc>
        <w:tc>
          <w:tcPr>
            <w:tcW w:w="1560" w:type="dxa"/>
            <w:noWrap w:val="0"/>
            <w:vAlign w:val="center"/>
          </w:tcPr>
          <w:p w14:paraId="175D5236">
            <w:pPr>
              <w:rPr>
                <w:sz w:val="22"/>
                <w:szCs w:val="22"/>
              </w:rPr>
            </w:pPr>
          </w:p>
        </w:tc>
      </w:tr>
      <w:tr w14:paraId="49CE8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1EB6A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68245493">
            <w:pPr>
              <w:rPr>
                <w:sz w:val="22"/>
                <w:szCs w:val="22"/>
              </w:rPr>
            </w:pPr>
            <w:r>
              <w:rPr>
                <w:sz w:val="22"/>
                <w:szCs w:val="22"/>
              </w:rPr>
              <w:t>hzcxse</w:t>
            </w:r>
          </w:p>
        </w:tc>
        <w:tc>
          <w:tcPr>
            <w:tcW w:w="1843" w:type="dxa"/>
            <w:noWrap w:val="0"/>
            <w:vAlign w:val="center"/>
          </w:tcPr>
          <w:p w14:paraId="3AC2000C">
            <w:r>
              <w:t>红字冲销税额</w:t>
            </w:r>
          </w:p>
        </w:tc>
        <w:tc>
          <w:tcPr>
            <w:tcW w:w="1276" w:type="dxa"/>
            <w:noWrap w:val="0"/>
            <w:vAlign w:val="center"/>
          </w:tcPr>
          <w:p w14:paraId="796A100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296660E">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435FEDA8">
            <w:pPr>
              <w:jc w:val="center"/>
              <w:rPr>
                <w:sz w:val="22"/>
                <w:szCs w:val="22"/>
              </w:rPr>
            </w:pPr>
            <w:r>
              <w:rPr>
                <w:sz w:val="22"/>
                <w:szCs w:val="22"/>
              </w:rPr>
              <w:t>是</w:t>
            </w:r>
          </w:p>
        </w:tc>
        <w:tc>
          <w:tcPr>
            <w:tcW w:w="1560" w:type="dxa"/>
            <w:noWrap w:val="0"/>
            <w:vAlign w:val="center"/>
          </w:tcPr>
          <w:p w14:paraId="27A6F932">
            <w:pPr>
              <w:rPr>
                <w:sz w:val="22"/>
                <w:szCs w:val="22"/>
              </w:rPr>
            </w:pPr>
          </w:p>
        </w:tc>
      </w:tr>
      <w:tr w14:paraId="43DAC7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DD26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4556A4E9">
            <w:pPr>
              <w:rPr>
                <w:sz w:val="22"/>
                <w:szCs w:val="22"/>
              </w:rPr>
            </w:pPr>
            <w:r>
              <w:rPr>
                <w:kern w:val="0"/>
                <w:szCs w:val="21"/>
              </w:rPr>
              <w:t>hzqrdmxsl</w:t>
            </w:r>
          </w:p>
        </w:tc>
        <w:tc>
          <w:tcPr>
            <w:tcW w:w="1843" w:type="dxa"/>
            <w:noWrap w:val="0"/>
            <w:vAlign w:val="center"/>
          </w:tcPr>
          <w:p w14:paraId="2640C43B">
            <w:r>
              <w:rPr>
                <w:szCs w:val="21"/>
              </w:rPr>
              <w:t>红字确认单明细数量</w:t>
            </w:r>
          </w:p>
        </w:tc>
        <w:tc>
          <w:tcPr>
            <w:tcW w:w="1276" w:type="dxa"/>
            <w:noWrap w:val="0"/>
            <w:vAlign w:val="center"/>
          </w:tcPr>
          <w:p w14:paraId="787B8516">
            <w:pPr>
              <w:pStyle w:val="26"/>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1BE6E743">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6373A8B9">
            <w:pPr>
              <w:jc w:val="center"/>
              <w:rPr>
                <w:sz w:val="22"/>
                <w:szCs w:val="22"/>
              </w:rPr>
            </w:pPr>
            <w:r>
              <w:rPr>
                <w:sz w:val="22"/>
                <w:szCs w:val="22"/>
              </w:rPr>
              <w:t>是</w:t>
            </w:r>
          </w:p>
        </w:tc>
        <w:tc>
          <w:tcPr>
            <w:tcW w:w="1560" w:type="dxa"/>
            <w:noWrap w:val="0"/>
            <w:vAlign w:val="center"/>
          </w:tcPr>
          <w:p w14:paraId="048A8B43">
            <w:pPr>
              <w:pStyle w:val="36"/>
              <w:rPr>
                <w:szCs w:val="21"/>
              </w:rPr>
            </w:pPr>
          </w:p>
        </w:tc>
      </w:tr>
      <w:tr w14:paraId="1EAC3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F1EAC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12B66D28">
            <w:pPr>
              <w:rPr>
                <w:sz w:val="22"/>
                <w:szCs w:val="22"/>
              </w:rPr>
            </w:pPr>
            <w:r>
              <w:rPr>
                <w:sz w:val="22"/>
                <w:szCs w:val="22"/>
              </w:rPr>
              <w:t>chyyDm</w:t>
            </w:r>
          </w:p>
        </w:tc>
        <w:tc>
          <w:tcPr>
            <w:tcW w:w="1843" w:type="dxa"/>
            <w:noWrap w:val="0"/>
            <w:vAlign w:val="center"/>
          </w:tcPr>
          <w:p w14:paraId="0D5474B6">
            <w:r>
              <w:t>红字发票冲红原因代码</w:t>
            </w:r>
          </w:p>
        </w:tc>
        <w:tc>
          <w:tcPr>
            <w:tcW w:w="1276" w:type="dxa"/>
            <w:noWrap w:val="0"/>
            <w:vAlign w:val="center"/>
          </w:tcPr>
          <w:p w14:paraId="24D5F5F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4375431">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27F276FA">
            <w:pPr>
              <w:jc w:val="center"/>
              <w:rPr>
                <w:sz w:val="22"/>
                <w:szCs w:val="22"/>
              </w:rPr>
            </w:pPr>
            <w:r>
              <w:rPr>
                <w:sz w:val="22"/>
                <w:szCs w:val="22"/>
              </w:rPr>
              <w:t>是</w:t>
            </w:r>
          </w:p>
        </w:tc>
        <w:tc>
          <w:tcPr>
            <w:tcW w:w="1560" w:type="dxa"/>
            <w:noWrap w:val="0"/>
            <w:vAlign w:val="center"/>
          </w:tcPr>
          <w:p w14:paraId="1D3FAAEC">
            <w:pPr>
              <w:pStyle w:val="36"/>
              <w:jc w:val="both"/>
              <w:rPr>
                <w:szCs w:val="21"/>
              </w:rPr>
            </w:pPr>
            <w:r>
              <w:rPr>
                <w:szCs w:val="21"/>
              </w:rPr>
              <w:t>01：开票有误</w:t>
            </w:r>
          </w:p>
          <w:p w14:paraId="5BF04336">
            <w:pPr>
              <w:pStyle w:val="36"/>
              <w:jc w:val="both"/>
              <w:rPr>
                <w:szCs w:val="21"/>
              </w:rPr>
            </w:pPr>
            <w:r>
              <w:rPr>
                <w:szCs w:val="21"/>
              </w:rPr>
              <w:t>02：销货退回</w:t>
            </w:r>
          </w:p>
          <w:p w14:paraId="5583DB47">
            <w:pPr>
              <w:pStyle w:val="36"/>
              <w:jc w:val="both"/>
              <w:rPr>
                <w:szCs w:val="21"/>
              </w:rPr>
            </w:pPr>
            <w:r>
              <w:rPr>
                <w:szCs w:val="21"/>
              </w:rPr>
              <w:t>03：服务中止</w:t>
            </w:r>
          </w:p>
          <w:p w14:paraId="5D3382FA">
            <w:pPr>
              <w:rPr>
                <w:sz w:val="22"/>
                <w:szCs w:val="22"/>
              </w:rPr>
            </w:pPr>
            <w:r>
              <w:rPr>
                <w:kern w:val="0"/>
                <w:szCs w:val="21"/>
              </w:rPr>
              <w:t>04：销售折让</w:t>
            </w:r>
          </w:p>
        </w:tc>
      </w:tr>
      <w:tr w14:paraId="6EAE7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C1F3F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6BB6F891">
            <w:pPr>
              <w:rPr>
                <w:sz w:val="22"/>
                <w:szCs w:val="22"/>
              </w:rPr>
            </w:pPr>
            <w:r>
              <w:rPr>
                <w:sz w:val="22"/>
                <w:szCs w:val="22"/>
              </w:rPr>
              <w:t>hzqrxxztDm</w:t>
            </w:r>
          </w:p>
        </w:tc>
        <w:tc>
          <w:tcPr>
            <w:tcW w:w="1843" w:type="dxa"/>
            <w:noWrap w:val="0"/>
            <w:vAlign w:val="center"/>
          </w:tcPr>
          <w:p w14:paraId="5F8B7417">
            <w:r>
              <w:t>红字确认信息状态代码</w:t>
            </w:r>
          </w:p>
        </w:tc>
        <w:tc>
          <w:tcPr>
            <w:tcW w:w="1276" w:type="dxa"/>
            <w:noWrap w:val="0"/>
            <w:vAlign w:val="center"/>
          </w:tcPr>
          <w:p w14:paraId="6EA35BA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F16AD72">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67F49EE8">
            <w:pPr>
              <w:jc w:val="center"/>
              <w:rPr>
                <w:sz w:val="22"/>
                <w:szCs w:val="22"/>
              </w:rPr>
            </w:pPr>
            <w:r>
              <w:rPr>
                <w:sz w:val="22"/>
                <w:szCs w:val="22"/>
              </w:rPr>
              <w:t>是</w:t>
            </w:r>
          </w:p>
        </w:tc>
        <w:tc>
          <w:tcPr>
            <w:tcW w:w="1560" w:type="dxa"/>
            <w:noWrap w:val="0"/>
            <w:vAlign w:val="center"/>
          </w:tcPr>
          <w:p w14:paraId="1C7E5575">
            <w:pPr>
              <w:rPr>
                <w:sz w:val="22"/>
                <w:szCs w:val="22"/>
              </w:rPr>
            </w:pPr>
          </w:p>
        </w:tc>
      </w:tr>
      <w:tr w14:paraId="6352D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2D27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27D6EC71">
            <w:pPr>
              <w:rPr>
                <w:sz w:val="22"/>
                <w:szCs w:val="22"/>
              </w:rPr>
            </w:pPr>
            <w:r>
              <w:rPr>
                <w:sz w:val="22"/>
                <w:szCs w:val="22"/>
              </w:rPr>
              <w:t>qrrq</w:t>
            </w:r>
          </w:p>
        </w:tc>
        <w:tc>
          <w:tcPr>
            <w:tcW w:w="1843" w:type="dxa"/>
            <w:noWrap w:val="0"/>
            <w:vAlign w:val="center"/>
          </w:tcPr>
          <w:p w14:paraId="6D89261D">
            <w:r>
              <w:t>确认日期</w:t>
            </w:r>
          </w:p>
        </w:tc>
        <w:tc>
          <w:tcPr>
            <w:tcW w:w="1276" w:type="dxa"/>
            <w:noWrap w:val="0"/>
            <w:vAlign w:val="center"/>
          </w:tcPr>
          <w:p w14:paraId="05201CE4">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5393FC5">
            <w:pPr>
              <w:pStyle w:val="26"/>
              <w:adjustRightInd w:val="0"/>
              <w:snapToGrid w:val="0"/>
              <w:jc w:val="center"/>
              <w:rPr>
                <w:rFonts w:ascii="Times New Roman" w:hAnsi="Times New Roman"/>
                <w:sz w:val="22"/>
                <w:szCs w:val="22"/>
              </w:rPr>
            </w:pPr>
          </w:p>
        </w:tc>
        <w:tc>
          <w:tcPr>
            <w:tcW w:w="708" w:type="dxa"/>
            <w:noWrap w:val="0"/>
            <w:vAlign w:val="center"/>
          </w:tcPr>
          <w:p w14:paraId="1134F5FB">
            <w:pPr>
              <w:jc w:val="center"/>
              <w:rPr>
                <w:sz w:val="22"/>
                <w:szCs w:val="22"/>
              </w:rPr>
            </w:pPr>
            <w:r>
              <w:rPr>
                <w:kern w:val="0"/>
                <w:szCs w:val="21"/>
              </w:rPr>
              <w:t>否</w:t>
            </w:r>
          </w:p>
        </w:tc>
        <w:tc>
          <w:tcPr>
            <w:tcW w:w="1560" w:type="dxa"/>
            <w:noWrap w:val="0"/>
            <w:vAlign w:val="center"/>
          </w:tcPr>
          <w:p w14:paraId="386F8EF0">
            <w:pPr>
              <w:rPr>
                <w:sz w:val="22"/>
                <w:szCs w:val="22"/>
              </w:rPr>
            </w:pPr>
            <w:r>
              <w:rPr>
                <w:kern w:val="0"/>
                <w:szCs w:val="21"/>
                <w:lang w:bidi="ar"/>
              </w:rPr>
              <w:t>yyyy-MM-dd HH:mm:ss</w:t>
            </w:r>
          </w:p>
        </w:tc>
      </w:tr>
      <w:tr w14:paraId="27E1D0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4F4FD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25356878">
            <w:pPr>
              <w:rPr>
                <w:sz w:val="22"/>
                <w:szCs w:val="22"/>
              </w:rPr>
            </w:pPr>
            <w:r>
              <w:rPr>
                <w:sz w:val="22"/>
                <w:szCs w:val="22"/>
              </w:rPr>
              <w:t>ykjhzfpbz</w:t>
            </w:r>
          </w:p>
        </w:tc>
        <w:tc>
          <w:tcPr>
            <w:tcW w:w="1843" w:type="dxa"/>
            <w:noWrap w:val="0"/>
            <w:vAlign w:val="center"/>
          </w:tcPr>
          <w:p w14:paraId="5A669FC3">
            <w:r>
              <w:t>已开具红字发票标志</w:t>
            </w:r>
          </w:p>
        </w:tc>
        <w:tc>
          <w:tcPr>
            <w:tcW w:w="1276" w:type="dxa"/>
            <w:noWrap w:val="0"/>
            <w:vAlign w:val="center"/>
          </w:tcPr>
          <w:p w14:paraId="4154B6E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B8206A">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49481E4">
            <w:pPr>
              <w:jc w:val="center"/>
              <w:rPr>
                <w:sz w:val="22"/>
                <w:szCs w:val="22"/>
              </w:rPr>
            </w:pPr>
            <w:r>
              <w:rPr>
                <w:kern w:val="0"/>
                <w:szCs w:val="21"/>
              </w:rPr>
              <w:t>否</w:t>
            </w:r>
          </w:p>
        </w:tc>
        <w:tc>
          <w:tcPr>
            <w:tcW w:w="1560" w:type="dxa"/>
            <w:noWrap w:val="0"/>
            <w:vAlign w:val="center"/>
          </w:tcPr>
          <w:p w14:paraId="6A9B3FD6">
            <w:pPr>
              <w:widowControl/>
              <w:rPr>
                <w:kern w:val="0"/>
                <w:szCs w:val="21"/>
                <w:lang w:bidi="ar"/>
              </w:rPr>
            </w:pPr>
            <w:r>
              <w:rPr>
                <w:kern w:val="0"/>
                <w:szCs w:val="21"/>
                <w:lang w:bidi="ar"/>
              </w:rPr>
              <w:t>Y：已开具</w:t>
            </w:r>
          </w:p>
          <w:p w14:paraId="2AC90EA2">
            <w:pPr>
              <w:rPr>
                <w:sz w:val="22"/>
                <w:szCs w:val="22"/>
              </w:rPr>
            </w:pPr>
            <w:r>
              <w:rPr>
                <w:szCs w:val="21"/>
                <w:lang w:bidi="ar"/>
              </w:rPr>
              <w:t>N：未开具</w:t>
            </w:r>
          </w:p>
        </w:tc>
      </w:tr>
      <w:tr w14:paraId="43E2F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F72242">
            <w:pPr>
              <w:keepNext w:val="0"/>
              <w:keepLines w:val="0"/>
              <w:widowControl/>
              <w:suppressLineNumbers w:val="0"/>
              <w:jc w:val="left"/>
              <w:textAlignment w:val="center"/>
              <w:rPr>
                <w:rFonts w:hint="default"/>
                <w:szCs w:val="21"/>
                <w:lang w:val="en-US"/>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3FB4F8A7">
            <w:pPr>
              <w:rPr>
                <w:sz w:val="22"/>
                <w:szCs w:val="22"/>
              </w:rPr>
            </w:pPr>
            <w:r>
              <w:rPr>
                <w:sz w:val="22"/>
                <w:szCs w:val="22"/>
              </w:rPr>
              <w:t>hzfphm</w:t>
            </w:r>
          </w:p>
        </w:tc>
        <w:tc>
          <w:tcPr>
            <w:tcW w:w="1843" w:type="dxa"/>
            <w:noWrap w:val="0"/>
            <w:vAlign w:val="center"/>
          </w:tcPr>
          <w:p w14:paraId="4E380F87">
            <w:r>
              <w:t>红字发票号码</w:t>
            </w:r>
          </w:p>
        </w:tc>
        <w:tc>
          <w:tcPr>
            <w:tcW w:w="1276" w:type="dxa"/>
            <w:noWrap w:val="0"/>
            <w:vAlign w:val="center"/>
          </w:tcPr>
          <w:p w14:paraId="0471D80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EA378E">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20BBC734">
            <w:pPr>
              <w:jc w:val="center"/>
              <w:rPr>
                <w:sz w:val="22"/>
                <w:szCs w:val="22"/>
              </w:rPr>
            </w:pPr>
            <w:r>
              <w:rPr>
                <w:kern w:val="0"/>
                <w:szCs w:val="21"/>
              </w:rPr>
              <w:t>否</w:t>
            </w:r>
          </w:p>
        </w:tc>
        <w:tc>
          <w:tcPr>
            <w:tcW w:w="1560" w:type="dxa"/>
            <w:noWrap w:val="0"/>
            <w:vAlign w:val="center"/>
          </w:tcPr>
          <w:p w14:paraId="06F428FD">
            <w:pPr>
              <w:rPr>
                <w:sz w:val="22"/>
                <w:szCs w:val="22"/>
              </w:rPr>
            </w:pPr>
          </w:p>
        </w:tc>
      </w:tr>
      <w:tr w14:paraId="687B7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25B9B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4D9AF84F">
            <w:pPr>
              <w:rPr>
                <w:sz w:val="22"/>
                <w:szCs w:val="22"/>
              </w:rPr>
            </w:pPr>
            <w:r>
              <w:rPr>
                <w:sz w:val="22"/>
                <w:szCs w:val="22"/>
              </w:rPr>
              <w:t>hzkprq</w:t>
            </w:r>
          </w:p>
        </w:tc>
        <w:tc>
          <w:tcPr>
            <w:tcW w:w="1843" w:type="dxa"/>
            <w:noWrap w:val="0"/>
            <w:vAlign w:val="center"/>
          </w:tcPr>
          <w:p w14:paraId="0EE6F0CD">
            <w:r>
              <w:t>红字开票日期</w:t>
            </w:r>
          </w:p>
        </w:tc>
        <w:tc>
          <w:tcPr>
            <w:tcW w:w="1276" w:type="dxa"/>
            <w:noWrap w:val="0"/>
            <w:vAlign w:val="center"/>
          </w:tcPr>
          <w:p w14:paraId="68CC20C4">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B7E0D88">
            <w:pPr>
              <w:pStyle w:val="26"/>
              <w:adjustRightInd w:val="0"/>
              <w:snapToGrid w:val="0"/>
              <w:jc w:val="center"/>
              <w:rPr>
                <w:rFonts w:ascii="Times New Roman" w:hAnsi="Times New Roman"/>
                <w:sz w:val="22"/>
                <w:szCs w:val="22"/>
              </w:rPr>
            </w:pPr>
          </w:p>
        </w:tc>
        <w:tc>
          <w:tcPr>
            <w:tcW w:w="708" w:type="dxa"/>
            <w:noWrap w:val="0"/>
            <w:vAlign w:val="center"/>
          </w:tcPr>
          <w:p w14:paraId="6B867A6B">
            <w:pPr>
              <w:jc w:val="center"/>
              <w:rPr>
                <w:sz w:val="22"/>
                <w:szCs w:val="22"/>
              </w:rPr>
            </w:pPr>
            <w:r>
              <w:rPr>
                <w:sz w:val="22"/>
                <w:szCs w:val="22"/>
              </w:rPr>
              <w:t>否</w:t>
            </w:r>
          </w:p>
        </w:tc>
        <w:tc>
          <w:tcPr>
            <w:tcW w:w="1560" w:type="dxa"/>
            <w:noWrap w:val="0"/>
            <w:vAlign w:val="center"/>
          </w:tcPr>
          <w:p w14:paraId="7E33A49E">
            <w:pPr>
              <w:rPr>
                <w:sz w:val="22"/>
                <w:szCs w:val="22"/>
              </w:rPr>
            </w:pPr>
            <w:r>
              <w:rPr>
                <w:kern w:val="0"/>
                <w:szCs w:val="21"/>
                <w:lang w:bidi="ar"/>
              </w:rPr>
              <w:t>yyyy-MM-dd HH:mm:ss</w:t>
            </w:r>
          </w:p>
        </w:tc>
      </w:tr>
      <w:tr w14:paraId="3C18E0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14C05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0D24E042">
            <w:pPr>
              <w:rPr>
                <w:sz w:val="22"/>
                <w:szCs w:val="22"/>
              </w:rPr>
            </w:pPr>
            <w:r>
              <w:rPr>
                <w:sz w:val="22"/>
                <w:szCs w:val="22"/>
              </w:rPr>
              <w:t>yxbz</w:t>
            </w:r>
          </w:p>
        </w:tc>
        <w:tc>
          <w:tcPr>
            <w:tcW w:w="1843" w:type="dxa"/>
            <w:noWrap w:val="0"/>
            <w:vAlign w:val="center"/>
          </w:tcPr>
          <w:p w14:paraId="3CEC5F0D">
            <w:r>
              <w:t>有效标志</w:t>
            </w:r>
          </w:p>
        </w:tc>
        <w:tc>
          <w:tcPr>
            <w:tcW w:w="1276" w:type="dxa"/>
            <w:noWrap w:val="0"/>
            <w:vAlign w:val="center"/>
          </w:tcPr>
          <w:p w14:paraId="282344A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8506E96">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5E4D2969">
            <w:pPr>
              <w:jc w:val="center"/>
              <w:rPr>
                <w:sz w:val="22"/>
                <w:szCs w:val="22"/>
              </w:rPr>
            </w:pPr>
            <w:r>
              <w:rPr>
                <w:sz w:val="22"/>
                <w:szCs w:val="22"/>
              </w:rPr>
              <w:t>是</w:t>
            </w:r>
          </w:p>
        </w:tc>
        <w:tc>
          <w:tcPr>
            <w:tcW w:w="1560" w:type="dxa"/>
            <w:noWrap w:val="0"/>
            <w:vAlign w:val="center"/>
          </w:tcPr>
          <w:p w14:paraId="369C4F82">
            <w:pPr>
              <w:widowControl/>
              <w:rPr>
                <w:kern w:val="0"/>
                <w:szCs w:val="21"/>
                <w:lang w:bidi="ar"/>
              </w:rPr>
            </w:pPr>
            <w:r>
              <w:rPr>
                <w:kern w:val="0"/>
                <w:szCs w:val="21"/>
                <w:lang w:bidi="ar"/>
              </w:rPr>
              <w:t>Y：有效</w:t>
            </w:r>
          </w:p>
          <w:p w14:paraId="16B9CCC9">
            <w:pPr>
              <w:rPr>
                <w:sz w:val="22"/>
                <w:szCs w:val="22"/>
              </w:rPr>
            </w:pPr>
            <w:r>
              <w:rPr>
                <w:kern w:val="0"/>
                <w:szCs w:val="21"/>
                <w:lang w:bidi="ar"/>
              </w:rPr>
              <w:t>N：无效</w:t>
            </w:r>
          </w:p>
        </w:tc>
      </w:tr>
      <w:tr w14:paraId="32AD4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18112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2D9C0186">
            <w:pPr>
              <w:rPr>
                <w:sz w:val="22"/>
                <w:szCs w:val="22"/>
              </w:rPr>
            </w:pPr>
            <w:r>
              <w:rPr>
                <w:szCs w:val="21"/>
              </w:rPr>
              <w:t>lrrq</w:t>
            </w:r>
          </w:p>
        </w:tc>
        <w:tc>
          <w:tcPr>
            <w:tcW w:w="1843" w:type="dxa"/>
            <w:noWrap w:val="0"/>
            <w:vAlign w:val="center"/>
          </w:tcPr>
          <w:p w14:paraId="22A312C2">
            <w:r>
              <w:rPr>
                <w:szCs w:val="21"/>
              </w:rPr>
              <w:t>录入日期</w:t>
            </w:r>
          </w:p>
        </w:tc>
        <w:tc>
          <w:tcPr>
            <w:tcW w:w="1276" w:type="dxa"/>
            <w:noWrap w:val="0"/>
            <w:vAlign w:val="center"/>
          </w:tcPr>
          <w:p w14:paraId="28797D21">
            <w:pPr>
              <w:rPr>
                <w:sz w:val="22"/>
                <w:szCs w:val="22"/>
              </w:rPr>
            </w:pPr>
            <w:r>
              <w:rPr>
                <w:sz w:val="22"/>
                <w:szCs w:val="22"/>
              </w:rPr>
              <w:t>datetime</w:t>
            </w:r>
          </w:p>
        </w:tc>
        <w:tc>
          <w:tcPr>
            <w:tcW w:w="709" w:type="dxa"/>
            <w:noWrap w:val="0"/>
            <w:vAlign w:val="top"/>
          </w:tcPr>
          <w:p w14:paraId="6771C1AE"/>
        </w:tc>
        <w:tc>
          <w:tcPr>
            <w:tcW w:w="708" w:type="dxa"/>
            <w:noWrap w:val="0"/>
            <w:vAlign w:val="center"/>
          </w:tcPr>
          <w:p w14:paraId="5E075896">
            <w:pPr>
              <w:jc w:val="center"/>
              <w:rPr>
                <w:sz w:val="22"/>
                <w:szCs w:val="22"/>
              </w:rPr>
            </w:pPr>
            <w:r>
              <w:rPr>
                <w:szCs w:val="21"/>
              </w:rPr>
              <w:t>是</w:t>
            </w:r>
          </w:p>
        </w:tc>
        <w:tc>
          <w:tcPr>
            <w:tcW w:w="1560" w:type="dxa"/>
            <w:noWrap w:val="0"/>
            <w:vAlign w:val="center"/>
          </w:tcPr>
          <w:p w14:paraId="0403859B">
            <w:pPr>
              <w:rPr>
                <w:kern w:val="0"/>
                <w:szCs w:val="21"/>
                <w:lang w:bidi="ar"/>
              </w:rPr>
            </w:pPr>
            <w:r>
              <w:rPr>
                <w:sz w:val="22"/>
                <w:szCs w:val="22"/>
              </w:rPr>
              <w:t>yyyy-MM-dd HH:mm:ss</w:t>
            </w:r>
          </w:p>
        </w:tc>
      </w:tr>
    </w:tbl>
    <w:p w14:paraId="0CEB0514">
      <w:pPr>
        <w:pStyle w:val="6"/>
        <w:rPr>
          <w:rFonts w:ascii="Times New Roman" w:hAnsi="Times New Roman"/>
        </w:rPr>
      </w:pPr>
      <w:bookmarkStart w:id="413" w:name="_Toc25718"/>
      <w:bookmarkStart w:id="414" w:name="_Toc30516"/>
      <w:r>
        <w:rPr>
          <w:rFonts w:ascii="Times New Roman" w:hAnsi="Times New Roman"/>
        </w:rPr>
        <w:t>13.6返回报文示例</w:t>
      </w:r>
      <w:bookmarkEnd w:id="413"/>
      <w:bookmarkEnd w:id="414"/>
    </w:p>
    <w:p w14:paraId="56FC2C5B">
      <w:pPr>
        <w:pStyle w:val="5"/>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2E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08D89E">
            <w:pPr>
              <w:pStyle w:val="5"/>
              <w:bidi w:val="0"/>
            </w:pPr>
            <w:r>
              <w:t>{</w:t>
            </w:r>
          </w:p>
          <w:p w14:paraId="5AD7A3E7">
            <w:pPr>
              <w:pStyle w:val="5"/>
              <w:bidi w:val="0"/>
            </w:pPr>
            <w:r>
              <w:tab/>
            </w:r>
            <w:r>
              <w:t>"Response": {</w:t>
            </w:r>
          </w:p>
          <w:p w14:paraId="43A93AA4">
            <w:pPr>
              <w:pStyle w:val="5"/>
              <w:bidi w:val="0"/>
            </w:pPr>
            <w:r>
              <w:tab/>
            </w:r>
            <w:r>
              <w:tab/>
            </w:r>
            <w:r>
              <w:t>"RequestId": "16位随机数字和字母组合",</w:t>
            </w:r>
          </w:p>
          <w:p w14:paraId="30B3C967">
            <w:pPr>
              <w:pStyle w:val="5"/>
              <w:bidi w:val="0"/>
            </w:pPr>
            <w:r>
              <w:tab/>
            </w:r>
            <w:r>
              <w:tab/>
            </w:r>
            <w:r>
              <w:t>"Data": {</w:t>
            </w:r>
          </w:p>
          <w:p w14:paraId="3B102569">
            <w:pPr>
              <w:pStyle w:val="5"/>
              <w:bidi w:val="0"/>
            </w:pPr>
            <w:r>
              <w:tab/>
            </w:r>
            <w:r>
              <w:tab/>
            </w:r>
            <w:r>
              <w:tab/>
            </w:r>
            <w:r>
              <w:t>"returncode": "00",</w:t>
            </w:r>
          </w:p>
          <w:p w14:paraId="62C3E865">
            <w:pPr>
              <w:pStyle w:val="5"/>
              <w:bidi w:val="0"/>
            </w:pPr>
            <w:r>
              <w:tab/>
            </w:r>
            <w:r>
              <w:tab/>
            </w:r>
            <w:r>
              <w:tab/>
            </w:r>
            <w:r>
              <w:t>"returnmsg": "成功",</w:t>
            </w:r>
          </w:p>
          <w:p w14:paraId="38246C67">
            <w:pPr>
              <w:pStyle w:val="5"/>
              <w:bidi w:val="0"/>
            </w:pPr>
            <w:r>
              <w:tab/>
            </w:r>
            <w:r>
              <w:tab/>
            </w:r>
            <w:r>
              <w:tab/>
            </w:r>
            <w:r>
              <w:t>"hzqrxxList": {</w:t>
            </w:r>
          </w:p>
          <w:p w14:paraId="1AE3D133">
            <w:pPr>
              <w:pStyle w:val="5"/>
              <w:bidi w:val="0"/>
            </w:pPr>
            <w:r>
              <w:tab/>
            </w:r>
            <w:r>
              <w:tab/>
            </w:r>
            <w:r>
              <w:tab/>
            </w:r>
            <w:r>
              <w:tab/>
            </w:r>
            <w:r>
              <w:t>"pageNumber": 1,</w:t>
            </w:r>
          </w:p>
          <w:p w14:paraId="109B755F">
            <w:pPr>
              <w:pStyle w:val="5"/>
              <w:bidi w:val="0"/>
            </w:pPr>
            <w:r>
              <w:tab/>
            </w:r>
            <w:r>
              <w:tab/>
            </w:r>
            <w:r>
              <w:tab/>
            </w:r>
            <w:r>
              <w:tab/>
            </w:r>
            <w:r>
              <w:t>"pageSize": 20,</w:t>
            </w:r>
          </w:p>
          <w:p w14:paraId="737ACE6A">
            <w:pPr>
              <w:pStyle w:val="5"/>
              <w:bidi w:val="0"/>
            </w:pPr>
            <w:r>
              <w:tab/>
            </w:r>
            <w:r>
              <w:tab/>
            </w:r>
            <w:r>
              <w:tab/>
            </w:r>
            <w:r>
              <w:tab/>
            </w:r>
            <w:r>
              <w:t>"total": 1,</w:t>
            </w:r>
          </w:p>
          <w:p w14:paraId="753B17CD">
            <w:pPr>
              <w:pStyle w:val="5"/>
              <w:bidi w:val="0"/>
            </w:pPr>
            <w:r>
              <w:tab/>
            </w:r>
            <w:r>
              <w:tab/>
            </w:r>
            <w:r>
              <w:tab/>
            </w:r>
            <w:r>
              <w:tab/>
            </w:r>
            <w:r>
              <w:t>"list": [</w:t>
            </w:r>
          </w:p>
          <w:p w14:paraId="31583C78">
            <w:pPr>
              <w:pStyle w:val="5"/>
              <w:bidi w:val="0"/>
            </w:pPr>
            <w:r>
              <w:tab/>
            </w:r>
            <w:r>
              <w:tab/>
            </w:r>
            <w:r>
              <w:tab/>
            </w:r>
            <w:r>
              <w:tab/>
            </w:r>
            <w:r>
              <w:tab/>
            </w:r>
            <w:r>
              <w:t>{</w:t>
            </w:r>
          </w:p>
          <w:p w14:paraId="1E0751C7">
            <w:pPr>
              <w:pStyle w:val="5"/>
              <w:bidi w:val="0"/>
            </w:pPr>
            <w:r>
              <w:tab/>
            </w:r>
            <w:r>
              <w:tab/>
            </w:r>
            <w:r>
              <w:tab/>
            </w:r>
            <w:r>
              <w:tab/>
            </w:r>
            <w:r>
              <w:tab/>
            </w:r>
            <w:r>
              <w:tab/>
            </w:r>
            <w:r>
              <w:t>"uuid": "红字确认单UUID",</w:t>
            </w:r>
          </w:p>
          <w:p w14:paraId="33809C4B">
            <w:pPr>
              <w:pStyle w:val="5"/>
              <w:bidi w:val="0"/>
            </w:pPr>
            <w:r>
              <w:tab/>
            </w:r>
            <w:r>
              <w:tab/>
            </w:r>
            <w:r>
              <w:tab/>
            </w:r>
            <w:r>
              <w:tab/>
            </w:r>
            <w:r>
              <w:tab/>
            </w:r>
            <w:r>
              <w:tab/>
            </w:r>
            <w:r>
              <w:t>"hzfpxxqrdbh": "红字发票信息确认单编号",</w:t>
            </w:r>
          </w:p>
          <w:p w14:paraId="5D6CE90E">
            <w:pPr>
              <w:pStyle w:val="5"/>
              <w:bidi w:val="0"/>
            </w:pPr>
            <w:r>
              <w:tab/>
            </w:r>
            <w:r>
              <w:tab/>
            </w:r>
            <w:r>
              <w:tab/>
            </w:r>
            <w:r>
              <w:tab/>
            </w:r>
            <w:r>
              <w:tab/>
            </w:r>
            <w:r>
              <w:tab/>
            </w:r>
            <w:r>
              <w:t>"lrfsf": "录入方身份",</w:t>
            </w:r>
          </w:p>
          <w:p w14:paraId="3F96CF7C">
            <w:pPr>
              <w:pStyle w:val="5"/>
              <w:bidi w:val="0"/>
            </w:pPr>
            <w:r>
              <w:tab/>
            </w:r>
            <w:r>
              <w:tab/>
            </w:r>
            <w:r>
              <w:tab/>
            </w:r>
            <w:r>
              <w:tab/>
            </w:r>
            <w:r>
              <w:tab/>
            </w:r>
            <w:r>
              <w:tab/>
            </w:r>
            <w:r>
              <w:t>"xsfnsrsbh": "（销售方）统一社会信用代码/纳税人识别号/身份证件号码",</w:t>
            </w:r>
          </w:p>
          <w:p w14:paraId="73083829">
            <w:pPr>
              <w:pStyle w:val="5"/>
              <w:bidi w:val="0"/>
            </w:pPr>
            <w:r>
              <w:tab/>
            </w:r>
            <w:r>
              <w:tab/>
            </w:r>
            <w:r>
              <w:tab/>
            </w:r>
            <w:r>
              <w:tab/>
            </w:r>
            <w:r>
              <w:tab/>
            </w:r>
            <w:r>
              <w:tab/>
            </w:r>
            <w:r>
              <w:t>"xsfmc": "（销售方）名称",</w:t>
            </w:r>
          </w:p>
          <w:p w14:paraId="2183BCB2">
            <w:pPr>
              <w:pStyle w:val="5"/>
              <w:bidi w:val="0"/>
            </w:pPr>
            <w:r>
              <w:tab/>
            </w:r>
            <w:r>
              <w:tab/>
            </w:r>
            <w:r>
              <w:tab/>
            </w:r>
            <w:r>
              <w:tab/>
            </w:r>
            <w:r>
              <w:tab/>
            </w:r>
            <w:r>
              <w:tab/>
            </w:r>
            <w:r>
              <w:t>"gmfnsrsbh": "（购买方）统一社会信用代码/纳税人识别号/身份证件号码",</w:t>
            </w:r>
          </w:p>
          <w:p w14:paraId="0FBE63C3">
            <w:pPr>
              <w:pStyle w:val="5"/>
              <w:bidi w:val="0"/>
            </w:pPr>
            <w:r>
              <w:tab/>
            </w:r>
            <w:r>
              <w:tab/>
            </w:r>
            <w:r>
              <w:tab/>
            </w:r>
            <w:r>
              <w:tab/>
            </w:r>
            <w:r>
              <w:tab/>
            </w:r>
            <w:r>
              <w:tab/>
            </w:r>
            <w:r>
              <w:t>"gmfmc": "（购买方）名称",</w:t>
            </w:r>
          </w:p>
          <w:p w14:paraId="3E5D6A09">
            <w:pPr>
              <w:pStyle w:val="5"/>
              <w:bidi w:val="0"/>
            </w:pPr>
            <w:r>
              <w:tab/>
            </w:r>
            <w:r>
              <w:tab/>
            </w:r>
            <w:r>
              <w:tab/>
            </w:r>
            <w:r>
              <w:tab/>
            </w:r>
            <w:r>
              <w:tab/>
            </w:r>
            <w:r>
              <w:tab/>
            </w:r>
            <w:r>
              <w:t>"lzfpdm": "蓝字发票发票代码",</w:t>
            </w:r>
          </w:p>
          <w:p w14:paraId="622E61D6">
            <w:pPr>
              <w:pStyle w:val="5"/>
              <w:bidi w:val="0"/>
            </w:pPr>
            <w:r>
              <w:tab/>
            </w:r>
            <w:r>
              <w:tab/>
            </w:r>
            <w:r>
              <w:tab/>
            </w:r>
            <w:r>
              <w:tab/>
            </w:r>
            <w:r>
              <w:tab/>
            </w:r>
            <w:r>
              <w:tab/>
            </w:r>
            <w:r>
              <w:t>"lzfphm": "蓝字发票发票号码",</w:t>
            </w:r>
          </w:p>
          <w:p w14:paraId="02D46BFD">
            <w:pPr>
              <w:pStyle w:val="5"/>
              <w:bidi w:val="0"/>
            </w:pPr>
            <w:r>
              <w:tab/>
            </w:r>
            <w:r>
              <w:tab/>
            </w:r>
            <w:r>
              <w:tab/>
            </w:r>
            <w:r>
              <w:tab/>
            </w:r>
            <w:r>
              <w:tab/>
            </w:r>
            <w:r>
              <w:tab/>
            </w:r>
            <w:r>
              <w:t>"sfzzfpbz": "是否纸质发票标志",</w:t>
            </w:r>
          </w:p>
          <w:p w14:paraId="42721E0F">
            <w:pPr>
              <w:pStyle w:val="5"/>
              <w:bidi w:val="0"/>
            </w:pPr>
            <w:r>
              <w:tab/>
            </w:r>
            <w:r>
              <w:tab/>
            </w:r>
            <w:r>
              <w:tab/>
            </w:r>
            <w:r>
              <w:tab/>
            </w:r>
            <w:r>
              <w:tab/>
            </w:r>
            <w:r>
              <w:tab/>
            </w:r>
            <w:r>
              <w:t>"lzkprq": "蓝字发票开票日期",</w:t>
            </w:r>
          </w:p>
          <w:p w14:paraId="78001DDF">
            <w:pPr>
              <w:pStyle w:val="5"/>
              <w:bidi w:val="0"/>
            </w:pPr>
            <w:r>
              <w:tab/>
            </w:r>
            <w:r>
              <w:tab/>
            </w:r>
            <w:r>
              <w:tab/>
            </w:r>
            <w:r>
              <w:tab/>
            </w:r>
            <w:r>
              <w:tab/>
            </w:r>
            <w:r>
              <w:tab/>
            </w:r>
            <w:r>
              <w:t>"lzhjje": "蓝字发票合计金额",</w:t>
            </w:r>
          </w:p>
          <w:p w14:paraId="4FCDECEA">
            <w:pPr>
              <w:pStyle w:val="5"/>
              <w:bidi w:val="0"/>
            </w:pPr>
            <w:r>
              <w:tab/>
            </w:r>
            <w:r>
              <w:tab/>
            </w:r>
            <w:r>
              <w:tab/>
            </w:r>
            <w:r>
              <w:tab/>
            </w:r>
            <w:r>
              <w:tab/>
            </w:r>
            <w:r>
              <w:tab/>
            </w:r>
            <w:r>
              <w:t>"lzhjse": "蓝字发票合计税额",</w:t>
            </w:r>
          </w:p>
          <w:p w14:paraId="2EAB7D56">
            <w:pPr>
              <w:pStyle w:val="5"/>
              <w:bidi w:val="0"/>
            </w:pPr>
            <w:r>
              <w:tab/>
            </w:r>
            <w:r>
              <w:tab/>
            </w:r>
            <w:r>
              <w:tab/>
            </w:r>
            <w:r>
              <w:tab/>
            </w:r>
            <w:r>
              <w:tab/>
            </w:r>
            <w:r>
              <w:tab/>
            </w:r>
            <w:r>
              <w:t>"lzfppzDm": "蓝字发票发票票种代码",</w:t>
            </w:r>
          </w:p>
          <w:p w14:paraId="6CC0ED35">
            <w:pPr>
              <w:pStyle w:val="5"/>
              <w:bidi w:val="0"/>
            </w:pPr>
            <w:r>
              <w:tab/>
            </w:r>
            <w:r>
              <w:tab/>
            </w:r>
            <w:r>
              <w:tab/>
            </w:r>
            <w:r>
              <w:tab/>
            </w:r>
            <w:r>
              <w:tab/>
            </w:r>
            <w:r>
              <w:tab/>
            </w:r>
            <w:r>
              <w:t>"lzfpTdyslxDm": "蓝字发票特定要素类型代码",</w:t>
            </w:r>
          </w:p>
          <w:p w14:paraId="26BF01D3">
            <w:pPr>
              <w:pStyle w:val="5"/>
              <w:bidi w:val="0"/>
            </w:pPr>
            <w:r>
              <w:tab/>
            </w:r>
            <w:r>
              <w:tab/>
            </w:r>
            <w:r>
              <w:tab/>
            </w:r>
            <w:r>
              <w:tab/>
            </w:r>
            <w:r>
              <w:tab/>
            </w:r>
            <w:r>
              <w:tab/>
            </w:r>
            <w:r>
              <w:t>"hzcxje": "红字冲销金额",</w:t>
            </w:r>
          </w:p>
          <w:p w14:paraId="5D5BDB9B">
            <w:pPr>
              <w:pStyle w:val="5"/>
              <w:bidi w:val="0"/>
            </w:pPr>
            <w:r>
              <w:tab/>
            </w:r>
            <w:r>
              <w:tab/>
            </w:r>
            <w:r>
              <w:tab/>
            </w:r>
            <w:r>
              <w:tab/>
            </w:r>
            <w:r>
              <w:tab/>
            </w:r>
            <w:r>
              <w:tab/>
            </w:r>
            <w:r>
              <w:t>"hzcxse": "红字冲销税额",</w:t>
            </w:r>
          </w:p>
          <w:p w14:paraId="2B63F071">
            <w:pPr>
              <w:pStyle w:val="5"/>
              <w:bidi w:val="0"/>
            </w:pPr>
            <w:r>
              <w:t>"hzqrdmxsl": "红字确认单明细数量",</w:t>
            </w:r>
          </w:p>
          <w:p w14:paraId="2408C566">
            <w:pPr>
              <w:pStyle w:val="5"/>
              <w:bidi w:val="0"/>
            </w:pPr>
            <w:r>
              <w:tab/>
            </w:r>
            <w:r>
              <w:tab/>
            </w:r>
            <w:r>
              <w:tab/>
            </w:r>
            <w:r>
              <w:tab/>
            </w:r>
            <w:r>
              <w:tab/>
            </w:r>
            <w:r>
              <w:tab/>
            </w:r>
            <w:r>
              <w:t>"chyyDm": "红字发票冲红原因代码",</w:t>
            </w:r>
          </w:p>
          <w:p w14:paraId="28B5D78A">
            <w:pPr>
              <w:pStyle w:val="5"/>
              <w:bidi w:val="0"/>
            </w:pPr>
            <w:r>
              <w:tab/>
            </w:r>
            <w:r>
              <w:tab/>
            </w:r>
            <w:r>
              <w:tab/>
            </w:r>
            <w:r>
              <w:tab/>
            </w:r>
            <w:r>
              <w:tab/>
            </w:r>
            <w:r>
              <w:tab/>
            </w:r>
            <w:r>
              <w:t>"hzqrxxztDm": "红字确认信息状态代码",</w:t>
            </w:r>
          </w:p>
          <w:p w14:paraId="05E7D664">
            <w:pPr>
              <w:pStyle w:val="5"/>
              <w:bidi w:val="0"/>
            </w:pPr>
            <w:r>
              <w:tab/>
            </w:r>
            <w:r>
              <w:tab/>
            </w:r>
            <w:r>
              <w:tab/>
            </w:r>
            <w:r>
              <w:tab/>
            </w:r>
            <w:r>
              <w:tab/>
            </w:r>
            <w:r>
              <w:tab/>
            </w:r>
            <w:r>
              <w:t>"qrrq": "确认日期",</w:t>
            </w:r>
          </w:p>
          <w:p w14:paraId="001D186A">
            <w:pPr>
              <w:pStyle w:val="5"/>
              <w:bidi w:val="0"/>
            </w:pPr>
            <w:r>
              <w:tab/>
            </w:r>
            <w:r>
              <w:tab/>
            </w:r>
            <w:r>
              <w:tab/>
            </w:r>
            <w:r>
              <w:tab/>
            </w:r>
            <w:r>
              <w:tab/>
            </w:r>
            <w:r>
              <w:tab/>
            </w:r>
            <w:r>
              <w:t>"ykjhzfpbz": "已开具红字发票标志",</w:t>
            </w:r>
          </w:p>
          <w:p w14:paraId="68CDC561">
            <w:pPr>
              <w:pStyle w:val="5"/>
              <w:bidi w:val="0"/>
            </w:pPr>
            <w:r>
              <w:tab/>
            </w:r>
            <w:r>
              <w:tab/>
            </w:r>
            <w:r>
              <w:tab/>
            </w:r>
            <w:r>
              <w:tab/>
            </w:r>
            <w:r>
              <w:tab/>
            </w:r>
            <w:r>
              <w:tab/>
            </w:r>
            <w:r>
              <w:t>"hzfphm": "红字发票号码",</w:t>
            </w:r>
          </w:p>
          <w:p w14:paraId="139491FB">
            <w:pPr>
              <w:pStyle w:val="5"/>
              <w:bidi w:val="0"/>
            </w:pPr>
            <w:r>
              <w:tab/>
            </w:r>
            <w:r>
              <w:tab/>
            </w:r>
            <w:r>
              <w:tab/>
            </w:r>
            <w:r>
              <w:tab/>
            </w:r>
            <w:r>
              <w:tab/>
            </w:r>
            <w:r>
              <w:tab/>
            </w:r>
            <w:r>
              <w:t>"hzkprq": "红字开票日期",</w:t>
            </w:r>
          </w:p>
          <w:p w14:paraId="61DD8E83">
            <w:pPr>
              <w:pStyle w:val="5"/>
              <w:bidi w:val="0"/>
            </w:pPr>
            <w:r>
              <w:tab/>
            </w:r>
            <w:r>
              <w:tab/>
            </w:r>
            <w:r>
              <w:tab/>
            </w:r>
            <w:r>
              <w:tab/>
            </w:r>
            <w:r>
              <w:tab/>
            </w:r>
            <w:r>
              <w:tab/>
            </w:r>
            <w:r>
              <w:t>"yxbz": "有效标志"</w:t>
            </w:r>
            <w:bookmarkStart w:id="415" w:name="OLE_LINK6"/>
            <w:r>
              <w:t>,</w:t>
            </w:r>
          </w:p>
          <w:p w14:paraId="06E927D4">
            <w:pPr>
              <w:pStyle w:val="5"/>
              <w:bidi w:val="0"/>
            </w:pPr>
            <w:r>
              <w:tab/>
            </w:r>
            <w:r>
              <w:tab/>
            </w:r>
            <w:r>
              <w:tab/>
            </w:r>
            <w:r>
              <w:tab/>
            </w:r>
            <w:r>
              <w:tab/>
            </w:r>
            <w:r>
              <w:tab/>
            </w:r>
            <w:r>
              <w:t>"lrrq": "录入日期"</w:t>
            </w:r>
          </w:p>
          <w:bookmarkEnd w:id="415"/>
          <w:p w14:paraId="38FA95B1">
            <w:pPr>
              <w:pStyle w:val="5"/>
              <w:bidi w:val="0"/>
            </w:pPr>
            <w:r>
              <w:tab/>
            </w:r>
            <w:r>
              <w:tab/>
            </w:r>
            <w:r>
              <w:tab/>
            </w:r>
            <w:r>
              <w:tab/>
            </w:r>
            <w:r>
              <w:tab/>
            </w:r>
            <w:r>
              <w:t>}</w:t>
            </w:r>
          </w:p>
          <w:p w14:paraId="4463DB7F">
            <w:pPr>
              <w:pStyle w:val="5"/>
              <w:bidi w:val="0"/>
            </w:pPr>
            <w:r>
              <w:tab/>
            </w:r>
            <w:r>
              <w:tab/>
            </w:r>
            <w:r>
              <w:tab/>
            </w:r>
            <w:r>
              <w:tab/>
            </w:r>
            <w:r>
              <w:t>]</w:t>
            </w:r>
          </w:p>
          <w:p w14:paraId="6B2FF088">
            <w:pPr>
              <w:pStyle w:val="5"/>
              <w:bidi w:val="0"/>
            </w:pPr>
            <w:r>
              <w:tab/>
            </w:r>
            <w:r>
              <w:tab/>
            </w:r>
            <w:r>
              <w:tab/>
            </w:r>
            <w:r>
              <w:t>}</w:t>
            </w:r>
          </w:p>
          <w:p w14:paraId="49CD9D74">
            <w:pPr>
              <w:pStyle w:val="5"/>
              <w:bidi w:val="0"/>
            </w:pPr>
            <w:r>
              <w:tab/>
            </w:r>
            <w:r>
              <w:tab/>
            </w:r>
            <w:r>
              <w:t>}</w:t>
            </w:r>
          </w:p>
          <w:p w14:paraId="7C74F1AD">
            <w:pPr>
              <w:pStyle w:val="5"/>
              <w:bidi w:val="0"/>
            </w:pPr>
            <w:r>
              <w:tab/>
            </w:r>
            <w:r>
              <w:t>}</w:t>
            </w:r>
          </w:p>
          <w:p w14:paraId="205B87EC">
            <w:pPr>
              <w:pStyle w:val="5"/>
              <w:bidi w:val="0"/>
            </w:pPr>
            <w:r>
              <w:t>}</w:t>
            </w:r>
          </w:p>
        </w:tc>
      </w:tr>
    </w:tbl>
    <w:p w14:paraId="46F234E7">
      <w:pPr>
        <w:pStyle w:val="5"/>
      </w:pPr>
    </w:p>
    <w:p w14:paraId="7715C1B3">
      <w:pPr>
        <w:pStyle w:val="5"/>
      </w:pPr>
      <w:r>
        <w:t>失败时返回：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2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A5D4F2">
            <w:pPr>
              <w:pStyle w:val="5"/>
              <w:bidi w:val="0"/>
            </w:pPr>
            <w:r>
              <w:t>{</w:t>
            </w:r>
          </w:p>
          <w:p w14:paraId="239FD808">
            <w:pPr>
              <w:pStyle w:val="5"/>
              <w:bidi w:val="0"/>
            </w:pPr>
            <w:r>
              <w:tab/>
            </w:r>
            <w:r>
              <w:t>"Response":{</w:t>
            </w:r>
          </w:p>
          <w:p w14:paraId="47DD70AC">
            <w:pPr>
              <w:pStyle w:val="5"/>
              <w:bidi w:val="0"/>
            </w:pPr>
            <w:r>
              <w:tab/>
            </w:r>
            <w:r>
              <w:tab/>
            </w:r>
            <w:r>
              <w:t>"RequestId": "16位随机数字和字母组合",</w:t>
            </w:r>
          </w:p>
          <w:p w14:paraId="239C8672">
            <w:pPr>
              <w:pStyle w:val="5"/>
              <w:bidi w:val="0"/>
            </w:pPr>
            <w:r>
              <w:tab/>
            </w:r>
            <w:r>
              <w:tab/>
            </w:r>
            <w:r>
              <w:t>"Error":{</w:t>
            </w:r>
          </w:p>
          <w:p w14:paraId="24D56E03">
            <w:pPr>
              <w:pStyle w:val="5"/>
              <w:bidi w:val="0"/>
            </w:pPr>
            <w:r>
              <w:tab/>
            </w:r>
            <w:r>
              <w:tab/>
            </w:r>
            <w:r>
              <w:tab/>
            </w:r>
            <w:r>
              <w:t>"Code": "01”,</w:t>
            </w:r>
          </w:p>
          <w:p w14:paraId="497D06AF">
            <w:pPr>
              <w:pStyle w:val="5"/>
              <w:bidi w:val="0"/>
            </w:pPr>
            <w:r>
              <w:tab/>
            </w:r>
            <w:r>
              <w:tab/>
            </w:r>
            <w:r>
              <w:tab/>
            </w:r>
            <w:r>
              <w:t>"Message": "错误说明"</w:t>
            </w:r>
          </w:p>
          <w:p w14:paraId="2A010A5B">
            <w:pPr>
              <w:pStyle w:val="5"/>
              <w:bidi w:val="0"/>
            </w:pPr>
            <w:r>
              <w:t>}</w:t>
            </w:r>
          </w:p>
          <w:p w14:paraId="73A9F319">
            <w:pPr>
              <w:pStyle w:val="5"/>
              <w:bidi w:val="0"/>
            </w:pPr>
            <w:r>
              <w:tab/>
            </w:r>
            <w:r>
              <w:t>}</w:t>
            </w:r>
          </w:p>
          <w:p w14:paraId="6E099FC6">
            <w:pPr>
              <w:pStyle w:val="5"/>
              <w:bidi w:val="0"/>
            </w:pPr>
            <w:r>
              <w:t>}</w:t>
            </w:r>
          </w:p>
        </w:tc>
      </w:tr>
    </w:tbl>
    <w:p w14:paraId="6C628E67">
      <w:pPr>
        <w:pStyle w:val="4"/>
        <w:widowControl/>
        <w:spacing w:beforeAutospacing="0" w:afterAutospacing="0" w:line="408" w:lineRule="auto"/>
        <w:rPr>
          <w:rFonts w:hint="default" w:ascii="Times New Roman" w:hAnsi="Times New Roman"/>
          <w:sz w:val="28"/>
          <w:szCs w:val="28"/>
        </w:rPr>
      </w:pPr>
      <w:bookmarkStart w:id="416" w:name="_Toc7627"/>
      <w:bookmarkStart w:id="417" w:name="_Toc22320"/>
      <w:bookmarkStart w:id="418" w:name="_Toc7032"/>
      <w:r>
        <w:rPr>
          <w:rFonts w:hint="default" w:ascii="Times New Roman" w:hAnsi="Times New Roman"/>
          <w:sz w:val="28"/>
          <w:szCs w:val="28"/>
        </w:rPr>
        <w:t>14.查询货物运输服务发票上传结果</w:t>
      </w:r>
      <w:bookmarkEnd w:id="416"/>
      <w:bookmarkEnd w:id="417"/>
      <w:bookmarkEnd w:id="418"/>
    </w:p>
    <w:p w14:paraId="39FD1454">
      <w:pPr>
        <w:pStyle w:val="6"/>
        <w:rPr>
          <w:rFonts w:ascii="Times New Roman" w:hAnsi="Times New Roman"/>
        </w:rPr>
      </w:pPr>
      <w:bookmarkStart w:id="419" w:name="_Toc27284"/>
      <w:bookmarkStart w:id="420" w:name="_Toc8628"/>
      <w:r>
        <w:rPr>
          <w:rFonts w:ascii="Times New Roman" w:hAnsi="Times New Roman"/>
        </w:rPr>
        <w:t>14.1接口说明</w:t>
      </w:r>
      <w:bookmarkEnd w:id="419"/>
      <w:bookmarkEnd w:id="420"/>
    </w:p>
    <w:p w14:paraId="0A50EB39">
      <w:pPr>
        <w:pStyle w:val="5"/>
      </w:pPr>
      <w:r>
        <w:t>给企业提供查询货物运输服务发票开具状态的功能，预发票上传后由税务局端对发票再次进行校验，如果校验通过则表明发票开具成功。此时企业根据上传返回的信息查询发票开具的状态。</w:t>
      </w:r>
    </w:p>
    <w:p w14:paraId="496B526D">
      <w:pPr>
        <w:pStyle w:val="5"/>
        <w:rPr>
          <w:rFonts w:hint="default" w:eastAsia="宋体"/>
          <w:lang w:val="en-US" w:eastAsia="zh-CN"/>
        </w:rPr>
      </w:pPr>
      <w:bookmarkStart w:id="421"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21"/>
    <w:p w14:paraId="08854415">
      <w:pPr>
        <w:pStyle w:val="6"/>
        <w:rPr>
          <w:rFonts w:ascii="Times New Roman" w:hAnsi="Times New Roman"/>
        </w:rPr>
      </w:pPr>
      <w:bookmarkStart w:id="422" w:name="_Toc28731"/>
      <w:bookmarkStart w:id="423" w:name="_Toc11394"/>
      <w:r>
        <w:rPr>
          <w:rFonts w:ascii="Times New Roman" w:hAnsi="Times New Roman"/>
        </w:rPr>
        <w:t>14.2请求方式</w:t>
      </w:r>
      <w:bookmarkEnd w:id="422"/>
      <w:bookmarkEnd w:id="423"/>
    </w:p>
    <w:p w14:paraId="2571CE2F">
      <w:pPr>
        <w:pStyle w:val="5"/>
        <w:ind w:firstLine="0"/>
      </w:pPr>
      <w:r>
        <w:t>请求方式为POST</w:t>
      </w:r>
    </w:p>
    <w:p w14:paraId="292A44C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03DC655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F9586E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AC1C0B3">
      <w:pPr>
        <w:pStyle w:val="6"/>
        <w:rPr>
          <w:rFonts w:ascii="Times New Roman" w:hAnsi="Times New Roman"/>
        </w:rPr>
      </w:pPr>
      <w:bookmarkStart w:id="424" w:name="_Toc5560"/>
      <w:bookmarkStart w:id="425" w:name="_Toc21043"/>
      <w:r>
        <w:rPr>
          <w:rFonts w:ascii="Times New Roman" w:hAnsi="Times New Roman"/>
        </w:rPr>
        <w:t>14.3请求参数</w:t>
      </w:r>
      <w:bookmarkEnd w:id="424"/>
      <w:bookmarkEnd w:id="425"/>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39F8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FCAC15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DD234D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91F86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E4D79A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494B7F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7BD83F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AB3D815">
            <w:pPr>
              <w:adjustRightInd w:val="0"/>
              <w:snapToGrid w:val="0"/>
              <w:jc w:val="center"/>
              <w:rPr>
                <w:b/>
                <w:szCs w:val="21"/>
              </w:rPr>
            </w:pPr>
            <w:r>
              <w:rPr>
                <w:b/>
                <w:szCs w:val="21"/>
              </w:rPr>
              <w:t>说明</w:t>
            </w:r>
          </w:p>
        </w:tc>
      </w:tr>
      <w:tr w14:paraId="41741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47DE64">
            <w:pPr>
              <w:numPr>
                <w:ilvl w:val="0"/>
                <w:numId w:val="0"/>
              </w:numPr>
              <w:ind w:leftChars="0"/>
              <w:rPr>
                <w:rFonts w:hint="default"/>
                <w:sz w:val="22"/>
                <w:szCs w:val="22"/>
                <w:lang w:val="en-US"/>
              </w:rPr>
            </w:pPr>
            <w:r>
              <w:rPr>
                <w:rFonts w:hint="default"/>
                <w:szCs w:val="21"/>
                <w:lang w:val="en-US"/>
              </w:rPr>
              <w:t>1</w:t>
            </w:r>
          </w:p>
        </w:tc>
        <w:tc>
          <w:tcPr>
            <w:tcW w:w="1701" w:type="dxa"/>
            <w:tcBorders>
              <w:top w:val="single" w:color="auto" w:sz="6" w:space="0"/>
            </w:tcBorders>
            <w:noWrap w:val="0"/>
            <w:vAlign w:val="center"/>
          </w:tcPr>
          <w:p w14:paraId="480C0F61">
            <w:pPr>
              <w:rPr>
                <w:sz w:val="22"/>
                <w:szCs w:val="22"/>
              </w:rPr>
            </w:pPr>
            <w:r>
              <w:t>sllsh</w:t>
            </w:r>
          </w:p>
        </w:tc>
        <w:tc>
          <w:tcPr>
            <w:tcW w:w="1843" w:type="dxa"/>
            <w:tcBorders>
              <w:top w:val="single" w:color="auto" w:sz="6" w:space="0"/>
            </w:tcBorders>
            <w:noWrap w:val="0"/>
            <w:vAlign w:val="center"/>
          </w:tcPr>
          <w:p w14:paraId="77750EC9">
            <w:pPr>
              <w:rPr>
                <w:sz w:val="22"/>
                <w:szCs w:val="22"/>
              </w:rPr>
            </w:pPr>
            <w:r>
              <w:t>受理流水号</w:t>
            </w:r>
          </w:p>
        </w:tc>
        <w:tc>
          <w:tcPr>
            <w:tcW w:w="1276" w:type="dxa"/>
            <w:tcBorders>
              <w:top w:val="single" w:color="auto" w:sz="6" w:space="0"/>
            </w:tcBorders>
            <w:noWrap w:val="0"/>
            <w:vAlign w:val="center"/>
          </w:tcPr>
          <w:p w14:paraId="621AC9C5">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7FD400CF">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7C1CB35B">
            <w:pPr>
              <w:jc w:val="center"/>
              <w:rPr>
                <w:sz w:val="22"/>
                <w:szCs w:val="22"/>
              </w:rPr>
            </w:pPr>
            <w:r>
              <w:rPr>
                <w:sz w:val="22"/>
                <w:szCs w:val="22"/>
              </w:rPr>
              <w:t>是</w:t>
            </w:r>
          </w:p>
        </w:tc>
        <w:tc>
          <w:tcPr>
            <w:tcW w:w="1560" w:type="dxa"/>
            <w:tcBorders>
              <w:top w:val="single" w:color="auto" w:sz="6" w:space="0"/>
            </w:tcBorders>
            <w:noWrap w:val="0"/>
            <w:vAlign w:val="center"/>
          </w:tcPr>
          <w:p w14:paraId="15BC1B9E">
            <w:pPr>
              <w:rPr>
                <w:sz w:val="22"/>
                <w:szCs w:val="22"/>
              </w:rPr>
            </w:pPr>
          </w:p>
        </w:tc>
      </w:tr>
    </w:tbl>
    <w:p w14:paraId="03B77429">
      <w:pPr>
        <w:pStyle w:val="6"/>
        <w:rPr>
          <w:rFonts w:ascii="Times New Roman" w:hAnsi="Times New Roman"/>
        </w:rPr>
      </w:pPr>
      <w:bookmarkStart w:id="426" w:name="_Toc28339"/>
      <w:bookmarkStart w:id="427" w:name="_Toc8995"/>
      <w:r>
        <w:rPr>
          <w:rFonts w:ascii="Times New Roman" w:hAnsi="Times New Roman"/>
        </w:rPr>
        <w:t>14.4请求报文示例</w:t>
      </w:r>
      <w:bookmarkEnd w:id="426"/>
      <w:bookmarkEnd w:id="42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9B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EBDF17">
            <w:pPr>
              <w:pStyle w:val="5"/>
              <w:bidi w:val="0"/>
            </w:pPr>
            <w:r>
              <w:t>{</w:t>
            </w:r>
          </w:p>
          <w:p w14:paraId="1B1F5BED">
            <w:pPr>
              <w:pStyle w:val="5"/>
              <w:bidi w:val="0"/>
            </w:pPr>
            <w:r>
              <w:t xml:space="preserve"> "sllsh": "受理流水号"</w:t>
            </w:r>
          </w:p>
          <w:p w14:paraId="5DD4FF4E">
            <w:pPr>
              <w:pStyle w:val="5"/>
              <w:bidi w:val="0"/>
            </w:pPr>
            <w:r>
              <w:t>}</w:t>
            </w:r>
          </w:p>
        </w:tc>
      </w:tr>
    </w:tbl>
    <w:p w14:paraId="0F6B43A7">
      <w:pPr>
        <w:pStyle w:val="6"/>
        <w:rPr>
          <w:rFonts w:ascii="Times New Roman" w:hAnsi="Times New Roman"/>
        </w:rPr>
      </w:pPr>
      <w:bookmarkStart w:id="428" w:name="_Toc16489"/>
      <w:bookmarkStart w:id="429" w:name="_Toc11754"/>
      <w:r>
        <w:rPr>
          <w:rFonts w:ascii="Times New Roman" w:hAnsi="Times New Roman"/>
        </w:rPr>
        <w:t>14.5返回参数</w:t>
      </w:r>
      <w:bookmarkEnd w:id="428"/>
      <w:bookmarkEnd w:id="429"/>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881D5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C5EF2D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6E7BC5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34DBB3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4806C9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66BEF0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1BF0D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D375258">
            <w:pPr>
              <w:adjustRightInd w:val="0"/>
              <w:snapToGrid w:val="0"/>
              <w:jc w:val="center"/>
              <w:rPr>
                <w:b/>
                <w:szCs w:val="21"/>
              </w:rPr>
            </w:pPr>
            <w:r>
              <w:rPr>
                <w:b/>
                <w:szCs w:val="21"/>
              </w:rPr>
              <w:t>说明</w:t>
            </w:r>
          </w:p>
        </w:tc>
      </w:tr>
      <w:tr w14:paraId="7162C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1440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6BEE1AE">
            <w:pPr>
              <w:rPr>
                <w:sz w:val="22"/>
                <w:szCs w:val="22"/>
              </w:rPr>
            </w:pPr>
            <w:r>
              <w:rPr>
                <w:sz w:val="22"/>
                <w:szCs w:val="22"/>
              </w:rPr>
              <w:t>returncode</w:t>
            </w:r>
          </w:p>
        </w:tc>
        <w:tc>
          <w:tcPr>
            <w:tcW w:w="1843" w:type="dxa"/>
            <w:noWrap w:val="0"/>
            <w:vAlign w:val="center"/>
          </w:tcPr>
          <w:p w14:paraId="42368C0F">
            <w:pPr>
              <w:rPr>
                <w:sz w:val="22"/>
                <w:szCs w:val="22"/>
              </w:rPr>
            </w:pPr>
            <w:r>
              <w:rPr>
                <w:sz w:val="22"/>
                <w:szCs w:val="22"/>
              </w:rPr>
              <w:t>返回码</w:t>
            </w:r>
          </w:p>
        </w:tc>
        <w:tc>
          <w:tcPr>
            <w:tcW w:w="1276" w:type="dxa"/>
            <w:noWrap w:val="0"/>
            <w:vAlign w:val="center"/>
          </w:tcPr>
          <w:p w14:paraId="55592BC5">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852B4F0">
            <w:pPr>
              <w:jc w:val="center"/>
              <w:rPr>
                <w:sz w:val="22"/>
                <w:szCs w:val="22"/>
              </w:rPr>
            </w:pPr>
            <w:r>
              <w:rPr>
                <w:sz w:val="22"/>
                <w:szCs w:val="22"/>
              </w:rPr>
              <w:t>2</w:t>
            </w:r>
          </w:p>
        </w:tc>
        <w:tc>
          <w:tcPr>
            <w:tcW w:w="708" w:type="dxa"/>
            <w:noWrap w:val="0"/>
            <w:vAlign w:val="center"/>
          </w:tcPr>
          <w:p w14:paraId="5594180A">
            <w:pPr>
              <w:jc w:val="center"/>
              <w:rPr>
                <w:sz w:val="22"/>
                <w:szCs w:val="22"/>
              </w:rPr>
            </w:pPr>
            <w:r>
              <w:rPr>
                <w:sz w:val="22"/>
                <w:szCs w:val="22"/>
              </w:rPr>
              <w:t>是</w:t>
            </w:r>
          </w:p>
        </w:tc>
        <w:tc>
          <w:tcPr>
            <w:tcW w:w="1560" w:type="dxa"/>
            <w:noWrap w:val="0"/>
            <w:vAlign w:val="center"/>
          </w:tcPr>
          <w:p w14:paraId="4D67C46D">
            <w:pPr>
              <w:rPr>
                <w:sz w:val="22"/>
                <w:szCs w:val="22"/>
              </w:rPr>
            </w:pPr>
            <w:r>
              <w:rPr>
                <w:sz w:val="22"/>
                <w:szCs w:val="22"/>
              </w:rPr>
              <w:t>00：成功</w:t>
            </w:r>
          </w:p>
          <w:p w14:paraId="6B2C592C">
            <w:pPr>
              <w:rPr>
                <w:sz w:val="22"/>
                <w:szCs w:val="22"/>
              </w:rPr>
            </w:pPr>
            <w:r>
              <w:rPr>
                <w:sz w:val="22"/>
                <w:szCs w:val="22"/>
              </w:rPr>
              <w:t>其它：失败</w:t>
            </w:r>
          </w:p>
        </w:tc>
      </w:tr>
      <w:tr w14:paraId="0F4F0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0E9F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2353DF2">
            <w:pPr>
              <w:rPr>
                <w:sz w:val="22"/>
                <w:szCs w:val="22"/>
              </w:rPr>
            </w:pPr>
            <w:r>
              <w:rPr>
                <w:sz w:val="22"/>
                <w:szCs w:val="22"/>
              </w:rPr>
              <w:t>returnmsg</w:t>
            </w:r>
          </w:p>
        </w:tc>
        <w:tc>
          <w:tcPr>
            <w:tcW w:w="1843" w:type="dxa"/>
            <w:noWrap w:val="0"/>
            <w:vAlign w:val="center"/>
          </w:tcPr>
          <w:p w14:paraId="0066F777">
            <w:pPr>
              <w:rPr>
                <w:sz w:val="22"/>
                <w:szCs w:val="22"/>
              </w:rPr>
            </w:pPr>
            <w:r>
              <w:rPr>
                <w:sz w:val="22"/>
                <w:szCs w:val="22"/>
              </w:rPr>
              <w:t>返回信息</w:t>
            </w:r>
          </w:p>
        </w:tc>
        <w:tc>
          <w:tcPr>
            <w:tcW w:w="1276" w:type="dxa"/>
            <w:noWrap w:val="0"/>
            <w:vAlign w:val="center"/>
          </w:tcPr>
          <w:p w14:paraId="4FD598A0">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2B4618A">
            <w:pPr>
              <w:jc w:val="center"/>
              <w:rPr>
                <w:sz w:val="22"/>
                <w:szCs w:val="22"/>
              </w:rPr>
            </w:pPr>
            <w:r>
              <w:rPr>
                <w:sz w:val="22"/>
                <w:szCs w:val="22"/>
              </w:rPr>
              <w:t>2000</w:t>
            </w:r>
          </w:p>
        </w:tc>
        <w:tc>
          <w:tcPr>
            <w:tcW w:w="708" w:type="dxa"/>
            <w:noWrap w:val="0"/>
            <w:vAlign w:val="center"/>
          </w:tcPr>
          <w:p w14:paraId="6446FB71">
            <w:pPr>
              <w:jc w:val="center"/>
              <w:rPr>
                <w:sz w:val="22"/>
                <w:szCs w:val="22"/>
              </w:rPr>
            </w:pPr>
            <w:r>
              <w:rPr>
                <w:sz w:val="22"/>
                <w:szCs w:val="22"/>
              </w:rPr>
              <w:t>否</w:t>
            </w:r>
          </w:p>
        </w:tc>
        <w:tc>
          <w:tcPr>
            <w:tcW w:w="1560" w:type="dxa"/>
            <w:noWrap w:val="0"/>
            <w:vAlign w:val="center"/>
          </w:tcPr>
          <w:p w14:paraId="261E3B02">
            <w:pPr>
              <w:rPr>
                <w:sz w:val="22"/>
                <w:szCs w:val="22"/>
              </w:rPr>
            </w:pPr>
            <w:r>
              <w:rPr>
                <w:sz w:val="22"/>
                <w:szCs w:val="22"/>
              </w:rPr>
              <w:t>错误信息说明</w:t>
            </w:r>
          </w:p>
        </w:tc>
      </w:tr>
      <w:tr w14:paraId="4860F9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1B77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F7AEC9E">
            <w:pPr>
              <w:rPr>
                <w:sz w:val="22"/>
                <w:szCs w:val="22"/>
              </w:rPr>
            </w:pPr>
            <w:r>
              <w:rPr>
                <w:sz w:val="22"/>
                <w:szCs w:val="22"/>
              </w:rPr>
              <w:t>fphm</w:t>
            </w:r>
          </w:p>
        </w:tc>
        <w:tc>
          <w:tcPr>
            <w:tcW w:w="1843" w:type="dxa"/>
            <w:noWrap w:val="0"/>
            <w:vAlign w:val="center"/>
          </w:tcPr>
          <w:p w14:paraId="1CBB4CFC">
            <w:pPr>
              <w:rPr>
                <w:sz w:val="22"/>
                <w:szCs w:val="22"/>
              </w:rPr>
            </w:pPr>
            <w:r>
              <w:rPr>
                <w:sz w:val="22"/>
                <w:szCs w:val="22"/>
              </w:rPr>
              <w:t>发票号码</w:t>
            </w:r>
          </w:p>
        </w:tc>
        <w:tc>
          <w:tcPr>
            <w:tcW w:w="1276" w:type="dxa"/>
            <w:noWrap w:val="0"/>
            <w:vAlign w:val="center"/>
          </w:tcPr>
          <w:p w14:paraId="21FCBC2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43CB6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A860F53">
            <w:pPr>
              <w:jc w:val="center"/>
              <w:rPr>
                <w:sz w:val="22"/>
                <w:szCs w:val="22"/>
              </w:rPr>
            </w:pPr>
            <w:r>
              <w:rPr>
                <w:sz w:val="22"/>
                <w:szCs w:val="22"/>
              </w:rPr>
              <w:t>是</w:t>
            </w:r>
          </w:p>
        </w:tc>
        <w:tc>
          <w:tcPr>
            <w:tcW w:w="1560" w:type="dxa"/>
            <w:noWrap w:val="0"/>
            <w:vAlign w:val="center"/>
          </w:tcPr>
          <w:p w14:paraId="67972D2B">
            <w:pPr>
              <w:rPr>
                <w:sz w:val="22"/>
                <w:szCs w:val="22"/>
              </w:rPr>
            </w:pPr>
          </w:p>
        </w:tc>
      </w:tr>
      <w:tr w14:paraId="42434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2B40B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78FFEDE">
            <w:pPr>
              <w:rPr>
                <w:sz w:val="22"/>
                <w:szCs w:val="22"/>
              </w:rPr>
            </w:pPr>
            <w:r>
              <w:rPr>
                <w:sz w:val="22"/>
                <w:szCs w:val="22"/>
              </w:rPr>
              <w:t>status</w:t>
            </w:r>
          </w:p>
        </w:tc>
        <w:tc>
          <w:tcPr>
            <w:tcW w:w="1843" w:type="dxa"/>
            <w:noWrap w:val="0"/>
            <w:vAlign w:val="center"/>
          </w:tcPr>
          <w:p w14:paraId="0A577278">
            <w:pPr>
              <w:rPr>
                <w:sz w:val="22"/>
                <w:szCs w:val="22"/>
              </w:rPr>
            </w:pPr>
            <w:r>
              <w:t>上传状态</w:t>
            </w:r>
          </w:p>
        </w:tc>
        <w:tc>
          <w:tcPr>
            <w:tcW w:w="1276" w:type="dxa"/>
            <w:noWrap w:val="0"/>
            <w:vAlign w:val="center"/>
          </w:tcPr>
          <w:p w14:paraId="0EABA69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82983F4">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1C6D8A9">
            <w:pPr>
              <w:jc w:val="center"/>
              <w:rPr>
                <w:sz w:val="22"/>
                <w:szCs w:val="22"/>
              </w:rPr>
            </w:pPr>
            <w:r>
              <w:rPr>
                <w:sz w:val="22"/>
                <w:szCs w:val="22"/>
              </w:rPr>
              <w:t>是</w:t>
            </w:r>
          </w:p>
        </w:tc>
        <w:tc>
          <w:tcPr>
            <w:tcW w:w="1560" w:type="dxa"/>
            <w:noWrap w:val="0"/>
            <w:vAlign w:val="center"/>
          </w:tcPr>
          <w:p w14:paraId="317D86B6">
            <w:pPr>
              <w:rPr>
                <w:sz w:val="22"/>
                <w:szCs w:val="22"/>
              </w:rPr>
            </w:pPr>
            <w:r>
              <w:rPr>
                <w:sz w:val="22"/>
                <w:szCs w:val="22"/>
              </w:rPr>
              <w:t>00：上传成功</w:t>
            </w:r>
          </w:p>
          <w:p w14:paraId="7B772B5F">
            <w:pPr>
              <w:pStyle w:val="34"/>
              <w:spacing w:after="156"/>
              <w:ind w:firstLine="0" w:firstLineChars="0"/>
              <w:rPr>
                <w:sz w:val="22"/>
              </w:rPr>
            </w:pPr>
            <w:r>
              <w:rPr>
                <w:sz w:val="22"/>
              </w:rPr>
              <w:t>01：发票上传处理中</w:t>
            </w:r>
          </w:p>
          <w:p w14:paraId="6CCE62AB">
            <w:pPr>
              <w:pStyle w:val="34"/>
              <w:spacing w:after="156"/>
              <w:ind w:firstLine="0" w:firstLineChars="0"/>
              <w:rPr>
                <w:sz w:val="22"/>
              </w:rPr>
            </w:pPr>
            <w:r>
              <w:rPr>
                <w:sz w:val="22"/>
              </w:rPr>
              <w:t>02：上传失败</w:t>
            </w:r>
          </w:p>
          <w:p w14:paraId="5173B46A">
            <w:pPr>
              <w:rPr>
                <w:sz w:val="22"/>
                <w:szCs w:val="22"/>
              </w:rPr>
            </w:pPr>
            <w:r>
              <w:rPr>
                <w:sz w:val="22"/>
                <w:szCs w:val="22"/>
              </w:rPr>
              <w:t>03：重复上传</w:t>
            </w:r>
          </w:p>
        </w:tc>
      </w:tr>
      <w:tr w14:paraId="20DFE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5A23F7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C7F3BCD">
            <w:pPr>
              <w:rPr>
                <w:sz w:val="22"/>
                <w:szCs w:val="22"/>
              </w:rPr>
            </w:pPr>
            <w:r>
              <w:rPr>
                <w:sz w:val="22"/>
                <w:szCs w:val="22"/>
              </w:rPr>
              <w:t>message</w:t>
            </w:r>
          </w:p>
        </w:tc>
        <w:tc>
          <w:tcPr>
            <w:tcW w:w="1843" w:type="dxa"/>
            <w:noWrap w:val="0"/>
            <w:vAlign w:val="center"/>
          </w:tcPr>
          <w:p w14:paraId="24BD8ED0">
            <w:r>
              <w:t>详细信息</w:t>
            </w:r>
          </w:p>
        </w:tc>
        <w:tc>
          <w:tcPr>
            <w:tcW w:w="1276" w:type="dxa"/>
            <w:noWrap w:val="0"/>
            <w:vAlign w:val="center"/>
          </w:tcPr>
          <w:p w14:paraId="0580A58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590FE6">
            <w:pPr>
              <w:pStyle w:val="26"/>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78035D98">
            <w:pPr>
              <w:jc w:val="center"/>
              <w:rPr>
                <w:sz w:val="22"/>
                <w:szCs w:val="22"/>
              </w:rPr>
            </w:pPr>
            <w:r>
              <w:rPr>
                <w:sz w:val="22"/>
                <w:szCs w:val="22"/>
              </w:rPr>
              <w:t>否</w:t>
            </w:r>
          </w:p>
        </w:tc>
        <w:tc>
          <w:tcPr>
            <w:tcW w:w="1560" w:type="dxa"/>
            <w:noWrap w:val="0"/>
            <w:vAlign w:val="center"/>
          </w:tcPr>
          <w:p w14:paraId="0EABF323">
            <w:pPr>
              <w:rPr>
                <w:sz w:val="22"/>
                <w:szCs w:val="22"/>
              </w:rPr>
            </w:pPr>
            <w:r>
              <w:rPr>
                <w:sz w:val="22"/>
                <w:szCs w:val="22"/>
              </w:rPr>
              <w:t>详细信息</w:t>
            </w:r>
          </w:p>
        </w:tc>
      </w:tr>
      <w:tr w14:paraId="7DC9C0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7005D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95F708A">
            <w:pPr>
              <w:rPr>
                <w:sz w:val="22"/>
                <w:szCs w:val="22"/>
              </w:rPr>
            </w:pPr>
            <w:r>
              <w:rPr>
                <w:sz w:val="22"/>
                <w:szCs w:val="22"/>
              </w:rPr>
              <w:t>Code</w:t>
            </w:r>
          </w:p>
        </w:tc>
        <w:tc>
          <w:tcPr>
            <w:tcW w:w="1843" w:type="dxa"/>
            <w:noWrap w:val="0"/>
            <w:vAlign w:val="center"/>
          </w:tcPr>
          <w:p w14:paraId="77874E0C">
            <w:r>
              <w:t>错误码</w:t>
            </w:r>
          </w:p>
        </w:tc>
        <w:tc>
          <w:tcPr>
            <w:tcW w:w="1276" w:type="dxa"/>
            <w:noWrap w:val="0"/>
            <w:vAlign w:val="center"/>
          </w:tcPr>
          <w:p w14:paraId="721360E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A0ECE3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22A0907">
            <w:pPr>
              <w:jc w:val="center"/>
              <w:rPr>
                <w:sz w:val="22"/>
                <w:szCs w:val="22"/>
              </w:rPr>
            </w:pPr>
            <w:r>
              <w:rPr>
                <w:sz w:val="22"/>
                <w:szCs w:val="22"/>
              </w:rPr>
              <w:t>否</w:t>
            </w:r>
          </w:p>
        </w:tc>
        <w:tc>
          <w:tcPr>
            <w:tcW w:w="1560" w:type="dxa"/>
            <w:noWrap w:val="0"/>
            <w:vAlign w:val="center"/>
          </w:tcPr>
          <w:p w14:paraId="4151C1E8">
            <w:pPr>
              <w:rPr>
                <w:sz w:val="22"/>
                <w:szCs w:val="22"/>
              </w:rPr>
            </w:pPr>
            <w:r>
              <w:rPr>
                <w:sz w:val="22"/>
                <w:szCs w:val="22"/>
              </w:rPr>
              <w:t>未查询到上传结果会返回固定的Code值</w:t>
            </w:r>
          </w:p>
        </w:tc>
      </w:tr>
    </w:tbl>
    <w:p w14:paraId="092DAAB3">
      <w:pPr>
        <w:pStyle w:val="6"/>
        <w:rPr>
          <w:rFonts w:ascii="Times New Roman" w:hAnsi="Times New Roman"/>
        </w:rPr>
      </w:pPr>
      <w:bookmarkStart w:id="430" w:name="_Toc19029"/>
      <w:bookmarkStart w:id="431" w:name="_Toc2545"/>
      <w:r>
        <w:rPr>
          <w:rFonts w:ascii="Times New Roman" w:hAnsi="Times New Roman"/>
        </w:rPr>
        <w:t>14.6返回报文示例</w:t>
      </w:r>
      <w:bookmarkEnd w:id="430"/>
      <w:bookmarkEnd w:id="431"/>
    </w:p>
    <w:p w14:paraId="780A3D85">
      <w:pPr>
        <w:pStyle w:val="5"/>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BD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F871B5C">
            <w:pPr>
              <w:pStyle w:val="5"/>
              <w:bidi w:val="0"/>
            </w:pPr>
            <w:r>
              <w:t>{</w:t>
            </w:r>
          </w:p>
          <w:p w14:paraId="4E2ECAC2">
            <w:pPr>
              <w:pStyle w:val="5"/>
              <w:bidi w:val="0"/>
            </w:pPr>
            <w:r>
              <w:tab/>
            </w:r>
            <w:r>
              <w:t>"Response": {</w:t>
            </w:r>
          </w:p>
          <w:p w14:paraId="5343E7C2">
            <w:pPr>
              <w:pStyle w:val="5"/>
              <w:bidi w:val="0"/>
            </w:pPr>
            <w:r>
              <w:tab/>
            </w:r>
            <w:r>
              <w:tab/>
            </w:r>
            <w:r>
              <w:t>"RequestId": "16位随机数字和字母组合",</w:t>
            </w:r>
          </w:p>
          <w:p w14:paraId="121F1842">
            <w:pPr>
              <w:pStyle w:val="5"/>
              <w:bidi w:val="0"/>
            </w:pPr>
            <w:r>
              <w:tab/>
            </w:r>
            <w:r>
              <w:tab/>
            </w:r>
            <w:r>
              <w:t>"Data": {</w:t>
            </w:r>
          </w:p>
          <w:p w14:paraId="6D743D5F">
            <w:pPr>
              <w:pStyle w:val="5"/>
              <w:bidi w:val="0"/>
            </w:pPr>
            <w:r>
              <w:tab/>
            </w:r>
            <w:r>
              <w:tab/>
            </w:r>
            <w:r>
              <w:tab/>
            </w:r>
            <w:r>
              <w:t>"returncode": "00",</w:t>
            </w:r>
          </w:p>
          <w:p w14:paraId="1CDC2BC6">
            <w:pPr>
              <w:pStyle w:val="5"/>
              <w:bidi w:val="0"/>
            </w:pPr>
            <w:r>
              <w:tab/>
            </w:r>
            <w:r>
              <w:tab/>
            </w:r>
            <w:r>
              <w:tab/>
            </w:r>
            <w:r>
              <w:t>"returnmsg": "成功",</w:t>
            </w:r>
          </w:p>
          <w:p w14:paraId="1035F6D1">
            <w:pPr>
              <w:pStyle w:val="5"/>
              <w:bidi w:val="0"/>
            </w:pPr>
            <w:bookmarkStart w:id="432" w:name="OLE_LINK34"/>
            <w:r>
              <w:tab/>
            </w:r>
            <w:r>
              <w:tab/>
            </w:r>
            <w:r>
              <w:tab/>
            </w:r>
            <w:r>
              <w:t>"resultList": [</w:t>
            </w:r>
          </w:p>
          <w:p w14:paraId="3A6986C4">
            <w:pPr>
              <w:pStyle w:val="5"/>
              <w:bidi w:val="0"/>
            </w:pPr>
            <w:r>
              <w:tab/>
            </w:r>
            <w:r>
              <w:tab/>
            </w:r>
            <w:r>
              <w:tab/>
            </w:r>
            <w:r>
              <w:tab/>
            </w:r>
            <w:r>
              <w:t>{</w:t>
            </w:r>
          </w:p>
          <w:p w14:paraId="7DBF8D4C">
            <w:pPr>
              <w:pStyle w:val="5"/>
              <w:bidi w:val="0"/>
            </w:pPr>
            <w:r>
              <w:tab/>
            </w:r>
            <w:r>
              <w:tab/>
            </w:r>
            <w:r>
              <w:tab/>
            </w:r>
            <w:r>
              <w:tab/>
            </w:r>
            <w:r>
              <w:tab/>
            </w:r>
            <w:r>
              <w:t>"fphm": "发票号码1",</w:t>
            </w:r>
          </w:p>
          <w:p w14:paraId="412EE938">
            <w:pPr>
              <w:pStyle w:val="5"/>
              <w:bidi w:val="0"/>
            </w:pPr>
            <w:r>
              <w:tab/>
            </w:r>
            <w:r>
              <w:tab/>
            </w:r>
            <w:r>
              <w:tab/>
            </w:r>
            <w:r>
              <w:tab/>
            </w:r>
            <w:r>
              <w:tab/>
            </w:r>
            <w:r>
              <w:t>"status": "上传状态",</w:t>
            </w:r>
          </w:p>
          <w:p w14:paraId="1755020E">
            <w:pPr>
              <w:pStyle w:val="5"/>
              <w:bidi w:val="0"/>
            </w:pPr>
            <w:r>
              <w:tab/>
            </w:r>
            <w:r>
              <w:tab/>
            </w:r>
            <w:r>
              <w:tab/>
            </w:r>
            <w:r>
              <w:tab/>
            </w:r>
            <w:r>
              <w:tab/>
            </w:r>
            <w:r>
              <w:t>"message": "详细信息"</w:t>
            </w:r>
          </w:p>
          <w:p w14:paraId="36F57887">
            <w:pPr>
              <w:pStyle w:val="5"/>
              <w:bidi w:val="0"/>
            </w:pPr>
            <w:r>
              <w:tab/>
            </w:r>
            <w:r>
              <w:tab/>
            </w:r>
            <w:r>
              <w:tab/>
            </w:r>
            <w:r>
              <w:tab/>
            </w:r>
            <w:r>
              <w:t>},</w:t>
            </w:r>
          </w:p>
          <w:p w14:paraId="674C3B64">
            <w:pPr>
              <w:pStyle w:val="5"/>
              <w:bidi w:val="0"/>
            </w:pPr>
            <w:r>
              <w:t xml:space="preserve"> {</w:t>
            </w:r>
          </w:p>
          <w:p w14:paraId="685088C6">
            <w:pPr>
              <w:pStyle w:val="5"/>
              <w:bidi w:val="0"/>
            </w:pPr>
            <w:r>
              <w:tab/>
            </w:r>
            <w:r>
              <w:tab/>
            </w:r>
            <w:r>
              <w:tab/>
            </w:r>
            <w:r>
              <w:tab/>
            </w:r>
            <w:r>
              <w:tab/>
            </w:r>
            <w:r>
              <w:t>"fphm": "发票号码2",</w:t>
            </w:r>
          </w:p>
          <w:p w14:paraId="2867EB15">
            <w:pPr>
              <w:pStyle w:val="5"/>
              <w:bidi w:val="0"/>
            </w:pPr>
            <w:r>
              <w:tab/>
            </w:r>
            <w:r>
              <w:tab/>
            </w:r>
            <w:r>
              <w:tab/>
            </w:r>
            <w:r>
              <w:tab/>
            </w:r>
            <w:r>
              <w:tab/>
            </w:r>
            <w:r>
              <w:t>"status": "上传状态",</w:t>
            </w:r>
          </w:p>
          <w:p w14:paraId="594ABBEC">
            <w:pPr>
              <w:pStyle w:val="5"/>
              <w:bidi w:val="0"/>
            </w:pPr>
            <w:r>
              <w:tab/>
            </w:r>
            <w:r>
              <w:tab/>
            </w:r>
            <w:r>
              <w:tab/>
            </w:r>
            <w:r>
              <w:tab/>
            </w:r>
            <w:r>
              <w:tab/>
            </w:r>
            <w:r>
              <w:t>"message": "详细信息"</w:t>
            </w:r>
          </w:p>
          <w:p w14:paraId="4BED428A">
            <w:pPr>
              <w:pStyle w:val="5"/>
              <w:bidi w:val="0"/>
            </w:pPr>
            <w:r>
              <w:tab/>
            </w:r>
            <w:r>
              <w:tab/>
            </w:r>
            <w:r>
              <w:tab/>
            </w:r>
            <w:r>
              <w:tab/>
            </w:r>
            <w:r>
              <w:t>}</w:t>
            </w:r>
          </w:p>
          <w:p w14:paraId="7086BB14">
            <w:pPr>
              <w:pStyle w:val="5"/>
              <w:bidi w:val="0"/>
            </w:pPr>
            <w:r>
              <w:tab/>
            </w:r>
            <w:r>
              <w:tab/>
            </w:r>
            <w:r>
              <w:tab/>
            </w:r>
            <w:r>
              <w:t>]</w:t>
            </w:r>
          </w:p>
          <w:bookmarkEnd w:id="432"/>
          <w:p w14:paraId="01361EC5">
            <w:pPr>
              <w:pStyle w:val="5"/>
              <w:bidi w:val="0"/>
            </w:pPr>
            <w:r>
              <w:tab/>
            </w:r>
            <w:r>
              <w:tab/>
            </w:r>
            <w:r>
              <w:t>}</w:t>
            </w:r>
          </w:p>
          <w:p w14:paraId="49DECCC6">
            <w:pPr>
              <w:pStyle w:val="5"/>
              <w:bidi w:val="0"/>
            </w:pPr>
            <w:r>
              <w:tab/>
            </w:r>
            <w:r>
              <w:t>}</w:t>
            </w:r>
          </w:p>
          <w:p w14:paraId="766D29FD">
            <w:pPr>
              <w:pStyle w:val="5"/>
              <w:bidi w:val="0"/>
            </w:pPr>
            <w:r>
              <w:t>}</w:t>
            </w:r>
          </w:p>
        </w:tc>
      </w:tr>
    </w:tbl>
    <w:p w14:paraId="21356436">
      <w:pPr>
        <w:pStyle w:val="5"/>
        <w:ind w:left="0" w:leftChars="0" w:firstLine="0" w:firstLineChars="0"/>
      </w:pPr>
    </w:p>
    <w:p w14:paraId="46946DD6">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B8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D8329D">
            <w:pPr>
              <w:pStyle w:val="5"/>
              <w:bidi w:val="0"/>
            </w:pPr>
            <w:r>
              <w:t>{</w:t>
            </w:r>
          </w:p>
          <w:p w14:paraId="1AF37E06">
            <w:pPr>
              <w:pStyle w:val="5"/>
              <w:bidi w:val="0"/>
            </w:pPr>
            <w:r>
              <w:tab/>
            </w:r>
            <w:r>
              <w:t>"Response":{</w:t>
            </w:r>
          </w:p>
          <w:p w14:paraId="37F6C431">
            <w:pPr>
              <w:pStyle w:val="5"/>
              <w:bidi w:val="0"/>
            </w:pPr>
            <w:r>
              <w:tab/>
            </w:r>
            <w:r>
              <w:tab/>
            </w:r>
            <w:r>
              <w:t>"RequestId": "16位随机数字和字母组合",</w:t>
            </w:r>
          </w:p>
          <w:p w14:paraId="3D7EBF62">
            <w:pPr>
              <w:pStyle w:val="5"/>
              <w:bidi w:val="0"/>
            </w:pPr>
            <w:r>
              <w:tab/>
            </w:r>
            <w:r>
              <w:tab/>
            </w:r>
            <w:r>
              <w:t>"Error":{</w:t>
            </w:r>
          </w:p>
          <w:p w14:paraId="3B7C2A19">
            <w:pPr>
              <w:pStyle w:val="5"/>
              <w:bidi w:val="0"/>
              <w:rPr>
                <w:highlight w:val="none"/>
              </w:rPr>
            </w:pPr>
            <w:r>
              <w:rPr>
                <w:highlight w:val="none"/>
              </w:rPr>
              <w:tab/>
            </w:r>
            <w:r>
              <w:rPr>
                <w:highlight w:val="none"/>
              </w:rPr>
              <w:tab/>
            </w:r>
            <w:r>
              <w:rPr>
                <w:highlight w:val="none"/>
              </w:rPr>
              <w:tab/>
            </w:r>
            <w:r>
              <w:rPr>
                <w:highlight w:val="none"/>
              </w:rPr>
              <w:t>"Code": "01",</w:t>
            </w:r>
          </w:p>
          <w:p w14:paraId="76B4E8D2">
            <w:pPr>
              <w:pStyle w:val="5"/>
              <w:bidi w:val="0"/>
              <w:rPr>
                <w:highlight w:val="none"/>
              </w:rPr>
            </w:pPr>
            <w:r>
              <w:rPr>
                <w:highlight w:val="none"/>
              </w:rPr>
              <w:tab/>
            </w:r>
            <w:r>
              <w:rPr>
                <w:highlight w:val="none"/>
              </w:rPr>
              <w:tab/>
            </w:r>
            <w:r>
              <w:rPr>
                <w:highlight w:val="none"/>
              </w:rPr>
              <w:tab/>
            </w:r>
            <w:r>
              <w:rPr>
                <w:highlight w:val="none"/>
              </w:rPr>
              <w:t>"Message": "错误说明"</w:t>
            </w:r>
          </w:p>
          <w:p w14:paraId="73AFF2F2">
            <w:pPr>
              <w:pStyle w:val="5"/>
              <w:bidi w:val="0"/>
            </w:pPr>
            <w:r>
              <w:t>}</w:t>
            </w:r>
          </w:p>
          <w:p w14:paraId="5BB42125">
            <w:pPr>
              <w:pStyle w:val="5"/>
              <w:bidi w:val="0"/>
            </w:pPr>
            <w:r>
              <w:tab/>
            </w:r>
            <w:r>
              <w:t>}</w:t>
            </w:r>
          </w:p>
          <w:p w14:paraId="228557B7">
            <w:pPr>
              <w:pStyle w:val="5"/>
              <w:bidi w:val="0"/>
            </w:pPr>
            <w:r>
              <w:t>}</w:t>
            </w:r>
          </w:p>
        </w:tc>
      </w:tr>
    </w:tbl>
    <w:p w14:paraId="35B48BE8">
      <w:pPr>
        <w:pStyle w:val="4"/>
        <w:widowControl/>
        <w:spacing w:beforeAutospacing="0" w:afterAutospacing="0" w:line="408" w:lineRule="auto"/>
        <w:rPr>
          <w:rFonts w:hint="default" w:ascii="Times New Roman" w:hAnsi="Times New Roman"/>
          <w:sz w:val="28"/>
          <w:szCs w:val="28"/>
        </w:rPr>
      </w:pPr>
      <w:bookmarkStart w:id="433" w:name="_Toc4435"/>
      <w:bookmarkStart w:id="434" w:name="_Toc120"/>
      <w:bookmarkStart w:id="435" w:name="_Toc23969"/>
      <w:r>
        <w:rPr>
          <w:rFonts w:hint="default" w:ascii="Times New Roman" w:hAnsi="Times New Roman"/>
          <w:sz w:val="28"/>
          <w:szCs w:val="28"/>
        </w:rPr>
        <w:t>15.货物运输服务红字确认单申请</w:t>
      </w:r>
      <w:bookmarkEnd w:id="433"/>
      <w:bookmarkEnd w:id="434"/>
      <w:bookmarkEnd w:id="435"/>
    </w:p>
    <w:p w14:paraId="11E5D230">
      <w:pPr>
        <w:pStyle w:val="6"/>
        <w:rPr>
          <w:rFonts w:ascii="Times New Roman" w:hAnsi="Times New Roman"/>
        </w:rPr>
      </w:pPr>
      <w:bookmarkStart w:id="436" w:name="_Toc15871"/>
      <w:bookmarkStart w:id="437" w:name="_Toc10312"/>
      <w:r>
        <w:rPr>
          <w:rFonts w:ascii="Times New Roman" w:hAnsi="Times New Roman"/>
        </w:rPr>
        <w:t>15.1接口说明</w:t>
      </w:r>
      <w:bookmarkEnd w:id="436"/>
      <w:bookmarkEnd w:id="437"/>
    </w:p>
    <w:p w14:paraId="3569C9E8">
      <w:pPr>
        <w:pStyle w:val="5"/>
        <w:spacing w:before="156" w:after="156"/>
        <w:ind w:firstLine="480"/>
      </w:pPr>
      <w:r>
        <w:t>给企业提供红字确认单开具功能。</w:t>
      </w:r>
    </w:p>
    <w:p w14:paraId="6CE9D7C9">
      <w:pPr>
        <w:pStyle w:val="6"/>
        <w:rPr>
          <w:rFonts w:ascii="Times New Roman" w:hAnsi="Times New Roman"/>
        </w:rPr>
      </w:pPr>
      <w:bookmarkStart w:id="438" w:name="_Toc8003"/>
      <w:bookmarkStart w:id="439" w:name="_Toc4368"/>
      <w:r>
        <w:rPr>
          <w:rFonts w:ascii="Times New Roman" w:hAnsi="Times New Roman"/>
        </w:rPr>
        <w:t>15.2请求方式</w:t>
      </w:r>
      <w:bookmarkEnd w:id="438"/>
      <w:bookmarkEnd w:id="439"/>
    </w:p>
    <w:p w14:paraId="78B5B2BB">
      <w:pPr>
        <w:pStyle w:val="5"/>
        <w:spacing w:before="156" w:after="156"/>
        <w:ind w:firstLine="480"/>
      </w:pPr>
      <w:r>
        <w:t>请求方式为POST</w:t>
      </w:r>
    </w:p>
    <w:p w14:paraId="2A90F45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D1C04CA">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14A464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C704A80">
      <w:pPr>
        <w:pStyle w:val="6"/>
        <w:rPr>
          <w:rFonts w:ascii="Times New Roman" w:hAnsi="Times New Roman"/>
        </w:rPr>
      </w:pPr>
      <w:bookmarkStart w:id="440" w:name="_Toc14706"/>
      <w:bookmarkStart w:id="441" w:name="_Toc30305"/>
      <w:r>
        <w:rPr>
          <w:rFonts w:ascii="Times New Roman" w:hAnsi="Times New Roman"/>
        </w:rPr>
        <w:t>15.3请求参数</w:t>
      </w:r>
      <w:bookmarkEnd w:id="440"/>
      <w:bookmarkEnd w:id="441"/>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DC41E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3C1941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33C7E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E1DAB4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4D2B93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88EC91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C5C6E">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486B29">
            <w:pPr>
              <w:adjustRightInd w:val="0"/>
              <w:snapToGrid w:val="0"/>
              <w:jc w:val="center"/>
              <w:rPr>
                <w:b/>
                <w:szCs w:val="21"/>
              </w:rPr>
            </w:pPr>
            <w:r>
              <w:rPr>
                <w:b/>
                <w:szCs w:val="21"/>
              </w:rPr>
              <w:t>说明</w:t>
            </w:r>
          </w:p>
        </w:tc>
      </w:tr>
      <w:tr w14:paraId="1811A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E1E46F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C416204">
            <w:pPr>
              <w:rPr>
                <w:szCs w:val="21"/>
              </w:rPr>
            </w:pPr>
            <w:r>
              <w:rPr>
                <w:szCs w:val="21"/>
              </w:rPr>
              <w:t>lrfsf</w:t>
            </w:r>
          </w:p>
        </w:tc>
        <w:tc>
          <w:tcPr>
            <w:tcW w:w="1843" w:type="dxa"/>
            <w:tcBorders>
              <w:top w:val="single" w:color="auto" w:sz="6" w:space="0"/>
            </w:tcBorders>
            <w:noWrap w:val="0"/>
            <w:vAlign w:val="center"/>
          </w:tcPr>
          <w:p w14:paraId="625F741D">
            <w:pPr>
              <w:rPr>
                <w:sz w:val="22"/>
                <w:szCs w:val="22"/>
              </w:rPr>
            </w:pPr>
            <w:r>
              <w:t>录入方身份</w:t>
            </w:r>
          </w:p>
        </w:tc>
        <w:tc>
          <w:tcPr>
            <w:tcW w:w="1276" w:type="dxa"/>
            <w:tcBorders>
              <w:top w:val="single" w:color="auto" w:sz="6" w:space="0"/>
            </w:tcBorders>
            <w:noWrap w:val="0"/>
            <w:vAlign w:val="center"/>
          </w:tcPr>
          <w:p w14:paraId="1F203F90">
            <w:pPr>
              <w:pStyle w:val="36"/>
              <w:jc w:val="both"/>
            </w:pPr>
            <w:r>
              <w:rPr>
                <w:szCs w:val="21"/>
              </w:rPr>
              <w:t>varchar</w:t>
            </w:r>
          </w:p>
        </w:tc>
        <w:tc>
          <w:tcPr>
            <w:tcW w:w="709" w:type="dxa"/>
            <w:tcBorders>
              <w:top w:val="single" w:color="auto" w:sz="6" w:space="0"/>
            </w:tcBorders>
            <w:noWrap w:val="0"/>
            <w:vAlign w:val="center"/>
          </w:tcPr>
          <w:p w14:paraId="38FA46EE">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607A3BD9">
            <w:pPr>
              <w:jc w:val="center"/>
              <w:rPr>
                <w:sz w:val="22"/>
                <w:szCs w:val="22"/>
              </w:rPr>
            </w:pPr>
            <w:r>
              <w:rPr>
                <w:sz w:val="22"/>
                <w:szCs w:val="22"/>
              </w:rPr>
              <w:t>是</w:t>
            </w:r>
          </w:p>
        </w:tc>
        <w:tc>
          <w:tcPr>
            <w:tcW w:w="1560" w:type="dxa"/>
            <w:tcBorders>
              <w:top w:val="single" w:color="auto" w:sz="6" w:space="0"/>
            </w:tcBorders>
            <w:noWrap w:val="0"/>
            <w:vAlign w:val="center"/>
          </w:tcPr>
          <w:p w14:paraId="46D8DCA8">
            <w:r>
              <w:t>0：销方</w:t>
            </w:r>
          </w:p>
          <w:p w14:paraId="28D32B7D">
            <w:pPr>
              <w:rPr>
                <w:sz w:val="22"/>
                <w:szCs w:val="22"/>
              </w:rPr>
            </w:pPr>
            <w:r>
              <w:t>1：购方</w:t>
            </w:r>
          </w:p>
        </w:tc>
      </w:tr>
      <w:tr w14:paraId="1D847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76852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FFC766E">
            <w:pPr>
              <w:rPr>
                <w:szCs w:val="21"/>
              </w:rPr>
            </w:pPr>
            <w:r>
              <w:rPr>
                <w:szCs w:val="21"/>
              </w:rPr>
              <w:t>xsfnsrsbh</w:t>
            </w:r>
          </w:p>
        </w:tc>
        <w:tc>
          <w:tcPr>
            <w:tcW w:w="1843" w:type="dxa"/>
            <w:noWrap w:val="0"/>
            <w:vAlign w:val="center"/>
          </w:tcPr>
          <w:p w14:paraId="383EDE5B">
            <w:pPr>
              <w:rPr>
                <w:sz w:val="22"/>
                <w:szCs w:val="22"/>
              </w:rPr>
            </w:pPr>
            <w:r>
              <w:t>销售方纳税人识别号</w:t>
            </w:r>
          </w:p>
        </w:tc>
        <w:tc>
          <w:tcPr>
            <w:tcW w:w="1276" w:type="dxa"/>
            <w:noWrap w:val="0"/>
            <w:vAlign w:val="center"/>
          </w:tcPr>
          <w:p w14:paraId="775CBA17">
            <w:pPr>
              <w:pStyle w:val="36"/>
              <w:jc w:val="both"/>
            </w:pPr>
            <w:r>
              <w:rPr>
                <w:szCs w:val="21"/>
              </w:rPr>
              <w:t>varchar</w:t>
            </w:r>
          </w:p>
        </w:tc>
        <w:tc>
          <w:tcPr>
            <w:tcW w:w="709" w:type="dxa"/>
            <w:noWrap w:val="0"/>
            <w:vAlign w:val="center"/>
          </w:tcPr>
          <w:p w14:paraId="2BBB0A0A">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88CF44C">
            <w:pPr>
              <w:jc w:val="center"/>
              <w:rPr>
                <w:sz w:val="22"/>
                <w:szCs w:val="22"/>
              </w:rPr>
            </w:pPr>
            <w:r>
              <w:rPr>
                <w:sz w:val="22"/>
                <w:szCs w:val="22"/>
              </w:rPr>
              <w:t>是</w:t>
            </w:r>
          </w:p>
        </w:tc>
        <w:tc>
          <w:tcPr>
            <w:tcW w:w="1560" w:type="dxa"/>
            <w:noWrap w:val="0"/>
            <w:vAlign w:val="center"/>
          </w:tcPr>
          <w:p w14:paraId="6A87BA7E">
            <w:pPr>
              <w:rPr>
                <w:sz w:val="22"/>
                <w:szCs w:val="22"/>
              </w:rPr>
            </w:pPr>
          </w:p>
        </w:tc>
      </w:tr>
      <w:tr w14:paraId="713E1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C5063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7A8AB8B">
            <w:pPr>
              <w:rPr>
                <w:szCs w:val="21"/>
              </w:rPr>
            </w:pPr>
            <w:r>
              <w:rPr>
                <w:szCs w:val="21"/>
              </w:rPr>
              <w:t>xsfmc</w:t>
            </w:r>
          </w:p>
        </w:tc>
        <w:tc>
          <w:tcPr>
            <w:tcW w:w="1843" w:type="dxa"/>
            <w:noWrap w:val="0"/>
            <w:vAlign w:val="center"/>
          </w:tcPr>
          <w:p w14:paraId="1EB27B97">
            <w:pPr>
              <w:rPr>
                <w:sz w:val="22"/>
                <w:szCs w:val="22"/>
              </w:rPr>
            </w:pPr>
            <w:r>
              <w:t>销售方名称</w:t>
            </w:r>
          </w:p>
        </w:tc>
        <w:tc>
          <w:tcPr>
            <w:tcW w:w="1276" w:type="dxa"/>
            <w:noWrap w:val="0"/>
            <w:vAlign w:val="center"/>
          </w:tcPr>
          <w:p w14:paraId="36476924">
            <w:pPr>
              <w:pStyle w:val="36"/>
              <w:jc w:val="both"/>
            </w:pPr>
            <w:r>
              <w:rPr>
                <w:szCs w:val="21"/>
              </w:rPr>
              <w:t>varchar</w:t>
            </w:r>
          </w:p>
        </w:tc>
        <w:tc>
          <w:tcPr>
            <w:tcW w:w="709" w:type="dxa"/>
            <w:noWrap w:val="0"/>
            <w:vAlign w:val="center"/>
          </w:tcPr>
          <w:p w14:paraId="36F1DA9C">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1C1942A">
            <w:pPr>
              <w:jc w:val="center"/>
              <w:rPr>
                <w:sz w:val="22"/>
                <w:szCs w:val="22"/>
              </w:rPr>
            </w:pPr>
            <w:r>
              <w:rPr>
                <w:sz w:val="22"/>
                <w:szCs w:val="22"/>
              </w:rPr>
              <w:t>是</w:t>
            </w:r>
          </w:p>
        </w:tc>
        <w:tc>
          <w:tcPr>
            <w:tcW w:w="1560" w:type="dxa"/>
            <w:noWrap w:val="0"/>
            <w:vAlign w:val="center"/>
          </w:tcPr>
          <w:p w14:paraId="0A8B8C62">
            <w:pPr>
              <w:rPr>
                <w:sz w:val="22"/>
                <w:szCs w:val="22"/>
              </w:rPr>
            </w:pPr>
          </w:p>
        </w:tc>
      </w:tr>
      <w:tr w14:paraId="55A5D5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22F10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8B30AD3">
            <w:pPr>
              <w:rPr>
                <w:szCs w:val="21"/>
              </w:rPr>
            </w:pPr>
            <w:r>
              <w:rPr>
                <w:szCs w:val="21"/>
              </w:rPr>
              <w:t>gmfnsrsbh</w:t>
            </w:r>
          </w:p>
        </w:tc>
        <w:tc>
          <w:tcPr>
            <w:tcW w:w="1843" w:type="dxa"/>
            <w:noWrap w:val="0"/>
            <w:vAlign w:val="center"/>
          </w:tcPr>
          <w:p w14:paraId="435748D1">
            <w:pPr>
              <w:rPr>
                <w:sz w:val="22"/>
                <w:szCs w:val="22"/>
              </w:rPr>
            </w:pPr>
            <w:r>
              <w:t>购买方纳税人识别号</w:t>
            </w:r>
          </w:p>
        </w:tc>
        <w:tc>
          <w:tcPr>
            <w:tcW w:w="1276" w:type="dxa"/>
            <w:noWrap w:val="0"/>
            <w:vAlign w:val="center"/>
          </w:tcPr>
          <w:p w14:paraId="6D39D27B">
            <w:pPr>
              <w:pStyle w:val="36"/>
              <w:jc w:val="both"/>
            </w:pPr>
            <w:r>
              <w:rPr>
                <w:szCs w:val="21"/>
              </w:rPr>
              <w:t>varchar</w:t>
            </w:r>
          </w:p>
        </w:tc>
        <w:tc>
          <w:tcPr>
            <w:tcW w:w="709" w:type="dxa"/>
            <w:noWrap w:val="0"/>
            <w:vAlign w:val="center"/>
          </w:tcPr>
          <w:p w14:paraId="1E879BC5">
            <w:pPr>
              <w:jc w:val="center"/>
              <w:rPr>
                <w:sz w:val="22"/>
                <w:szCs w:val="22"/>
              </w:rPr>
            </w:pPr>
            <w:r>
              <w:t>20</w:t>
            </w:r>
          </w:p>
        </w:tc>
        <w:tc>
          <w:tcPr>
            <w:tcW w:w="708" w:type="dxa"/>
            <w:noWrap w:val="0"/>
            <w:vAlign w:val="center"/>
          </w:tcPr>
          <w:p w14:paraId="2C388EC6">
            <w:pPr>
              <w:jc w:val="center"/>
              <w:rPr>
                <w:sz w:val="22"/>
                <w:szCs w:val="22"/>
              </w:rPr>
            </w:pPr>
            <w:r>
              <w:rPr>
                <w:sz w:val="22"/>
                <w:szCs w:val="22"/>
              </w:rPr>
              <w:t>否</w:t>
            </w:r>
          </w:p>
        </w:tc>
        <w:tc>
          <w:tcPr>
            <w:tcW w:w="1560" w:type="dxa"/>
            <w:noWrap w:val="0"/>
            <w:vAlign w:val="center"/>
          </w:tcPr>
          <w:p w14:paraId="31781E99">
            <w:pPr>
              <w:rPr>
                <w:sz w:val="22"/>
                <w:szCs w:val="22"/>
              </w:rPr>
            </w:pPr>
          </w:p>
        </w:tc>
      </w:tr>
      <w:tr w14:paraId="36F4A4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5DCB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65083F3">
            <w:pPr>
              <w:rPr>
                <w:szCs w:val="21"/>
              </w:rPr>
            </w:pPr>
            <w:r>
              <w:rPr>
                <w:szCs w:val="21"/>
              </w:rPr>
              <w:t>gmfmc</w:t>
            </w:r>
          </w:p>
        </w:tc>
        <w:tc>
          <w:tcPr>
            <w:tcW w:w="1843" w:type="dxa"/>
            <w:noWrap w:val="0"/>
            <w:vAlign w:val="center"/>
          </w:tcPr>
          <w:p w14:paraId="75355704">
            <w:pPr>
              <w:rPr>
                <w:sz w:val="22"/>
                <w:szCs w:val="22"/>
              </w:rPr>
            </w:pPr>
            <w:r>
              <w:t>购买方名称</w:t>
            </w:r>
          </w:p>
        </w:tc>
        <w:tc>
          <w:tcPr>
            <w:tcW w:w="1276" w:type="dxa"/>
            <w:noWrap w:val="0"/>
            <w:vAlign w:val="center"/>
          </w:tcPr>
          <w:p w14:paraId="161E785F">
            <w:pPr>
              <w:pStyle w:val="36"/>
              <w:jc w:val="both"/>
            </w:pPr>
            <w:r>
              <w:rPr>
                <w:szCs w:val="21"/>
              </w:rPr>
              <w:t>varchar</w:t>
            </w:r>
          </w:p>
        </w:tc>
        <w:tc>
          <w:tcPr>
            <w:tcW w:w="709" w:type="dxa"/>
            <w:noWrap w:val="0"/>
            <w:vAlign w:val="center"/>
          </w:tcPr>
          <w:p w14:paraId="69AD9EF3">
            <w:pPr>
              <w:jc w:val="center"/>
              <w:rPr>
                <w:sz w:val="22"/>
                <w:szCs w:val="22"/>
              </w:rPr>
            </w:pPr>
            <w:r>
              <w:t>300</w:t>
            </w:r>
          </w:p>
        </w:tc>
        <w:tc>
          <w:tcPr>
            <w:tcW w:w="708" w:type="dxa"/>
            <w:noWrap w:val="0"/>
            <w:vAlign w:val="center"/>
          </w:tcPr>
          <w:p w14:paraId="46D36708">
            <w:pPr>
              <w:jc w:val="center"/>
              <w:rPr>
                <w:sz w:val="22"/>
                <w:szCs w:val="22"/>
              </w:rPr>
            </w:pPr>
            <w:r>
              <w:rPr>
                <w:sz w:val="22"/>
                <w:szCs w:val="22"/>
              </w:rPr>
              <w:t>是</w:t>
            </w:r>
          </w:p>
        </w:tc>
        <w:tc>
          <w:tcPr>
            <w:tcW w:w="1560" w:type="dxa"/>
            <w:noWrap w:val="0"/>
            <w:vAlign w:val="center"/>
          </w:tcPr>
          <w:p w14:paraId="6FE8D7DD">
            <w:pPr>
              <w:rPr>
                <w:sz w:val="22"/>
                <w:szCs w:val="22"/>
              </w:rPr>
            </w:pPr>
          </w:p>
        </w:tc>
      </w:tr>
      <w:tr w14:paraId="2A6F5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0AC00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78DFA9AD">
            <w:pPr>
              <w:rPr>
                <w:szCs w:val="21"/>
              </w:rPr>
            </w:pPr>
            <w:r>
              <w:rPr>
                <w:szCs w:val="21"/>
              </w:rPr>
              <w:t>lzfpdm</w:t>
            </w:r>
          </w:p>
        </w:tc>
        <w:tc>
          <w:tcPr>
            <w:tcW w:w="1843" w:type="dxa"/>
            <w:noWrap w:val="0"/>
            <w:vAlign w:val="center"/>
          </w:tcPr>
          <w:p w14:paraId="62784193">
            <w:pPr>
              <w:rPr>
                <w:sz w:val="22"/>
                <w:szCs w:val="22"/>
              </w:rPr>
            </w:pPr>
            <w:r>
              <w:t>蓝字发票代码</w:t>
            </w:r>
          </w:p>
        </w:tc>
        <w:tc>
          <w:tcPr>
            <w:tcW w:w="1276" w:type="dxa"/>
            <w:noWrap w:val="0"/>
            <w:vAlign w:val="center"/>
          </w:tcPr>
          <w:p w14:paraId="4571CC84">
            <w:pPr>
              <w:pStyle w:val="36"/>
              <w:jc w:val="both"/>
            </w:pPr>
            <w:r>
              <w:rPr>
                <w:szCs w:val="21"/>
              </w:rPr>
              <w:t>varchar</w:t>
            </w:r>
          </w:p>
        </w:tc>
        <w:tc>
          <w:tcPr>
            <w:tcW w:w="709" w:type="dxa"/>
            <w:noWrap w:val="0"/>
            <w:vAlign w:val="center"/>
          </w:tcPr>
          <w:p w14:paraId="6362DDBC">
            <w:pPr>
              <w:jc w:val="center"/>
              <w:rPr>
                <w:sz w:val="22"/>
                <w:szCs w:val="22"/>
              </w:rPr>
            </w:pPr>
            <w:r>
              <w:t>12</w:t>
            </w:r>
          </w:p>
        </w:tc>
        <w:tc>
          <w:tcPr>
            <w:tcW w:w="708" w:type="dxa"/>
            <w:noWrap w:val="0"/>
            <w:vAlign w:val="center"/>
          </w:tcPr>
          <w:p w14:paraId="77A70764">
            <w:pPr>
              <w:jc w:val="center"/>
              <w:rPr>
                <w:sz w:val="22"/>
                <w:szCs w:val="22"/>
              </w:rPr>
            </w:pPr>
            <w:r>
              <w:rPr>
                <w:sz w:val="22"/>
                <w:szCs w:val="22"/>
              </w:rPr>
              <w:t>否</w:t>
            </w:r>
          </w:p>
        </w:tc>
        <w:tc>
          <w:tcPr>
            <w:tcW w:w="1560" w:type="dxa"/>
            <w:noWrap w:val="0"/>
            <w:vAlign w:val="center"/>
          </w:tcPr>
          <w:p w14:paraId="15D35A5D">
            <w:pPr>
              <w:rPr>
                <w:sz w:val="22"/>
                <w:szCs w:val="22"/>
              </w:rPr>
            </w:pPr>
          </w:p>
        </w:tc>
      </w:tr>
      <w:tr w14:paraId="2C296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6D50E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96AF932">
            <w:pPr>
              <w:rPr>
                <w:szCs w:val="21"/>
              </w:rPr>
            </w:pPr>
            <w:r>
              <w:rPr>
                <w:szCs w:val="21"/>
              </w:rPr>
              <w:t>lzfphm</w:t>
            </w:r>
          </w:p>
        </w:tc>
        <w:tc>
          <w:tcPr>
            <w:tcW w:w="1843" w:type="dxa"/>
            <w:noWrap w:val="0"/>
            <w:vAlign w:val="center"/>
          </w:tcPr>
          <w:p w14:paraId="3EF94165">
            <w:pPr>
              <w:rPr>
                <w:sz w:val="22"/>
                <w:szCs w:val="22"/>
              </w:rPr>
            </w:pPr>
            <w:r>
              <w:t>蓝字发票号码</w:t>
            </w:r>
          </w:p>
        </w:tc>
        <w:tc>
          <w:tcPr>
            <w:tcW w:w="1276" w:type="dxa"/>
            <w:noWrap w:val="0"/>
            <w:vAlign w:val="center"/>
          </w:tcPr>
          <w:p w14:paraId="2D561F59">
            <w:pPr>
              <w:pStyle w:val="36"/>
              <w:jc w:val="both"/>
            </w:pPr>
            <w:r>
              <w:rPr>
                <w:szCs w:val="21"/>
              </w:rPr>
              <w:t>varchar</w:t>
            </w:r>
          </w:p>
        </w:tc>
        <w:tc>
          <w:tcPr>
            <w:tcW w:w="709" w:type="dxa"/>
            <w:noWrap w:val="0"/>
            <w:vAlign w:val="center"/>
          </w:tcPr>
          <w:p w14:paraId="32B0F239">
            <w:pPr>
              <w:jc w:val="center"/>
              <w:rPr>
                <w:sz w:val="22"/>
                <w:szCs w:val="22"/>
              </w:rPr>
            </w:pPr>
            <w:r>
              <w:t>20</w:t>
            </w:r>
          </w:p>
        </w:tc>
        <w:tc>
          <w:tcPr>
            <w:tcW w:w="708" w:type="dxa"/>
            <w:noWrap w:val="0"/>
            <w:vAlign w:val="center"/>
          </w:tcPr>
          <w:p w14:paraId="4A9ED8FB">
            <w:pPr>
              <w:jc w:val="center"/>
              <w:rPr>
                <w:sz w:val="22"/>
                <w:szCs w:val="22"/>
              </w:rPr>
            </w:pPr>
            <w:r>
              <w:rPr>
                <w:sz w:val="22"/>
                <w:szCs w:val="22"/>
              </w:rPr>
              <w:t>是</w:t>
            </w:r>
          </w:p>
        </w:tc>
        <w:tc>
          <w:tcPr>
            <w:tcW w:w="1560" w:type="dxa"/>
            <w:noWrap w:val="0"/>
            <w:vAlign w:val="center"/>
          </w:tcPr>
          <w:p w14:paraId="1D8C25A4">
            <w:pPr>
              <w:rPr>
                <w:sz w:val="22"/>
                <w:szCs w:val="22"/>
              </w:rPr>
            </w:pPr>
          </w:p>
        </w:tc>
      </w:tr>
      <w:tr w14:paraId="531977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424B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8690E05">
            <w:pPr>
              <w:rPr>
                <w:szCs w:val="21"/>
              </w:rPr>
            </w:pPr>
            <w:r>
              <w:rPr>
                <w:szCs w:val="21"/>
              </w:rPr>
              <w:t>sfzzfpbz</w:t>
            </w:r>
          </w:p>
        </w:tc>
        <w:tc>
          <w:tcPr>
            <w:tcW w:w="1843" w:type="dxa"/>
            <w:noWrap w:val="0"/>
            <w:vAlign w:val="center"/>
          </w:tcPr>
          <w:p w14:paraId="4386EA9E">
            <w:pPr>
              <w:rPr>
                <w:sz w:val="22"/>
                <w:szCs w:val="22"/>
              </w:rPr>
            </w:pPr>
            <w:r>
              <w:t>是否纸质发票标志</w:t>
            </w:r>
          </w:p>
        </w:tc>
        <w:tc>
          <w:tcPr>
            <w:tcW w:w="1276" w:type="dxa"/>
            <w:noWrap w:val="0"/>
            <w:vAlign w:val="center"/>
          </w:tcPr>
          <w:p w14:paraId="69E1489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0ACBC1B">
            <w:pPr>
              <w:jc w:val="center"/>
              <w:rPr>
                <w:sz w:val="22"/>
                <w:szCs w:val="22"/>
              </w:rPr>
            </w:pPr>
            <w:r>
              <w:t>1</w:t>
            </w:r>
          </w:p>
        </w:tc>
        <w:tc>
          <w:tcPr>
            <w:tcW w:w="708" w:type="dxa"/>
            <w:noWrap w:val="0"/>
            <w:vAlign w:val="center"/>
          </w:tcPr>
          <w:p w14:paraId="5FCD0DCD">
            <w:pPr>
              <w:jc w:val="center"/>
              <w:rPr>
                <w:sz w:val="22"/>
                <w:szCs w:val="22"/>
              </w:rPr>
            </w:pPr>
            <w:r>
              <w:rPr>
                <w:sz w:val="22"/>
                <w:szCs w:val="22"/>
              </w:rPr>
              <w:t>是</w:t>
            </w:r>
          </w:p>
        </w:tc>
        <w:tc>
          <w:tcPr>
            <w:tcW w:w="1560" w:type="dxa"/>
            <w:noWrap w:val="0"/>
            <w:vAlign w:val="center"/>
          </w:tcPr>
          <w:p w14:paraId="44C007B5">
            <w:r>
              <w:t>Y：纸质发票</w:t>
            </w:r>
          </w:p>
          <w:p w14:paraId="49402C28">
            <w:pPr>
              <w:rPr>
                <w:sz w:val="22"/>
                <w:szCs w:val="22"/>
              </w:rPr>
            </w:pPr>
            <w:r>
              <w:t>N：电子发票</w:t>
            </w:r>
          </w:p>
        </w:tc>
      </w:tr>
      <w:tr w14:paraId="33150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046B4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18B62402">
            <w:pPr>
              <w:rPr>
                <w:szCs w:val="21"/>
              </w:rPr>
            </w:pPr>
            <w:r>
              <w:rPr>
                <w:szCs w:val="21"/>
              </w:rPr>
              <w:t>lzkprq</w:t>
            </w:r>
          </w:p>
        </w:tc>
        <w:tc>
          <w:tcPr>
            <w:tcW w:w="1843" w:type="dxa"/>
            <w:noWrap w:val="0"/>
            <w:vAlign w:val="center"/>
          </w:tcPr>
          <w:p w14:paraId="6058A7DE">
            <w:pPr>
              <w:rPr>
                <w:sz w:val="22"/>
                <w:szCs w:val="22"/>
              </w:rPr>
            </w:pPr>
            <w:r>
              <w:t>蓝字发票开票日期</w:t>
            </w:r>
          </w:p>
        </w:tc>
        <w:tc>
          <w:tcPr>
            <w:tcW w:w="1276" w:type="dxa"/>
            <w:noWrap w:val="0"/>
            <w:vAlign w:val="center"/>
          </w:tcPr>
          <w:p w14:paraId="0F1A51AD">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09090AC">
            <w:pPr>
              <w:jc w:val="center"/>
              <w:rPr>
                <w:sz w:val="22"/>
                <w:szCs w:val="22"/>
              </w:rPr>
            </w:pPr>
          </w:p>
        </w:tc>
        <w:tc>
          <w:tcPr>
            <w:tcW w:w="708" w:type="dxa"/>
            <w:noWrap w:val="0"/>
            <w:vAlign w:val="center"/>
          </w:tcPr>
          <w:p w14:paraId="385D1E8C">
            <w:pPr>
              <w:jc w:val="center"/>
              <w:rPr>
                <w:sz w:val="22"/>
                <w:szCs w:val="22"/>
              </w:rPr>
            </w:pPr>
            <w:r>
              <w:rPr>
                <w:sz w:val="22"/>
                <w:szCs w:val="22"/>
              </w:rPr>
              <w:t>是</w:t>
            </w:r>
          </w:p>
        </w:tc>
        <w:tc>
          <w:tcPr>
            <w:tcW w:w="1560" w:type="dxa"/>
            <w:noWrap w:val="0"/>
            <w:vAlign w:val="center"/>
          </w:tcPr>
          <w:p w14:paraId="7804F1A8">
            <w:pPr>
              <w:rPr>
                <w:sz w:val="22"/>
                <w:szCs w:val="22"/>
              </w:rPr>
            </w:pPr>
            <w:r>
              <w:t>yyyy-MM-dd HH:mm:ss</w:t>
            </w:r>
          </w:p>
        </w:tc>
      </w:tr>
      <w:tr w14:paraId="05D12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934AB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46E2E58">
            <w:pPr>
              <w:rPr>
                <w:szCs w:val="21"/>
              </w:rPr>
            </w:pPr>
            <w:r>
              <w:rPr>
                <w:szCs w:val="21"/>
              </w:rPr>
              <w:t>lzhjje</w:t>
            </w:r>
          </w:p>
        </w:tc>
        <w:tc>
          <w:tcPr>
            <w:tcW w:w="1843" w:type="dxa"/>
            <w:noWrap w:val="0"/>
            <w:vAlign w:val="center"/>
          </w:tcPr>
          <w:p w14:paraId="49EEDAC3">
            <w:pPr>
              <w:rPr>
                <w:sz w:val="22"/>
                <w:szCs w:val="22"/>
              </w:rPr>
            </w:pPr>
            <w:r>
              <w:t>蓝字发票合计金额</w:t>
            </w:r>
          </w:p>
        </w:tc>
        <w:tc>
          <w:tcPr>
            <w:tcW w:w="1276" w:type="dxa"/>
            <w:noWrap w:val="0"/>
            <w:vAlign w:val="center"/>
          </w:tcPr>
          <w:p w14:paraId="2DE067E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845F08">
            <w:pPr>
              <w:jc w:val="center"/>
              <w:rPr>
                <w:sz w:val="22"/>
                <w:szCs w:val="22"/>
              </w:rPr>
            </w:pPr>
            <w:r>
              <w:t>18,2</w:t>
            </w:r>
          </w:p>
        </w:tc>
        <w:tc>
          <w:tcPr>
            <w:tcW w:w="708" w:type="dxa"/>
            <w:noWrap w:val="0"/>
            <w:vAlign w:val="center"/>
          </w:tcPr>
          <w:p w14:paraId="66800E3F">
            <w:pPr>
              <w:jc w:val="center"/>
              <w:rPr>
                <w:sz w:val="22"/>
                <w:szCs w:val="22"/>
              </w:rPr>
            </w:pPr>
            <w:r>
              <w:rPr>
                <w:sz w:val="22"/>
                <w:szCs w:val="22"/>
              </w:rPr>
              <w:t>是</w:t>
            </w:r>
          </w:p>
        </w:tc>
        <w:tc>
          <w:tcPr>
            <w:tcW w:w="1560" w:type="dxa"/>
            <w:noWrap w:val="0"/>
            <w:vAlign w:val="center"/>
          </w:tcPr>
          <w:p w14:paraId="0F5D2EFE">
            <w:pPr>
              <w:rPr>
                <w:sz w:val="22"/>
                <w:szCs w:val="22"/>
              </w:rPr>
            </w:pPr>
          </w:p>
        </w:tc>
      </w:tr>
      <w:tr w14:paraId="19C81C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5407E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6F6D850E">
            <w:pPr>
              <w:rPr>
                <w:szCs w:val="21"/>
              </w:rPr>
            </w:pPr>
            <w:r>
              <w:rPr>
                <w:szCs w:val="21"/>
              </w:rPr>
              <w:t>lzhjse</w:t>
            </w:r>
          </w:p>
        </w:tc>
        <w:tc>
          <w:tcPr>
            <w:tcW w:w="1843" w:type="dxa"/>
            <w:noWrap w:val="0"/>
            <w:vAlign w:val="center"/>
          </w:tcPr>
          <w:p w14:paraId="428D1E3F">
            <w:pPr>
              <w:rPr>
                <w:sz w:val="22"/>
                <w:szCs w:val="22"/>
              </w:rPr>
            </w:pPr>
            <w:r>
              <w:t>蓝字发票合计税额</w:t>
            </w:r>
          </w:p>
        </w:tc>
        <w:tc>
          <w:tcPr>
            <w:tcW w:w="1276" w:type="dxa"/>
            <w:noWrap w:val="0"/>
            <w:vAlign w:val="center"/>
          </w:tcPr>
          <w:p w14:paraId="116CD77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2F7F185">
            <w:pPr>
              <w:jc w:val="center"/>
              <w:rPr>
                <w:sz w:val="22"/>
                <w:szCs w:val="22"/>
              </w:rPr>
            </w:pPr>
            <w:r>
              <w:t>18,2</w:t>
            </w:r>
          </w:p>
        </w:tc>
        <w:tc>
          <w:tcPr>
            <w:tcW w:w="708" w:type="dxa"/>
            <w:noWrap w:val="0"/>
            <w:vAlign w:val="center"/>
          </w:tcPr>
          <w:p w14:paraId="77C34B86">
            <w:pPr>
              <w:jc w:val="center"/>
              <w:rPr>
                <w:sz w:val="22"/>
                <w:szCs w:val="22"/>
              </w:rPr>
            </w:pPr>
            <w:r>
              <w:rPr>
                <w:sz w:val="22"/>
                <w:szCs w:val="22"/>
              </w:rPr>
              <w:t>是</w:t>
            </w:r>
          </w:p>
        </w:tc>
        <w:tc>
          <w:tcPr>
            <w:tcW w:w="1560" w:type="dxa"/>
            <w:noWrap w:val="0"/>
            <w:vAlign w:val="center"/>
          </w:tcPr>
          <w:p w14:paraId="1A1FCF88">
            <w:pPr>
              <w:rPr>
                <w:sz w:val="22"/>
                <w:szCs w:val="22"/>
              </w:rPr>
            </w:pPr>
          </w:p>
        </w:tc>
      </w:tr>
      <w:tr w14:paraId="78414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2E15B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32C27926">
            <w:pPr>
              <w:rPr>
                <w:szCs w:val="21"/>
              </w:rPr>
            </w:pPr>
            <w:r>
              <w:rPr>
                <w:szCs w:val="21"/>
              </w:rPr>
              <w:t>lzfppzDm</w:t>
            </w:r>
          </w:p>
        </w:tc>
        <w:tc>
          <w:tcPr>
            <w:tcW w:w="1843" w:type="dxa"/>
            <w:noWrap w:val="0"/>
            <w:vAlign w:val="center"/>
          </w:tcPr>
          <w:p w14:paraId="0090EFD7">
            <w:r>
              <w:t>蓝字发票票种代码</w:t>
            </w:r>
          </w:p>
        </w:tc>
        <w:tc>
          <w:tcPr>
            <w:tcW w:w="1276" w:type="dxa"/>
            <w:noWrap w:val="0"/>
            <w:vAlign w:val="center"/>
          </w:tcPr>
          <w:p w14:paraId="3F1396E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6C0540">
            <w:pPr>
              <w:jc w:val="center"/>
              <w:rPr>
                <w:sz w:val="22"/>
                <w:szCs w:val="22"/>
              </w:rPr>
            </w:pPr>
            <w:r>
              <w:t>2</w:t>
            </w:r>
          </w:p>
        </w:tc>
        <w:tc>
          <w:tcPr>
            <w:tcW w:w="708" w:type="dxa"/>
            <w:noWrap w:val="0"/>
            <w:vAlign w:val="center"/>
          </w:tcPr>
          <w:p w14:paraId="266F15F7">
            <w:pPr>
              <w:jc w:val="center"/>
              <w:rPr>
                <w:sz w:val="22"/>
                <w:szCs w:val="22"/>
              </w:rPr>
            </w:pPr>
            <w:r>
              <w:rPr>
                <w:sz w:val="22"/>
                <w:szCs w:val="22"/>
              </w:rPr>
              <w:t>是</w:t>
            </w:r>
          </w:p>
        </w:tc>
        <w:tc>
          <w:tcPr>
            <w:tcW w:w="1560" w:type="dxa"/>
            <w:noWrap w:val="0"/>
            <w:vAlign w:val="center"/>
          </w:tcPr>
          <w:p w14:paraId="3DAC4D54">
            <w:r>
              <w:t>01: 增值税专用发票</w:t>
            </w:r>
          </w:p>
          <w:p w14:paraId="32D9C79E">
            <w:r>
              <w:t>02: 普通发票</w:t>
            </w:r>
          </w:p>
          <w:p w14:paraId="41E3C515">
            <w:r>
              <w:t>03: 机动车统一销售发票</w:t>
            </w:r>
          </w:p>
          <w:p w14:paraId="2186CF55">
            <w:pPr>
              <w:rPr>
                <w:sz w:val="22"/>
                <w:szCs w:val="22"/>
              </w:rPr>
            </w:pPr>
            <w:r>
              <w:t>04: 二手车统一销售发票</w:t>
            </w:r>
          </w:p>
        </w:tc>
      </w:tr>
      <w:tr w14:paraId="16CF7A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29EA9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C2DB3F5">
            <w:pPr>
              <w:rPr>
                <w:szCs w:val="21"/>
              </w:rPr>
            </w:pPr>
            <w:r>
              <w:rPr>
                <w:szCs w:val="21"/>
              </w:rPr>
              <w:t>lzfpTdyslxDm</w:t>
            </w:r>
          </w:p>
        </w:tc>
        <w:tc>
          <w:tcPr>
            <w:tcW w:w="1843" w:type="dxa"/>
            <w:noWrap w:val="0"/>
            <w:vAlign w:val="center"/>
          </w:tcPr>
          <w:p w14:paraId="022DB4F7">
            <w:r>
              <w:t>蓝字发票特定要素类型代码</w:t>
            </w:r>
          </w:p>
        </w:tc>
        <w:tc>
          <w:tcPr>
            <w:tcW w:w="1276" w:type="dxa"/>
            <w:noWrap w:val="0"/>
            <w:vAlign w:val="center"/>
          </w:tcPr>
          <w:p w14:paraId="36F072B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BF90586">
            <w:pPr>
              <w:jc w:val="center"/>
              <w:rPr>
                <w:sz w:val="22"/>
                <w:szCs w:val="22"/>
              </w:rPr>
            </w:pPr>
            <w:r>
              <w:t>2</w:t>
            </w:r>
          </w:p>
        </w:tc>
        <w:tc>
          <w:tcPr>
            <w:tcW w:w="708" w:type="dxa"/>
            <w:noWrap w:val="0"/>
            <w:vAlign w:val="center"/>
          </w:tcPr>
          <w:p w14:paraId="6DAE26B2">
            <w:pPr>
              <w:jc w:val="center"/>
              <w:rPr>
                <w:sz w:val="22"/>
                <w:szCs w:val="22"/>
              </w:rPr>
            </w:pPr>
            <w:r>
              <w:rPr>
                <w:sz w:val="22"/>
                <w:szCs w:val="22"/>
              </w:rPr>
              <w:t>是</w:t>
            </w:r>
          </w:p>
        </w:tc>
        <w:tc>
          <w:tcPr>
            <w:tcW w:w="1560" w:type="dxa"/>
            <w:noWrap w:val="0"/>
            <w:vAlign w:val="center"/>
          </w:tcPr>
          <w:p w14:paraId="76A0C252">
            <w:pPr>
              <w:rPr>
                <w:sz w:val="22"/>
                <w:szCs w:val="22"/>
              </w:rPr>
            </w:pPr>
            <w:r>
              <w:t>04：货物运输服务发票</w:t>
            </w:r>
          </w:p>
        </w:tc>
      </w:tr>
      <w:tr w14:paraId="618514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6EC7D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3D3F40EF">
            <w:pPr>
              <w:rPr>
                <w:szCs w:val="21"/>
              </w:rPr>
            </w:pPr>
            <w:r>
              <w:rPr>
                <w:szCs w:val="21"/>
              </w:rPr>
              <w:t>hzcxje</w:t>
            </w:r>
          </w:p>
        </w:tc>
        <w:tc>
          <w:tcPr>
            <w:tcW w:w="1843" w:type="dxa"/>
            <w:noWrap w:val="0"/>
            <w:vAlign w:val="center"/>
          </w:tcPr>
          <w:p w14:paraId="59A182BC">
            <w:r>
              <w:t>红字冲销金额</w:t>
            </w:r>
          </w:p>
        </w:tc>
        <w:tc>
          <w:tcPr>
            <w:tcW w:w="1276" w:type="dxa"/>
            <w:noWrap w:val="0"/>
            <w:vAlign w:val="center"/>
          </w:tcPr>
          <w:p w14:paraId="2F18A93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40A48A">
            <w:pPr>
              <w:jc w:val="center"/>
              <w:rPr>
                <w:sz w:val="22"/>
                <w:szCs w:val="22"/>
              </w:rPr>
            </w:pPr>
            <w:r>
              <w:t>18,2</w:t>
            </w:r>
          </w:p>
        </w:tc>
        <w:tc>
          <w:tcPr>
            <w:tcW w:w="708" w:type="dxa"/>
            <w:noWrap w:val="0"/>
            <w:vAlign w:val="center"/>
          </w:tcPr>
          <w:p w14:paraId="08644969">
            <w:pPr>
              <w:jc w:val="center"/>
              <w:rPr>
                <w:sz w:val="22"/>
                <w:szCs w:val="22"/>
              </w:rPr>
            </w:pPr>
            <w:r>
              <w:rPr>
                <w:sz w:val="22"/>
                <w:szCs w:val="22"/>
              </w:rPr>
              <w:t>是</w:t>
            </w:r>
          </w:p>
        </w:tc>
        <w:tc>
          <w:tcPr>
            <w:tcW w:w="1560" w:type="dxa"/>
            <w:noWrap w:val="0"/>
            <w:vAlign w:val="center"/>
          </w:tcPr>
          <w:p w14:paraId="62DAC1C0">
            <w:pPr>
              <w:rPr>
                <w:sz w:val="22"/>
                <w:szCs w:val="22"/>
              </w:rPr>
            </w:pPr>
          </w:p>
        </w:tc>
      </w:tr>
      <w:tr w14:paraId="35E1B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EDB67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25AF94E1">
            <w:pPr>
              <w:rPr>
                <w:szCs w:val="21"/>
              </w:rPr>
            </w:pPr>
            <w:r>
              <w:rPr>
                <w:szCs w:val="21"/>
              </w:rPr>
              <w:t>hzcxse</w:t>
            </w:r>
          </w:p>
        </w:tc>
        <w:tc>
          <w:tcPr>
            <w:tcW w:w="1843" w:type="dxa"/>
            <w:noWrap w:val="0"/>
            <w:vAlign w:val="center"/>
          </w:tcPr>
          <w:p w14:paraId="2B7C9361">
            <w:r>
              <w:t>红字冲销税额</w:t>
            </w:r>
          </w:p>
        </w:tc>
        <w:tc>
          <w:tcPr>
            <w:tcW w:w="1276" w:type="dxa"/>
            <w:noWrap w:val="0"/>
            <w:vAlign w:val="center"/>
          </w:tcPr>
          <w:p w14:paraId="338E1D9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7F738FA">
            <w:pPr>
              <w:jc w:val="center"/>
              <w:rPr>
                <w:sz w:val="22"/>
                <w:szCs w:val="22"/>
              </w:rPr>
            </w:pPr>
            <w:r>
              <w:t>18,2</w:t>
            </w:r>
          </w:p>
        </w:tc>
        <w:tc>
          <w:tcPr>
            <w:tcW w:w="708" w:type="dxa"/>
            <w:noWrap w:val="0"/>
            <w:vAlign w:val="center"/>
          </w:tcPr>
          <w:p w14:paraId="1C46B3E4">
            <w:pPr>
              <w:jc w:val="center"/>
              <w:rPr>
                <w:sz w:val="22"/>
                <w:szCs w:val="22"/>
              </w:rPr>
            </w:pPr>
            <w:r>
              <w:rPr>
                <w:sz w:val="22"/>
                <w:szCs w:val="22"/>
              </w:rPr>
              <w:t>是</w:t>
            </w:r>
          </w:p>
        </w:tc>
        <w:tc>
          <w:tcPr>
            <w:tcW w:w="1560" w:type="dxa"/>
            <w:noWrap w:val="0"/>
            <w:vAlign w:val="center"/>
          </w:tcPr>
          <w:p w14:paraId="6F26F7FD">
            <w:pPr>
              <w:rPr>
                <w:sz w:val="22"/>
                <w:szCs w:val="22"/>
              </w:rPr>
            </w:pPr>
          </w:p>
        </w:tc>
      </w:tr>
    </w:tbl>
    <w:p w14:paraId="3B4968B8">
      <w:r>
        <w:br w:type="page"/>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426C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10D76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43107353">
            <w:pPr>
              <w:rPr>
                <w:szCs w:val="21"/>
              </w:rPr>
            </w:pPr>
            <w:r>
              <w:rPr>
                <w:szCs w:val="21"/>
              </w:rPr>
              <w:t>chyyDm</w:t>
            </w:r>
          </w:p>
        </w:tc>
        <w:tc>
          <w:tcPr>
            <w:tcW w:w="1843" w:type="dxa"/>
            <w:noWrap w:val="0"/>
            <w:vAlign w:val="center"/>
          </w:tcPr>
          <w:p w14:paraId="79AB4CDD">
            <w:r>
              <w:t>红字发票冲红原因代码</w:t>
            </w:r>
          </w:p>
        </w:tc>
        <w:tc>
          <w:tcPr>
            <w:tcW w:w="1276" w:type="dxa"/>
            <w:noWrap w:val="0"/>
            <w:vAlign w:val="center"/>
          </w:tcPr>
          <w:p w14:paraId="22E1436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095F8B1">
            <w:pPr>
              <w:jc w:val="center"/>
              <w:rPr>
                <w:sz w:val="22"/>
                <w:szCs w:val="22"/>
              </w:rPr>
            </w:pPr>
            <w:r>
              <w:t>2</w:t>
            </w:r>
          </w:p>
        </w:tc>
        <w:tc>
          <w:tcPr>
            <w:tcW w:w="708" w:type="dxa"/>
            <w:noWrap w:val="0"/>
            <w:vAlign w:val="center"/>
          </w:tcPr>
          <w:p w14:paraId="764D15EE">
            <w:pPr>
              <w:jc w:val="center"/>
              <w:rPr>
                <w:sz w:val="22"/>
                <w:szCs w:val="22"/>
              </w:rPr>
            </w:pPr>
            <w:r>
              <w:rPr>
                <w:sz w:val="22"/>
                <w:szCs w:val="22"/>
              </w:rPr>
              <w:t>是</w:t>
            </w:r>
          </w:p>
        </w:tc>
        <w:tc>
          <w:tcPr>
            <w:tcW w:w="1560" w:type="dxa"/>
            <w:noWrap w:val="0"/>
            <w:vAlign w:val="center"/>
          </w:tcPr>
          <w:p w14:paraId="2580A3EC">
            <w:pPr>
              <w:rPr>
                <w:sz w:val="22"/>
                <w:szCs w:val="22"/>
              </w:rPr>
            </w:pPr>
            <w:r>
              <w:rPr>
                <w:sz w:val="22"/>
                <w:szCs w:val="22"/>
              </w:rPr>
              <w:t>01：开票有误</w:t>
            </w:r>
          </w:p>
          <w:p w14:paraId="29D56EAC">
            <w:pPr>
              <w:rPr>
                <w:sz w:val="22"/>
                <w:szCs w:val="22"/>
              </w:rPr>
            </w:pPr>
            <w:r>
              <w:rPr>
                <w:sz w:val="22"/>
                <w:szCs w:val="22"/>
              </w:rPr>
              <w:t>02：销货退回</w:t>
            </w:r>
          </w:p>
          <w:p w14:paraId="39B415B3">
            <w:pPr>
              <w:rPr>
                <w:sz w:val="22"/>
                <w:szCs w:val="22"/>
              </w:rPr>
            </w:pPr>
            <w:r>
              <w:rPr>
                <w:sz w:val="22"/>
                <w:szCs w:val="22"/>
              </w:rPr>
              <w:t>03：服务中止</w:t>
            </w:r>
          </w:p>
          <w:p w14:paraId="7A6D82A8">
            <w:pPr>
              <w:rPr>
                <w:sz w:val="22"/>
                <w:szCs w:val="22"/>
              </w:rPr>
            </w:pPr>
            <w:r>
              <w:rPr>
                <w:sz w:val="22"/>
                <w:szCs w:val="22"/>
              </w:rPr>
              <w:t>04：销售折让</w:t>
            </w:r>
          </w:p>
        </w:tc>
      </w:tr>
      <w:tr w14:paraId="0F522C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A45A1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40CBA59D">
            <w:pPr>
              <w:rPr>
                <w:szCs w:val="21"/>
              </w:rPr>
            </w:pPr>
            <w:r>
              <w:rPr>
                <w:szCs w:val="21"/>
              </w:rPr>
              <w:t>lzmxxh</w:t>
            </w:r>
          </w:p>
        </w:tc>
        <w:tc>
          <w:tcPr>
            <w:tcW w:w="1843" w:type="dxa"/>
            <w:noWrap w:val="0"/>
            <w:vAlign w:val="center"/>
          </w:tcPr>
          <w:p w14:paraId="73C39DE8">
            <w:r>
              <w:rPr>
                <w:kern w:val="0"/>
                <w:szCs w:val="21"/>
              </w:rPr>
              <w:t>蓝字发票明细序号</w:t>
            </w:r>
          </w:p>
        </w:tc>
        <w:tc>
          <w:tcPr>
            <w:tcW w:w="1276" w:type="dxa"/>
            <w:noWrap w:val="0"/>
            <w:vAlign w:val="center"/>
          </w:tcPr>
          <w:p w14:paraId="62F430F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49F77F5">
            <w:pPr>
              <w:jc w:val="center"/>
              <w:rPr>
                <w:sz w:val="22"/>
                <w:szCs w:val="22"/>
              </w:rPr>
            </w:pPr>
            <w:r>
              <w:rPr>
                <w:kern w:val="0"/>
                <w:szCs w:val="21"/>
              </w:rPr>
              <w:t>8</w:t>
            </w:r>
          </w:p>
        </w:tc>
        <w:tc>
          <w:tcPr>
            <w:tcW w:w="708" w:type="dxa"/>
            <w:noWrap w:val="0"/>
            <w:vAlign w:val="center"/>
          </w:tcPr>
          <w:p w14:paraId="438E9762">
            <w:pPr>
              <w:jc w:val="center"/>
              <w:rPr>
                <w:sz w:val="22"/>
                <w:szCs w:val="22"/>
              </w:rPr>
            </w:pPr>
            <w:r>
              <w:rPr>
                <w:sz w:val="22"/>
                <w:szCs w:val="22"/>
              </w:rPr>
              <w:t>是</w:t>
            </w:r>
          </w:p>
        </w:tc>
        <w:tc>
          <w:tcPr>
            <w:tcW w:w="1560" w:type="dxa"/>
            <w:noWrap w:val="0"/>
            <w:vAlign w:val="center"/>
          </w:tcPr>
          <w:p w14:paraId="51328E1B">
            <w:pPr>
              <w:rPr>
                <w:sz w:val="22"/>
                <w:szCs w:val="22"/>
              </w:rPr>
            </w:pPr>
          </w:p>
        </w:tc>
      </w:tr>
      <w:tr w14:paraId="181DF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76402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3E8CA81">
            <w:pPr>
              <w:rPr>
                <w:szCs w:val="21"/>
              </w:rPr>
            </w:pPr>
            <w:r>
              <w:rPr>
                <w:szCs w:val="21"/>
              </w:rPr>
              <w:t>xh</w:t>
            </w:r>
          </w:p>
        </w:tc>
        <w:tc>
          <w:tcPr>
            <w:tcW w:w="1843" w:type="dxa"/>
            <w:noWrap w:val="0"/>
            <w:vAlign w:val="center"/>
          </w:tcPr>
          <w:p w14:paraId="0724E7A4">
            <w:r>
              <w:rPr>
                <w:kern w:val="0"/>
                <w:szCs w:val="21"/>
              </w:rPr>
              <w:t>序号</w:t>
            </w:r>
          </w:p>
        </w:tc>
        <w:tc>
          <w:tcPr>
            <w:tcW w:w="1276" w:type="dxa"/>
            <w:noWrap w:val="0"/>
            <w:vAlign w:val="top"/>
          </w:tcPr>
          <w:p w14:paraId="7B0E59A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DE93820">
            <w:pPr>
              <w:jc w:val="center"/>
              <w:rPr>
                <w:sz w:val="22"/>
                <w:szCs w:val="22"/>
              </w:rPr>
            </w:pPr>
            <w:r>
              <w:rPr>
                <w:kern w:val="0"/>
                <w:szCs w:val="21"/>
              </w:rPr>
              <w:t>8</w:t>
            </w:r>
          </w:p>
        </w:tc>
        <w:tc>
          <w:tcPr>
            <w:tcW w:w="708" w:type="dxa"/>
            <w:noWrap w:val="0"/>
            <w:vAlign w:val="center"/>
          </w:tcPr>
          <w:p w14:paraId="0B9434C5">
            <w:pPr>
              <w:jc w:val="center"/>
              <w:rPr>
                <w:sz w:val="22"/>
                <w:szCs w:val="22"/>
              </w:rPr>
            </w:pPr>
            <w:r>
              <w:rPr>
                <w:kern w:val="0"/>
                <w:szCs w:val="21"/>
              </w:rPr>
              <w:t>是</w:t>
            </w:r>
          </w:p>
        </w:tc>
        <w:tc>
          <w:tcPr>
            <w:tcW w:w="1560" w:type="dxa"/>
            <w:noWrap w:val="0"/>
            <w:vAlign w:val="center"/>
          </w:tcPr>
          <w:p w14:paraId="074BA977">
            <w:pPr>
              <w:rPr>
                <w:sz w:val="22"/>
                <w:szCs w:val="22"/>
              </w:rPr>
            </w:pPr>
          </w:p>
        </w:tc>
      </w:tr>
      <w:tr w14:paraId="7F3774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48368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6DA0627">
            <w:pPr>
              <w:rPr>
                <w:szCs w:val="21"/>
              </w:rPr>
            </w:pPr>
            <w:r>
              <w:rPr>
                <w:szCs w:val="21"/>
              </w:rPr>
              <w:t>sphfwssflhbbm</w:t>
            </w:r>
          </w:p>
        </w:tc>
        <w:tc>
          <w:tcPr>
            <w:tcW w:w="1843" w:type="dxa"/>
            <w:noWrap w:val="0"/>
            <w:vAlign w:val="center"/>
          </w:tcPr>
          <w:p w14:paraId="2D38207C">
            <w:r>
              <w:rPr>
                <w:kern w:val="0"/>
                <w:szCs w:val="21"/>
              </w:rPr>
              <w:t>商品和服务税收分类合并编码</w:t>
            </w:r>
          </w:p>
        </w:tc>
        <w:tc>
          <w:tcPr>
            <w:tcW w:w="1276" w:type="dxa"/>
            <w:noWrap w:val="0"/>
            <w:vAlign w:val="top"/>
          </w:tcPr>
          <w:p w14:paraId="2A21CC6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40E66C0">
            <w:pPr>
              <w:jc w:val="center"/>
              <w:rPr>
                <w:sz w:val="22"/>
                <w:szCs w:val="22"/>
              </w:rPr>
            </w:pPr>
            <w:r>
              <w:rPr>
                <w:kern w:val="0"/>
                <w:szCs w:val="21"/>
              </w:rPr>
              <w:t>19</w:t>
            </w:r>
          </w:p>
        </w:tc>
        <w:tc>
          <w:tcPr>
            <w:tcW w:w="708" w:type="dxa"/>
            <w:noWrap w:val="0"/>
            <w:vAlign w:val="center"/>
          </w:tcPr>
          <w:p w14:paraId="31BF5960">
            <w:pPr>
              <w:jc w:val="center"/>
              <w:rPr>
                <w:sz w:val="22"/>
                <w:szCs w:val="22"/>
              </w:rPr>
            </w:pPr>
            <w:r>
              <w:rPr>
                <w:kern w:val="0"/>
                <w:szCs w:val="21"/>
              </w:rPr>
              <w:t>是</w:t>
            </w:r>
          </w:p>
        </w:tc>
        <w:tc>
          <w:tcPr>
            <w:tcW w:w="1560" w:type="dxa"/>
            <w:noWrap w:val="0"/>
            <w:vAlign w:val="center"/>
          </w:tcPr>
          <w:p w14:paraId="310BFAA1">
            <w:pPr>
              <w:rPr>
                <w:sz w:val="22"/>
                <w:szCs w:val="22"/>
              </w:rPr>
            </w:pPr>
          </w:p>
        </w:tc>
      </w:tr>
      <w:tr w14:paraId="1BBCEF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523A4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BCA9D3">
            <w:pPr>
              <w:rPr>
                <w:szCs w:val="21"/>
              </w:rPr>
            </w:pPr>
            <w:r>
              <w:rPr>
                <w:szCs w:val="21"/>
              </w:rPr>
              <w:t>hwhyslwfwmc</w:t>
            </w:r>
          </w:p>
        </w:tc>
        <w:tc>
          <w:tcPr>
            <w:tcW w:w="1843" w:type="dxa"/>
            <w:noWrap w:val="0"/>
            <w:vAlign w:val="center"/>
          </w:tcPr>
          <w:p w14:paraId="1A0E467F">
            <w:r>
              <w:rPr>
                <w:kern w:val="0"/>
                <w:szCs w:val="21"/>
              </w:rPr>
              <w:t>货物或应税劳务、服务名称</w:t>
            </w:r>
          </w:p>
        </w:tc>
        <w:tc>
          <w:tcPr>
            <w:tcW w:w="1276" w:type="dxa"/>
            <w:noWrap w:val="0"/>
            <w:vAlign w:val="top"/>
          </w:tcPr>
          <w:p w14:paraId="74FBE9A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8C3D012">
            <w:pPr>
              <w:jc w:val="center"/>
              <w:rPr>
                <w:sz w:val="22"/>
                <w:szCs w:val="22"/>
              </w:rPr>
            </w:pPr>
            <w:r>
              <w:rPr>
                <w:sz w:val="22"/>
                <w:szCs w:val="22"/>
              </w:rPr>
              <w:t>300</w:t>
            </w:r>
          </w:p>
        </w:tc>
        <w:tc>
          <w:tcPr>
            <w:tcW w:w="708" w:type="dxa"/>
            <w:noWrap w:val="0"/>
            <w:vAlign w:val="center"/>
          </w:tcPr>
          <w:p w14:paraId="479344AD">
            <w:pPr>
              <w:jc w:val="center"/>
              <w:rPr>
                <w:sz w:val="22"/>
                <w:szCs w:val="22"/>
              </w:rPr>
            </w:pPr>
            <w:r>
              <w:rPr>
                <w:kern w:val="0"/>
                <w:szCs w:val="21"/>
              </w:rPr>
              <w:t>是</w:t>
            </w:r>
          </w:p>
        </w:tc>
        <w:tc>
          <w:tcPr>
            <w:tcW w:w="1560" w:type="dxa"/>
            <w:noWrap w:val="0"/>
            <w:vAlign w:val="center"/>
          </w:tcPr>
          <w:p w14:paraId="579CCB43">
            <w:pPr>
              <w:rPr>
                <w:sz w:val="22"/>
                <w:szCs w:val="22"/>
              </w:rPr>
            </w:pPr>
          </w:p>
        </w:tc>
      </w:tr>
      <w:tr w14:paraId="01C98E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C1F56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5E21F836">
            <w:pPr>
              <w:rPr>
                <w:szCs w:val="21"/>
              </w:rPr>
            </w:pPr>
            <w:r>
              <w:rPr>
                <w:szCs w:val="21"/>
              </w:rPr>
              <w:t>spfwjc</w:t>
            </w:r>
          </w:p>
        </w:tc>
        <w:tc>
          <w:tcPr>
            <w:tcW w:w="1843" w:type="dxa"/>
            <w:noWrap w:val="0"/>
            <w:vAlign w:val="center"/>
          </w:tcPr>
          <w:p w14:paraId="5C0C8CC7">
            <w:r>
              <w:rPr>
                <w:kern w:val="0"/>
                <w:szCs w:val="21"/>
              </w:rPr>
              <w:t>商品服务简称</w:t>
            </w:r>
          </w:p>
        </w:tc>
        <w:tc>
          <w:tcPr>
            <w:tcW w:w="1276" w:type="dxa"/>
            <w:noWrap w:val="0"/>
            <w:vAlign w:val="top"/>
          </w:tcPr>
          <w:p w14:paraId="12E67A65">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1F79FE5D">
            <w:pPr>
              <w:jc w:val="center"/>
              <w:rPr>
                <w:sz w:val="22"/>
                <w:szCs w:val="22"/>
              </w:rPr>
            </w:pPr>
            <w:r>
              <w:rPr>
                <w:kern w:val="0"/>
                <w:szCs w:val="21"/>
              </w:rPr>
              <w:t>120</w:t>
            </w:r>
          </w:p>
        </w:tc>
        <w:tc>
          <w:tcPr>
            <w:tcW w:w="708" w:type="dxa"/>
            <w:noWrap w:val="0"/>
            <w:vAlign w:val="center"/>
          </w:tcPr>
          <w:p w14:paraId="04B5FF1D">
            <w:pPr>
              <w:jc w:val="center"/>
              <w:rPr>
                <w:sz w:val="22"/>
                <w:szCs w:val="22"/>
              </w:rPr>
            </w:pPr>
            <w:r>
              <w:rPr>
                <w:kern w:val="0"/>
                <w:szCs w:val="21"/>
              </w:rPr>
              <w:t>是</w:t>
            </w:r>
          </w:p>
        </w:tc>
        <w:tc>
          <w:tcPr>
            <w:tcW w:w="1560" w:type="dxa"/>
            <w:noWrap w:val="0"/>
            <w:vAlign w:val="center"/>
          </w:tcPr>
          <w:p w14:paraId="30DEAB75">
            <w:pPr>
              <w:rPr>
                <w:sz w:val="22"/>
                <w:szCs w:val="22"/>
              </w:rPr>
            </w:pPr>
          </w:p>
        </w:tc>
      </w:tr>
      <w:tr w14:paraId="0BA84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DBA25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3ED49EF6">
            <w:pPr>
              <w:rPr>
                <w:szCs w:val="21"/>
              </w:rPr>
            </w:pPr>
            <w:r>
              <w:rPr>
                <w:szCs w:val="21"/>
              </w:rPr>
              <w:t>xmmc</w:t>
            </w:r>
          </w:p>
        </w:tc>
        <w:tc>
          <w:tcPr>
            <w:tcW w:w="1843" w:type="dxa"/>
            <w:noWrap w:val="0"/>
            <w:vAlign w:val="center"/>
          </w:tcPr>
          <w:p w14:paraId="022A6B3A">
            <w:r>
              <w:rPr>
                <w:kern w:val="0"/>
                <w:szCs w:val="21"/>
              </w:rPr>
              <w:t>项目名称</w:t>
            </w:r>
          </w:p>
        </w:tc>
        <w:tc>
          <w:tcPr>
            <w:tcW w:w="1276" w:type="dxa"/>
            <w:noWrap w:val="0"/>
            <w:vAlign w:val="center"/>
          </w:tcPr>
          <w:p w14:paraId="1202EE6D">
            <w:pPr>
              <w:pStyle w:val="36"/>
              <w:jc w:val="both"/>
            </w:pPr>
            <w:r>
              <w:rPr>
                <w:szCs w:val="21"/>
              </w:rPr>
              <w:t>varchar</w:t>
            </w:r>
          </w:p>
        </w:tc>
        <w:tc>
          <w:tcPr>
            <w:tcW w:w="709" w:type="dxa"/>
            <w:noWrap w:val="0"/>
            <w:vAlign w:val="center"/>
          </w:tcPr>
          <w:p w14:paraId="07C6410F">
            <w:pPr>
              <w:jc w:val="center"/>
              <w:rPr>
                <w:sz w:val="22"/>
                <w:szCs w:val="22"/>
              </w:rPr>
            </w:pPr>
            <w:r>
              <w:rPr>
                <w:kern w:val="0"/>
                <w:szCs w:val="21"/>
              </w:rPr>
              <w:t>600</w:t>
            </w:r>
          </w:p>
        </w:tc>
        <w:tc>
          <w:tcPr>
            <w:tcW w:w="708" w:type="dxa"/>
            <w:noWrap w:val="0"/>
            <w:vAlign w:val="center"/>
          </w:tcPr>
          <w:p w14:paraId="0E2FE128">
            <w:pPr>
              <w:jc w:val="center"/>
              <w:rPr>
                <w:sz w:val="22"/>
                <w:szCs w:val="22"/>
              </w:rPr>
            </w:pPr>
            <w:r>
              <w:rPr>
                <w:kern w:val="0"/>
                <w:szCs w:val="21"/>
              </w:rPr>
              <w:t>是</w:t>
            </w:r>
          </w:p>
        </w:tc>
        <w:tc>
          <w:tcPr>
            <w:tcW w:w="1560" w:type="dxa"/>
            <w:noWrap w:val="0"/>
            <w:vAlign w:val="center"/>
          </w:tcPr>
          <w:p w14:paraId="65CC1D83">
            <w:pPr>
              <w:rPr>
                <w:sz w:val="22"/>
                <w:szCs w:val="22"/>
              </w:rPr>
            </w:pPr>
          </w:p>
        </w:tc>
      </w:tr>
      <w:tr w14:paraId="58EB8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AC11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6CE5E734">
            <w:pPr>
              <w:rPr>
                <w:szCs w:val="21"/>
              </w:rPr>
            </w:pPr>
            <w:r>
              <w:rPr>
                <w:szCs w:val="21"/>
              </w:rPr>
              <w:t>ggxh</w:t>
            </w:r>
          </w:p>
        </w:tc>
        <w:tc>
          <w:tcPr>
            <w:tcW w:w="1843" w:type="dxa"/>
            <w:noWrap w:val="0"/>
            <w:vAlign w:val="center"/>
          </w:tcPr>
          <w:p w14:paraId="7AE716FC">
            <w:r>
              <w:rPr>
                <w:kern w:val="0"/>
                <w:szCs w:val="21"/>
              </w:rPr>
              <w:t>规格型号</w:t>
            </w:r>
          </w:p>
        </w:tc>
        <w:tc>
          <w:tcPr>
            <w:tcW w:w="1276" w:type="dxa"/>
            <w:noWrap w:val="0"/>
            <w:vAlign w:val="center"/>
          </w:tcPr>
          <w:p w14:paraId="7B00534C">
            <w:pPr>
              <w:pStyle w:val="36"/>
              <w:jc w:val="both"/>
            </w:pPr>
            <w:r>
              <w:rPr>
                <w:szCs w:val="21"/>
              </w:rPr>
              <w:t>varchar</w:t>
            </w:r>
          </w:p>
        </w:tc>
        <w:tc>
          <w:tcPr>
            <w:tcW w:w="709" w:type="dxa"/>
            <w:noWrap w:val="0"/>
            <w:vAlign w:val="center"/>
          </w:tcPr>
          <w:p w14:paraId="551CD238">
            <w:pPr>
              <w:jc w:val="center"/>
              <w:rPr>
                <w:sz w:val="22"/>
                <w:szCs w:val="22"/>
              </w:rPr>
            </w:pPr>
            <w:r>
              <w:rPr>
                <w:kern w:val="0"/>
                <w:szCs w:val="21"/>
              </w:rPr>
              <w:t>150</w:t>
            </w:r>
          </w:p>
        </w:tc>
        <w:tc>
          <w:tcPr>
            <w:tcW w:w="708" w:type="dxa"/>
            <w:noWrap w:val="0"/>
            <w:vAlign w:val="center"/>
          </w:tcPr>
          <w:p w14:paraId="0846CF26">
            <w:pPr>
              <w:jc w:val="center"/>
              <w:rPr>
                <w:sz w:val="22"/>
                <w:szCs w:val="22"/>
              </w:rPr>
            </w:pPr>
            <w:r>
              <w:rPr>
                <w:sz w:val="22"/>
                <w:szCs w:val="22"/>
              </w:rPr>
              <w:t>否</w:t>
            </w:r>
          </w:p>
        </w:tc>
        <w:tc>
          <w:tcPr>
            <w:tcW w:w="1560" w:type="dxa"/>
            <w:noWrap w:val="0"/>
            <w:vAlign w:val="center"/>
          </w:tcPr>
          <w:p w14:paraId="52D45D79">
            <w:pPr>
              <w:rPr>
                <w:sz w:val="22"/>
                <w:szCs w:val="22"/>
              </w:rPr>
            </w:pPr>
          </w:p>
        </w:tc>
      </w:tr>
      <w:tr w14:paraId="23A91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CCFD4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2464C502">
            <w:pPr>
              <w:rPr>
                <w:szCs w:val="21"/>
              </w:rPr>
            </w:pPr>
            <w:r>
              <w:rPr>
                <w:szCs w:val="21"/>
              </w:rPr>
              <w:t>dw</w:t>
            </w:r>
          </w:p>
        </w:tc>
        <w:tc>
          <w:tcPr>
            <w:tcW w:w="1843" w:type="dxa"/>
            <w:noWrap w:val="0"/>
            <w:vAlign w:val="center"/>
          </w:tcPr>
          <w:p w14:paraId="61ACF88D">
            <w:r>
              <w:rPr>
                <w:kern w:val="0"/>
                <w:szCs w:val="21"/>
              </w:rPr>
              <w:t>单位</w:t>
            </w:r>
          </w:p>
        </w:tc>
        <w:tc>
          <w:tcPr>
            <w:tcW w:w="1276" w:type="dxa"/>
            <w:noWrap w:val="0"/>
            <w:vAlign w:val="center"/>
          </w:tcPr>
          <w:p w14:paraId="7B2439D7">
            <w:pPr>
              <w:pStyle w:val="36"/>
              <w:jc w:val="both"/>
            </w:pPr>
            <w:r>
              <w:rPr>
                <w:szCs w:val="21"/>
              </w:rPr>
              <w:t>varchar</w:t>
            </w:r>
          </w:p>
        </w:tc>
        <w:tc>
          <w:tcPr>
            <w:tcW w:w="709" w:type="dxa"/>
            <w:noWrap w:val="0"/>
            <w:vAlign w:val="center"/>
          </w:tcPr>
          <w:p w14:paraId="48B4CCD2">
            <w:pPr>
              <w:jc w:val="center"/>
              <w:rPr>
                <w:sz w:val="22"/>
                <w:szCs w:val="22"/>
              </w:rPr>
            </w:pPr>
            <w:r>
              <w:rPr>
                <w:kern w:val="0"/>
                <w:szCs w:val="21"/>
              </w:rPr>
              <w:t>300</w:t>
            </w:r>
          </w:p>
        </w:tc>
        <w:tc>
          <w:tcPr>
            <w:tcW w:w="708" w:type="dxa"/>
            <w:noWrap w:val="0"/>
            <w:vAlign w:val="center"/>
          </w:tcPr>
          <w:p w14:paraId="28F95C35">
            <w:pPr>
              <w:jc w:val="center"/>
              <w:rPr>
                <w:sz w:val="22"/>
                <w:szCs w:val="22"/>
              </w:rPr>
            </w:pPr>
            <w:r>
              <w:rPr>
                <w:sz w:val="22"/>
                <w:szCs w:val="22"/>
              </w:rPr>
              <w:t>否</w:t>
            </w:r>
          </w:p>
        </w:tc>
        <w:tc>
          <w:tcPr>
            <w:tcW w:w="1560" w:type="dxa"/>
            <w:noWrap w:val="0"/>
            <w:vAlign w:val="center"/>
          </w:tcPr>
          <w:p w14:paraId="2B1449AE">
            <w:pPr>
              <w:rPr>
                <w:sz w:val="22"/>
                <w:szCs w:val="22"/>
              </w:rPr>
            </w:pPr>
            <w:r>
              <w:rPr>
                <w:sz w:val="22"/>
                <w:szCs w:val="22"/>
              </w:rPr>
              <w:t>必须与蓝票“单位”保持一致。</w:t>
            </w:r>
          </w:p>
        </w:tc>
      </w:tr>
      <w:tr w14:paraId="76F24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AD3D0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1C3D5BCE">
            <w:pPr>
              <w:rPr>
                <w:szCs w:val="21"/>
              </w:rPr>
            </w:pPr>
            <w:r>
              <w:rPr>
                <w:szCs w:val="21"/>
              </w:rPr>
              <w:t>fpspdj</w:t>
            </w:r>
          </w:p>
        </w:tc>
        <w:tc>
          <w:tcPr>
            <w:tcW w:w="1843" w:type="dxa"/>
            <w:noWrap w:val="0"/>
            <w:vAlign w:val="center"/>
          </w:tcPr>
          <w:p w14:paraId="4B916309">
            <w:r>
              <w:rPr>
                <w:kern w:val="0"/>
                <w:szCs w:val="21"/>
              </w:rPr>
              <w:t>单价</w:t>
            </w:r>
          </w:p>
        </w:tc>
        <w:tc>
          <w:tcPr>
            <w:tcW w:w="1276" w:type="dxa"/>
            <w:noWrap w:val="0"/>
            <w:vAlign w:val="top"/>
          </w:tcPr>
          <w:p w14:paraId="618595E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61A420E">
            <w:pPr>
              <w:jc w:val="center"/>
              <w:rPr>
                <w:sz w:val="22"/>
                <w:szCs w:val="22"/>
              </w:rPr>
            </w:pPr>
            <w:r>
              <w:rPr>
                <w:kern w:val="0"/>
                <w:szCs w:val="21"/>
              </w:rPr>
              <w:t>25</w:t>
            </w:r>
          </w:p>
        </w:tc>
        <w:tc>
          <w:tcPr>
            <w:tcW w:w="708" w:type="dxa"/>
            <w:noWrap w:val="0"/>
            <w:vAlign w:val="center"/>
          </w:tcPr>
          <w:p w14:paraId="6AA9E192">
            <w:pPr>
              <w:jc w:val="center"/>
              <w:rPr>
                <w:sz w:val="22"/>
                <w:szCs w:val="22"/>
              </w:rPr>
            </w:pPr>
            <w:r>
              <w:rPr>
                <w:sz w:val="22"/>
                <w:szCs w:val="22"/>
              </w:rPr>
              <w:t>否</w:t>
            </w:r>
          </w:p>
        </w:tc>
        <w:tc>
          <w:tcPr>
            <w:tcW w:w="1560" w:type="dxa"/>
            <w:noWrap w:val="0"/>
            <w:vAlign w:val="center"/>
          </w:tcPr>
          <w:p w14:paraId="03263A17">
            <w:pPr>
              <w:rPr>
                <w:sz w:val="22"/>
                <w:szCs w:val="22"/>
              </w:rPr>
            </w:pPr>
            <w:r>
              <w:rPr>
                <w:sz w:val="22"/>
                <w:szCs w:val="22"/>
              </w:rPr>
              <w:t>如“数量”栏次非空，则本栏次必须非空</w:t>
            </w:r>
          </w:p>
        </w:tc>
      </w:tr>
      <w:tr w14:paraId="23A35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50E47">
            <w:pPr>
              <w:keepNext w:val="0"/>
              <w:keepLines w:val="0"/>
              <w:widowControl/>
              <w:suppressLineNumbers w:val="0"/>
              <w:jc w:val="left"/>
              <w:textAlignment w:val="center"/>
              <w:rPr>
                <w:rFonts w:hint="default"/>
                <w:szCs w:val="21"/>
                <w:lang w:val="en-US"/>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35F577BE">
            <w:pPr>
              <w:rPr>
                <w:szCs w:val="21"/>
              </w:rPr>
            </w:pPr>
            <w:r>
              <w:rPr>
                <w:szCs w:val="21"/>
              </w:rPr>
              <w:t>fpspsl</w:t>
            </w:r>
          </w:p>
        </w:tc>
        <w:tc>
          <w:tcPr>
            <w:tcW w:w="1843" w:type="dxa"/>
            <w:noWrap w:val="0"/>
            <w:vAlign w:val="center"/>
          </w:tcPr>
          <w:p w14:paraId="5AFEB0F8">
            <w:r>
              <w:rPr>
                <w:kern w:val="0"/>
                <w:szCs w:val="21"/>
              </w:rPr>
              <w:t>数量</w:t>
            </w:r>
          </w:p>
        </w:tc>
        <w:tc>
          <w:tcPr>
            <w:tcW w:w="1276" w:type="dxa"/>
            <w:noWrap w:val="0"/>
            <w:vAlign w:val="top"/>
          </w:tcPr>
          <w:p w14:paraId="0E240D1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8C7A02D">
            <w:pPr>
              <w:jc w:val="center"/>
              <w:rPr>
                <w:sz w:val="22"/>
                <w:szCs w:val="22"/>
              </w:rPr>
            </w:pPr>
            <w:r>
              <w:rPr>
                <w:kern w:val="0"/>
                <w:szCs w:val="21"/>
              </w:rPr>
              <w:t>25</w:t>
            </w:r>
          </w:p>
        </w:tc>
        <w:tc>
          <w:tcPr>
            <w:tcW w:w="708" w:type="dxa"/>
            <w:noWrap w:val="0"/>
            <w:vAlign w:val="center"/>
          </w:tcPr>
          <w:p w14:paraId="6C31D94D">
            <w:pPr>
              <w:jc w:val="center"/>
              <w:rPr>
                <w:sz w:val="22"/>
                <w:szCs w:val="22"/>
              </w:rPr>
            </w:pPr>
            <w:r>
              <w:rPr>
                <w:sz w:val="22"/>
                <w:szCs w:val="22"/>
              </w:rPr>
              <w:t>否</w:t>
            </w:r>
          </w:p>
        </w:tc>
        <w:tc>
          <w:tcPr>
            <w:tcW w:w="1560" w:type="dxa"/>
            <w:noWrap w:val="0"/>
            <w:vAlign w:val="center"/>
          </w:tcPr>
          <w:p w14:paraId="75E154DB">
            <w:pPr>
              <w:rPr>
                <w:sz w:val="22"/>
                <w:szCs w:val="22"/>
              </w:rPr>
            </w:pPr>
            <w:r>
              <w:rPr>
                <w:sz w:val="22"/>
                <w:szCs w:val="22"/>
              </w:rPr>
              <w:t>如“单价”栏次非空，则本栏次必须非空</w:t>
            </w:r>
          </w:p>
        </w:tc>
      </w:tr>
      <w:tr w14:paraId="350D48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8EC68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4CBF31A3">
            <w:pPr>
              <w:rPr>
                <w:sz w:val="22"/>
                <w:szCs w:val="22"/>
              </w:rPr>
            </w:pPr>
            <w:r>
              <w:rPr>
                <w:kern w:val="0"/>
                <w:szCs w:val="21"/>
              </w:rPr>
              <w:t>je</w:t>
            </w:r>
          </w:p>
        </w:tc>
        <w:tc>
          <w:tcPr>
            <w:tcW w:w="1843" w:type="dxa"/>
            <w:noWrap w:val="0"/>
            <w:vAlign w:val="center"/>
          </w:tcPr>
          <w:p w14:paraId="40534A0E">
            <w:r>
              <w:rPr>
                <w:kern w:val="0"/>
                <w:szCs w:val="21"/>
              </w:rPr>
              <w:t>金额</w:t>
            </w:r>
          </w:p>
        </w:tc>
        <w:tc>
          <w:tcPr>
            <w:tcW w:w="1276" w:type="dxa"/>
            <w:noWrap w:val="0"/>
            <w:vAlign w:val="top"/>
          </w:tcPr>
          <w:p w14:paraId="5B34C474">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75C35">
            <w:pPr>
              <w:jc w:val="center"/>
              <w:rPr>
                <w:sz w:val="22"/>
                <w:szCs w:val="22"/>
              </w:rPr>
            </w:pPr>
            <w:r>
              <w:rPr>
                <w:kern w:val="0"/>
                <w:szCs w:val="21"/>
              </w:rPr>
              <w:t>18,2</w:t>
            </w:r>
          </w:p>
        </w:tc>
        <w:tc>
          <w:tcPr>
            <w:tcW w:w="708" w:type="dxa"/>
            <w:noWrap w:val="0"/>
            <w:vAlign w:val="center"/>
          </w:tcPr>
          <w:p w14:paraId="56C43764">
            <w:pPr>
              <w:jc w:val="center"/>
              <w:rPr>
                <w:sz w:val="22"/>
                <w:szCs w:val="22"/>
              </w:rPr>
            </w:pPr>
            <w:r>
              <w:rPr>
                <w:kern w:val="0"/>
                <w:szCs w:val="21"/>
              </w:rPr>
              <w:t>是</w:t>
            </w:r>
          </w:p>
        </w:tc>
        <w:tc>
          <w:tcPr>
            <w:tcW w:w="1560" w:type="dxa"/>
            <w:noWrap w:val="0"/>
            <w:vAlign w:val="center"/>
          </w:tcPr>
          <w:p w14:paraId="538AD84D">
            <w:pPr>
              <w:rPr>
                <w:sz w:val="22"/>
                <w:szCs w:val="22"/>
              </w:rPr>
            </w:pPr>
          </w:p>
        </w:tc>
      </w:tr>
      <w:tr w14:paraId="17537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F27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65848F99">
            <w:pPr>
              <w:rPr>
                <w:sz w:val="22"/>
                <w:szCs w:val="22"/>
              </w:rPr>
            </w:pPr>
            <w:r>
              <w:rPr>
                <w:kern w:val="0"/>
                <w:szCs w:val="21"/>
              </w:rPr>
              <w:t>sl1</w:t>
            </w:r>
          </w:p>
        </w:tc>
        <w:tc>
          <w:tcPr>
            <w:tcW w:w="1843" w:type="dxa"/>
            <w:noWrap w:val="0"/>
            <w:vAlign w:val="center"/>
          </w:tcPr>
          <w:p w14:paraId="687B3247">
            <w:r>
              <w:rPr>
                <w:kern w:val="0"/>
                <w:szCs w:val="21"/>
              </w:rPr>
              <w:t>税率</w:t>
            </w:r>
          </w:p>
        </w:tc>
        <w:tc>
          <w:tcPr>
            <w:tcW w:w="1276" w:type="dxa"/>
            <w:noWrap w:val="0"/>
            <w:vAlign w:val="top"/>
          </w:tcPr>
          <w:p w14:paraId="60568FD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0CF83E9">
            <w:pPr>
              <w:jc w:val="center"/>
              <w:rPr>
                <w:sz w:val="22"/>
                <w:szCs w:val="22"/>
              </w:rPr>
            </w:pPr>
            <w:r>
              <w:rPr>
                <w:kern w:val="0"/>
                <w:szCs w:val="21"/>
              </w:rPr>
              <w:t>16,6</w:t>
            </w:r>
          </w:p>
        </w:tc>
        <w:tc>
          <w:tcPr>
            <w:tcW w:w="708" w:type="dxa"/>
            <w:noWrap w:val="0"/>
            <w:vAlign w:val="center"/>
          </w:tcPr>
          <w:p w14:paraId="100837B1">
            <w:pPr>
              <w:jc w:val="center"/>
              <w:rPr>
                <w:sz w:val="22"/>
                <w:szCs w:val="22"/>
              </w:rPr>
            </w:pPr>
            <w:r>
              <w:rPr>
                <w:kern w:val="0"/>
                <w:szCs w:val="21"/>
              </w:rPr>
              <w:t>是</w:t>
            </w:r>
          </w:p>
        </w:tc>
        <w:tc>
          <w:tcPr>
            <w:tcW w:w="1560" w:type="dxa"/>
            <w:noWrap w:val="0"/>
            <w:vAlign w:val="center"/>
          </w:tcPr>
          <w:p w14:paraId="51CA8710">
            <w:pPr>
              <w:rPr>
                <w:sz w:val="22"/>
                <w:szCs w:val="22"/>
              </w:rPr>
            </w:pPr>
          </w:p>
        </w:tc>
      </w:tr>
      <w:tr w14:paraId="7BE3F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0AF11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1F3E9365">
            <w:pPr>
              <w:rPr>
                <w:sz w:val="22"/>
                <w:szCs w:val="22"/>
              </w:rPr>
            </w:pPr>
            <w:r>
              <w:rPr>
                <w:szCs w:val="21"/>
              </w:rPr>
              <w:t>se</w:t>
            </w:r>
          </w:p>
        </w:tc>
        <w:tc>
          <w:tcPr>
            <w:tcW w:w="1843" w:type="dxa"/>
            <w:noWrap w:val="0"/>
            <w:vAlign w:val="center"/>
          </w:tcPr>
          <w:p w14:paraId="7955CA29">
            <w:r>
              <w:rPr>
                <w:kern w:val="0"/>
                <w:szCs w:val="21"/>
              </w:rPr>
              <w:t>税额</w:t>
            </w:r>
          </w:p>
        </w:tc>
        <w:tc>
          <w:tcPr>
            <w:tcW w:w="1276" w:type="dxa"/>
            <w:noWrap w:val="0"/>
            <w:vAlign w:val="top"/>
          </w:tcPr>
          <w:p w14:paraId="610F03D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EEB328D">
            <w:pPr>
              <w:jc w:val="center"/>
              <w:rPr>
                <w:sz w:val="22"/>
                <w:szCs w:val="22"/>
              </w:rPr>
            </w:pPr>
            <w:r>
              <w:rPr>
                <w:kern w:val="0"/>
                <w:szCs w:val="21"/>
              </w:rPr>
              <w:t>18,2</w:t>
            </w:r>
          </w:p>
        </w:tc>
        <w:tc>
          <w:tcPr>
            <w:tcW w:w="708" w:type="dxa"/>
            <w:noWrap w:val="0"/>
            <w:vAlign w:val="center"/>
          </w:tcPr>
          <w:p w14:paraId="57EFF7DF">
            <w:pPr>
              <w:jc w:val="center"/>
              <w:rPr>
                <w:sz w:val="22"/>
                <w:szCs w:val="22"/>
              </w:rPr>
            </w:pPr>
            <w:r>
              <w:rPr>
                <w:kern w:val="0"/>
                <w:szCs w:val="21"/>
              </w:rPr>
              <w:t>是</w:t>
            </w:r>
          </w:p>
        </w:tc>
        <w:tc>
          <w:tcPr>
            <w:tcW w:w="1560" w:type="dxa"/>
            <w:noWrap w:val="0"/>
            <w:vAlign w:val="center"/>
          </w:tcPr>
          <w:p w14:paraId="3B44381E">
            <w:pPr>
              <w:rPr>
                <w:sz w:val="22"/>
                <w:szCs w:val="22"/>
              </w:rPr>
            </w:pPr>
          </w:p>
        </w:tc>
      </w:tr>
    </w:tbl>
    <w:p w14:paraId="02039443">
      <w:pPr>
        <w:pStyle w:val="6"/>
        <w:rPr>
          <w:rFonts w:ascii="Times New Roman" w:hAnsi="Times New Roman"/>
        </w:rPr>
      </w:pPr>
      <w:bookmarkStart w:id="442" w:name="_Toc5388"/>
      <w:bookmarkStart w:id="443" w:name="_Toc26361"/>
      <w:r>
        <w:rPr>
          <w:rFonts w:ascii="Times New Roman" w:hAnsi="Times New Roman"/>
        </w:rPr>
        <w:t>15.4请求报文示例</w:t>
      </w:r>
      <w:bookmarkEnd w:id="442"/>
      <w:bookmarkEnd w:id="443"/>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F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103390">
            <w:pPr>
              <w:pStyle w:val="5"/>
              <w:bidi w:val="0"/>
            </w:pPr>
            <w:r>
              <w:t>{</w:t>
            </w:r>
          </w:p>
          <w:p w14:paraId="242A9618">
            <w:pPr>
              <w:pStyle w:val="5"/>
              <w:bidi w:val="0"/>
              <w:rPr>
                <w:highlight w:val="none"/>
              </w:rPr>
            </w:pPr>
            <w:r>
              <w:rPr>
                <w:highlight w:val="none"/>
              </w:rPr>
              <w:tab/>
            </w:r>
            <w:r>
              <w:rPr>
                <w:highlight w:val="none"/>
              </w:rPr>
              <w:t>"lrfsf": "录入方身份",</w:t>
            </w:r>
          </w:p>
          <w:p w14:paraId="7F16E04F">
            <w:pPr>
              <w:pStyle w:val="5"/>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52B93A9F">
            <w:pPr>
              <w:pStyle w:val="5"/>
              <w:bidi w:val="0"/>
              <w:rPr>
                <w:highlight w:val="none"/>
              </w:rPr>
            </w:pPr>
            <w:r>
              <w:rPr>
                <w:highlight w:val="none"/>
              </w:rPr>
              <w:tab/>
            </w:r>
            <w:r>
              <w:rPr>
                <w:highlight w:val="none"/>
              </w:rPr>
              <w:t>"xsfmc": "销售方名称",</w:t>
            </w:r>
          </w:p>
          <w:p w14:paraId="40968C1B">
            <w:pPr>
              <w:pStyle w:val="5"/>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764EC500">
            <w:pPr>
              <w:pStyle w:val="5"/>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C35B147">
            <w:pPr>
              <w:pStyle w:val="5"/>
              <w:bidi w:val="0"/>
              <w:rPr>
                <w:highlight w:val="none"/>
              </w:rPr>
            </w:pPr>
            <w:r>
              <w:rPr>
                <w:highlight w:val="none"/>
              </w:rPr>
              <w:tab/>
            </w:r>
            <w:r>
              <w:rPr>
                <w:highlight w:val="none"/>
              </w:rPr>
              <w:t>"lzfpdm": "蓝字发票代码",</w:t>
            </w:r>
          </w:p>
          <w:p w14:paraId="7EFC8CA6">
            <w:pPr>
              <w:pStyle w:val="5"/>
              <w:bidi w:val="0"/>
              <w:rPr>
                <w:highlight w:val="none"/>
              </w:rPr>
            </w:pPr>
            <w:r>
              <w:rPr>
                <w:highlight w:val="none"/>
              </w:rPr>
              <w:tab/>
            </w:r>
            <w:r>
              <w:rPr>
                <w:highlight w:val="none"/>
              </w:rPr>
              <w:t>"lzfphm": "蓝字发票号码",</w:t>
            </w:r>
          </w:p>
          <w:p w14:paraId="0845490E">
            <w:pPr>
              <w:pStyle w:val="5"/>
              <w:bidi w:val="0"/>
              <w:rPr>
                <w:highlight w:val="none"/>
              </w:rPr>
            </w:pPr>
            <w:r>
              <w:rPr>
                <w:highlight w:val="none"/>
              </w:rPr>
              <w:tab/>
            </w:r>
            <w:r>
              <w:rPr>
                <w:highlight w:val="none"/>
              </w:rPr>
              <w:t>"sfzzfpbz": "是否纸质发票标志",</w:t>
            </w:r>
          </w:p>
          <w:p w14:paraId="5F347431">
            <w:pPr>
              <w:pStyle w:val="5"/>
              <w:bidi w:val="0"/>
              <w:rPr>
                <w:highlight w:val="none"/>
              </w:rPr>
            </w:pPr>
            <w:r>
              <w:rPr>
                <w:highlight w:val="none"/>
              </w:rPr>
              <w:tab/>
            </w:r>
            <w:r>
              <w:rPr>
                <w:highlight w:val="none"/>
              </w:rPr>
              <w:t>"lzkprq": "蓝字发票开票日期",</w:t>
            </w:r>
          </w:p>
          <w:p w14:paraId="2C09ABB5">
            <w:pPr>
              <w:pStyle w:val="5"/>
              <w:bidi w:val="0"/>
              <w:rPr>
                <w:highlight w:val="none"/>
              </w:rPr>
            </w:pPr>
            <w:r>
              <w:rPr>
                <w:highlight w:val="none"/>
              </w:rPr>
              <w:tab/>
            </w:r>
            <w:r>
              <w:rPr>
                <w:highlight w:val="none"/>
              </w:rPr>
              <w:t>"lzhjje": "蓝字发票合计金额",</w:t>
            </w:r>
          </w:p>
          <w:p w14:paraId="46EBBDC4">
            <w:pPr>
              <w:pStyle w:val="5"/>
              <w:bidi w:val="0"/>
              <w:rPr>
                <w:highlight w:val="none"/>
              </w:rPr>
            </w:pPr>
            <w:r>
              <w:rPr>
                <w:highlight w:val="none"/>
              </w:rPr>
              <w:tab/>
            </w:r>
            <w:r>
              <w:rPr>
                <w:highlight w:val="none"/>
              </w:rPr>
              <w:t>"lzhjse": "蓝字发票合计税额",</w:t>
            </w:r>
          </w:p>
          <w:p w14:paraId="1ACE10C5">
            <w:pPr>
              <w:pStyle w:val="5"/>
              <w:bidi w:val="0"/>
              <w:rPr>
                <w:highlight w:val="none"/>
              </w:rPr>
            </w:pPr>
            <w:r>
              <w:rPr>
                <w:highlight w:val="none"/>
              </w:rPr>
              <w:tab/>
            </w:r>
            <w:r>
              <w:rPr>
                <w:highlight w:val="none"/>
              </w:rPr>
              <w:t>"lzfppzDm": "蓝字发票票种代码",</w:t>
            </w:r>
          </w:p>
          <w:p w14:paraId="1D67CE5E">
            <w:pPr>
              <w:pStyle w:val="5"/>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78C0FFF5">
            <w:pPr>
              <w:pStyle w:val="5"/>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754A599E">
            <w:pPr>
              <w:pStyle w:val="5"/>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49D10CFD">
            <w:pPr>
              <w:pStyle w:val="5"/>
              <w:bidi w:val="0"/>
              <w:rPr>
                <w:highlight w:val="none"/>
              </w:rPr>
            </w:pPr>
            <w:r>
              <w:rPr>
                <w:highlight w:val="none"/>
              </w:rPr>
              <w:tab/>
            </w:r>
            <w:r>
              <w:rPr>
                <w:highlight w:val="none"/>
              </w:rPr>
              <w:t>"chyyDm": "红字发票冲红原因代码",</w:t>
            </w:r>
          </w:p>
          <w:p w14:paraId="0DEFEB12">
            <w:pPr>
              <w:pStyle w:val="5"/>
              <w:bidi w:val="0"/>
              <w:rPr>
                <w:highlight w:val="none"/>
              </w:rPr>
            </w:pPr>
            <w:r>
              <w:rPr>
                <w:highlight w:val="none"/>
              </w:rPr>
              <w:tab/>
            </w:r>
            <w:r>
              <w:rPr>
                <w:highlight w:val="none"/>
              </w:rPr>
              <w:t>"hzqrdmxList": [</w:t>
            </w:r>
          </w:p>
          <w:p w14:paraId="49475939">
            <w:pPr>
              <w:pStyle w:val="5"/>
              <w:bidi w:val="0"/>
            </w:pPr>
            <w:r>
              <w:tab/>
            </w:r>
            <w:r>
              <w:tab/>
            </w:r>
            <w:r>
              <w:t>{</w:t>
            </w:r>
          </w:p>
          <w:p w14:paraId="2796C01A">
            <w:pPr>
              <w:pStyle w:val="5"/>
              <w:bidi w:val="0"/>
            </w:pPr>
            <w:r>
              <w:tab/>
            </w:r>
            <w:r>
              <w:tab/>
            </w:r>
            <w:r>
              <w:tab/>
            </w:r>
            <w:r>
              <w:t>"lzmxxh": "蓝字发票明细序号",</w:t>
            </w:r>
          </w:p>
          <w:p w14:paraId="77F5F68F">
            <w:pPr>
              <w:pStyle w:val="5"/>
              <w:bidi w:val="0"/>
            </w:pPr>
            <w:r>
              <w:tab/>
            </w:r>
            <w:r>
              <w:tab/>
            </w:r>
            <w:r>
              <w:tab/>
            </w:r>
            <w:r>
              <w:t>"xh": "序号",</w:t>
            </w:r>
          </w:p>
          <w:p w14:paraId="054A7642">
            <w:pPr>
              <w:pStyle w:val="5"/>
              <w:bidi w:val="0"/>
            </w:pPr>
            <w:r>
              <w:tab/>
            </w:r>
            <w:r>
              <w:tab/>
            </w:r>
            <w:r>
              <w:tab/>
            </w:r>
            <w:r>
              <w:t>"sphfwssflhbbm": "商品和服务税收分类合并编码",</w:t>
            </w:r>
          </w:p>
          <w:p w14:paraId="536D1431">
            <w:pPr>
              <w:pStyle w:val="5"/>
              <w:bidi w:val="0"/>
            </w:pPr>
            <w:r>
              <w:tab/>
            </w:r>
            <w:r>
              <w:tab/>
            </w:r>
            <w:r>
              <w:tab/>
            </w:r>
            <w:r>
              <w:t>"hwhyslwfwmc": "货物或应税劳务、服务名称",</w:t>
            </w:r>
          </w:p>
          <w:p w14:paraId="4FFA6F9B">
            <w:pPr>
              <w:pStyle w:val="5"/>
              <w:bidi w:val="0"/>
            </w:pPr>
            <w:r>
              <w:tab/>
            </w:r>
            <w:r>
              <w:tab/>
            </w:r>
            <w:r>
              <w:tab/>
            </w:r>
            <w:r>
              <w:t>"spfwjc": "商品服务简称",</w:t>
            </w:r>
          </w:p>
          <w:p w14:paraId="2851AD7D">
            <w:pPr>
              <w:pStyle w:val="5"/>
              <w:bidi w:val="0"/>
            </w:pPr>
            <w:r>
              <w:tab/>
            </w:r>
            <w:r>
              <w:tab/>
            </w:r>
            <w:r>
              <w:tab/>
            </w:r>
            <w:r>
              <w:t>"xmmc": "项目名称",</w:t>
            </w:r>
          </w:p>
          <w:p w14:paraId="3DFF6656">
            <w:pPr>
              <w:pStyle w:val="5"/>
              <w:bidi w:val="0"/>
            </w:pPr>
            <w:r>
              <w:tab/>
            </w:r>
            <w:r>
              <w:tab/>
            </w:r>
            <w:r>
              <w:tab/>
            </w:r>
            <w:r>
              <w:t>"ggxh": "规格型号",</w:t>
            </w:r>
          </w:p>
          <w:p w14:paraId="2EB34053">
            <w:pPr>
              <w:pStyle w:val="5"/>
              <w:bidi w:val="0"/>
            </w:pPr>
            <w:r>
              <w:tab/>
            </w:r>
            <w:r>
              <w:tab/>
            </w:r>
            <w:r>
              <w:tab/>
            </w:r>
            <w:r>
              <w:t>"dw": "单位",</w:t>
            </w:r>
          </w:p>
          <w:p w14:paraId="75831D78">
            <w:pPr>
              <w:pStyle w:val="5"/>
              <w:bidi w:val="0"/>
            </w:pPr>
            <w:r>
              <w:tab/>
            </w:r>
            <w:r>
              <w:tab/>
            </w:r>
            <w:r>
              <w:tab/>
            </w:r>
            <w:r>
              <w:t>"fpspdj": "单价",</w:t>
            </w:r>
          </w:p>
          <w:p w14:paraId="084B5344">
            <w:pPr>
              <w:pStyle w:val="5"/>
              <w:bidi w:val="0"/>
            </w:pPr>
            <w:r>
              <w:tab/>
            </w:r>
            <w:r>
              <w:tab/>
            </w:r>
            <w:r>
              <w:tab/>
            </w:r>
            <w:r>
              <w:t>"fpspsl": "数量",</w:t>
            </w:r>
          </w:p>
          <w:p w14:paraId="3EC23693">
            <w:pPr>
              <w:pStyle w:val="5"/>
              <w:bidi w:val="0"/>
            </w:pPr>
            <w:r>
              <w:tab/>
            </w:r>
            <w:r>
              <w:tab/>
            </w:r>
            <w:r>
              <w:tab/>
            </w:r>
            <w:r>
              <w:t>"je": "金额",</w:t>
            </w:r>
          </w:p>
          <w:p w14:paraId="540C45F0">
            <w:pPr>
              <w:pStyle w:val="5"/>
              <w:bidi w:val="0"/>
            </w:pPr>
            <w:r>
              <w:tab/>
            </w:r>
            <w:r>
              <w:tab/>
            </w:r>
            <w:r>
              <w:tab/>
            </w:r>
            <w:r>
              <w:t>"sl1": "税率",</w:t>
            </w:r>
          </w:p>
          <w:p w14:paraId="11F92B74">
            <w:pPr>
              <w:pStyle w:val="5"/>
              <w:bidi w:val="0"/>
            </w:pPr>
            <w:r>
              <w:tab/>
            </w:r>
            <w:r>
              <w:tab/>
            </w:r>
            <w:r>
              <w:tab/>
            </w:r>
            <w:r>
              <w:t>"se": "税额"</w:t>
            </w:r>
          </w:p>
          <w:p w14:paraId="3B90864A">
            <w:pPr>
              <w:pStyle w:val="5"/>
              <w:bidi w:val="0"/>
            </w:pPr>
            <w:r>
              <w:tab/>
            </w:r>
            <w:r>
              <w:tab/>
            </w:r>
            <w:r>
              <w:t>}</w:t>
            </w:r>
          </w:p>
          <w:p w14:paraId="7B8AE234">
            <w:pPr>
              <w:pStyle w:val="5"/>
              <w:bidi w:val="0"/>
            </w:pPr>
            <w:r>
              <w:tab/>
            </w:r>
            <w:r>
              <w:t>]</w:t>
            </w:r>
          </w:p>
          <w:p w14:paraId="4781F78E">
            <w:pPr>
              <w:pStyle w:val="5"/>
              <w:bidi w:val="0"/>
            </w:pPr>
            <w:r>
              <w:t>}</w:t>
            </w:r>
          </w:p>
        </w:tc>
      </w:tr>
    </w:tbl>
    <w:p w14:paraId="49148D4B">
      <w:pPr>
        <w:pStyle w:val="6"/>
        <w:rPr>
          <w:rFonts w:ascii="Times New Roman" w:hAnsi="Times New Roman"/>
        </w:rPr>
      </w:pPr>
      <w:bookmarkStart w:id="444" w:name="_Toc19757"/>
      <w:bookmarkStart w:id="445" w:name="_Toc16202"/>
      <w:r>
        <w:rPr>
          <w:rFonts w:ascii="Times New Roman" w:hAnsi="Times New Roman"/>
        </w:rPr>
        <w:t>15.5返回参数</w:t>
      </w:r>
      <w:bookmarkEnd w:id="444"/>
      <w:bookmarkEnd w:id="445"/>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9CB0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736516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142A2A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C1D5D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1E52AD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E1DCC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681CE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EFA873C">
            <w:pPr>
              <w:adjustRightInd w:val="0"/>
              <w:snapToGrid w:val="0"/>
              <w:jc w:val="center"/>
              <w:rPr>
                <w:b/>
                <w:szCs w:val="21"/>
              </w:rPr>
            </w:pPr>
            <w:r>
              <w:rPr>
                <w:b/>
                <w:szCs w:val="21"/>
              </w:rPr>
              <w:t>说明</w:t>
            </w:r>
          </w:p>
        </w:tc>
      </w:tr>
      <w:tr w14:paraId="0C895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B0958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1A3343B">
            <w:pPr>
              <w:rPr>
                <w:sz w:val="22"/>
                <w:szCs w:val="22"/>
              </w:rPr>
            </w:pPr>
            <w:r>
              <w:rPr>
                <w:sz w:val="22"/>
                <w:szCs w:val="22"/>
              </w:rPr>
              <w:t>returncode</w:t>
            </w:r>
          </w:p>
        </w:tc>
        <w:tc>
          <w:tcPr>
            <w:tcW w:w="1843" w:type="dxa"/>
            <w:noWrap w:val="0"/>
            <w:vAlign w:val="center"/>
          </w:tcPr>
          <w:p w14:paraId="1DCC36A3">
            <w:pPr>
              <w:rPr>
                <w:sz w:val="22"/>
                <w:szCs w:val="22"/>
              </w:rPr>
            </w:pPr>
            <w:r>
              <w:rPr>
                <w:sz w:val="22"/>
                <w:szCs w:val="22"/>
              </w:rPr>
              <w:t>返回码</w:t>
            </w:r>
          </w:p>
        </w:tc>
        <w:tc>
          <w:tcPr>
            <w:tcW w:w="1276" w:type="dxa"/>
            <w:noWrap w:val="0"/>
            <w:vAlign w:val="center"/>
          </w:tcPr>
          <w:p w14:paraId="30A61005">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2279633">
            <w:pPr>
              <w:jc w:val="center"/>
              <w:rPr>
                <w:sz w:val="22"/>
                <w:szCs w:val="22"/>
              </w:rPr>
            </w:pPr>
            <w:r>
              <w:rPr>
                <w:sz w:val="22"/>
                <w:szCs w:val="22"/>
              </w:rPr>
              <w:t>2</w:t>
            </w:r>
          </w:p>
        </w:tc>
        <w:tc>
          <w:tcPr>
            <w:tcW w:w="708" w:type="dxa"/>
            <w:noWrap w:val="0"/>
            <w:vAlign w:val="center"/>
          </w:tcPr>
          <w:p w14:paraId="620AFBC4">
            <w:pPr>
              <w:jc w:val="center"/>
              <w:rPr>
                <w:sz w:val="22"/>
                <w:szCs w:val="22"/>
              </w:rPr>
            </w:pPr>
            <w:r>
              <w:rPr>
                <w:sz w:val="22"/>
                <w:szCs w:val="22"/>
              </w:rPr>
              <w:t>是</w:t>
            </w:r>
          </w:p>
        </w:tc>
        <w:tc>
          <w:tcPr>
            <w:tcW w:w="1560" w:type="dxa"/>
            <w:noWrap w:val="0"/>
            <w:vAlign w:val="center"/>
          </w:tcPr>
          <w:p w14:paraId="69205476">
            <w:pPr>
              <w:rPr>
                <w:sz w:val="22"/>
                <w:szCs w:val="22"/>
              </w:rPr>
            </w:pPr>
            <w:r>
              <w:rPr>
                <w:sz w:val="22"/>
                <w:szCs w:val="22"/>
              </w:rPr>
              <w:t>00：成功</w:t>
            </w:r>
          </w:p>
          <w:p w14:paraId="3FA24B31">
            <w:pPr>
              <w:rPr>
                <w:sz w:val="22"/>
                <w:szCs w:val="22"/>
              </w:rPr>
            </w:pPr>
            <w:r>
              <w:rPr>
                <w:sz w:val="22"/>
                <w:szCs w:val="22"/>
              </w:rPr>
              <w:t>其它：失败</w:t>
            </w:r>
          </w:p>
        </w:tc>
      </w:tr>
      <w:tr w14:paraId="624D5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32C0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6A97BCE">
            <w:pPr>
              <w:rPr>
                <w:sz w:val="22"/>
                <w:szCs w:val="22"/>
              </w:rPr>
            </w:pPr>
            <w:r>
              <w:rPr>
                <w:sz w:val="22"/>
                <w:szCs w:val="22"/>
              </w:rPr>
              <w:t>returnmsg</w:t>
            </w:r>
          </w:p>
        </w:tc>
        <w:tc>
          <w:tcPr>
            <w:tcW w:w="1843" w:type="dxa"/>
            <w:noWrap w:val="0"/>
            <w:vAlign w:val="center"/>
          </w:tcPr>
          <w:p w14:paraId="7B4E2095">
            <w:pPr>
              <w:rPr>
                <w:sz w:val="22"/>
                <w:szCs w:val="22"/>
              </w:rPr>
            </w:pPr>
            <w:r>
              <w:rPr>
                <w:sz w:val="22"/>
                <w:szCs w:val="22"/>
              </w:rPr>
              <w:t>返回信息</w:t>
            </w:r>
          </w:p>
        </w:tc>
        <w:tc>
          <w:tcPr>
            <w:tcW w:w="1276" w:type="dxa"/>
            <w:noWrap w:val="0"/>
            <w:vAlign w:val="center"/>
          </w:tcPr>
          <w:p w14:paraId="0ED1AE4E">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3D80E1">
            <w:pPr>
              <w:jc w:val="center"/>
              <w:rPr>
                <w:sz w:val="22"/>
                <w:szCs w:val="22"/>
              </w:rPr>
            </w:pPr>
            <w:r>
              <w:rPr>
                <w:sz w:val="22"/>
                <w:szCs w:val="22"/>
              </w:rPr>
              <w:t>2000</w:t>
            </w:r>
          </w:p>
        </w:tc>
        <w:tc>
          <w:tcPr>
            <w:tcW w:w="708" w:type="dxa"/>
            <w:noWrap w:val="0"/>
            <w:vAlign w:val="center"/>
          </w:tcPr>
          <w:p w14:paraId="2FC903E2">
            <w:pPr>
              <w:jc w:val="center"/>
              <w:rPr>
                <w:sz w:val="22"/>
                <w:szCs w:val="22"/>
              </w:rPr>
            </w:pPr>
            <w:r>
              <w:rPr>
                <w:sz w:val="22"/>
                <w:szCs w:val="22"/>
              </w:rPr>
              <w:t>否</w:t>
            </w:r>
          </w:p>
        </w:tc>
        <w:tc>
          <w:tcPr>
            <w:tcW w:w="1560" w:type="dxa"/>
            <w:noWrap w:val="0"/>
            <w:vAlign w:val="center"/>
          </w:tcPr>
          <w:p w14:paraId="6317FEFA">
            <w:pPr>
              <w:rPr>
                <w:sz w:val="22"/>
                <w:szCs w:val="22"/>
              </w:rPr>
            </w:pPr>
            <w:r>
              <w:rPr>
                <w:sz w:val="22"/>
                <w:szCs w:val="22"/>
              </w:rPr>
              <w:t>错误信息说明</w:t>
            </w:r>
          </w:p>
        </w:tc>
      </w:tr>
      <w:tr w14:paraId="68E14E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4062C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3C0E1E0">
            <w:pPr>
              <w:rPr>
                <w:sz w:val="22"/>
                <w:szCs w:val="22"/>
              </w:rPr>
            </w:pPr>
            <w:r>
              <w:rPr>
                <w:sz w:val="22"/>
                <w:szCs w:val="22"/>
              </w:rPr>
              <w:t>hzfpxxqrdbh</w:t>
            </w:r>
          </w:p>
        </w:tc>
        <w:tc>
          <w:tcPr>
            <w:tcW w:w="1843" w:type="dxa"/>
            <w:noWrap w:val="0"/>
            <w:vAlign w:val="center"/>
          </w:tcPr>
          <w:p w14:paraId="27C2E066">
            <w:pPr>
              <w:rPr>
                <w:sz w:val="22"/>
                <w:szCs w:val="22"/>
              </w:rPr>
            </w:pPr>
            <w:r>
              <w:rPr>
                <w:sz w:val="22"/>
                <w:szCs w:val="22"/>
              </w:rPr>
              <w:t>红字确认单编号</w:t>
            </w:r>
          </w:p>
        </w:tc>
        <w:tc>
          <w:tcPr>
            <w:tcW w:w="1276" w:type="dxa"/>
            <w:noWrap w:val="0"/>
            <w:vAlign w:val="center"/>
          </w:tcPr>
          <w:p w14:paraId="017E420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D62D52D">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12426E">
            <w:pPr>
              <w:jc w:val="center"/>
              <w:rPr>
                <w:sz w:val="22"/>
                <w:szCs w:val="22"/>
              </w:rPr>
            </w:pPr>
            <w:r>
              <w:rPr>
                <w:sz w:val="22"/>
                <w:szCs w:val="22"/>
              </w:rPr>
              <w:t>否</w:t>
            </w:r>
          </w:p>
        </w:tc>
        <w:tc>
          <w:tcPr>
            <w:tcW w:w="1560" w:type="dxa"/>
            <w:noWrap w:val="0"/>
            <w:vAlign w:val="center"/>
          </w:tcPr>
          <w:p w14:paraId="33AA03C2">
            <w:pPr>
              <w:rPr>
                <w:sz w:val="22"/>
                <w:szCs w:val="22"/>
              </w:rPr>
            </w:pPr>
          </w:p>
        </w:tc>
      </w:tr>
      <w:tr w14:paraId="0EA37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2AC23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0E5BA422">
            <w:pPr>
              <w:rPr>
                <w:sz w:val="22"/>
                <w:szCs w:val="22"/>
              </w:rPr>
            </w:pPr>
            <w:r>
              <w:rPr>
                <w:sz w:val="22"/>
                <w:szCs w:val="22"/>
              </w:rPr>
              <w:t>uuid</w:t>
            </w:r>
          </w:p>
        </w:tc>
        <w:tc>
          <w:tcPr>
            <w:tcW w:w="1843" w:type="dxa"/>
            <w:noWrap w:val="0"/>
            <w:vAlign w:val="center"/>
          </w:tcPr>
          <w:p w14:paraId="4ECDC639">
            <w:pPr>
              <w:rPr>
                <w:sz w:val="22"/>
                <w:szCs w:val="22"/>
              </w:rPr>
            </w:pPr>
            <w:r>
              <w:rPr>
                <w:sz w:val="22"/>
                <w:szCs w:val="22"/>
              </w:rPr>
              <w:t>红字确认单UUID</w:t>
            </w:r>
          </w:p>
        </w:tc>
        <w:tc>
          <w:tcPr>
            <w:tcW w:w="1276" w:type="dxa"/>
            <w:noWrap w:val="0"/>
            <w:vAlign w:val="center"/>
          </w:tcPr>
          <w:p w14:paraId="1FF00C1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1E44F50">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521FEC70">
            <w:pPr>
              <w:jc w:val="center"/>
              <w:rPr>
                <w:sz w:val="22"/>
                <w:szCs w:val="22"/>
              </w:rPr>
            </w:pPr>
            <w:r>
              <w:rPr>
                <w:sz w:val="22"/>
                <w:szCs w:val="22"/>
              </w:rPr>
              <w:t>否</w:t>
            </w:r>
          </w:p>
        </w:tc>
        <w:tc>
          <w:tcPr>
            <w:tcW w:w="1560" w:type="dxa"/>
            <w:noWrap w:val="0"/>
            <w:vAlign w:val="center"/>
          </w:tcPr>
          <w:p w14:paraId="0598A240">
            <w:pPr>
              <w:rPr>
                <w:sz w:val="22"/>
                <w:szCs w:val="22"/>
              </w:rPr>
            </w:pPr>
          </w:p>
        </w:tc>
      </w:tr>
      <w:tr w14:paraId="48B48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356BA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D4AD2C3">
            <w:pPr>
              <w:rPr>
                <w:sz w:val="22"/>
                <w:szCs w:val="22"/>
              </w:rPr>
            </w:pPr>
            <w:r>
              <w:rPr>
                <w:sz w:val="22"/>
                <w:szCs w:val="22"/>
              </w:rPr>
              <w:t>hzqrxxztDm</w:t>
            </w:r>
          </w:p>
        </w:tc>
        <w:tc>
          <w:tcPr>
            <w:tcW w:w="1843" w:type="dxa"/>
            <w:noWrap w:val="0"/>
            <w:vAlign w:val="center"/>
          </w:tcPr>
          <w:p w14:paraId="04E3980F">
            <w:pPr>
              <w:rPr>
                <w:sz w:val="22"/>
                <w:szCs w:val="22"/>
              </w:rPr>
            </w:pPr>
            <w:r>
              <w:rPr>
                <w:sz w:val="22"/>
                <w:szCs w:val="22"/>
              </w:rPr>
              <w:t>红字确认单状态</w:t>
            </w:r>
          </w:p>
        </w:tc>
        <w:tc>
          <w:tcPr>
            <w:tcW w:w="1276" w:type="dxa"/>
            <w:noWrap w:val="0"/>
            <w:vAlign w:val="center"/>
          </w:tcPr>
          <w:p w14:paraId="763A487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DE8B87">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B403C7F">
            <w:pPr>
              <w:jc w:val="center"/>
              <w:rPr>
                <w:sz w:val="22"/>
                <w:szCs w:val="22"/>
              </w:rPr>
            </w:pPr>
            <w:r>
              <w:rPr>
                <w:sz w:val="22"/>
                <w:szCs w:val="22"/>
              </w:rPr>
              <w:t>否</w:t>
            </w:r>
          </w:p>
        </w:tc>
        <w:tc>
          <w:tcPr>
            <w:tcW w:w="1560" w:type="dxa"/>
            <w:noWrap w:val="0"/>
            <w:vAlign w:val="center"/>
          </w:tcPr>
          <w:p w14:paraId="54E0B096">
            <w:r>
              <w:t>01：无需确认</w:t>
            </w:r>
          </w:p>
          <w:p w14:paraId="235683F7">
            <w:r>
              <w:t>02：销方录入待购方确认</w:t>
            </w:r>
          </w:p>
          <w:p w14:paraId="1BCA9712">
            <w:r>
              <w:t>03：购方录入待销方确认</w:t>
            </w:r>
          </w:p>
          <w:p w14:paraId="1333DAEE">
            <w:r>
              <w:t>04：购销双方已确认</w:t>
            </w:r>
          </w:p>
          <w:p w14:paraId="5363FE8D">
            <w:r>
              <w:t>05：作废（销方录入购方否认）</w:t>
            </w:r>
          </w:p>
          <w:p w14:paraId="691B749A">
            <w:r>
              <w:t>06：作废（购方录入销方否认）</w:t>
            </w:r>
          </w:p>
          <w:p w14:paraId="47E37B09">
            <w:r>
              <w:t>07：作废（超72小时未确认）</w:t>
            </w:r>
          </w:p>
          <w:p w14:paraId="36075005">
            <w:r>
              <w:t>08：（发起方撤销）</w:t>
            </w:r>
          </w:p>
          <w:p w14:paraId="5CAFCEEF">
            <w:r>
              <w:t>09：作废（确认后撤销）</w:t>
            </w:r>
          </w:p>
          <w:p w14:paraId="343601DD">
            <w:pPr>
              <w:rPr>
                <w:sz w:val="22"/>
                <w:szCs w:val="22"/>
              </w:rPr>
            </w:pPr>
            <w:r>
              <w:t>10作废（异常凭证）</w:t>
            </w:r>
          </w:p>
        </w:tc>
      </w:tr>
    </w:tbl>
    <w:p w14:paraId="01C997A8">
      <w:pPr>
        <w:pStyle w:val="6"/>
        <w:rPr>
          <w:rFonts w:ascii="Times New Roman" w:hAnsi="Times New Roman"/>
        </w:rPr>
      </w:pPr>
      <w:bookmarkStart w:id="446" w:name="_Toc21564"/>
      <w:bookmarkStart w:id="447" w:name="_Toc10351"/>
      <w:r>
        <w:rPr>
          <w:rFonts w:ascii="Times New Roman" w:hAnsi="Times New Roman"/>
        </w:rPr>
        <w:t>15.6返回报文示例</w:t>
      </w:r>
      <w:bookmarkEnd w:id="446"/>
      <w:bookmarkEnd w:id="447"/>
    </w:p>
    <w:p w14:paraId="73215991">
      <w:pPr>
        <w:pStyle w:val="5"/>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B6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35E7F9">
            <w:pPr>
              <w:pStyle w:val="5"/>
              <w:bidi w:val="0"/>
            </w:pPr>
            <w:r>
              <w:t>{</w:t>
            </w:r>
          </w:p>
          <w:p w14:paraId="038860A1">
            <w:pPr>
              <w:pStyle w:val="5"/>
              <w:bidi w:val="0"/>
            </w:pPr>
            <w:r>
              <w:tab/>
            </w:r>
            <w:r>
              <w:t>"Response":{</w:t>
            </w:r>
          </w:p>
          <w:p w14:paraId="7F6F5548">
            <w:pPr>
              <w:pStyle w:val="5"/>
              <w:bidi w:val="0"/>
            </w:pPr>
            <w:r>
              <w:tab/>
            </w:r>
            <w:r>
              <w:tab/>
            </w:r>
            <w:r>
              <w:t>"RequestId": "16位随机数字和字母组合",</w:t>
            </w:r>
          </w:p>
          <w:p w14:paraId="10C06EA4">
            <w:pPr>
              <w:pStyle w:val="5"/>
              <w:bidi w:val="0"/>
            </w:pPr>
            <w:r>
              <w:tab/>
            </w:r>
            <w:r>
              <w:tab/>
            </w:r>
            <w:r>
              <w:t>"Data": {</w:t>
            </w:r>
          </w:p>
          <w:p w14:paraId="495C129E">
            <w:pPr>
              <w:pStyle w:val="5"/>
              <w:bidi w:val="0"/>
            </w:pPr>
            <w:r>
              <w:tab/>
            </w:r>
            <w:r>
              <w:tab/>
            </w:r>
            <w:r>
              <w:tab/>
            </w:r>
            <w:r>
              <w:t>"returncode": "00",</w:t>
            </w:r>
          </w:p>
          <w:p w14:paraId="2D382C4A">
            <w:pPr>
              <w:pStyle w:val="5"/>
              <w:bidi w:val="0"/>
            </w:pPr>
            <w:r>
              <w:tab/>
            </w:r>
            <w:r>
              <w:tab/>
            </w:r>
            <w:r>
              <w:tab/>
            </w:r>
            <w:r>
              <w:t>"returnmsg": "成功",</w:t>
            </w:r>
          </w:p>
          <w:p w14:paraId="30E3F8AD">
            <w:pPr>
              <w:pStyle w:val="5"/>
              <w:bidi w:val="0"/>
            </w:pPr>
            <w:r>
              <w:tab/>
            </w:r>
            <w:r>
              <w:tab/>
            </w:r>
            <w:r>
              <w:tab/>
            </w:r>
            <w:r>
              <w:t>"hzfpxxqrdbh": "红字确认单编号",</w:t>
            </w:r>
          </w:p>
          <w:p w14:paraId="6E9ED25D">
            <w:pPr>
              <w:pStyle w:val="5"/>
              <w:bidi w:val="0"/>
            </w:pPr>
            <w:r>
              <w:tab/>
            </w:r>
            <w:r>
              <w:tab/>
            </w:r>
            <w:r>
              <w:tab/>
            </w:r>
            <w:r>
              <w:t>"uuid": "红字确认单UUID",</w:t>
            </w:r>
          </w:p>
          <w:p w14:paraId="1F07784D">
            <w:pPr>
              <w:pStyle w:val="5"/>
              <w:bidi w:val="0"/>
            </w:pPr>
            <w:r>
              <w:tab/>
            </w:r>
            <w:r>
              <w:tab/>
            </w:r>
            <w:r>
              <w:tab/>
            </w:r>
            <w:r>
              <w:t>"hzqrxxztDm": "红字确认单状态"</w:t>
            </w:r>
          </w:p>
          <w:p w14:paraId="2C7C792B">
            <w:pPr>
              <w:pStyle w:val="5"/>
              <w:bidi w:val="0"/>
            </w:pPr>
            <w:r>
              <w:t>}</w:t>
            </w:r>
          </w:p>
          <w:p w14:paraId="72304A2F">
            <w:pPr>
              <w:pStyle w:val="5"/>
              <w:bidi w:val="0"/>
            </w:pPr>
            <w:r>
              <w:tab/>
            </w:r>
            <w:r>
              <w:t>}</w:t>
            </w:r>
          </w:p>
          <w:p w14:paraId="30CE02B7">
            <w:pPr>
              <w:pStyle w:val="5"/>
              <w:bidi w:val="0"/>
            </w:pPr>
            <w:r>
              <w:t>}</w:t>
            </w:r>
          </w:p>
        </w:tc>
      </w:tr>
    </w:tbl>
    <w:p w14:paraId="393DEC71">
      <w:pPr>
        <w:pStyle w:val="5"/>
      </w:pPr>
    </w:p>
    <w:p w14:paraId="4826545A">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60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F5C2EE">
            <w:pPr>
              <w:pStyle w:val="5"/>
              <w:bidi w:val="0"/>
            </w:pPr>
            <w:r>
              <w:t>{</w:t>
            </w:r>
          </w:p>
          <w:p w14:paraId="011B9088">
            <w:pPr>
              <w:pStyle w:val="5"/>
              <w:bidi w:val="0"/>
            </w:pPr>
            <w:r>
              <w:tab/>
            </w:r>
            <w:r>
              <w:t>"Response":{</w:t>
            </w:r>
          </w:p>
          <w:p w14:paraId="762FD8EB">
            <w:pPr>
              <w:pStyle w:val="5"/>
              <w:bidi w:val="0"/>
            </w:pPr>
            <w:r>
              <w:tab/>
            </w:r>
            <w:r>
              <w:tab/>
            </w:r>
            <w:r>
              <w:t>"RequestId": "16位随机数字和字母组合",</w:t>
            </w:r>
          </w:p>
          <w:p w14:paraId="64A83184">
            <w:pPr>
              <w:pStyle w:val="5"/>
              <w:bidi w:val="0"/>
            </w:pPr>
            <w:r>
              <w:tab/>
            </w:r>
            <w:r>
              <w:tab/>
            </w:r>
            <w:r>
              <w:t>"Error":{</w:t>
            </w:r>
          </w:p>
          <w:p w14:paraId="3C5E7C3C">
            <w:pPr>
              <w:pStyle w:val="5"/>
              <w:bidi w:val="0"/>
            </w:pPr>
            <w:r>
              <w:tab/>
            </w:r>
            <w:r>
              <w:tab/>
            </w:r>
            <w:r>
              <w:tab/>
            </w:r>
            <w:r>
              <w:t>"Code": "01”,</w:t>
            </w:r>
          </w:p>
          <w:p w14:paraId="1CABC6FF">
            <w:pPr>
              <w:pStyle w:val="5"/>
              <w:bidi w:val="0"/>
            </w:pPr>
            <w:r>
              <w:tab/>
            </w:r>
            <w:r>
              <w:tab/>
            </w:r>
            <w:r>
              <w:tab/>
            </w:r>
            <w:r>
              <w:t>"Message": "错误说明"</w:t>
            </w:r>
          </w:p>
          <w:p w14:paraId="53C90B81">
            <w:pPr>
              <w:pStyle w:val="5"/>
              <w:bidi w:val="0"/>
            </w:pPr>
            <w:r>
              <w:t>}</w:t>
            </w:r>
          </w:p>
          <w:p w14:paraId="4CB5A10A">
            <w:pPr>
              <w:pStyle w:val="5"/>
              <w:bidi w:val="0"/>
            </w:pPr>
            <w:r>
              <w:tab/>
            </w:r>
            <w:r>
              <w:t>}</w:t>
            </w:r>
          </w:p>
          <w:p w14:paraId="230B6048">
            <w:pPr>
              <w:pStyle w:val="5"/>
              <w:bidi w:val="0"/>
            </w:pPr>
            <w:r>
              <w:t>}</w:t>
            </w:r>
          </w:p>
        </w:tc>
      </w:tr>
    </w:tbl>
    <w:p w14:paraId="23DC5456">
      <w:pPr>
        <w:pStyle w:val="4"/>
        <w:widowControl/>
        <w:spacing w:beforeAutospacing="0" w:afterAutospacing="0" w:line="408" w:lineRule="auto"/>
        <w:rPr>
          <w:rFonts w:hint="default" w:ascii="Times New Roman" w:hAnsi="Times New Roman"/>
          <w:sz w:val="28"/>
          <w:szCs w:val="28"/>
        </w:rPr>
      </w:pPr>
      <w:bookmarkStart w:id="448" w:name="_Toc10025"/>
      <w:bookmarkStart w:id="449" w:name="_Toc7786"/>
      <w:bookmarkStart w:id="450" w:name="_Toc18951"/>
      <w:r>
        <w:rPr>
          <w:rFonts w:hint="default" w:ascii="Times New Roman" w:hAnsi="Times New Roman"/>
          <w:sz w:val="28"/>
          <w:szCs w:val="28"/>
        </w:rPr>
        <w:t>16.货物运输服务红字确认单确认</w:t>
      </w:r>
      <w:bookmarkEnd w:id="448"/>
      <w:bookmarkEnd w:id="449"/>
      <w:bookmarkEnd w:id="450"/>
    </w:p>
    <w:p w14:paraId="7455231C">
      <w:pPr>
        <w:pStyle w:val="6"/>
        <w:rPr>
          <w:rFonts w:ascii="Times New Roman" w:hAnsi="Times New Roman"/>
        </w:rPr>
      </w:pPr>
      <w:bookmarkStart w:id="451" w:name="_Toc11558"/>
      <w:bookmarkStart w:id="452" w:name="_Toc30408"/>
      <w:r>
        <w:rPr>
          <w:rFonts w:ascii="Times New Roman" w:hAnsi="Times New Roman"/>
        </w:rPr>
        <w:t>16.1接口说明</w:t>
      </w:r>
      <w:bookmarkEnd w:id="451"/>
      <w:bookmarkEnd w:id="452"/>
    </w:p>
    <w:p w14:paraId="3DCD359A">
      <w:pPr>
        <w:pStyle w:val="5"/>
        <w:spacing w:before="156" w:after="156"/>
        <w:ind w:firstLine="480"/>
      </w:pPr>
      <w:r>
        <w:t>给企业提供货物运输服务红字确认单确认接口，将已经确认的红字确认单确认并上传成功后表明红字确认单确认成功。</w:t>
      </w:r>
    </w:p>
    <w:p w14:paraId="2ACAE7DF">
      <w:pPr>
        <w:pStyle w:val="6"/>
        <w:rPr>
          <w:rFonts w:ascii="Times New Roman" w:hAnsi="Times New Roman"/>
        </w:rPr>
      </w:pPr>
      <w:bookmarkStart w:id="453" w:name="_Toc30123"/>
      <w:bookmarkStart w:id="454" w:name="_Toc22301"/>
      <w:r>
        <w:rPr>
          <w:rFonts w:ascii="Times New Roman" w:hAnsi="Times New Roman"/>
        </w:rPr>
        <w:t>16.2请求方式</w:t>
      </w:r>
      <w:bookmarkEnd w:id="453"/>
      <w:bookmarkEnd w:id="454"/>
    </w:p>
    <w:p w14:paraId="72C60EFD">
      <w:pPr>
        <w:pStyle w:val="5"/>
        <w:spacing w:before="156" w:after="156"/>
        <w:ind w:firstLine="480"/>
      </w:pPr>
      <w:r>
        <w:t>请求方式为POST</w:t>
      </w:r>
    </w:p>
    <w:p w14:paraId="01F63FA6">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49C85E0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433340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3C06114">
      <w:pPr>
        <w:pStyle w:val="6"/>
        <w:rPr>
          <w:rFonts w:ascii="Times New Roman" w:hAnsi="Times New Roman"/>
        </w:rPr>
      </w:pPr>
      <w:bookmarkStart w:id="455" w:name="_Toc7718"/>
      <w:bookmarkStart w:id="456" w:name="_Toc6896"/>
      <w:r>
        <w:rPr>
          <w:rFonts w:ascii="Times New Roman" w:hAnsi="Times New Roman"/>
        </w:rPr>
        <w:t>16.3请求参数</w:t>
      </w:r>
      <w:bookmarkEnd w:id="455"/>
      <w:bookmarkEnd w:id="45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3B4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FBFE3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1F366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48BA00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9B8BEA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A69399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158706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0201138">
            <w:pPr>
              <w:adjustRightInd w:val="0"/>
              <w:snapToGrid w:val="0"/>
              <w:jc w:val="center"/>
              <w:rPr>
                <w:b/>
                <w:szCs w:val="21"/>
              </w:rPr>
            </w:pPr>
            <w:r>
              <w:rPr>
                <w:b/>
                <w:szCs w:val="21"/>
              </w:rPr>
              <w:t>说明</w:t>
            </w:r>
          </w:p>
        </w:tc>
      </w:tr>
      <w:tr w14:paraId="0DE81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75B8E4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1824561">
            <w:pPr>
              <w:rPr>
                <w:sz w:val="22"/>
                <w:szCs w:val="22"/>
              </w:rPr>
            </w:pPr>
            <w:r>
              <w:rPr>
                <w:sz w:val="22"/>
                <w:szCs w:val="22"/>
              </w:rPr>
              <w:t>xsfnsrsbh</w:t>
            </w:r>
          </w:p>
        </w:tc>
        <w:tc>
          <w:tcPr>
            <w:tcW w:w="1843" w:type="dxa"/>
            <w:tcBorders>
              <w:top w:val="single" w:color="auto" w:sz="6" w:space="0"/>
            </w:tcBorders>
            <w:noWrap w:val="0"/>
            <w:vAlign w:val="center"/>
          </w:tcPr>
          <w:p w14:paraId="16FC4806">
            <w:pPr>
              <w:rPr>
                <w:strike/>
                <w:sz w:val="22"/>
                <w:szCs w:val="22"/>
              </w:rPr>
            </w:pPr>
            <w:r>
              <w:t>统一社会信用代码/纳税人识别号/身份证件号码</w:t>
            </w:r>
          </w:p>
        </w:tc>
        <w:tc>
          <w:tcPr>
            <w:tcW w:w="1276" w:type="dxa"/>
            <w:tcBorders>
              <w:top w:val="single" w:color="auto" w:sz="6" w:space="0"/>
            </w:tcBorders>
            <w:noWrap w:val="0"/>
            <w:vAlign w:val="center"/>
          </w:tcPr>
          <w:p w14:paraId="4C82FF1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4DB99A44">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1AAEE2C7">
            <w:pPr>
              <w:jc w:val="center"/>
              <w:rPr>
                <w:sz w:val="22"/>
                <w:szCs w:val="22"/>
              </w:rPr>
            </w:pPr>
            <w:r>
              <w:rPr>
                <w:sz w:val="22"/>
                <w:szCs w:val="22"/>
              </w:rPr>
              <w:t>是</w:t>
            </w:r>
          </w:p>
        </w:tc>
        <w:tc>
          <w:tcPr>
            <w:tcW w:w="1560" w:type="dxa"/>
            <w:tcBorders>
              <w:top w:val="single" w:color="auto" w:sz="6" w:space="0"/>
            </w:tcBorders>
            <w:noWrap w:val="0"/>
            <w:vAlign w:val="center"/>
          </w:tcPr>
          <w:p w14:paraId="215D2727">
            <w:pPr>
              <w:rPr>
                <w:sz w:val="22"/>
                <w:szCs w:val="22"/>
              </w:rPr>
            </w:pPr>
          </w:p>
        </w:tc>
      </w:tr>
      <w:tr w14:paraId="4A0882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62FDBC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4456A82">
            <w:pPr>
              <w:rPr>
                <w:strike/>
                <w:sz w:val="22"/>
                <w:szCs w:val="22"/>
              </w:rPr>
            </w:pPr>
            <w:r>
              <w:rPr>
                <w:sz w:val="22"/>
                <w:szCs w:val="22"/>
              </w:rPr>
              <w:t>uuid</w:t>
            </w:r>
          </w:p>
        </w:tc>
        <w:tc>
          <w:tcPr>
            <w:tcW w:w="1843" w:type="dxa"/>
            <w:noWrap w:val="0"/>
            <w:vAlign w:val="center"/>
          </w:tcPr>
          <w:p w14:paraId="7A111784">
            <w:pPr>
              <w:rPr>
                <w:sz w:val="22"/>
                <w:szCs w:val="22"/>
              </w:rPr>
            </w:pPr>
            <w:r>
              <w:t>红字确认单UUID</w:t>
            </w:r>
          </w:p>
        </w:tc>
        <w:tc>
          <w:tcPr>
            <w:tcW w:w="1276" w:type="dxa"/>
            <w:noWrap w:val="0"/>
            <w:vAlign w:val="center"/>
          </w:tcPr>
          <w:p w14:paraId="385D5B4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2886B7C">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618E2D99">
            <w:pPr>
              <w:jc w:val="center"/>
              <w:rPr>
                <w:sz w:val="22"/>
                <w:szCs w:val="22"/>
              </w:rPr>
            </w:pPr>
            <w:r>
              <w:rPr>
                <w:sz w:val="22"/>
                <w:szCs w:val="22"/>
              </w:rPr>
              <w:t>是</w:t>
            </w:r>
          </w:p>
        </w:tc>
        <w:tc>
          <w:tcPr>
            <w:tcW w:w="1560" w:type="dxa"/>
            <w:noWrap w:val="0"/>
            <w:vAlign w:val="center"/>
          </w:tcPr>
          <w:p w14:paraId="433F5355">
            <w:pPr>
              <w:adjustRightInd w:val="0"/>
              <w:snapToGrid w:val="0"/>
              <w:rPr>
                <w:sz w:val="22"/>
                <w:szCs w:val="22"/>
              </w:rPr>
            </w:pPr>
          </w:p>
        </w:tc>
      </w:tr>
      <w:tr w14:paraId="4D5D06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D2AE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B4C6517">
            <w:pPr>
              <w:rPr>
                <w:sz w:val="22"/>
                <w:szCs w:val="22"/>
              </w:rPr>
            </w:pPr>
            <w:r>
              <w:rPr>
                <w:sz w:val="22"/>
                <w:szCs w:val="22"/>
              </w:rPr>
              <w:t>hzqrdbh</w:t>
            </w:r>
          </w:p>
        </w:tc>
        <w:tc>
          <w:tcPr>
            <w:tcW w:w="1843" w:type="dxa"/>
            <w:noWrap w:val="0"/>
            <w:vAlign w:val="center"/>
          </w:tcPr>
          <w:p w14:paraId="38E19DF1">
            <w:r>
              <w:t>红字确认单编号</w:t>
            </w:r>
          </w:p>
        </w:tc>
        <w:tc>
          <w:tcPr>
            <w:tcW w:w="1276" w:type="dxa"/>
            <w:noWrap w:val="0"/>
            <w:vAlign w:val="center"/>
          </w:tcPr>
          <w:p w14:paraId="2568EBF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8F5D8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A0C9125">
            <w:pPr>
              <w:jc w:val="center"/>
              <w:rPr>
                <w:sz w:val="22"/>
                <w:szCs w:val="22"/>
              </w:rPr>
            </w:pPr>
            <w:r>
              <w:rPr>
                <w:sz w:val="22"/>
                <w:szCs w:val="22"/>
              </w:rPr>
              <w:t>是</w:t>
            </w:r>
          </w:p>
        </w:tc>
        <w:tc>
          <w:tcPr>
            <w:tcW w:w="1560" w:type="dxa"/>
            <w:noWrap w:val="0"/>
            <w:vAlign w:val="center"/>
          </w:tcPr>
          <w:p w14:paraId="24716D6F">
            <w:pPr>
              <w:adjustRightInd w:val="0"/>
              <w:snapToGrid w:val="0"/>
              <w:rPr>
                <w:sz w:val="22"/>
                <w:szCs w:val="22"/>
              </w:rPr>
            </w:pPr>
          </w:p>
        </w:tc>
      </w:tr>
      <w:tr w14:paraId="14F3A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CD77C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5758B2">
            <w:pPr>
              <w:rPr>
                <w:sz w:val="22"/>
                <w:szCs w:val="22"/>
              </w:rPr>
            </w:pPr>
            <w:r>
              <w:rPr>
                <w:sz w:val="22"/>
                <w:szCs w:val="22"/>
              </w:rPr>
              <w:t>qrlx</w:t>
            </w:r>
          </w:p>
        </w:tc>
        <w:tc>
          <w:tcPr>
            <w:tcW w:w="1843" w:type="dxa"/>
            <w:noWrap w:val="0"/>
            <w:vAlign w:val="center"/>
          </w:tcPr>
          <w:p w14:paraId="32D259BB">
            <w:pPr>
              <w:rPr>
                <w:strike/>
                <w:sz w:val="22"/>
                <w:szCs w:val="22"/>
              </w:rPr>
            </w:pPr>
            <w:r>
              <w:t>确认类型</w:t>
            </w:r>
          </w:p>
        </w:tc>
        <w:tc>
          <w:tcPr>
            <w:tcW w:w="1276" w:type="dxa"/>
            <w:noWrap w:val="0"/>
            <w:vAlign w:val="center"/>
          </w:tcPr>
          <w:p w14:paraId="617E8FD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B82B16">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3C048210">
            <w:pPr>
              <w:jc w:val="center"/>
              <w:rPr>
                <w:sz w:val="22"/>
                <w:szCs w:val="22"/>
              </w:rPr>
            </w:pPr>
            <w:r>
              <w:rPr>
                <w:sz w:val="22"/>
                <w:szCs w:val="22"/>
              </w:rPr>
              <w:t>是</w:t>
            </w:r>
          </w:p>
        </w:tc>
        <w:tc>
          <w:tcPr>
            <w:tcW w:w="1560" w:type="dxa"/>
            <w:noWrap w:val="0"/>
            <w:vAlign w:val="center"/>
          </w:tcPr>
          <w:p w14:paraId="387C73B1">
            <w:pPr>
              <w:rPr>
                <w:szCs w:val="21"/>
              </w:rPr>
            </w:pPr>
            <w:r>
              <w:rPr>
                <w:szCs w:val="21"/>
              </w:rPr>
              <w:t>Y：同意</w:t>
            </w:r>
          </w:p>
          <w:p w14:paraId="6EE499C4">
            <w:pPr>
              <w:rPr>
                <w:szCs w:val="21"/>
              </w:rPr>
            </w:pPr>
            <w:r>
              <w:rPr>
                <w:szCs w:val="21"/>
              </w:rPr>
              <w:t>N：不同意</w:t>
            </w:r>
          </w:p>
          <w:p w14:paraId="37272F0D">
            <w:pPr>
              <w:rPr>
                <w:sz w:val="22"/>
                <w:szCs w:val="22"/>
              </w:rPr>
            </w:pPr>
            <w:r>
              <w:rPr>
                <w:szCs w:val="21"/>
              </w:rPr>
              <w:t>C：撤销</w:t>
            </w:r>
          </w:p>
        </w:tc>
      </w:tr>
    </w:tbl>
    <w:p w14:paraId="4BFA620C">
      <w:pPr>
        <w:pStyle w:val="6"/>
        <w:rPr>
          <w:rFonts w:ascii="Times New Roman" w:hAnsi="Times New Roman"/>
        </w:rPr>
      </w:pPr>
      <w:bookmarkStart w:id="457" w:name="_Toc17353"/>
      <w:bookmarkStart w:id="458" w:name="_Toc25583"/>
      <w:r>
        <w:rPr>
          <w:rFonts w:ascii="Times New Roman" w:hAnsi="Times New Roman"/>
        </w:rPr>
        <w:t>16.4请求报文示例</w:t>
      </w:r>
      <w:bookmarkEnd w:id="457"/>
      <w:bookmarkEnd w:id="45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F7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AE2070">
            <w:pPr>
              <w:pStyle w:val="5"/>
              <w:bidi w:val="0"/>
            </w:pPr>
            <w:r>
              <w:t>{</w:t>
            </w:r>
          </w:p>
          <w:p w14:paraId="73244A87">
            <w:pPr>
              <w:pStyle w:val="5"/>
              <w:bidi w:val="0"/>
            </w:pPr>
            <w:r>
              <w:tab/>
            </w:r>
            <w:r>
              <w:t>"xsfnsrsbh": "（销售方）统一社会信用代码/纳税人识别号/身份证件号码",</w:t>
            </w:r>
          </w:p>
          <w:p w14:paraId="0ABABA28">
            <w:pPr>
              <w:pStyle w:val="5"/>
              <w:bidi w:val="0"/>
            </w:pPr>
            <w:r>
              <w:tab/>
            </w:r>
            <w:r>
              <w:t>"uuid": "红字确认单UUID ",</w:t>
            </w:r>
          </w:p>
          <w:p w14:paraId="6481BBDA">
            <w:pPr>
              <w:pStyle w:val="5"/>
              <w:bidi w:val="0"/>
            </w:pPr>
            <w:r>
              <w:tab/>
            </w:r>
            <w:r>
              <w:t>"hzqrdbh": "红字确认单编号 ",</w:t>
            </w:r>
          </w:p>
          <w:p w14:paraId="2FAEED5D">
            <w:pPr>
              <w:pStyle w:val="5"/>
              <w:bidi w:val="0"/>
            </w:pPr>
            <w:r>
              <w:tab/>
            </w:r>
            <w:r>
              <w:t>"qrlx": "确认类型"</w:t>
            </w:r>
          </w:p>
          <w:p w14:paraId="0F125765">
            <w:pPr>
              <w:pStyle w:val="5"/>
              <w:bidi w:val="0"/>
            </w:pPr>
            <w:r>
              <w:t>}</w:t>
            </w:r>
          </w:p>
        </w:tc>
      </w:tr>
    </w:tbl>
    <w:p w14:paraId="76A2C2B7">
      <w:pPr>
        <w:pStyle w:val="6"/>
        <w:rPr>
          <w:rFonts w:ascii="Times New Roman" w:hAnsi="Times New Roman"/>
        </w:rPr>
      </w:pPr>
      <w:bookmarkStart w:id="459" w:name="_Toc17624"/>
      <w:bookmarkStart w:id="460" w:name="_Toc17393"/>
      <w:r>
        <w:rPr>
          <w:rFonts w:ascii="Times New Roman" w:hAnsi="Times New Roman"/>
        </w:rPr>
        <w:t>16.5返回参数</w:t>
      </w:r>
      <w:bookmarkEnd w:id="459"/>
      <w:bookmarkEnd w:id="460"/>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3A98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4352A6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E2DD32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0AB6617">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D18E468">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AC0CBE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FAA923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D93BBE">
            <w:pPr>
              <w:adjustRightInd w:val="0"/>
              <w:snapToGrid w:val="0"/>
              <w:jc w:val="center"/>
              <w:rPr>
                <w:b/>
                <w:szCs w:val="21"/>
              </w:rPr>
            </w:pPr>
            <w:r>
              <w:rPr>
                <w:b/>
                <w:szCs w:val="21"/>
              </w:rPr>
              <w:t>说明</w:t>
            </w:r>
          </w:p>
        </w:tc>
      </w:tr>
      <w:tr w14:paraId="65F24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A6CC8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FC07779">
            <w:pPr>
              <w:rPr>
                <w:sz w:val="22"/>
                <w:szCs w:val="22"/>
              </w:rPr>
            </w:pPr>
            <w:r>
              <w:rPr>
                <w:sz w:val="22"/>
                <w:szCs w:val="22"/>
              </w:rPr>
              <w:t>returncode</w:t>
            </w:r>
          </w:p>
        </w:tc>
        <w:tc>
          <w:tcPr>
            <w:tcW w:w="1843" w:type="dxa"/>
            <w:noWrap w:val="0"/>
            <w:vAlign w:val="center"/>
          </w:tcPr>
          <w:p w14:paraId="18636EEC">
            <w:pPr>
              <w:rPr>
                <w:sz w:val="22"/>
                <w:szCs w:val="22"/>
              </w:rPr>
            </w:pPr>
            <w:r>
              <w:rPr>
                <w:sz w:val="22"/>
                <w:szCs w:val="22"/>
              </w:rPr>
              <w:t>返回码</w:t>
            </w:r>
          </w:p>
        </w:tc>
        <w:tc>
          <w:tcPr>
            <w:tcW w:w="1276" w:type="dxa"/>
            <w:noWrap w:val="0"/>
            <w:vAlign w:val="center"/>
          </w:tcPr>
          <w:p w14:paraId="4FB4CDAB">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B842B0">
            <w:pPr>
              <w:jc w:val="center"/>
              <w:rPr>
                <w:sz w:val="22"/>
                <w:szCs w:val="22"/>
              </w:rPr>
            </w:pPr>
            <w:r>
              <w:rPr>
                <w:sz w:val="22"/>
                <w:szCs w:val="22"/>
              </w:rPr>
              <w:t>2</w:t>
            </w:r>
          </w:p>
        </w:tc>
        <w:tc>
          <w:tcPr>
            <w:tcW w:w="708" w:type="dxa"/>
            <w:noWrap w:val="0"/>
            <w:vAlign w:val="center"/>
          </w:tcPr>
          <w:p w14:paraId="17A6D273">
            <w:pPr>
              <w:jc w:val="center"/>
              <w:rPr>
                <w:sz w:val="22"/>
                <w:szCs w:val="22"/>
              </w:rPr>
            </w:pPr>
            <w:r>
              <w:rPr>
                <w:sz w:val="22"/>
                <w:szCs w:val="22"/>
              </w:rPr>
              <w:t>是</w:t>
            </w:r>
          </w:p>
        </w:tc>
        <w:tc>
          <w:tcPr>
            <w:tcW w:w="1560" w:type="dxa"/>
            <w:noWrap w:val="0"/>
            <w:vAlign w:val="center"/>
          </w:tcPr>
          <w:p w14:paraId="4905E858">
            <w:pPr>
              <w:rPr>
                <w:sz w:val="22"/>
                <w:szCs w:val="22"/>
              </w:rPr>
            </w:pPr>
            <w:r>
              <w:rPr>
                <w:sz w:val="22"/>
                <w:szCs w:val="22"/>
              </w:rPr>
              <w:t>00：成功</w:t>
            </w:r>
          </w:p>
          <w:p w14:paraId="3D7F0501">
            <w:pPr>
              <w:rPr>
                <w:sz w:val="22"/>
                <w:szCs w:val="22"/>
              </w:rPr>
            </w:pPr>
            <w:r>
              <w:rPr>
                <w:sz w:val="22"/>
                <w:szCs w:val="22"/>
              </w:rPr>
              <w:t>其它：失败</w:t>
            </w:r>
          </w:p>
        </w:tc>
      </w:tr>
      <w:tr w14:paraId="7FCFB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336E3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BBD6CAE">
            <w:pPr>
              <w:rPr>
                <w:sz w:val="22"/>
                <w:szCs w:val="22"/>
              </w:rPr>
            </w:pPr>
            <w:r>
              <w:rPr>
                <w:sz w:val="22"/>
                <w:szCs w:val="22"/>
              </w:rPr>
              <w:t>returnmsg</w:t>
            </w:r>
          </w:p>
        </w:tc>
        <w:tc>
          <w:tcPr>
            <w:tcW w:w="1843" w:type="dxa"/>
            <w:noWrap w:val="0"/>
            <w:vAlign w:val="center"/>
          </w:tcPr>
          <w:p w14:paraId="2A987C33">
            <w:pPr>
              <w:rPr>
                <w:sz w:val="22"/>
                <w:szCs w:val="22"/>
              </w:rPr>
            </w:pPr>
            <w:r>
              <w:rPr>
                <w:sz w:val="22"/>
                <w:szCs w:val="22"/>
              </w:rPr>
              <w:t>返回信息</w:t>
            </w:r>
          </w:p>
        </w:tc>
        <w:tc>
          <w:tcPr>
            <w:tcW w:w="1276" w:type="dxa"/>
            <w:noWrap w:val="0"/>
            <w:vAlign w:val="center"/>
          </w:tcPr>
          <w:p w14:paraId="4AB4E61D">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B736053">
            <w:pPr>
              <w:jc w:val="center"/>
              <w:rPr>
                <w:sz w:val="22"/>
                <w:szCs w:val="22"/>
              </w:rPr>
            </w:pPr>
            <w:r>
              <w:rPr>
                <w:sz w:val="22"/>
                <w:szCs w:val="22"/>
              </w:rPr>
              <w:t>2000</w:t>
            </w:r>
          </w:p>
        </w:tc>
        <w:tc>
          <w:tcPr>
            <w:tcW w:w="708" w:type="dxa"/>
            <w:noWrap w:val="0"/>
            <w:vAlign w:val="center"/>
          </w:tcPr>
          <w:p w14:paraId="71459FF5">
            <w:pPr>
              <w:jc w:val="center"/>
              <w:rPr>
                <w:sz w:val="22"/>
                <w:szCs w:val="22"/>
              </w:rPr>
            </w:pPr>
            <w:r>
              <w:rPr>
                <w:sz w:val="22"/>
                <w:szCs w:val="22"/>
              </w:rPr>
              <w:t>否</w:t>
            </w:r>
          </w:p>
        </w:tc>
        <w:tc>
          <w:tcPr>
            <w:tcW w:w="1560" w:type="dxa"/>
            <w:noWrap w:val="0"/>
            <w:vAlign w:val="center"/>
          </w:tcPr>
          <w:p w14:paraId="738F2FA6">
            <w:pPr>
              <w:rPr>
                <w:sz w:val="22"/>
                <w:szCs w:val="22"/>
              </w:rPr>
            </w:pPr>
            <w:r>
              <w:rPr>
                <w:sz w:val="22"/>
                <w:szCs w:val="22"/>
              </w:rPr>
              <w:t>错误信息说明</w:t>
            </w:r>
          </w:p>
        </w:tc>
      </w:tr>
      <w:tr w14:paraId="4F99A8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97792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B8D0736">
            <w:pPr>
              <w:rPr>
                <w:sz w:val="22"/>
                <w:szCs w:val="22"/>
              </w:rPr>
            </w:pPr>
            <w:r>
              <w:rPr>
                <w:sz w:val="22"/>
                <w:szCs w:val="22"/>
              </w:rPr>
              <w:t>qrrq</w:t>
            </w:r>
          </w:p>
        </w:tc>
        <w:tc>
          <w:tcPr>
            <w:tcW w:w="1843" w:type="dxa"/>
            <w:noWrap w:val="0"/>
            <w:vAlign w:val="center"/>
          </w:tcPr>
          <w:p w14:paraId="70409610">
            <w:pPr>
              <w:rPr>
                <w:sz w:val="22"/>
                <w:szCs w:val="22"/>
              </w:rPr>
            </w:pPr>
            <w:r>
              <w:rPr>
                <w:sz w:val="22"/>
                <w:szCs w:val="22"/>
              </w:rPr>
              <w:t>确认日期</w:t>
            </w:r>
          </w:p>
        </w:tc>
        <w:tc>
          <w:tcPr>
            <w:tcW w:w="1276" w:type="dxa"/>
            <w:noWrap w:val="0"/>
            <w:vAlign w:val="center"/>
          </w:tcPr>
          <w:p w14:paraId="5D4B8DB6">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41DC6E5">
            <w:pPr>
              <w:jc w:val="center"/>
              <w:rPr>
                <w:sz w:val="22"/>
                <w:szCs w:val="22"/>
              </w:rPr>
            </w:pPr>
          </w:p>
        </w:tc>
        <w:tc>
          <w:tcPr>
            <w:tcW w:w="708" w:type="dxa"/>
            <w:noWrap w:val="0"/>
            <w:vAlign w:val="center"/>
          </w:tcPr>
          <w:p w14:paraId="4D07F931">
            <w:pPr>
              <w:jc w:val="center"/>
              <w:rPr>
                <w:sz w:val="22"/>
                <w:szCs w:val="22"/>
              </w:rPr>
            </w:pPr>
            <w:r>
              <w:rPr>
                <w:sz w:val="22"/>
                <w:szCs w:val="22"/>
              </w:rPr>
              <w:t>否</w:t>
            </w:r>
          </w:p>
        </w:tc>
        <w:tc>
          <w:tcPr>
            <w:tcW w:w="1560" w:type="dxa"/>
            <w:noWrap w:val="0"/>
            <w:vAlign w:val="center"/>
          </w:tcPr>
          <w:p w14:paraId="69136497">
            <w:pPr>
              <w:rPr>
                <w:sz w:val="22"/>
                <w:szCs w:val="22"/>
              </w:rPr>
            </w:pPr>
            <w:r>
              <w:rPr>
                <w:sz w:val="22"/>
                <w:szCs w:val="22"/>
              </w:rPr>
              <w:t>格式：</w:t>
            </w:r>
          </w:p>
          <w:p w14:paraId="24896965">
            <w:pPr>
              <w:rPr>
                <w:sz w:val="22"/>
                <w:szCs w:val="22"/>
              </w:rPr>
            </w:pPr>
            <w:r>
              <w:rPr>
                <w:sz w:val="22"/>
                <w:szCs w:val="22"/>
              </w:rPr>
              <w:t>yyyy-MM-dd HH:mm:ss</w:t>
            </w:r>
          </w:p>
        </w:tc>
      </w:tr>
    </w:tbl>
    <w:p w14:paraId="432A0CDD">
      <w:pPr>
        <w:pStyle w:val="6"/>
        <w:rPr>
          <w:rFonts w:ascii="Times New Roman" w:hAnsi="Times New Roman"/>
        </w:rPr>
      </w:pPr>
      <w:bookmarkStart w:id="461" w:name="_Toc17742"/>
      <w:bookmarkStart w:id="462" w:name="_Toc17023"/>
      <w:r>
        <w:rPr>
          <w:rFonts w:ascii="Times New Roman" w:hAnsi="Times New Roman"/>
        </w:rPr>
        <w:t>16.6返回报文示例</w:t>
      </w:r>
      <w:bookmarkEnd w:id="461"/>
      <w:bookmarkEnd w:id="462"/>
    </w:p>
    <w:p w14:paraId="5A0B209F">
      <w:pPr>
        <w:pStyle w:val="5"/>
      </w:pPr>
      <w:bookmarkStart w:id="463" w:name="_Toc19191"/>
      <w:bookmarkStart w:id="464" w:name="_Toc20878"/>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3D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FCC551">
            <w:pPr>
              <w:pStyle w:val="5"/>
              <w:bidi w:val="0"/>
            </w:pPr>
            <w:r>
              <w:t>{</w:t>
            </w:r>
          </w:p>
          <w:p w14:paraId="393DB0D8">
            <w:pPr>
              <w:pStyle w:val="5"/>
              <w:bidi w:val="0"/>
            </w:pPr>
            <w:r>
              <w:tab/>
            </w:r>
            <w:r>
              <w:t>"Response":{</w:t>
            </w:r>
          </w:p>
          <w:p w14:paraId="155E0039">
            <w:pPr>
              <w:pStyle w:val="5"/>
              <w:bidi w:val="0"/>
            </w:pPr>
            <w:r>
              <w:tab/>
            </w:r>
            <w:r>
              <w:tab/>
            </w:r>
            <w:r>
              <w:t>"RequestId": "16位随机数字和字母组合",</w:t>
            </w:r>
          </w:p>
          <w:p w14:paraId="5D99DA15">
            <w:pPr>
              <w:pStyle w:val="5"/>
              <w:bidi w:val="0"/>
            </w:pPr>
            <w:r>
              <w:tab/>
            </w:r>
            <w:r>
              <w:tab/>
            </w:r>
            <w:r>
              <w:t>"Data": {</w:t>
            </w:r>
          </w:p>
          <w:p w14:paraId="1FA6F16B">
            <w:pPr>
              <w:pStyle w:val="5"/>
              <w:bidi w:val="0"/>
            </w:pPr>
            <w:r>
              <w:tab/>
            </w:r>
            <w:r>
              <w:tab/>
            </w:r>
            <w:r>
              <w:tab/>
            </w:r>
            <w:r>
              <w:t>"returncode": "00",</w:t>
            </w:r>
          </w:p>
          <w:p w14:paraId="3282B842">
            <w:pPr>
              <w:pStyle w:val="5"/>
              <w:bidi w:val="0"/>
            </w:pPr>
            <w:r>
              <w:tab/>
            </w:r>
            <w:r>
              <w:tab/>
            </w:r>
            <w:r>
              <w:tab/>
            </w:r>
            <w:r>
              <w:t>"returnmsg": "成功",</w:t>
            </w:r>
          </w:p>
          <w:p w14:paraId="30640528">
            <w:pPr>
              <w:pStyle w:val="5"/>
              <w:bidi w:val="0"/>
            </w:pPr>
            <w:r>
              <w:tab/>
            </w:r>
            <w:r>
              <w:tab/>
            </w:r>
            <w:r>
              <w:tab/>
            </w:r>
            <w:r>
              <w:t>"qrrq ": "确认日期"</w:t>
            </w:r>
          </w:p>
          <w:p w14:paraId="14E30A74">
            <w:pPr>
              <w:pStyle w:val="5"/>
              <w:bidi w:val="0"/>
            </w:pPr>
            <w:r>
              <w:t>}</w:t>
            </w:r>
          </w:p>
          <w:p w14:paraId="3BF9CEF5">
            <w:pPr>
              <w:pStyle w:val="5"/>
              <w:bidi w:val="0"/>
            </w:pPr>
            <w:r>
              <w:tab/>
            </w:r>
            <w:r>
              <w:t>}</w:t>
            </w:r>
          </w:p>
          <w:p w14:paraId="4CFA0225">
            <w:pPr>
              <w:pStyle w:val="5"/>
              <w:bidi w:val="0"/>
            </w:pPr>
            <w:r>
              <w:t>}</w:t>
            </w:r>
          </w:p>
        </w:tc>
      </w:tr>
    </w:tbl>
    <w:p w14:paraId="7A779A0E">
      <w:pPr>
        <w:pStyle w:val="5"/>
      </w:pPr>
    </w:p>
    <w:p w14:paraId="3E77D15D">
      <w:pPr>
        <w:pStyle w:val="5"/>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77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497C65">
            <w:pPr>
              <w:pStyle w:val="5"/>
              <w:bidi w:val="0"/>
            </w:pPr>
            <w:r>
              <w:t>{</w:t>
            </w:r>
          </w:p>
          <w:p w14:paraId="70E0593A">
            <w:pPr>
              <w:pStyle w:val="5"/>
              <w:bidi w:val="0"/>
            </w:pPr>
            <w:r>
              <w:tab/>
            </w:r>
            <w:r>
              <w:t>"Response":{</w:t>
            </w:r>
          </w:p>
          <w:p w14:paraId="581533A1">
            <w:pPr>
              <w:pStyle w:val="5"/>
              <w:bidi w:val="0"/>
            </w:pPr>
            <w:r>
              <w:tab/>
            </w:r>
            <w:r>
              <w:tab/>
            </w:r>
            <w:r>
              <w:t>"RequestId": "16位随机数字和字母组合",</w:t>
            </w:r>
          </w:p>
          <w:p w14:paraId="6F043179">
            <w:pPr>
              <w:pStyle w:val="5"/>
              <w:bidi w:val="0"/>
            </w:pPr>
            <w:r>
              <w:tab/>
            </w:r>
            <w:r>
              <w:tab/>
            </w:r>
            <w:r>
              <w:t>"Error":{</w:t>
            </w:r>
          </w:p>
          <w:p w14:paraId="4E762492">
            <w:pPr>
              <w:pStyle w:val="5"/>
              <w:bidi w:val="0"/>
            </w:pPr>
            <w:r>
              <w:tab/>
            </w:r>
            <w:r>
              <w:tab/>
            </w:r>
            <w:r>
              <w:tab/>
            </w:r>
            <w:r>
              <w:t>"Code": "01”,</w:t>
            </w:r>
          </w:p>
          <w:p w14:paraId="25BE6EBC">
            <w:pPr>
              <w:pStyle w:val="5"/>
              <w:bidi w:val="0"/>
            </w:pPr>
            <w:r>
              <w:tab/>
            </w:r>
            <w:r>
              <w:tab/>
            </w:r>
            <w:r>
              <w:tab/>
            </w:r>
            <w:r>
              <w:t>"Message": "错误说明"</w:t>
            </w:r>
          </w:p>
          <w:p w14:paraId="1312D279">
            <w:pPr>
              <w:pStyle w:val="5"/>
              <w:bidi w:val="0"/>
            </w:pPr>
            <w:r>
              <w:t>}</w:t>
            </w:r>
          </w:p>
          <w:p w14:paraId="476D383A">
            <w:pPr>
              <w:pStyle w:val="5"/>
              <w:bidi w:val="0"/>
            </w:pPr>
            <w:r>
              <w:tab/>
            </w:r>
            <w:r>
              <w:t>}</w:t>
            </w:r>
          </w:p>
          <w:p w14:paraId="7F3D9FB6">
            <w:pPr>
              <w:pStyle w:val="5"/>
              <w:bidi w:val="0"/>
            </w:pPr>
            <w:r>
              <w:t>}</w:t>
            </w:r>
          </w:p>
        </w:tc>
      </w:tr>
    </w:tbl>
    <w:p w14:paraId="704C04F0">
      <w:pPr>
        <w:pStyle w:val="4"/>
        <w:widowControl/>
        <w:spacing w:beforeAutospacing="0" w:afterAutospacing="0" w:line="408" w:lineRule="auto"/>
        <w:rPr>
          <w:rFonts w:hint="default" w:ascii="Times New Roman" w:hAnsi="Times New Roman"/>
          <w:sz w:val="28"/>
          <w:szCs w:val="28"/>
        </w:rPr>
      </w:pPr>
      <w:bookmarkStart w:id="465" w:name="_Toc719"/>
      <w:bookmarkStart w:id="466" w:name="_Toc1634"/>
      <w:bookmarkStart w:id="467" w:name="_Toc9705"/>
      <w:r>
        <w:rPr>
          <w:rFonts w:hint="default" w:ascii="Times New Roman" w:hAnsi="Times New Roman"/>
          <w:sz w:val="28"/>
          <w:szCs w:val="28"/>
        </w:rPr>
        <w:t>17.上传发票汇总确认信息</w:t>
      </w:r>
      <w:bookmarkEnd w:id="463"/>
      <w:bookmarkEnd w:id="464"/>
      <w:bookmarkEnd w:id="465"/>
      <w:bookmarkEnd w:id="466"/>
      <w:bookmarkEnd w:id="467"/>
    </w:p>
    <w:p w14:paraId="4FE31BB8">
      <w:pPr>
        <w:pStyle w:val="6"/>
        <w:rPr>
          <w:rFonts w:ascii="Times New Roman" w:hAnsi="Times New Roman"/>
        </w:rPr>
      </w:pPr>
      <w:bookmarkStart w:id="468" w:name="_Toc22387"/>
      <w:bookmarkStart w:id="469" w:name="_Toc1730"/>
      <w:bookmarkStart w:id="470" w:name="_Toc4817"/>
      <w:bookmarkStart w:id="471" w:name="_Toc27333"/>
      <w:r>
        <w:rPr>
          <w:rFonts w:ascii="Times New Roman" w:hAnsi="Times New Roman"/>
        </w:rPr>
        <w:t>17.1接口说明</w:t>
      </w:r>
      <w:bookmarkEnd w:id="468"/>
      <w:bookmarkEnd w:id="469"/>
      <w:bookmarkEnd w:id="470"/>
      <w:bookmarkEnd w:id="471"/>
    </w:p>
    <w:p w14:paraId="5F5DEB9B">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A2923E3">
      <w:pPr>
        <w:pStyle w:val="5"/>
        <w:spacing w:before="156" w:after="156"/>
        <w:ind w:firstLine="480"/>
      </w:pPr>
      <w:r>
        <w:t>若企业在每月13日前零点未上传上个月的发票汇总确认信息，乐企服务端将在13日零点汇总乐企服务端接收到的上个月的数字化电子发票。</w:t>
      </w:r>
    </w:p>
    <w:p w14:paraId="18091279">
      <w:pPr>
        <w:pStyle w:val="5"/>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185AB6EC">
      <w:pPr>
        <w:pStyle w:val="6"/>
        <w:rPr>
          <w:rFonts w:ascii="Times New Roman" w:hAnsi="Times New Roman"/>
        </w:rPr>
      </w:pPr>
      <w:bookmarkStart w:id="472" w:name="_Toc1138"/>
      <w:bookmarkStart w:id="473" w:name="_Toc6706"/>
      <w:bookmarkStart w:id="474" w:name="_Toc8920"/>
      <w:bookmarkStart w:id="475" w:name="_Toc1676"/>
      <w:r>
        <w:rPr>
          <w:rFonts w:ascii="Times New Roman" w:hAnsi="Times New Roman"/>
        </w:rPr>
        <w:t>17.2请求方式</w:t>
      </w:r>
      <w:bookmarkEnd w:id="472"/>
      <w:bookmarkEnd w:id="473"/>
      <w:bookmarkEnd w:id="474"/>
      <w:bookmarkEnd w:id="475"/>
    </w:p>
    <w:p w14:paraId="47F35888">
      <w:pPr>
        <w:pStyle w:val="5"/>
        <w:spacing w:before="156" w:after="156"/>
        <w:ind w:firstLine="480"/>
      </w:pPr>
      <w:r>
        <w:t>请求方式为POST</w:t>
      </w:r>
    </w:p>
    <w:p w14:paraId="48EBFF28">
      <w:pPr>
        <w:pStyle w:val="25"/>
        <w:widowControl/>
        <w:numPr>
          <w:ilvl w:val="0"/>
          <w:numId w:val="0"/>
        </w:numPr>
        <w:spacing w:before="120" w:after="120" w:line="360" w:lineRule="auto"/>
        <w:ind w:leftChars="0"/>
        <w:jc w:val="left"/>
      </w:pPr>
      <w:bookmarkStart w:id="476" w:name="_Toc16528"/>
      <w:bookmarkStart w:id="477" w:name="_Toc22206"/>
      <w:r>
        <w:rPr>
          <w:rFonts w:hint="eastAsia"/>
          <w:sz w:val="24"/>
        </w:rPr>
        <w:t>●</w:t>
      </w:r>
      <w:r>
        <w:rPr>
          <w:rFonts w:hint="default"/>
          <w:sz w:val="24"/>
          <w:lang w:val="en-US"/>
        </w:rPr>
        <w:t xml:space="preserve"> </w:t>
      </w:r>
      <w:r>
        <w:t>path 指该参数为路径参数</w:t>
      </w:r>
    </w:p>
    <w:p w14:paraId="27A12CC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30CD81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7177B46">
      <w:pPr>
        <w:pStyle w:val="6"/>
        <w:rPr>
          <w:rFonts w:ascii="Times New Roman" w:hAnsi="Times New Roman"/>
        </w:rPr>
      </w:pPr>
      <w:bookmarkStart w:id="478" w:name="_Toc30779"/>
      <w:bookmarkStart w:id="479" w:name="_Toc17802"/>
      <w:r>
        <w:rPr>
          <w:rFonts w:ascii="Times New Roman" w:hAnsi="Times New Roman"/>
        </w:rPr>
        <w:t>17.3请求参数</w:t>
      </w:r>
      <w:bookmarkEnd w:id="476"/>
      <w:bookmarkEnd w:id="477"/>
      <w:bookmarkEnd w:id="478"/>
      <w:bookmarkEnd w:id="479"/>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B4F1E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15B07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A58692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CB5C3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5717B6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044DEE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1877A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0BD1142">
            <w:pPr>
              <w:adjustRightInd w:val="0"/>
              <w:snapToGrid w:val="0"/>
              <w:jc w:val="center"/>
              <w:rPr>
                <w:b/>
                <w:szCs w:val="21"/>
              </w:rPr>
            </w:pPr>
            <w:r>
              <w:rPr>
                <w:b/>
                <w:szCs w:val="21"/>
              </w:rPr>
              <w:t>说明</w:t>
            </w:r>
          </w:p>
        </w:tc>
      </w:tr>
      <w:tr w14:paraId="56E237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91E4A0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70D088A">
            <w:pPr>
              <w:rPr>
                <w:szCs w:val="21"/>
              </w:rPr>
            </w:pPr>
            <w:r>
              <w:rPr>
                <w:szCs w:val="21"/>
              </w:rPr>
              <w:t>xsfnsrsbh</w:t>
            </w:r>
          </w:p>
        </w:tc>
        <w:tc>
          <w:tcPr>
            <w:tcW w:w="1843" w:type="dxa"/>
            <w:tcBorders>
              <w:top w:val="single" w:color="auto" w:sz="6" w:space="0"/>
            </w:tcBorders>
            <w:noWrap w:val="0"/>
            <w:vAlign w:val="center"/>
          </w:tcPr>
          <w:p w14:paraId="32EF82C3">
            <w:pPr>
              <w:rPr>
                <w:sz w:val="22"/>
                <w:szCs w:val="22"/>
              </w:rPr>
            </w:pPr>
            <w:r>
              <w:t>销售方纳税人识别号</w:t>
            </w:r>
          </w:p>
        </w:tc>
        <w:tc>
          <w:tcPr>
            <w:tcW w:w="1276" w:type="dxa"/>
            <w:tcBorders>
              <w:top w:val="single" w:color="auto" w:sz="6" w:space="0"/>
            </w:tcBorders>
            <w:noWrap w:val="0"/>
            <w:vAlign w:val="center"/>
          </w:tcPr>
          <w:p w14:paraId="03B41B79">
            <w:pPr>
              <w:pStyle w:val="36"/>
              <w:jc w:val="both"/>
            </w:pPr>
            <w:r>
              <w:rPr>
                <w:szCs w:val="21"/>
              </w:rPr>
              <w:t>varchar</w:t>
            </w:r>
          </w:p>
        </w:tc>
        <w:tc>
          <w:tcPr>
            <w:tcW w:w="709" w:type="dxa"/>
            <w:tcBorders>
              <w:top w:val="single" w:color="auto" w:sz="6" w:space="0"/>
            </w:tcBorders>
            <w:noWrap w:val="0"/>
            <w:vAlign w:val="center"/>
          </w:tcPr>
          <w:p w14:paraId="6951120C">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3BC06611">
            <w:pPr>
              <w:jc w:val="center"/>
              <w:rPr>
                <w:sz w:val="22"/>
                <w:szCs w:val="22"/>
              </w:rPr>
            </w:pPr>
            <w:r>
              <w:rPr>
                <w:sz w:val="22"/>
                <w:szCs w:val="22"/>
              </w:rPr>
              <w:t>是</w:t>
            </w:r>
          </w:p>
        </w:tc>
        <w:tc>
          <w:tcPr>
            <w:tcW w:w="1560" w:type="dxa"/>
            <w:tcBorders>
              <w:top w:val="single" w:color="auto" w:sz="6" w:space="0"/>
            </w:tcBorders>
            <w:noWrap w:val="0"/>
            <w:vAlign w:val="center"/>
          </w:tcPr>
          <w:p w14:paraId="6B6D3199"/>
        </w:tc>
      </w:tr>
      <w:tr w14:paraId="20BC53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94E32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6DBE1B6">
            <w:pPr>
              <w:rPr>
                <w:szCs w:val="21"/>
              </w:rPr>
            </w:pPr>
            <w:r>
              <w:rPr>
                <w:szCs w:val="21"/>
              </w:rPr>
              <w:t>xsfsjswjgdm</w:t>
            </w:r>
          </w:p>
        </w:tc>
        <w:tc>
          <w:tcPr>
            <w:tcW w:w="1843" w:type="dxa"/>
            <w:noWrap w:val="0"/>
            <w:vAlign w:val="center"/>
          </w:tcPr>
          <w:p w14:paraId="0C0A6FE2">
            <w:r>
              <w:t>销售方省级税务机关代码</w:t>
            </w:r>
          </w:p>
        </w:tc>
        <w:tc>
          <w:tcPr>
            <w:tcW w:w="1276" w:type="dxa"/>
            <w:noWrap w:val="0"/>
            <w:vAlign w:val="center"/>
          </w:tcPr>
          <w:p w14:paraId="115EFBEE">
            <w:pPr>
              <w:pStyle w:val="36"/>
              <w:jc w:val="both"/>
              <w:rPr>
                <w:szCs w:val="21"/>
              </w:rPr>
            </w:pPr>
            <w:r>
              <w:rPr>
                <w:szCs w:val="21"/>
              </w:rPr>
              <w:t>varchar</w:t>
            </w:r>
          </w:p>
        </w:tc>
        <w:tc>
          <w:tcPr>
            <w:tcW w:w="709" w:type="dxa"/>
            <w:noWrap w:val="0"/>
            <w:vAlign w:val="center"/>
          </w:tcPr>
          <w:p w14:paraId="6253EA6A">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434AA04">
            <w:pPr>
              <w:jc w:val="center"/>
              <w:rPr>
                <w:sz w:val="22"/>
                <w:szCs w:val="22"/>
              </w:rPr>
            </w:pPr>
            <w:r>
              <w:rPr>
                <w:sz w:val="22"/>
                <w:szCs w:val="22"/>
              </w:rPr>
              <w:t>是</w:t>
            </w:r>
          </w:p>
        </w:tc>
        <w:tc>
          <w:tcPr>
            <w:tcW w:w="1560" w:type="dxa"/>
            <w:noWrap w:val="0"/>
            <w:vAlign w:val="center"/>
          </w:tcPr>
          <w:p w14:paraId="503D4811">
            <w:pPr>
              <w:rPr>
                <w:sz w:val="22"/>
                <w:szCs w:val="22"/>
              </w:rPr>
            </w:pPr>
          </w:p>
        </w:tc>
      </w:tr>
      <w:tr w14:paraId="68FB78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FE1F0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35F66EAC">
            <w:pPr>
              <w:rPr>
                <w:szCs w:val="21"/>
              </w:rPr>
            </w:pPr>
            <w:r>
              <w:rPr>
                <w:szCs w:val="21"/>
              </w:rPr>
              <w:t>ywlx</w:t>
            </w:r>
          </w:p>
        </w:tc>
        <w:tc>
          <w:tcPr>
            <w:tcW w:w="1843" w:type="dxa"/>
            <w:tcBorders>
              <w:top w:val="single" w:color="auto" w:sz="6" w:space="0"/>
            </w:tcBorders>
            <w:noWrap w:val="0"/>
            <w:vAlign w:val="center"/>
          </w:tcPr>
          <w:p w14:paraId="67D3FC57">
            <w:pPr>
              <w:rPr>
                <w:sz w:val="22"/>
                <w:szCs w:val="22"/>
              </w:rPr>
            </w:pPr>
            <w:r>
              <w:t>业务类型</w:t>
            </w:r>
          </w:p>
        </w:tc>
        <w:tc>
          <w:tcPr>
            <w:tcW w:w="1276" w:type="dxa"/>
            <w:tcBorders>
              <w:top w:val="single" w:color="auto" w:sz="6" w:space="0"/>
            </w:tcBorders>
            <w:noWrap w:val="0"/>
            <w:vAlign w:val="center"/>
          </w:tcPr>
          <w:p w14:paraId="26D2B1A8">
            <w:pPr>
              <w:pStyle w:val="36"/>
              <w:jc w:val="both"/>
            </w:pPr>
            <w:r>
              <w:rPr>
                <w:szCs w:val="21"/>
              </w:rPr>
              <w:t>varchar</w:t>
            </w:r>
          </w:p>
        </w:tc>
        <w:tc>
          <w:tcPr>
            <w:tcW w:w="709" w:type="dxa"/>
            <w:tcBorders>
              <w:top w:val="single" w:color="auto" w:sz="6" w:space="0"/>
            </w:tcBorders>
            <w:noWrap w:val="0"/>
            <w:vAlign w:val="center"/>
          </w:tcPr>
          <w:p w14:paraId="3B61BBBE">
            <w:pPr>
              <w:pStyle w:val="26"/>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438ADF8F">
            <w:pPr>
              <w:jc w:val="center"/>
              <w:rPr>
                <w:sz w:val="22"/>
                <w:szCs w:val="22"/>
              </w:rPr>
            </w:pPr>
            <w:r>
              <w:rPr>
                <w:sz w:val="22"/>
                <w:szCs w:val="22"/>
              </w:rPr>
              <w:t>是</w:t>
            </w:r>
          </w:p>
        </w:tc>
        <w:tc>
          <w:tcPr>
            <w:tcW w:w="1560" w:type="dxa"/>
            <w:tcBorders>
              <w:top w:val="single" w:color="auto" w:sz="6" w:space="0"/>
            </w:tcBorders>
            <w:noWrap w:val="0"/>
            <w:vAlign w:val="center"/>
          </w:tcPr>
          <w:p w14:paraId="6EE7A6CF">
            <w:r>
              <w:t>0：确认</w:t>
            </w:r>
          </w:p>
          <w:p w14:paraId="74C9137E">
            <w:pPr>
              <w:rPr>
                <w:sz w:val="22"/>
                <w:szCs w:val="22"/>
              </w:rPr>
            </w:pPr>
            <w:r>
              <w:t>1：取消</w:t>
            </w:r>
          </w:p>
        </w:tc>
      </w:tr>
      <w:tr w14:paraId="070E6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28A11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C4D86F2">
            <w:pPr>
              <w:rPr>
                <w:szCs w:val="21"/>
              </w:rPr>
            </w:pPr>
            <w:r>
              <w:rPr>
                <w:szCs w:val="21"/>
              </w:rPr>
              <w:t>ptbh</w:t>
            </w:r>
          </w:p>
        </w:tc>
        <w:tc>
          <w:tcPr>
            <w:tcW w:w="1843" w:type="dxa"/>
            <w:noWrap w:val="0"/>
            <w:vAlign w:val="center"/>
          </w:tcPr>
          <w:p w14:paraId="568F517B">
            <w:pPr>
              <w:rPr>
                <w:sz w:val="22"/>
                <w:szCs w:val="22"/>
              </w:rPr>
            </w:pPr>
            <w:r>
              <w:t>平台编号</w:t>
            </w:r>
          </w:p>
        </w:tc>
        <w:tc>
          <w:tcPr>
            <w:tcW w:w="1276" w:type="dxa"/>
            <w:noWrap w:val="0"/>
            <w:vAlign w:val="center"/>
          </w:tcPr>
          <w:p w14:paraId="660BFDD3">
            <w:pPr>
              <w:pStyle w:val="36"/>
              <w:jc w:val="both"/>
            </w:pPr>
            <w:r>
              <w:rPr>
                <w:szCs w:val="21"/>
              </w:rPr>
              <w:t>varchar</w:t>
            </w:r>
          </w:p>
        </w:tc>
        <w:tc>
          <w:tcPr>
            <w:tcW w:w="709" w:type="dxa"/>
            <w:noWrap w:val="0"/>
            <w:vAlign w:val="center"/>
          </w:tcPr>
          <w:p w14:paraId="30E8A787">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CC8CCED">
            <w:pPr>
              <w:jc w:val="center"/>
              <w:rPr>
                <w:sz w:val="22"/>
                <w:szCs w:val="22"/>
              </w:rPr>
            </w:pPr>
            <w:r>
              <w:rPr>
                <w:sz w:val="22"/>
                <w:szCs w:val="22"/>
              </w:rPr>
              <w:t>是</w:t>
            </w:r>
          </w:p>
        </w:tc>
        <w:tc>
          <w:tcPr>
            <w:tcW w:w="1560" w:type="dxa"/>
            <w:noWrap w:val="0"/>
            <w:vAlign w:val="center"/>
          </w:tcPr>
          <w:p w14:paraId="47C8CC15">
            <w:pPr>
              <w:rPr>
                <w:sz w:val="22"/>
                <w:szCs w:val="22"/>
              </w:rPr>
            </w:pPr>
          </w:p>
        </w:tc>
      </w:tr>
      <w:tr w14:paraId="4647E1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6E9BD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568628A">
            <w:pPr>
              <w:rPr>
                <w:szCs w:val="21"/>
              </w:rPr>
            </w:pPr>
            <w:r>
              <w:rPr>
                <w:szCs w:val="21"/>
              </w:rPr>
              <w:t>yf</w:t>
            </w:r>
          </w:p>
        </w:tc>
        <w:tc>
          <w:tcPr>
            <w:tcW w:w="1843" w:type="dxa"/>
            <w:noWrap w:val="0"/>
            <w:vAlign w:val="center"/>
          </w:tcPr>
          <w:p w14:paraId="42DEFB60">
            <w:pPr>
              <w:rPr>
                <w:sz w:val="22"/>
                <w:szCs w:val="22"/>
              </w:rPr>
            </w:pPr>
            <w:r>
              <w:t>月份</w:t>
            </w:r>
          </w:p>
        </w:tc>
        <w:tc>
          <w:tcPr>
            <w:tcW w:w="1276" w:type="dxa"/>
            <w:noWrap w:val="0"/>
            <w:vAlign w:val="center"/>
          </w:tcPr>
          <w:p w14:paraId="526BC8D8">
            <w:pPr>
              <w:pStyle w:val="36"/>
              <w:jc w:val="both"/>
            </w:pPr>
            <w:r>
              <w:rPr>
                <w:szCs w:val="21"/>
              </w:rPr>
              <w:t>varchar</w:t>
            </w:r>
          </w:p>
        </w:tc>
        <w:tc>
          <w:tcPr>
            <w:tcW w:w="709" w:type="dxa"/>
            <w:noWrap w:val="0"/>
            <w:vAlign w:val="center"/>
          </w:tcPr>
          <w:p w14:paraId="1AF40031">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5FE49AD4">
            <w:pPr>
              <w:jc w:val="center"/>
              <w:rPr>
                <w:sz w:val="22"/>
                <w:szCs w:val="22"/>
              </w:rPr>
            </w:pPr>
            <w:r>
              <w:rPr>
                <w:sz w:val="22"/>
                <w:szCs w:val="22"/>
              </w:rPr>
              <w:t>是</w:t>
            </w:r>
          </w:p>
        </w:tc>
        <w:tc>
          <w:tcPr>
            <w:tcW w:w="1560" w:type="dxa"/>
            <w:noWrap w:val="0"/>
            <w:vAlign w:val="center"/>
          </w:tcPr>
          <w:p w14:paraId="0FEFC11F">
            <w:pPr>
              <w:rPr>
                <w:sz w:val="22"/>
                <w:szCs w:val="22"/>
              </w:rPr>
            </w:pPr>
            <w:r>
              <w:rPr>
                <w:sz w:val="22"/>
                <w:szCs w:val="22"/>
              </w:rPr>
              <w:t>格式：yyyy-MM</w:t>
            </w:r>
          </w:p>
        </w:tc>
      </w:tr>
      <w:tr w14:paraId="20BAD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D4B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185C883F">
            <w:pPr>
              <w:rPr>
                <w:szCs w:val="21"/>
              </w:rPr>
            </w:pPr>
            <w:r>
              <w:rPr>
                <w:szCs w:val="21"/>
              </w:rPr>
              <w:t>lzfpsl</w:t>
            </w:r>
          </w:p>
        </w:tc>
        <w:tc>
          <w:tcPr>
            <w:tcW w:w="1843" w:type="dxa"/>
            <w:noWrap w:val="0"/>
            <w:vAlign w:val="center"/>
          </w:tcPr>
          <w:p w14:paraId="1FF5AEBE">
            <w:pPr>
              <w:rPr>
                <w:sz w:val="22"/>
                <w:szCs w:val="22"/>
              </w:rPr>
            </w:pPr>
            <w:r>
              <w:t>蓝字发票数量</w:t>
            </w:r>
          </w:p>
        </w:tc>
        <w:tc>
          <w:tcPr>
            <w:tcW w:w="1276" w:type="dxa"/>
            <w:noWrap w:val="0"/>
            <w:vAlign w:val="center"/>
          </w:tcPr>
          <w:p w14:paraId="37BC49E6">
            <w:pPr>
              <w:pStyle w:val="36"/>
              <w:jc w:val="both"/>
            </w:pPr>
            <w:r>
              <w:rPr>
                <w:szCs w:val="21"/>
              </w:rPr>
              <w:t>number</w:t>
            </w:r>
          </w:p>
        </w:tc>
        <w:tc>
          <w:tcPr>
            <w:tcW w:w="709" w:type="dxa"/>
            <w:noWrap w:val="0"/>
            <w:vAlign w:val="center"/>
          </w:tcPr>
          <w:p w14:paraId="13894BB4">
            <w:pPr>
              <w:jc w:val="center"/>
              <w:rPr>
                <w:sz w:val="22"/>
                <w:szCs w:val="22"/>
              </w:rPr>
            </w:pPr>
            <w:r>
              <w:t>10</w:t>
            </w:r>
          </w:p>
        </w:tc>
        <w:tc>
          <w:tcPr>
            <w:tcW w:w="708" w:type="dxa"/>
            <w:noWrap w:val="0"/>
            <w:vAlign w:val="center"/>
          </w:tcPr>
          <w:p w14:paraId="2C83ACD4">
            <w:pPr>
              <w:jc w:val="center"/>
              <w:rPr>
                <w:sz w:val="22"/>
                <w:szCs w:val="22"/>
              </w:rPr>
            </w:pPr>
            <w:r>
              <w:rPr>
                <w:sz w:val="22"/>
                <w:szCs w:val="22"/>
              </w:rPr>
              <w:t>否</w:t>
            </w:r>
          </w:p>
        </w:tc>
        <w:tc>
          <w:tcPr>
            <w:tcW w:w="1560" w:type="dxa"/>
            <w:noWrap w:val="0"/>
            <w:vAlign w:val="center"/>
          </w:tcPr>
          <w:p w14:paraId="5A425876">
            <w:pPr>
              <w:rPr>
                <w:sz w:val="22"/>
                <w:szCs w:val="22"/>
              </w:rPr>
            </w:pPr>
            <w:r>
              <w:rPr>
                <w:sz w:val="22"/>
                <w:szCs w:val="22"/>
              </w:rPr>
              <w:t>业务类型为“0”时必填</w:t>
            </w:r>
          </w:p>
        </w:tc>
      </w:tr>
      <w:tr w14:paraId="1EB32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7B1BA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51DBDF5">
            <w:pPr>
              <w:rPr>
                <w:szCs w:val="21"/>
              </w:rPr>
            </w:pPr>
            <w:r>
              <w:rPr>
                <w:szCs w:val="21"/>
              </w:rPr>
              <w:t>lzfpje</w:t>
            </w:r>
          </w:p>
        </w:tc>
        <w:tc>
          <w:tcPr>
            <w:tcW w:w="1843" w:type="dxa"/>
            <w:noWrap w:val="0"/>
            <w:vAlign w:val="center"/>
          </w:tcPr>
          <w:p w14:paraId="5ACEE45B">
            <w:pPr>
              <w:rPr>
                <w:sz w:val="22"/>
                <w:szCs w:val="22"/>
              </w:rPr>
            </w:pPr>
            <w:r>
              <w:t>蓝字发票金额</w:t>
            </w:r>
          </w:p>
        </w:tc>
        <w:tc>
          <w:tcPr>
            <w:tcW w:w="1276" w:type="dxa"/>
            <w:noWrap w:val="0"/>
            <w:vAlign w:val="center"/>
          </w:tcPr>
          <w:p w14:paraId="4B77E64A">
            <w:pPr>
              <w:pStyle w:val="36"/>
              <w:jc w:val="both"/>
            </w:pPr>
            <w:r>
              <w:rPr>
                <w:szCs w:val="21"/>
              </w:rPr>
              <w:t>number</w:t>
            </w:r>
          </w:p>
        </w:tc>
        <w:tc>
          <w:tcPr>
            <w:tcW w:w="709" w:type="dxa"/>
            <w:noWrap w:val="0"/>
            <w:vAlign w:val="center"/>
          </w:tcPr>
          <w:p w14:paraId="64606F54">
            <w:pPr>
              <w:jc w:val="center"/>
              <w:rPr>
                <w:sz w:val="22"/>
                <w:szCs w:val="22"/>
              </w:rPr>
            </w:pPr>
            <w:r>
              <w:t>18,2</w:t>
            </w:r>
          </w:p>
        </w:tc>
        <w:tc>
          <w:tcPr>
            <w:tcW w:w="708" w:type="dxa"/>
            <w:noWrap w:val="0"/>
            <w:vAlign w:val="center"/>
          </w:tcPr>
          <w:p w14:paraId="06BA5024">
            <w:pPr>
              <w:jc w:val="center"/>
              <w:rPr>
                <w:sz w:val="22"/>
                <w:szCs w:val="22"/>
              </w:rPr>
            </w:pPr>
            <w:r>
              <w:rPr>
                <w:sz w:val="22"/>
                <w:szCs w:val="22"/>
              </w:rPr>
              <w:t>否</w:t>
            </w:r>
          </w:p>
        </w:tc>
        <w:tc>
          <w:tcPr>
            <w:tcW w:w="1560" w:type="dxa"/>
            <w:noWrap w:val="0"/>
            <w:vAlign w:val="center"/>
          </w:tcPr>
          <w:p w14:paraId="3AC1CF84">
            <w:pPr>
              <w:rPr>
                <w:sz w:val="22"/>
                <w:szCs w:val="22"/>
              </w:rPr>
            </w:pPr>
            <w:r>
              <w:rPr>
                <w:sz w:val="22"/>
                <w:szCs w:val="22"/>
              </w:rPr>
              <w:t>业务类型为“0”时必填</w:t>
            </w:r>
          </w:p>
        </w:tc>
      </w:tr>
      <w:tr w14:paraId="068D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85671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7648D82">
            <w:pPr>
              <w:rPr>
                <w:szCs w:val="21"/>
              </w:rPr>
            </w:pPr>
            <w:r>
              <w:rPr>
                <w:szCs w:val="21"/>
              </w:rPr>
              <w:t>lzfpse</w:t>
            </w:r>
          </w:p>
        </w:tc>
        <w:tc>
          <w:tcPr>
            <w:tcW w:w="1843" w:type="dxa"/>
            <w:noWrap w:val="0"/>
            <w:vAlign w:val="center"/>
          </w:tcPr>
          <w:p w14:paraId="5C4022A6">
            <w:pPr>
              <w:rPr>
                <w:sz w:val="22"/>
                <w:szCs w:val="22"/>
              </w:rPr>
            </w:pPr>
            <w:r>
              <w:t>蓝字发票税额</w:t>
            </w:r>
          </w:p>
        </w:tc>
        <w:tc>
          <w:tcPr>
            <w:tcW w:w="1276" w:type="dxa"/>
            <w:noWrap w:val="0"/>
            <w:vAlign w:val="center"/>
          </w:tcPr>
          <w:p w14:paraId="495233EE">
            <w:pPr>
              <w:pStyle w:val="36"/>
              <w:jc w:val="both"/>
            </w:pPr>
            <w:r>
              <w:rPr>
                <w:szCs w:val="21"/>
              </w:rPr>
              <w:t>number</w:t>
            </w:r>
          </w:p>
        </w:tc>
        <w:tc>
          <w:tcPr>
            <w:tcW w:w="709" w:type="dxa"/>
            <w:noWrap w:val="0"/>
            <w:vAlign w:val="center"/>
          </w:tcPr>
          <w:p w14:paraId="095A80C2">
            <w:pPr>
              <w:jc w:val="center"/>
              <w:rPr>
                <w:sz w:val="22"/>
                <w:szCs w:val="22"/>
              </w:rPr>
            </w:pPr>
            <w:r>
              <w:t>18,2</w:t>
            </w:r>
          </w:p>
        </w:tc>
        <w:tc>
          <w:tcPr>
            <w:tcW w:w="708" w:type="dxa"/>
            <w:noWrap w:val="0"/>
            <w:vAlign w:val="center"/>
          </w:tcPr>
          <w:p w14:paraId="4495BB5C">
            <w:pPr>
              <w:jc w:val="center"/>
              <w:rPr>
                <w:sz w:val="22"/>
                <w:szCs w:val="22"/>
              </w:rPr>
            </w:pPr>
            <w:r>
              <w:rPr>
                <w:sz w:val="22"/>
                <w:szCs w:val="22"/>
              </w:rPr>
              <w:t>否</w:t>
            </w:r>
          </w:p>
        </w:tc>
        <w:tc>
          <w:tcPr>
            <w:tcW w:w="1560" w:type="dxa"/>
            <w:noWrap w:val="0"/>
            <w:vAlign w:val="center"/>
          </w:tcPr>
          <w:p w14:paraId="744CA780">
            <w:pPr>
              <w:rPr>
                <w:sz w:val="22"/>
                <w:szCs w:val="22"/>
              </w:rPr>
            </w:pPr>
            <w:r>
              <w:rPr>
                <w:sz w:val="22"/>
                <w:szCs w:val="22"/>
              </w:rPr>
              <w:t>业务类型为“0”时必填</w:t>
            </w:r>
          </w:p>
        </w:tc>
      </w:tr>
      <w:tr w14:paraId="46E0D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BC8E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53D33BD6">
            <w:pPr>
              <w:rPr>
                <w:szCs w:val="21"/>
              </w:rPr>
            </w:pPr>
            <w:r>
              <w:rPr>
                <w:szCs w:val="21"/>
              </w:rPr>
              <w:t>hzfpsl</w:t>
            </w:r>
          </w:p>
        </w:tc>
        <w:tc>
          <w:tcPr>
            <w:tcW w:w="1843" w:type="dxa"/>
            <w:noWrap w:val="0"/>
            <w:vAlign w:val="center"/>
          </w:tcPr>
          <w:p w14:paraId="14E269B7">
            <w:pPr>
              <w:rPr>
                <w:sz w:val="22"/>
                <w:szCs w:val="22"/>
              </w:rPr>
            </w:pPr>
            <w:r>
              <w:t>红字发票数量</w:t>
            </w:r>
          </w:p>
        </w:tc>
        <w:tc>
          <w:tcPr>
            <w:tcW w:w="1276" w:type="dxa"/>
            <w:noWrap w:val="0"/>
            <w:vAlign w:val="center"/>
          </w:tcPr>
          <w:p w14:paraId="5E774B13">
            <w:pPr>
              <w:pStyle w:val="36"/>
              <w:jc w:val="both"/>
            </w:pPr>
            <w:r>
              <w:rPr>
                <w:szCs w:val="21"/>
              </w:rPr>
              <w:t>number</w:t>
            </w:r>
          </w:p>
        </w:tc>
        <w:tc>
          <w:tcPr>
            <w:tcW w:w="709" w:type="dxa"/>
            <w:noWrap w:val="0"/>
            <w:vAlign w:val="center"/>
          </w:tcPr>
          <w:p w14:paraId="658473B5">
            <w:pPr>
              <w:jc w:val="center"/>
              <w:rPr>
                <w:sz w:val="22"/>
                <w:szCs w:val="22"/>
              </w:rPr>
            </w:pPr>
            <w:r>
              <w:t>10</w:t>
            </w:r>
          </w:p>
        </w:tc>
        <w:tc>
          <w:tcPr>
            <w:tcW w:w="708" w:type="dxa"/>
            <w:noWrap w:val="0"/>
            <w:vAlign w:val="center"/>
          </w:tcPr>
          <w:p w14:paraId="65376404">
            <w:pPr>
              <w:jc w:val="center"/>
              <w:rPr>
                <w:sz w:val="22"/>
                <w:szCs w:val="22"/>
              </w:rPr>
            </w:pPr>
            <w:r>
              <w:rPr>
                <w:sz w:val="22"/>
                <w:szCs w:val="22"/>
              </w:rPr>
              <w:t>否</w:t>
            </w:r>
          </w:p>
        </w:tc>
        <w:tc>
          <w:tcPr>
            <w:tcW w:w="1560" w:type="dxa"/>
            <w:noWrap w:val="0"/>
            <w:vAlign w:val="center"/>
          </w:tcPr>
          <w:p w14:paraId="7DBD2669">
            <w:pPr>
              <w:rPr>
                <w:sz w:val="22"/>
                <w:szCs w:val="22"/>
              </w:rPr>
            </w:pPr>
            <w:r>
              <w:rPr>
                <w:sz w:val="22"/>
                <w:szCs w:val="22"/>
              </w:rPr>
              <w:t>业务类型为“0”时必填</w:t>
            </w:r>
          </w:p>
        </w:tc>
      </w:tr>
      <w:tr w14:paraId="35353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A68B3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B88CBA0">
            <w:pPr>
              <w:rPr>
                <w:szCs w:val="21"/>
              </w:rPr>
            </w:pPr>
            <w:r>
              <w:rPr>
                <w:szCs w:val="21"/>
              </w:rPr>
              <w:t>hzfpje</w:t>
            </w:r>
          </w:p>
        </w:tc>
        <w:tc>
          <w:tcPr>
            <w:tcW w:w="1843" w:type="dxa"/>
            <w:noWrap w:val="0"/>
            <w:vAlign w:val="center"/>
          </w:tcPr>
          <w:p w14:paraId="22B946D9">
            <w:pPr>
              <w:rPr>
                <w:sz w:val="22"/>
                <w:szCs w:val="22"/>
              </w:rPr>
            </w:pPr>
            <w:r>
              <w:t>红字发票金额</w:t>
            </w:r>
          </w:p>
        </w:tc>
        <w:tc>
          <w:tcPr>
            <w:tcW w:w="1276" w:type="dxa"/>
            <w:noWrap w:val="0"/>
            <w:vAlign w:val="center"/>
          </w:tcPr>
          <w:p w14:paraId="78FC6CC7">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ECFC19A">
            <w:pPr>
              <w:jc w:val="center"/>
              <w:rPr>
                <w:sz w:val="22"/>
                <w:szCs w:val="22"/>
              </w:rPr>
            </w:pPr>
            <w:r>
              <w:t>18,2</w:t>
            </w:r>
          </w:p>
        </w:tc>
        <w:tc>
          <w:tcPr>
            <w:tcW w:w="708" w:type="dxa"/>
            <w:noWrap w:val="0"/>
            <w:vAlign w:val="center"/>
          </w:tcPr>
          <w:p w14:paraId="111D6C61">
            <w:pPr>
              <w:jc w:val="center"/>
              <w:rPr>
                <w:sz w:val="22"/>
                <w:szCs w:val="22"/>
              </w:rPr>
            </w:pPr>
            <w:r>
              <w:rPr>
                <w:sz w:val="22"/>
                <w:szCs w:val="22"/>
              </w:rPr>
              <w:t>否</w:t>
            </w:r>
          </w:p>
        </w:tc>
        <w:tc>
          <w:tcPr>
            <w:tcW w:w="1560" w:type="dxa"/>
            <w:noWrap w:val="0"/>
            <w:vAlign w:val="center"/>
          </w:tcPr>
          <w:p w14:paraId="45EAD1A7">
            <w:r>
              <w:rPr>
                <w:sz w:val="22"/>
                <w:szCs w:val="22"/>
              </w:rPr>
              <w:t>业务类型为“0”时必填</w:t>
            </w:r>
          </w:p>
        </w:tc>
      </w:tr>
      <w:tr w14:paraId="3DC32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2D00A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51DF1B5">
            <w:pPr>
              <w:rPr>
                <w:szCs w:val="21"/>
              </w:rPr>
            </w:pPr>
            <w:r>
              <w:rPr>
                <w:szCs w:val="21"/>
              </w:rPr>
              <w:t>hzfpse</w:t>
            </w:r>
          </w:p>
        </w:tc>
        <w:tc>
          <w:tcPr>
            <w:tcW w:w="1843" w:type="dxa"/>
            <w:noWrap w:val="0"/>
            <w:vAlign w:val="center"/>
          </w:tcPr>
          <w:p w14:paraId="30353B42">
            <w:pPr>
              <w:rPr>
                <w:sz w:val="22"/>
                <w:szCs w:val="22"/>
              </w:rPr>
            </w:pPr>
            <w:r>
              <w:t>红字发票税额</w:t>
            </w:r>
          </w:p>
        </w:tc>
        <w:tc>
          <w:tcPr>
            <w:tcW w:w="1276" w:type="dxa"/>
            <w:noWrap w:val="0"/>
            <w:vAlign w:val="center"/>
          </w:tcPr>
          <w:p w14:paraId="05CD0389">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7B1807E">
            <w:pPr>
              <w:jc w:val="center"/>
              <w:rPr>
                <w:sz w:val="22"/>
                <w:szCs w:val="22"/>
              </w:rPr>
            </w:pPr>
            <w:r>
              <w:t>18,2</w:t>
            </w:r>
          </w:p>
        </w:tc>
        <w:tc>
          <w:tcPr>
            <w:tcW w:w="708" w:type="dxa"/>
            <w:noWrap w:val="0"/>
            <w:vAlign w:val="center"/>
          </w:tcPr>
          <w:p w14:paraId="4A135BEE">
            <w:pPr>
              <w:jc w:val="center"/>
              <w:rPr>
                <w:sz w:val="22"/>
                <w:szCs w:val="22"/>
              </w:rPr>
            </w:pPr>
            <w:r>
              <w:rPr>
                <w:sz w:val="22"/>
                <w:szCs w:val="22"/>
              </w:rPr>
              <w:t>否</w:t>
            </w:r>
          </w:p>
        </w:tc>
        <w:tc>
          <w:tcPr>
            <w:tcW w:w="1560" w:type="dxa"/>
            <w:noWrap w:val="0"/>
            <w:vAlign w:val="center"/>
          </w:tcPr>
          <w:p w14:paraId="31FAB106">
            <w:r>
              <w:rPr>
                <w:sz w:val="22"/>
                <w:szCs w:val="22"/>
              </w:rPr>
              <w:t>业务类型为“0”时必填</w:t>
            </w:r>
          </w:p>
        </w:tc>
      </w:tr>
    </w:tbl>
    <w:p w14:paraId="0B0E4359">
      <w:r>
        <w:br w:type="page"/>
      </w:r>
    </w:p>
    <w:p w14:paraId="33396C40">
      <w:pPr>
        <w:pStyle w:val="6"/>
        <w:rPr>
          <w:rFonts w:ascii="Times New Roman" w:hAnsi="Times New Roman"/>
        </w:rPr>
      </w:pPr>
      <w:bookmarkStart w:id="480" w:name="_Toc11695"/>
      <w:bookmarkStart w:id="481" w:name="_Toc12487"/>
      <w:bookmarkStart w:id="482" w:name="_Toc17206"/>
      <w:bookmarkStart w:id="483" w:name="_Toc29316"/>
      <w:r>
        <w:rPr>
          <w:rFonts w:ascii="Times New Roman" w:hAnsi="Times New Roman"/>
        </w:rPr>
        <w:t>17.4请求报文示例</w:t>
      </w:r>
      <w:bookmarkEnd w:id="480"/>
      <w:bookmarkEnd w:id="481"/>
      <w:bookmarkEnd w:id="482"/>
      <w:bookmarkEnd w:id="483"/>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8F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DCF0E47">
            <w:pPr>
              <w:pStyle w:val="5"/>
              <w:bidi w:val="0"/>
            </w:pPr>
            <w:bookmarkStart w:id="484" w:name="_Toc7279"/>
            <w:bookmarkStart w:id="485" w:name="_Toc2880"/>
            <w:r>
              <w:t>{</w:t>
            </w:r>
          </w:p>
          <w:p w14:paraId="7EB48209">
            <w:pPr>
              <w:pStyle w:val="5"/>
              <w:bidi w:val="0"/>
            </w:pPr>
            <w:r>
              <w:tab/>
            </w:r>
            <w:r>
              <w:t>"xsfnsrsbh": "销售方纳税人识别号",</w:t>
            </w:r>
          </w:p>
          <w:p w14:paraId="768679C9">
            <w:pPr>
              <w:pStyle w:val="5"/>
              <w:bidi w:val="0"/>
            </w:pPr>
            <w:r>
              <w:tab/>
            </w:r>
            <w:r>
              <w:t>"xsfsjswjgdm": "销售方省级税务机关代码",</w:t>
            </w:r>
          </w:p>
          <w:p w14:paraId="04D95E07">
            <w:pPr>
              <w:pStyle w:val="5"/>
              <w:bidi w:val="0"/>
            </w:pPr>
            <w:r>
              <w:tab/>
            </w:r>
            <w:r>
              <w:t>"ywlx": "业务类型",</w:t>
            </w:r>
          </w:p>
          <w:p w14:paraId="72FD1C65">
            <w:pPr>
              <w:pStyle w:val="5"/>
              <w:bidi w:val="0"/>
            </w:pPr>
            <w:r>
              <w:tab/>
            </w:r>
            <w:r>
              <w:t>"ptbh": "平台编号",</w:t>
            </w:r>
          </w:p>
          <w:p w14:paraId="3C4B6751">
            <w:pPr>
              <w:pStyle w:val="5"/>
              <w:bidi w:val="0"/>
            </w:pPr>
            <w:r>
              <w:tab/>
            </w:r>
            <w:r>
              <w:t>"yf": "月份",</w:t>
            </w:r>
          </w:p>
          <w:p w14:paraId="7B18AC64">
            <w:pPr>
              <w:pStyle w:val="5"/>
              <w:bidi w:val="0"/>
            </w:pPr>
            <w:r>
              <w:tab/>
            </w:r>
            <w:r>
              <w:t>"lzfpsl": "蓝字发票数量",</w:t>
            </w:r>
          </w:p>
          <w:p w14:paraId="47FD13EE">
            <w:pPr>
              <w:pStyle w:val="5"/>
              <w:bidi w:val="0"/>
            </w:pPr>
            <w:r>
              <w:tab/>
            </w:r>
            <w:r>
              <w:t>"lzfpje": "蓝字发票金额",</w:t>
            </w:r>
          </w:p>
          <w:p w14:paraId="6103715F">
            <w:pPr>
              <w:pStyle w:val="5"/>
              <w:bidi w:val="0"/>
            </w:pPr>
            <w:r>
              <w:tab/>
            </w:r>
            <w:r>
              <w:t>"lzfpse": "蓝字发票税额",</w:t>
            </w:r>
          </w:p>
          <w:p w14:paraId="0FA56317">
            <w:pPr>
              <w:pStyle w:val="5"/>
              <w:bidi w:val="0"/>
            </w:pPr>
            <w:r>
              <w:tab/>
            </w:r>
            <w:r>
              <w:t>"hzfpsl": "红字发票数量",</w:t>
            </w:r>
          </w:p>
          <w:p w14:paraId="72689A30">
            <w:pPr>
              <w:pStyle w:val="5"/>
              <w:bidi w:val="0"/>
            </w:pPr>
            <w:r>
              <w:tab/>
            </w:r>
            <w:r>
              <w:t>"hzfpje": "红字发票金额",</w:t>
            </w:r>
          </w:p>
          <w:p w14:paraId="6CF53816">
            <w:pPr>
              <w:pStyle w:val="5"/>
              <w:bidi w:val="0"/>
            </w:pPr>
            <w:r>
              <w:tab/>
            </w:r>
            <w:r>
              <w:t>"hzfpse": "红字发票税额"</w:t>
            </w:r>
          </w:p>
          <w:p w14:paraId="2B706F62">
            <w:pPr>
              <w:pStyle w:val="5"/>
              <w:bidi w:val="0"/>
            </w:pPr>
            <w:r>
              <w:t>}</w:t>
            </w:r>
          </w:p>
        </w:tc>
      </w:tr>
    </w:tbl>
    <w:p w14:paraId="17552A02">
      <w:pPr>
        <w:pStyle w:val="6"/>
        <w:rPr>
          <w:rFonts w:ascii="Times New Roman" w:hAnsi="Times New Roman"/>
        </w:rPr>
      </w:pPr>
      <w:bookmarkStart w:id="486" w:name="_Toc28198"/>
      <w:bookmarkStart w:id="487" w:name="_Toc31691"/>
      <w:r>
        <w:rPr>
          <w:rFonts w:ascii="Times New Roman" w:hAnsi="Times New Roman"/>
        </w:rPr>
        <w:t>17.5返回参数</w:t>
      </w:r>
      <w:bookmarkEnd w:id="484"/>
      <w:bookmarkEnd w:id="485"/>
      <w:bookmarkEnd w:id="486"/>
      <w:bookmarkEnd w:id="487"/>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326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EDE28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96439E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D8AF1D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558FE6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3598B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1D2E6D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613E4E">
            <w:pPr>
              <w:adjustRightInd w:val="0"/>
              <w:snapToGrid w:val="0"/>
              <w:jc w:val="center"/>
              <w:rPr>
                <w:b/>
                <w:szCs w:val="21"/>
              </w:rPr>
            </w:pPr>
            <w:r>
              <w:rPr>
                <w:b/>
                <w:szCs w:val="21"/>
              </w:rPr>
              <w:t>说明</w:t>
            </w:r>
          </w:p>
        </w:tc>
      </w:tr>
      <w:tr w14:paraId="1823F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BD494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10FA31F">
            <w:pPr>
              <w:rPr>
                <w:sz w:val="22"/>
                <w:szCs w:val="22"/>
              </w:rPr>
            </w:pPr>
            <w:r>
              <w:rPr>
                <w:sz w:val="22"/>
                <w:szCs w:val="22"/>
              </w:rPr>
              <w:t>returncode</w:t>
            </w:r>
          </w:p>
        </w:tc>
        <w:tc>
          <w:tcPr>
            <w:tcW w:w="1843" w:type="dxa"/>
            <w:noWrap w:val="0"/>
            <w:vAlign w:val="center"/>
          </w:tcPr>
          <w:p w14:paraId="7B167166">
            <w:pPr>
              <w:rPr>
                <w:sz w:val="22"/>
                <w:szCs w:val="22"/>
              </w:rPr>
            </w:pPr>
            <w:r>
              <w:rPr>
                <w:sz w:val="22"/>
                <w:szCs w:val="22"/>
              </w:rPr>
              <w:t>返回码</w:t>
            </w:r>
          </w:p>
        </w:tc>
        <w:tc>
          <w:tcPr>
            <w:tcW w:w="1276" w:type="dxa"/>
            <w:noWrap w:val="0"/>
            <w:vAlign w:val="center"/>
          </w:tcPr>
          <w:p w14:paraId="6C27BDE6">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0F62209">
            <w:pPr>
              <w:jc w:val="center"/>
              <w:rPr>
                <w:sz w:val="22"/>
                <w:szCs w:val="22"/>
              </w:rPr>
            </w:pPr>
            <w:r>
              <w:rPr>
                <w:sz w:val="22"/>
                <w:szCs w:val="22"/>
              </w:rPr>
              <w:t>2</w:t>
            </w:r>
          </w:p>
        </w:tc>
        <w:tc>
          <w:tcPr>
            <w:tcW w:w="708" w:type="dxa"/>
            <w:noWrap w:val="0"/>
            <w:vAlign w:val="center"/>
          </w:tcPr>
          <w:p w14:paraId="38CEBE13">
            <w:pPr>
              <w:jc w:val="center"/>
              <w:rPr>
                <w:sz w:val="22"/>
                <w:szCs w:val="22"/>
              </w:rPr>
            </w:pPr>
            <w:r>
              <w:rPr>
                <w:sz w:val="22"/>
                <w:szCs w:val="22"/>
              </w:rPr>
              <w:t>是</w:t>
            </w:r>
          </w:p>
        </w:tc>
        <w:tc>
          <w:tcPr>
            <w:tcW w:w="1560" w:type="dxa"/>
            <w:noWrap w:val="0"/>
            <w:vAlign w:val="center"/>
          </w:tcPr>
          <w:p w14:paraId="13542A7F">
            <w:pPr>
              <w:rPr>
                <w:sz w:val="22"/>
                <w:szCs w:val="22"/>
              </w:rPr>
            </w:pPr>
            <w:r>
              <w:rPr>
                <w:sz w:val="22"/>
                <w:szCs w:val="22"/>
              </w:rPr>
              <w:t>00：成功</w:t>
            </w:r>
          </w:p>
          <w:p w14:paraId="35276B0C">
            <w:pPr>
              <w:rPr>
                <w:sz w:val="22"/>
                <w:szCs w:val="22"/>
              </w:rPr>
            </w:pPr>
            <w:r>
              <w:rPr>
                <w:sz w:val="22"/>
                <w:szCs w:val="22"/>
              </w:rPr>
              <w:t>其它：失败</w:t>
            </w:r>
          </w:p>
        </w:tc>
      </w:tr>
      <w:tr w14:paraId="6AB65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1210C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3DE0772">
            <w:pPr>
              <w:rPr>
                <w:sz w:val="22"/>
                <w:szCs w:val="22"/>
              </w:rPr>
            </w:pPr>
            <w:r>
              <w:rPr>
                <w:sz w:val="22"/>
                <w:szCs w:val="22"/>
              </w:rPr>
              <w:t>returnmsg</w:t>
            </w:r>
          </w:p>
        </w:tc>
        <w:tc>
          <w:tcPr>
            <w:tcW w:w="1843" w:type="dxa"/>
            <w:noWrap w:val="0"/>
            <w:vAlign w:val="center"/>
          </w:tcPr>
          <w:p w14:paraId="540A01D6">
            <w:pPr>
              <w:rPr>
                <w:sz w:val="22"/>
                <w:szCs w:val="22"/>
              </w:rPr>
            </w:pPr>
            <w:r>
              <w:rPr>
                <w:sz w:val="22"/>
                <w:szCs w:val="22"/>
              </w:rPr>
              <w:t>返回信息</w:t>
            </w:r>
          </w:p>
        </w:tc>
        <w:tc>
          <w:tcPr>
            <w:tcW w:w="1276" w:type="dxa"/>
            <w:noWrap w:val="0"/>
            <w:vAlign w:val="center"/>
          </w:tcPr>
          <w:p w14:paraId="4C159464">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0C2B88C">
            <w:pPr>
              <w:jc w:val="center"/>
              <w:rPr>
                <w:sz w:val="22"/>
                <w:szCs w:val="22"/>
              </w:rPr>
            </w:pPr>
            <w:r>
              <w:rPr>
                <w:sz w:val="22"/>
                <w:szCs w:val="22"/>
              </w:rPr>
              <w:t>2000</w:t>
            </w:r>
          </w:p>
        </w:tc>
        <w:tc>
          <w:tcPr>
            <w:tcW w:w="708" w:type="dxa"/>
            <w:noWrap w:val="0"/>
            <w:vAlign w:val="center"/>
          </w:tcPr>
          <w:p w14:paraId="248911AD">
            <w:pPr>
              <w:jc w:val="center"/>
              <w:rPr>
                <w:sz w:val="22"/>
                <w:szCs w:val="22"/>
              </w:rPr>
            </w:pPr>
            <w:r>
              <w:rPr>
                <w:sz w:val="22"/>
                <w:szCs w:val="22"/>
              </w:rPr>
              <w:t>否</w:t>
            </w:r>
          </w:p>
        </w:tc>
        <w:tc>
          <w:tcPr>
            <w:tcW w:w="1560" w:type="dxa"/>
            <w:noWrap w:val="0"/>
            <w:vAlign w:val="center"/>
          </w:tcPr>
          <w:p w14:paraId="4C3E2A29">
            <w:pPr>
              <w:rPr>
                <w:sz w:val="22"/>
                <w:szCs w:val="22"/>
              </w:rPr>
            </w:pPr>
            <w:r>
              <w:rPr>
                <w:sz w:val="22"/>
                <w:szCs w:val="22"/>
              </w:rPr>
              <w:t>错误信息说明</w:t>
            </w:r>
          </w:p>
        </w:tc>
      </w:tr>
    </w:tbl>
    <w:p w14:paraId="1E94B02B">
      <w:pPr>
        <w:pStyle w:val="6"/>
        <w:rPr>
          <w:rFonts w:ascii="Times New Roman" w:hAnsi="Times New Roman"/>
        </w:rPr>
      </w:pPr>
      <w:bookmarkStart w:id="488" w:name="_Toc8176"/>
      <w:bookmarkStart w:id="489" w:name="_Toc7008"/>
      <w:bookmarkStart w:id="490" w:name="_Toc24689"/>
      <w:bookmarkStart w:id="491" w:name="_Toc1208"/>
      <w:r>
        <w:rPr>
          <w:rFonts w:ascii="Times New Roman" w:hAnsi="Times New Roman"/>
        </w:rPr>
        <w:t>17.6返回报文示例</w:t>
      </w:r>
      <w:bookmarkEnd w:id="488"/>
      <w:bookmarkEnd w:id="489"/>
      <w:bookmarkEnd w:id="490"/>
      <w:bookmarkEnd w:id="491"/>
    </w:p>
    <w:p w14:paraId="30DE8687">
      <w:pPr>
        <w:pStyle w:val="5"/>
      </w:pPr>
      <w:bookmarkStart w:id="492" w:name="_Toc16680"/>
      <w:bookmarkStart w:id="493" w:name="_Toc773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47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81B5E3C">
            <w:pPr>
              <w:pStyle w:val="5"/>
              <w:bidi w:val="0"/>
            </w:pPr>
            <w:r>
              <w:t>{</w:t>
            </w:r>
          </w:p>
          <w:p w14:paraId="30C96ACE">
            <w:pPr>
              <w:pStyle w:val="5"/>
              <w:bidi w:val="0"/>
            </w:pPr>
            <w:r>
              <w:tab/>
            </w:r>
            <w:r>
              <w:t>"Response":{</w:t>
            </w:r>
          </w:p>
          <w:p w14:paraId="210551B8">
            <w:pPr>
              <w:pStyle w:val="5"/>
              <w:bidi w:val="0"/>
            </w:pPr>
            <w:r>
              <w:tab/>
            </w:r>
            <w:r>
              <w:tab/>
            </w:r>
            <w:r>
              <w:t>"RequestId": "16位随机数字和字母组合",</w:t>
            </w:r>
          </w:p>
          <w:p w14:paraId="33137DFB">
            <w:pPr>
              <w:pStyle w:val="5"/>
              <w:bidi w:val="0"/>
            </w:pPr>
            <w:r>
              <w:tab/>
            </w:r>
            <w:r>
              <w:tab/>
            </w:r>
            <w:r>
              <w:t>"Data": {</w:t>
            </w:r>
          </w:p>
          <w:p w14:paraId="77D399E5">
            <w:pPr>
              <w:pStyle w:val="5"/>
              <w:bidi w:val="0"/>
            </w:pPr>
            <w:r>
              <w:tab/>
            </w:r>
            <w:r>
              <w:tab/>
            </w:r>
            <w:r>
              <w:rPr>
                <w:rFonts w:hint="default"/>
                <w:lang w:val="en-US"/>
              </w:rPr>
              <w:t xml:space="preserve">   </w:t>
            </w:r>
            <w:r>
              <w:t>"returncode": "00",</w:t>
            </w:r>
          </w:p>
          <w:p w14:paraId="462A3249">
            <w:pPr>
              <w:pStyle w:val="5"/>
              <w:bidi w:val="0"/>
            </w:pPr>
            <w:r>
              <w:tab/>
            </w:r>
            <w:r>
              <w:rPr>
                <w:rFonts w:hint="default"/>
                <w:lang w:val="en-US"/>
              </w:rPr>
              <w:t xml:space="preserve">     </w:t>
            </w:r>
            <w:r>
              <w:tab/>
            </w:r>
            <w:r>
              <w:t>"returnmsg": "成功"</w:t>
            </w:r>
          </w:p>
          <w:p w14:paraId="159994D8">
            <w:pPr>
              <w:pStyle w:val="5"/>
              <w:bidi w:val="0"/>
            </w:pPr>
            <w:r>
              <w:t>}</w:t>
            </w:r>
          </w:p>
          <w:p w14:paraId="6400CA35">
            <w:pPr>
              <w:pStyle w:val="5"/>
              <w:bidi w:val="0"/>
            </w:pPr>
            <w:r>
              <w:tab/>
            </w:r>
            <w:r>
              <w:t>}</w:t>
            </w:r>
          </w:p>
          <w:p w14:paraId="67FE2CB2">
            <w:pPr>
              <w:pStyle w:val="5"/>
              <w:bidi w:val="0"/>
            </w:pPr>
            <w:r>
              <w:t>}</w:t>
            </w:r>
          </w:p>
        </w:tc>
      </w:tr>
    </w:tbl>
    <w:p w14:paraId="54A249D3">
      <w:pPr>
        <w:pStyle w:val="5"/>
      </w:pPr>
    </w:p>
    <w:p w14:paraId="671DF41B">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A3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7738DB">
            <w:pPr>
              <w:pStyle w:val="5"/>
              <w:bidi w:val="0"/>
            </w:pPr>
            <w:r>
              <w:t>{</w:t>
            </w:r>
          </w:p>
          <w:p w14:paraId="269FC4C3">
            <w:pPr>
              <w:pStyle w:val="5"/>
              <w:bidi w:val="0"/>
            </w:pPr>
            <w:r>
              <w:tab/>
            </w:r>
            <w:r>
              <w:t>"Response":{</w:t>
            </w:r>
          </w:p>
          <w:p w14:paraId="36AB9845">
            <w:pPr>
              <w:pStyle w:val="5"/>
              <w:bidi w:val="0"/>
            </w:pPr>
            <w:r>
              <w:tab/>
            </w:r>
            <w:r>
              <w:tab/>
            </w:r>
            <w:r>
              <w:t>"RequestId": "16位随机数字和字母组合",</w:t>
            </w:r>
          </w:p>
          <w:p w14:paraId="436A0261">
            <w:pPr>
              <w:pStyle w:val="5"/>
              <w:bidi w:val="0"/>
            </w:pPr>
            <w:r>
              <w:tab/>
            </w:r>
            <w:r>
              <w:tab/>
            </w:r>
            <w:r>
              <w:t>"Error":{</w:t>
            </w:r>
          </w:p>
          <w:p w14:paraId="67C69859">
            <w:pPr>
              <w:pStyle w:val="5"/>
              <w:bidi w:val="0"/>
            </w:pPr>
            <w:r>
              <w:tab/>
            </w:r>
            <w:r>
              <w:tab/>
            </w:r>
            <w:r>
              <w:tab/>
            </w:r>
            <w:r>
              <w:t>"Code": "01”,</w:t>
            </w:r>
          </w:p>
          <w:p w14:paraId="12C3771E">
            <w:pPr>
              <w:pStyle w:val="5"/>
              <w:bidi w:val="0"/>
            </w:pPr>
            <w:r>
              <w:tab/>
            </w:r>
            <w:r>
              <w:tab/>
            </w:r>
            <w:r>
              <w:tab/>
            </w:r>
            <w:r>
              <w:t>"Message": "错误说明"</w:t>
            </w:r>
          </w:p>
          <w:p w14:paraId="7B8F6D50">
            <w:pPr>
              <w:pStyle w:val="5"/>
              <w:bidi w:val="0"/>
            </w:pPr>
            <w:r>
              <w:t>}</w:t>
            </w:r>
          </w:p>
          <w:p w14:paraId="4A39C8BA">
            <w:pPr>
              <w:pStyle w:val="5"/>
              <w:bidi w:val="0"/>
            </w:pPr>
            <w:r>
              <w:tab/>
            </w:r>
            <w:r>
              <w:t>}</w:t>
            </w:r>
          </w:p>
          <w:p w14:paraId="2F7D04FD">
            <w:pPr>
              <w:pStyle w:val="5"/>
              <w:bidi w:val="0"/>
            </w:pPr>
            <w:r>
              <w:t>}</w:t>
            </w:r>
          </w:p>
        </w:tc>
      </w:tr>
    </w:tbl>
    <w:p w14:paraId="7BC0C538">
      <w:pPr>
        <w:pStyle w:val="4"/>
        <w:widowControl/>
        <w:spacing w:beforeAutospacing="0" w:afterAutospacing="0" w:line="408" w:lineRule="auto"/>
        <w:rPr>
          <w:rFonts w:hint="default" w:ascii="Times New Roman" w:hAnsi="Times New Roman"/>
          <w:sz w:val="28"/>
          <w:szCs w:val="28"/>
        </w:rPr>
      </w:pPr>
      <w:bookmarkStart w:id="494" w:name="_Toc15898"/>
      <w:bookmarkStart w:id="495" w:name="_Toc2509"/>
      <w:bookmarkStart w:id="496" w:name="_Toc25025"/>
      <w:r>
        <w:rPr>
          <w:rFonts w:hint="default" w:ascii="Times New Roman" w:hAnsi="Times New Roman"/>
          <w:sz w:val="28"/>
          <w:szCs w:val="28"/>
        </w:rPr>
        <w:t>18. 查询发票汇总确认信息</w:t>
      </w:r>
      <w:bookmarkEnd w:id="492"/>
      <w:bookmarkEnd w:id="493"/>
      <w:bookmarkEnd w:id="494"/>
      <w:bookmarkEnd w:id="495"/>
      <w:bookmarkEnd w:id="496"/>
    </w:p>
    <w:p w14:paraId="3EEFAE65">
      <w:pPr>
        <w:pStyle w:val="6"/>
        <w:rPr>
          <w:rFonts w:ascii="Times New Roman" w:hAnsi="Times New Roman"/>
        </w:rPr>
      </w:pPr>
      <w:bookmarkStart w:id="497" w:name="_Toc2493"/>
      <w:bookmarkStart w:id="498" w:name="_Toc16465"/>
      <w:bookmarkStart w:id="499" w:name="_Toc12450"/>
      <w:bookmarkStart w:id="500" w:name="_Toc884"/>
      <w:r>
        <w:rPr>
          <w:rFonts w:ascii="Times New Roman" w:hAnsi="Times New Roman"/>
        </w:rPr>
        <w:t>18.1接口说明</w:t>
      </w:r>
      <w:bookmarkEnd w:id="497"/>
      <w:bookmarkEnd w:id="498"/>
      <w:bookmarkEnd w:id="499"/>
      <w:bookmarkEnd w:id="500"/>
    </w:p>
    <w:p w14:paraId="2F32356C">
      <w:pPr>
        <w:pStyle w:val="5"/>
        <w:spacing w:before="156" w:after="156"/>
        <w:ind w:firstLine="480"/>
      </w:pPr>
      <w:r>
        <w:t>给企业提供发票汇总确认信息查询功能，企业可以通过此接口查询历史发票汇总确认信息。</w:t>
      </w:r>
    </w:p>
    <w:p w14:paraId="00CEB078">
      <w:pPr>
        <w:pStyle w:val="6"/>
        <w:rPr>
          <w:rFonts w:ascii="Times New Roman" w:hAnsi="Times New Roman"/>
        </w:rPr>
      </w:pPr>
      <w:bookmarkStart w:id="501" w:name="_Toc26497"/>
      <w:bookmarkStart w:id="502" w:name="_Toc10390"/>
      <w:bookmarkStart w:id="503" w:name="_Toc8428"/>
      <w:bookmarkStart w:id="504" w:name="_Toc22615"/>
      <w:r>
        <w:rPr>
          <w:rFonts w:ascii="Times New Roman" w:hAnsi="Times New Roman"/>
        </w:rPr>
        <w:t>18.2请求方式</w:t>
      </w:r>
      <w:bookmarkEnd w:id="501"/>
      <w:bookmarkEnd w:id="502"/>
      <w:bookmarkEnd w:id="503"/>
      <w:bookmarkEnd w:id="504"/>
    </w:p>
    <w:p w14:paraId="20BBCD5C">
      <w:pPr>
        <w:pStyle w:val="5"/>
        <w:spacing w:before="156" w:after="156"/>
        <w:ind w:firstLine="480"/>
      </w:pPr>
      <w:r>
        <w:t>请求方式为POST</w:t>
      </w:r>
    </w:p>
    <w:p w14:paraId="6A38FFA6">
      <w:pPr>
        <w:pStyle w:val="25"/>
        <w:widowControl/>
        <w:numPr>
          <w:ilvl w:val="0"/>
          <w:numId w:val="0"/>
        </w:numPr>
        <w:spacing w:before="120" w:after="120" w:line="360" w:lineRule="auto"/>
        <w:ind w:leftChars="0"/>
        <w:jc w:val="left"/>
      </w:pPr>
      <w:bookmarkStart w:id="505" w:name="_Toc9075"/>
      <w:bookmarkStart w:id="506" w:name="_Toc30095"/>
      <w:r>
        <w:rPr>
          <w:rFonts w:hint="eastAsia"/>
          <w:sz w:val="24"/>
        </w:rPr>
        <w:t>●</w:t>
      </w:r>
      <w:r>
        <w:rPr>
          <w:rFonts w:hint="default"/>
          <w:sz w:val="24"/>
          <w:lang w:val="en-US"/>
        </w:rPr>
        <w:t xml:space="preserve"> </w:t>
      </w:r>
      <w:r>
        <w:t>path 指该参数为路径参数</w:t>
      </w:r>
    </w:p>
    <w:p w14:paraId="254BB3D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7F3868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4D0473E">
      <w:pPr>
        <w:pStyle w:val="6"/>
        <w:rPr>
          <w:rFonts w:ascii="Times New Roman" w:hAnsi="Times New Roman"/>
        </w:rPr>
      </w:pPr>
      <w:bookmarkStart w:id="507" w:name="_Toc26537"/>
      <w:bookmarkStart w:id="508" w:name="_Toc3920"/>
      <w:r>
        <w:rPr>
          <w:rFonts w:ascii="Times New Roman" w:hAnsi="Times New Roman"/>
        </w:rPr>
        <w:t>18.3请求参数</w:t>
      </w:r>
      <w:bookmarkEnd w:id="505"/>
      <w:bookmarkEnd w:id="506"/>
      <w:bookmarkEnd w:id="507"/>
      <w:bookmarkEnd w:id="508"/>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B80A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4D0323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59C153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FCEC33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1569FC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8D00DA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DC30C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59AA5EF">
            <w:pPr>
              <w:adjustRightInd w:val="0"/>
              <w:snapToGrid w:val="0"/>
              <w:jc w:val="center"/>
              <w:rPr>
                <w:b/>
                <w:szCs w:val="21"/>
              </w:rPr>
            </w:pPr>
            <w:r>
              <w:rPr>
                <w:b/>
                <w:szCs w:val="21"/>
              </w:rPr>
              <w:t>说明</w:t>
            </w:r>
          </w:p>
        </w:tc>
      </w:tr>
      <w:tr w14:paraId="455790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9C128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1755C98">
            <w:pPr>
              <w:rPr>
                <w:szCs w:val="21"/>
              </w:rPr>
            </w:pPr>
            <w:r>
              <w:rPr>
                <w:szCs w:val="21"/>
              </w:rPr>
              <w:t>xsfnsrsbh</w:t>
            </w:r>
          </w:p>
        </w:tc>
        <w:tc>
          <w:tcPr>
            <w:tcW w:w="1843" w:type="dxa"/>
            <w:tcBorders>
              <w:top w:val="single" w:color="auto" w:sz="6" w:space="0"/>
            </w:tcBorders>
            <w:noWrap w:val="0"/>
            <w:vAlign w:val="center"/>
          </w:tcPr>
          <w:p w14:paraId="6DCF64D7">
            <w:pPr>
              <w:rPr>
                <w:sz w:val="22"/>
                <w:szCs w:val="22"/>
              </w:rPr>
            </w:pPr>
            <w:r>
              <w:t>销售方纳税人识别号</w:t>
            </w:r>
          </w:p>
        </w:tc>
        <w:tc>
          <w:tcPr>
            <w:tcW w:w="1276" w:type="dxa"/>
            <w:tcBorders>
              <w:top w:val="single" w:color="auto" w:sz="6" w:space="0"/>
            </w:tcBorders>
            <w:noWrap w:val="0"/>
            <w:vAlign w:val="center"/>
          </w:tcPr>
          <w:p w14:paraId="02E39085">
            <w:pPr>
              <w:pStyle w:val="36"/>
              <w:jc w:val="both"/>
            </w:pPr>
            <w:r>
              <w:rPr>
                <w:szCs w:val="21"/>
              </w:rPr>
              <w:t>varchar</w:t>
            </w:r>
          </w:p>
        </w:tc>
        <w:tc>
          <w:tcPr>
            <w:tcW w:w="709" w:type="dxa"/>
            <w:tcBorders>
              <w:top w:val="single" w:color="auto" w:sz="6" w:space="0"/>
            </w:tcBorders>
            <w:noWrap w:val="0"/>
            <w:vAlign w:val="center"/>
          </w:tcPr>
          <w:p w14:paraId="6E03583A">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50A20DC">
            <w:pPr>
              <w:jc w:val="center"/>
              <w:rPr>
                <w:sz w:val="22"/>
                <w:szCs w:val="22"/>
              </w:rPr>
            </w:pPr>
            <w:r>
              <w:rPr>
                <w:sz w:val="22"/>
                <w:szCs w:val="22"/>
              </w:rPr>
              <w:t>是</w:t>
            </w:r>
          </w:p>
        </w:tc>
        <w:tc>
          <w:tcPr>
            <w:tcW w:w="1560" w:type="dxa"/>
            <w:tcBorders>
              <w:top w:val="single" w:color="auto" w:sz="6" w:space="0"/>
            </w:tcBorders>
            <w:noWrap w:val="0"/>
            <w:vAlign w:val="center"/>
          </w:tcPr>
          <w:p w14:paraId="4ED2AD97"/>
        </w:tc>
      </w:tr>
      <w:tr w14:paraId="192AF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D65FB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3F3EE07">
            <w:pPr>
              <w:rPr>
                <w:szCs w:val="21"/>
              </w:rPr>
            </w:pPr>
            <w:r>
              <w:rPr>
                <w:szCs w:val="21"/>
              </w:rPr>
              <w:t>xsfsjswjgdm</w:t>
            </w:r>
          </w:p>
        </w:tc>
        <w:tc>
          <w:tcPr>
            <w:tcW w:w="1843" w:type="dxa"/>
            <w:noWrap w:val="0"/>
            <w:vAlign w:val="center"/>
          </w:tcPr>
          <w:p w14:paraId="7B59C449">
            <w:r>
              <w:t>销售方省级税务机关代码</w:t>
            </w:r>
          </w:p>
        </w:tc>
        <w:tc>
          <w:tcPr>
            <w:tcW w:w="1276" w:type="dxa"/>
            <w:noWrap w:val="0"/>
            <w:vAlign w:val="center"/>
          </w:tcPr>
          <w:p w14:paraId="2FDA8E33">
            <w:pPr>
              <w:pStyle w:val="36"/>
              <w:jc w:val="both"/>
              <w:rPr>
                <w:szCs w:val="21"/>
              </w:rPr>
            </w:pPr>
            <w:r>
              <w:rPr>
                <w:szCs w:val="21"/>
              </w:rPr>
              <w:t>varchar</w:t>
            </w:r>
          </w:p>
        </w:tc>
        <w:tc>
          <w:tcPr>
            <w:tcW w:w="709" w:type="dxa"/>
            <w:noWrap w:val="0"/>
            <w:vAlign w:val="center"/>
          </w:tcPr>
          <w:p w14:paraId="2D8C4BCA">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408D842F">
            <w:pPr>
              <w:jc w:val="center"/>
              <w:rPr>
                <w:sz w:val="22"/>
                <w:szCs w:val="22"/>
              </w:rPr>
            </w:pPr>
            <w:r>
              <w:rPr>
                <w:sz w:val="22"/>
                <w:szCs w:val="22"/>
              </w:rPr>
              <w:t>是</w:t>
            </w:r>
          </w:p>
        </w:tc>
        <w:tc>
          <w:tcPr>
            <w:tcW w:w="1560" w:type="dxa"/>
            <w:noWrap w:val="0"/>
            <w:vAlign w:val="center"/>
          </w:tcPr>
          <w:p w14:paraId="0E2A45EA">
            <w:pPr>
              <w:rPr>
                <w:sz w:val="22"/>
                <w:szCs w:val="22"/>
              </w:rPr>
            </w:pPr>
          </w:p>
        </w:tc>
      </w:tr>
      <w:tr w14:paraId="2D5F5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F767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DE860E3">
            <w:pPr>
              <w:rPr>
                <w:szCs w:val="21"/>
              </w:rPr>
            </w:pPr>
            <w:r>
              <w:rPr>
                <w:szCs w:val="21"/>
              </w:rPr>
              <w:t>ptbh</w:t>
            </w:r>
          </w:p>
        </w:tc>
        <w:tc>
          <w:tcPr>
            <w:tcW w:w="1843" w:type="dxa"/>
            <w:noWrap w:val="0"/>
            <w:vAlign w:val="center"/>
          </w:tcPr>
          <w:p w14:paraId="2546DC1A">
            <w:pPr>
              <w:rPr>
                <w:sz w:val="22"/>
                <w:szCs w:val="22"/>
              </w:rPr>
            </w:pPr>
            <w:r>
              <w:t>平台编号</w:t>
            </w:r>
          </w:p>
        </w:tc>
        <w:tc>
          <w:tcPr>
            <w:tcW w:w="1276" w:type="dxa"/>
            <w:noWrap w:val="0"/>
            <w:vAlign w:val="center"/>
          </w:tcPr>
          <w:p w14:paraId="36108ACD">
            <w:pPr>
              <w:pStyle w:val="36"/>
              <w:jc w:val="both"/>
            </w:pPr>
            <w:r>
              <w:rPr>
                <w:szCs w:val="21"/>
              </w:rPr>
              <w:t>varchar</w:t>
            </w:r>
          </w:p>
        </w:tc>
        <w:tc>
          <w:tcPr>
            <w:tcW w:w="709" w:type="dxa"/>
            <w:noWrap w:val="0"/>
            <w:vAlign w:val="center"/>
          </w:tcPr>
          <w:p w14:paraId="20E1B9A6">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3AA9176">
            <w:pPr>
              <w:jc w:val="center"/>
              <w:rPr>
                <w:sz w:val="22"/>
                <w:szCs w:val="22"/>
              </w:rPr>
            </w:pPr>
            <w:r>
              <w:rPr>
                <w:sz w:val="22"/>
                <w:szCs w:val="22"/>
              </w:rPr>
              <w:t>否</w:t>
            </w:r>
          </w:p>
        </w:tc>
        <w:tc>
          <w:tcPr>
            <w:tcW w:w="1560" w:type="dxa"/>
            <w:noWrap w:val="0"/>
            <w:vAlign w:val="center"/>
          </w:tcPr>
          <w:p w14:paraId="4FA30E92">
            <w:pPr>
              <w:rPr>
                <w:sz w:val="22"/>
                <w:szCs w:val="22"/>
              </w:rPr>
            </w:pPr>
            <w:r>
              <w:rPr>
                <w:sz w:val="22"/>
                <w:szCs w:val="22"/>
              </w:rPr>
              <w:t>若为空，则查询纳税人在所有平台的开票汇总信息</w:t>
            </w:r>
          </w:p>
        </w:tc>
      </w:tr>
      <w:tr w14:paraId="0673B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2180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A5AA58">
            <w:pPr>
              <w:rPr>
                <w:szCs w:val="21"/>
              </w:rPr>
            </w:pPr>
            <w:r>
              <w:rPr>
                <w:szCs w:val="21"/>
              </w:rPr>
              <w:t>yf</w:t>
            </w:r>
          </w:p>
        </w:tc>
        <w:tc>
          <w:tcPr>
            <w:tcW w:w="1843" w:type="dxa"/>
            <w:noWrap w:val="0"/>
            <w:vAlign w:val="center"/>
          </w:tcPr>
          <w:p w14:paraId="2F7F19A3">
            <w:pPr>
              <w:rPr>
                <w:sz w:val="22"/>
                <w:szCs w:val="22"/>
              </w:rPr>
            </w:pPr>
            <w:r>
              <w:t>月份</w:t>
            </w:r>
          </w:p>
        </w:tc>
        <w:tc>
          <w:tcPr>
            <w:tcW w:w="1276" w:type="dxa"/>
            <w:noWrap w:val="0"/>
            <w:vAlign w:val="center"/>
          </w:tcPr>
          <w:p w14:paraId="086074C5">
            <w:pPr>
              <w:pStyle w:val="36"/>
              <w:jc w:val="both"/>
            </w:pPr>
            <w:r>
              <w:rPr>
                <w:szCs w:val="21"/>
              </w:rPr>
              <w:t>varchar</w:t>
            </w:r>
          </w:p>
        </w:tc>
        <w:tc>
          <w:tcPr>
            <w:tcW w:w="709" w:type="dxa"/>
            <w:noWrap w:val="0"/>
            <w:vAlign w:val="center"/>
          </w:tcPr>
          <w:p w14:paraId="3ED3B1D6">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1DC8E56B">
            <w:pPr>
              <w:jc w:val="center"/>
              <w:rPr>
                <w:sz w:val="22"/>
                <w:szCs w:val="22"/>
              </w:rPr>
            </w:pPr>
            <w:r>
              <w:rPr>
                <w:sz w:val="22"/>
                <w:szCs w:val="22"/>
              </w:rPr>
              <w:t>否</w:t>
            </w:r>
          </w:p>
        </w:tc>
        <w:tc>
          <w:tcPr>
            <w:tcW w:w="1560" w:type="dxa"/>
            <w:noWrap w:val="0"/>
            <w:vAlign w:val="center"/>
          </w:tcPr>
          <w:p w14:paraId="1D81D7FE">
            <w:pPr>
              <w:rPr>
                <w:sz w:val="22"/>
                <w:szCs w:val="22"/>
              </w:rPr>
            </w:pPr>
            <w:r>
              <w:rPr>
                <w:sz w:val="22"/>
                <w:szCs w:val="22"/>
              </w:rPr>
              <w:t>格式：yyyy-MM若为空，则查询所有历史月份数据</w:t>
            </w:r>
          </w:p>
        </w:tc>
      </w:tr>
    </w:tbl>
    <w:p w14:paraId="29AE7849"/>
    <w:p w14:paraId="04CA21CF">
      <w:pPr>
        <w:pStyle w:val="6"/>
        <w:rPr>
          <w:rFonts w:ascii="Times New Roman" w:hAnsi="Times New Roman"/>
        </w:rPr>
      </w:pPr>
      <w:bookmarkStart w:id="509" w:name="_Toc19850"/>
      <w:bookmarkStart w:id="510" w:name="_Toc31865"/>
      <w:bookmarkStart w:id="511" w:name="_Toc29592"/>
      <w:bookmarkStart w:id="512" w:name="_Toc392"/>
      <w:r>
        <w:rPr>
          <w:rFonts w:ascii="Times New Roman" w:hAnsi="Times New Roman"/>
        </w:rPr>
        <w:t>18.4请求报文示例</w:t>
      </w:r>
      <w:bookmarkEnd w:id="509"/>
      <w:bookmarkEnd w:id="510"/>
      <w:bookmarkEnd w:id="511"/>
      <w:bookmarkEnd w:id="512"/>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55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747CBD7">
            <w:pPr>
              <w:pStyle w:val="5"/>
              <w:bidi w:val="0"/>
            </w:pPr>
            <w:bookmarkStart w:id="513" w:name="_Toc30064"/>
            <w:bookmarkStart w:id="514" w:name="_Toc7733"/>
            <w:r>
              <w:t>{</w:t>
            </w:r>
          </w:p>
          <w:p w14:paraId="04897891">
            <w:pPr>
              <w:pStyle w:val="5"/>
              <w:bidi w:val="0"/>
            </w:pPr>
            <w:r>
              <w:tab/>
            </w:r>
            <w:r>
              <w:t>"xsfnsrsbh": "销售方纳税人识别号",</w:t>
            </w:r>
          </w:p>
          <w:p w14:paraId="7CF14C8D">
            <w:pPr>
              <w:pStyle w:val="5"/>
              <w:bidi w:val="0"/>
            </w:pPr>
            <w:r>
              <w:tab/>
            </w:r>
            <w:r>
              <w:t>"xsfsjswjgdm": "销售方省级税务机关代码",</w:t>
            </w:r>
          </w:p>
          <w:p w14:paraId="7E5E2C6E">
            <w:pPr>
              <w:pStyle w:val="5"/>
              <w:bidi w:val="0"/>
            </w:pPr>
            <w:r>
              <w:tab/>
            </w:r>
            <w:r>
              <w:t>"ptbh": "平台编号",</w:t>
            </w:r>
          </w:p>
          <w:p w14:paraId="5486E542">
            <w:pPr>
              <w:pStyle w:val="5"/>
              <w:bidi w:val="0"/>
            </w:pPr>
            <w:r>
              <w:tab/>
            </w:r>
            <w:r>
              <w:t>"yf": "月份"</w:t>
            </w:r>
          </w:p>
          <w:p w14:paraId="5932244A">
            <w:pPr>
              <w:pStyle w:val="5"/>
              <w:bidi w:val="0"/>
            </w:pPr>
            <w:r>
              <w:t>}</w:t>
            </w:r>
          </w:p>
        </w:tc>
      </w:tr>
    </w:tbl>
    <w:p w14:paraId="181FBA82">
      <w:pPr>
        <w:pStyle w:val="6"/>
        <w:rPr>
          <w:rFonts w:ascii="Times New Roman" w:hAnsi="Times New Roman"/>
        </w:rPr>
      </w:pPr>
      <w:bookmarkStart w:id="515" w:name="_Toc12493"/>
      <w:bookmarkStart w:id="516" w:name="_Toc28883"/>
      <w:r>
        <w:rPr>
          <w:rFonts w:ascii="Times New Roman" w:hAnsi="Times New Roman"/>
        </w:rPr>
        <w:t>18.5返回参数</w:t>
      </w:r>
      <w:bookmarkEnd w:id="513"/>
      <w:bookmarkEnd w:id="514"/>
      <w:bookmarkEnd w:id="515"/>
      <w:bookmarkEnd w:id="51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F6CB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82D9B5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BB961C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69B4BA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351BF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5414C9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DF5F5DE">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2030B4B">
            <w:pPr>
              <w:adjustRightInd w:val="0"/>
              <w:snapToGrid w:val="0"/>
              <w:jc w:val="center"/>
              <w:rPr>
                <w:b/>
                <w:szCs w:val="21"/>
              </w:rPr>
            </w:pPr>
            <w:r>
              <w:rPr>
                <w:b/>
                <w:szCs w:val="21"/>
              </w:rPr>
              <w:t>说明</w:t>
            </w:r>
          </w:p>
        </w:tc>
      </w:tr>
      <w:tr w14:paraId="0F32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1138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1130525">
            <w:pPr>
              <w:rPr>
                <w:sz w:val="22"/>
                <w:szCs w:val="22"/>
              </w:rPr>
            </w:pPr>
            <w:r>
              <w:rPr>
                <w:sz w:val="22"/>
                <w:szCs w:val="22"/>
              </w:rPr>
              <w:t>returncode</w:t>
            </w:r>
          </w:p>
        </w:tc>
        <w:tc>
          <w:tcPr>
            <w:tcW w:w="1843" w:type="dxa"/>
            <w:noWrap w:val="0"/>
            <w:vAlign w:val="center"/>
          </w:tcPr>
          <w:p w14:paraId="24646FA7">
            <w:pPr>
              <w:rPr>
                <w:sz w:val="22"/>
                <w:szCs w:val="22"/>
              </w:rPr>
            </w:pPr>
            <w:r>
              <w:rPr>
                <w:sz w:val="22"/>
                <w:szCs w:val="22"/>
              </w:rPr>
              <w:t>返回码</w:t>
            </w:r>
          </w:p>
        </w:tc>
        <w:tc>
          <w:tcPr>
            <w:tcW w:w="1276" w:type="dxa"/>
            <w:noWrap w:val="0"/>
            <w:vAlign w:val="center"/>
          </w:tcPr>
          <w:p w14:paraId="748BBD6D">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8CBE0B">
            <w:pPr>
              <w:jc w:val="center"/>
              <w:rPr>
                <w:sz w:val="22"/>
                <w:szCs w:val="22"/>
              </w:rPr>
            </w:pPr>
            <w:r>
              <w:rPr>
                <w:sz w:val="22"/>
                <w:szCs w:val="22"/>
              </w:rPr>
              <w:t>2</w:t>
            </w:r>
          </w:p>
        </w:tc>
        <w:tc>
          <w:tcPr>
            <w:tcW w:w="708" w:type="dxa"/>
            <w:noWrap w:val="0"/>
            <w:vAlign w:val="center"/>
          </w:tcPr>
          <w:p w14:paraId="1E8236CB">
            <w:pPr>
              <w:jc w:val="center"/>
              <w:rPr>
                <w:sz w:val="22"/>
                <w:szCs w:val="22"/>
              </w:rPr>
            </w:pPr>
            <w:r>
              <w:rPr>
                <w:sz w:val="22"/>
                <w:szCs w:val="22"/>
              </w:rPr>
              <w:t>是</w:t>
            </w:r>
          </w:p>
        </w:tc>
        <w:tc>
          <w:tcPr>
            <w:tcW w:w="1560" w:type="dxa"/>
            <w:noWrap w:val="0"/>
            <w:vAlign w:val="center"/>
          </w:tcPr>
          <w:p w14:paraId="715C2C32">
            <w:pPr>
              <w:rPr>
                <w:sz w:val="22"/>
                <w:szCs w:val="22"/>
              </w:rPr>
            </w:pPr>
            <w:r>
              <w:rPr>
                <w:sz w:val="22"/>
                <w:szCs w:val="22"/>
              </w:rPr>
              <w:t>00：成功</w:t>
            </w:r>
          </w:p>
          <w:p w14:paraId="67023204">
            <w:pPr>
              <w:rPr>
                <w:sz w:val="22"/>
                <w:szCs w:val="22"/>
              </w:rPr>
            </w:pPr>
            <w:r>
              <w:rPr>
                <w:sz w:val="22"/>
                <w:szCs w:val="22"/>
              </w:rPr>
              <w:t>其它：失败</w:t>
            </w:r>
          </w:p>
        </w:tc>
      </w:tr>
      <w:tr w14:paraId="29F17D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20DD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9E31608">
            <w:pPr>
              <w:rPr>
                <w:sz w:val="22"/>
                <w:szCs w:val="22"/>
              </w:rPr>
            </w:pPr>
            <w:r>
              <w:rPr>
                <w:sz w:val="22"/>
                <w:szCs w:val="22"/>
              </w:rPr>
              <w:t>returnmsg</w:t>
            </w:r>
          </w:p>
        </w:tc>
        <w:tc>
          <w:tcPr>
            <w:tcW w:w="1843" w:type="dxa"/>
            <w:noWrap w:val="0"/>
            <w:vAlign w:val="center"/>
          </w:tcPr>
          <w:p w14:paraId="5943FD75">
            <w:pPr>
              <w:rPr>
                <w:sz w:val="22"/>
                <w:szCs w:val="22"/>
              </w:rPr>
            </w:pPr>
            <w:r>
              <w:rPr>
                <w:sz w:val="22"/>
                <w:szCs w:val="22"/>
              </w:rPr>
              <w:t>返回信息</w:t>
            </w:r>
          </w:p>
        </w:tc>
        <w:tc>
          <w:tcPr>
            <w:tcW w:w="1276" w:type="dxa"/>
            <w:noWrap w:val="0"/>
            <w:vAlign w:val="center"/>
          </w:tcPr>
          <w:p w14:paraId="6FA8AD7A">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B207DD8">
            <w:pPr>
              <w:jc w:val="center"/>
              <w:rPr>
                <w:sz w:val="22"/>
                <w:szCs w:val="22"/>
              </w:rPr>
            </w:pPr>
            <w:r>
              <w:rPr>
                <w:sz w:val="22"/>
                <w:szCs w:val="22"/>
              </w:rPr>
              <w:t>2000</w:t>
            </w:r>
          </w:p>
        </w:tc>
        <w:tc>
          <w:tcPr>
            <w:tcW w:w="708" w:type="dxa"/>
            <w:noWrap w:val="0"/>
            <w:vAlign w:val="center"/>
          </w:tcPr>
          <w:p w14:paraId="1E1F0022">
            <w:pPr>
              <w:jc w:val="center"/>
              <w:rPr>
                <w:sz w:val="22"/>
                <w:szCs w:val="22"/>
              </w:rPr>
            </w:pPr>
            <w:r>
              <w:rPr>
                <w:sz w:val="22"/>
                <w:szCs w:val="22"/>
              </w:rPr>
              <w:t>否</w:t>
            </w:r>
          </w:p>
        </w:tc>
        <w:tc>
          <w:tcPr>
            <w:tcW w:w="1560" w:type="dxa"/>
            <w:noWrap w:val="0"/>
            <w:vAlign w:val="center"/>
          </w:tcPr>
          <w:p w14:paraId="09B32EE9">
            <w:pPr>
              <w:rPr>
                <w:sz w:val="22"/>
                <w:szCs w:val="22"/>
              </w:rPr>
            </w:pPr>
            <w:r>
              <w:rPr>
                <w:sz w:val="22"/>
                <w:szCs w:val="22"/>
              </w:rPr>
              <w:t>错误信息说明</w:t>
            </w:r>
          </w:p>
        </w:tc>
      </w:tr>
      <w:tr w14:paraId="218D2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0DFD9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A9A3228">
            <w:pPr>
              <w:rPr>
                <w:kern w:val="2"/>
                <w:sz w:val="21"/>
                <w:szCs w:val="21"/>
                <w:lang w:val="en-US" w:eastAsia="zh-CN" w:bidi="ar-SA"/>
              </w:rPr>
            </w:pPr>
            <w:r>
              <w:rPr>
                <w:szCs w:val="21"/>
              </w:rPr>
              <w:t>xsfnsrsbh</w:t>
            </w:r>
          </w:p>
        </w:tc>
        <w:tc>
          <w:tcPr>
            <w:tcW w:w="1843" w:type="dxa"/>
            <w:noWrap w:val="0"/>
            <w:vAlign w:val="center"/>
          </w:tcPr>
          <w:p w14:paraId="41A208A8">
            <w:pPr>
              <w:rPr>
                <w:kern w:val="2"/>
                <w:sz w:val="22"/>
                <w:szCs w:val="22"/>
                <w:lang w:val="en-US" w:eastAsia="zh-CN" w:bidi="ar-SA"/>
              </w:rPr>
            </w:pPr>
            <w:r>
              <w:t>销售方纳税人识别号</w:t>
            </w:r>
          </w:p>
        </w:tc>
        <w:tc>
          <w:tcPr>
            <w:tcW w:w="1276" w:type="dxa"/>
            <w:noWrap w:val="0"/>
            <w:vAlign w:val="center"/>
          </w:tcPr>
          <w:p w14:paraId="4F0B59D5">
            <w:pPr>
              <w:pStyle w:val="36"/>
              <w:jc w:val="both"/>
              <w:rPr>
                <w:sz w:val="22"/>
                <w:szCs w:val="22"/>
                <w:lang w:val="en-US" w:eastAsia="zh-CN" w:bidi="ar-SA"/>
              </w:rPr>
            </w:pPr>
            <w:r>
              <w:rPr>
                <w:szCs w:val="21"/>
              </w:rPr>
              <w:t>varchar</w:t>
            </w:r>
          </w:p>
        </w:tc>
        <w:tc>
          <w:tcPr>
            <w:tcW w:w="709" w:type="dxa"/>
            <w:noWrap w:val="0"/>
            <w:vAlign w:val="center"/>
          </w:tcPr>
          <w:p w14:paraId="0F395F8D">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1C134C5D">
            <w:pPr>
              <w:jc w:val="center"/>
              <w:rPr>
                <w:sz w:val="22"/>
                <w:szCs w:val="22"/>
              </w:rPr>
            </w:pPr>
          </w:p>
          <w:p w14:paraId="35D95859">
            <w:pPr>
              <w:jc w:val="center"/>
              <w:rPr>
                <w:kern w:val="2"/>
                <w:sz w:val="22"/>
                <w:szCs w:val="22"/>
                <w:lang w:val="en-US" w:eastAsia="zh-CN" w:bidi="ar-SA"/>
              </w:rPr>
            </w:pPr>
            <w:r>
              <w:rPr>
                <w:sz w:val="22"/>
                <w:szCs w:val="22"/>
              </w:rPr>
              <w:t>是</w:t>
            </w:r>
          </w:p>
          <w:p w14:paraId="1B381D8B">
            <w:pPr>
              <w:rPr>
                <w:kern w:val="2"/>
                <w:sz w:val="21"/>
                <w:szCs w:val="24"/>
                <w:lang w:val="en-US" w:eastAsia="zh-CN" w:bidi="ar-SA"/>
              </w:rPr>
            </w:pPr>
          </w:p>
        </w:tc>
        <w:tc>
          <w:tcPr>
            <w:tcW w:w="1560" w:type="dxa"/>
            <w:noWrap w:val="0"/>
            <w:vAlign w:val="center"/>
          </w:tcPr>
          <w:p w14:paraId="52E4F3A2"/>
        </w:tc>
      </w:tr>
      <w:tr w14:paraId="0853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0BD4DE9B">
            <w:pPr>
              <w:jc w:val="center"/>
              <w:rPr>
                <w:sz w:val="22"/>
                <w:szCs w:val="22"/>
              </w:rPr>
            </w:pPr>
            <w:r>
              <w:rPr>
                <w:sz w:val="22"/>
                <w:szCs w:val="22"/>
              </w:rPr>
              <w:t>发票汇总确认信息（多条记录时，循环以下节点）</w:t>
            </w:r>
          </w:p>
        </w:tc>
      </w:tr>
      <w:tr w14:paraId="15CEE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558D6A85">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F74C3FA">
            <w:pPr>
              <w:rPr>
                <w:szCs w:val="21"/>
              </w:rPr>
            </w:pPr>
            <w:r>
              <w:rPr>
                <w:szCs w:val="21"/>
              </w:rPr>
              <w:t>ptbh</w:t>
            </w:r>
          </w:p>
        </w:tc>
        <w:tc>
          <w:tcPr>
            <w:tcW w:w="1843" w:type="dxa"/>
            <w:noWrap w:val="0"/>
            <w:vAlign w:val="center"/>
          </w:tcPr>
          <w:p w14:paraId="38597F2F">
            <w:pPr>
              <w:rPr>
                <w:sz w:val="22"/>
                <w:szCs w:val="22"/>
              </w:rPr>
            </w:pPr>
            <w:r>
              <w:t>平台编号</w:t>
            </w:r>
          </w:p>
        </w:tc>
        <w:tc>
          <w:tcPr>
            <w:tcW w:w="1276" w:type="dxa"/>
            <w:noWrap w:val="0"/>
            <w:vAlign w:val="center"/>
          </w:tcPr>
          <w:p w14:paraId="1DB90621">
            <w:pPr>
              <w:pStyle w:val="36"/>
              <w:jc w:val="both"/>
            </w:pPr>
            <w:r>
              <w:rPr>
                <w:szCs w:val="21"/>
              </w:rPr>
              <w:t>varchar</w:t>
            </w:r>
          </w:p>
        </w:tc>
        <w:tc>
          <w:tcPr>
            <w:tcW w:w="709" w:type="dxa"/>
            <w:noWrap w:val="0"/>
            <w:vAlign w:val="center"/>
          </w:tcPr>
          <w:p w14:paraId="5E8CA6BF">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77E91529">
            <w:pPr>
              <w:jc w:val="center"/>
              <w:rPr>
                <w:sz w:val="22"/>
                <w:szCs w:val="22"/>
              </w:rPr>
            </w:pPr>
            <w:r>
              <w:rPr>
                <w:sz w:val="22"/>
                <w:szCs w:val="22"/>
              </w:rPr>
              <w:t>否</w:t>
            </w:r>
          </w:p>
        </w:tc>
        <w:tc>
          <w:tcPr>
            <w:tcW w:w="1560" w:type="dxa"/>
            <w:noWrap w:val="0"/>
            <w:vAlign w:val="center"/>
          </w:tcPr>
          <w:p w14:paraId="6579A5E3">
            <w:pPr>
              <w:rPr>
                <w:sz w:val="22"/>
                <w:szCs w:val="22"/>
              </w:rPr>
            </w:pPr>
          </w:p>
        </w:tc>
      </w:tr>
      <w:tr w14:paraId="7421C4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B71AD7">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D65A5F7">
            <w:pPr>
              <w:rPr>
                <w:szCs w:val="21"/>
              </w:rPr>
            </w:pPr>
            <w:r>
              <w:rPr>
                <w:szCs w:val="21"/>
              </w:rPr>
              <w:t>yf</w:t>
            </w:r>
          </w:p>
        </w:tc>
        <w:tc>
          <w:tcPr>
            <w:tcW w:w="1843" w:type="dxa"/>
            <w:noWrap w:val="0"/>
            <w:vAlign w:val="center"/>
          </w:tcPr>
          <w:p w14:paraId="496B28C3">
            <w:pPr>
              <w:rPr>
                <w:sz w:val="22"/>
                <w:szCs w:val="22"/>
              </w:rPr>
            </w:pPr>
            <w:r>
              <w:t>月份</w:t>
            </w:r>
          </w:p>
        </w:tc>
        <w:tc>
          <w:tcPr>
            <w:tcW w:w="1276" w:type="dxa"/>
            <w:noWrap w:val="0"/>
            <w:vAlign w:val="center"/>
          </w:tcPr>
          <w:p w14:paraId="7BD5C462">
            <w:pPr>
              <w:pStyle w:val="36"/>
              <w:jc w:val="both"/>
            </w:pPr>
            <w:r>
              <w:rPr>
                <w:szCs w:val="21"/>
              </w:rPr>
              <w:t>varchar</w:t>
            </w:r>
          </w:p>
        </w:tc>
        <w:tc>
          <w:tcPr>
            <w:tcW w:w="709" w:type="dxa"/>
            <w:noWrap w:val="0"/>
            <w:vAlign w:val="center"/>
          </w:tcPr>
          <w:p w14:paraId="356DA08D">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D44C1CF">
            <w:pPr>
              <w:jc w:val="center"/>
              <w:rPr>
                <w:sz w:val="22"/>
                <w:szCs w:val="22"/>
              </w:rPr>
            </w:pPr>
            <w:r>
              <w:rPr>
                <w:sz w:val="22"/>
                <w:szCs w:val="22"/>
              </w:rPr>
              <w:t>否</w:t>
            </w:r>
          </w:p>
        </w:tc>
        <w:tc>
          <w:tcPr>
            <w:tcW w:w="1560" w:type="dxa"/>
            <w:noWrap w:val="0"/>
            <w:vAlign w:val="center"/>
          </w:tcPr>
          <w:p w14:paraId="0A83411D">
            <w:pPr>
              <w:rPr>
                <w:sz w:val="22"/>
                <w:szCs w:val="22"/>
              </w:rPr>
            </w:pPr>
            <w:r>
              <w:rPr>
                <w:sz w:val="22"/>
                <w:szCs w:val="22"/>
              </w:rPr>
              <w:t>格式：yyyy-MM</w:t>
            </w:r>
          </w:p>
        </w:tc>
      </w:tr>
      <w:tr w14:paraId="771AE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EC055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35BAEFA">
            <w:pPr>
              <w:rPr>
                <w:szCs w:val="21"/>
              </w:rPr>
            </w:pPr>
            <w:r>
              <w:rPr>
                <w:szCs w:val="21"/>
              </w:rPr>
              <w:t>lzfpsl</w:t>
            </w:r>
          </w:p>
        </w:tc>
        <w:tc>
          <w:tcPr>
            <w:tcW w:w="1843" w:type="dxa"/>
            <w:noWrap w:val="0"/>
            <w:vAlign w:val="center"/>
          </w:tcPr>
          <w:p w14:paraId="07F2ACB7">
            <w:pPr>
              <w:rPr>
                <w:sz w:val="22"/>
                <w:szCs w:val="22"/>
              </w:rPr>
            </w:pPr>
            <w:r>
              <w:t>蓝字发票数量</w:t>
            </w:r>
          </w:p>
        </w:tc>
        <w:tc>
          <w:tcPr>
            <w:tcW w:w="1276" w:type="dxa"/>
            <w:noWrap w:val="0"/>
            <w:vAlign w:val="center"/>
          </w:tcPr>
          <w:p w14:paraId="1AA68901">
            <w:pPr>
              <w:pStyle w:val="36"/>
              <w:jc w:val="both"/>
            </w:pPr>
            <w:r>
              <w:rPr>
                <w:szCs w:val="21"/>
              </w:rPr>
              <w:t>number</w:t>
            </w:r>
          </w:p>
        </w:tc>
        <w:tc>
          <w:tcPr>
            <w:tcW w:w="709" w:type="dxa"/>
            <w:noWrap w:val="0"/>
            <w:vAlign w:val="center"/>
          </w:tcPr>
          <w:p w14:paraId="4E30DB5F">
            <w:pPr>
              <w:jc w:val="center"/>
              <w:rPr>
                <w:sz w:val="22"/>
                <w:szCs w:val="22"/>
              </w:rPr>
            </w:pPr>
            <w:r>
              <w:t>10</w:t>
            </w:r>
          </w:p>
        </w:tc>
        <w:tc>
          <w:tcPr>
            <w:tcW w:w="708" w:type="dxa"/>
            <w:noWrap w:val="0"/>
            <w:vAlign w:val="center"/>
          </w:tcPr>
          <w:p w14:paraId="61C84C02">
            <w:pPr>
              <w:jc w:val="center"/>
              <w:rPr>
                <w:sz w:val="22"/>
                <w:szCs w:val="22"/>
              </w:rPr>
            </w:pPr>
            <w:r>
              <w:rPr>
                <w:sz w:val="22"/>
                <w:szCs w:val="22"/>
              </w:rPr>
              <w:t>否</w:t>
            </w:r>
          </w:p>
        </w:tc>
        <w:tc>
          <w:tcPr>
            <w:tcW w:w="1560" w:type="dxa"/>
            <w:noWrap w:val="0"/>
            <w:vAlign w:val="center"/>
          </w:tcPr>
          <w:p w14:paraId="51863A91">
            <w:pPr>
              <w:rPr>
                <w:sz w:val="22"/>
                <w:szCs w:val="22"/>
              </w:rPr>
            </w:pPr>
          </w:p>
        </w:tc>
      </w:tr>
      <w:tr w14:paraId="6D6A1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781405">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955DC78">
            <w:pPr>
              <w:rPr>
                <w:szCs w:val="21"/>
              </w:rPr>
            </w:pPr>
            <w:r>
              <w:rPr>
                <w:szCs w:val="21"/>
              </w:rPr>
              <w:t>lzfpje</w:t>
            </w:r>
          </w:p>
        </w:tc>
        <w:tc>
          <w:tcPr>
            <w:tcW w:w="1843" w:type="dxa"/>
            <w:noWrap w:val="0"/>
            <w:vAlign w:val="center"/>
          </w:tcPr>
          <w:p w14:paraId="22DD99E2">
            <w:pPr>
              <w:rPr>
                <w:sz w:val="22"/>
                <w:szCs w:val="22"/>
              </w:rPr>
            </w:pPr>
            <w:r>
              <w:t>蓝字发票金额</w:t>
            </w:r>
          </w:p>
        </w:tc>
        <w:tc>
          <w:tcPr>
            <w:tcW w:w="1276" w:type="dxa"/>
            <w:noWrap w:val="0"/>
            <w:vAlign w:val="center"/>
          </w:tcPr>
          <w:p w14:paraId="799A8448">
            <w:pPr>
              <w:pStyle w:val="36"/>
              <w:jc w:val="both"/>
            </w:pPr>
            <w:r>
              <w:rPr>
                <w:szCs w:val="21"/>
              </w:rPr>
              <w:t>number</w:t>
            </w:r>
          </w:p>
        </w:tc>
        <w:tc>
          <w:tcPr>
            <w:tcW w:w="709" w:type="dxa"/>
            <w:noWrap w:val="0"/>
            <w:vAlign w:val="center"/>
          </w:tcPr>
          <w:p w14:paraId="5605E471">
            <w:pPr>
              <w:jc w:val="center"/>
              <w:rPr>
                <w:sz w:val="22"/>
                <w:szCs w:val="22"/>
              </w:rPr>
            </w:pPr>
            <w:r>
              <w:t>18,2</w:t>
            </w:r>
          </w:p>
        </w:tc>
        <w:tc>
          <w:tcPr>
            <w:tcW w:w="708" w:type="dxa"/>
            <w:noWrap w:val="0"/>
            <w:vAlign w:val="center"/>
          </w:tcPr>
          <w:p w14:paraId="11EB1B20">
            <w:pPr>
              <w:jc w:val="center"/>
              <w:rPr>
                <w:sz w:val="22"/>
                <w:szCs w:val="22"/>
              </w:rPr>
            </w:pPr>
            <w:r>
              <w:rPr>
                <w:sz w:val="22"/>
                <w:szCs w:val="22"/>
              </w:rPr>
              <w:t>否</w:t>
            </w:r>
          </w:p>
        </w:tc>
        <w:tc>
          <w:tcPr>
            <w:tcW w:w="1560" w:type="dxa"/>
            <w:noWrap w:val="0"/>
            <w:vAlign w:val="center"/>
          </w:tcPr>
          <w:p w14:paraId="0CA8193E">
            <w:pPr>
              <w:rPr>
                <w:sz w:val="22"/>
                <w:szCs w:val="22"/>
              </w:rPr>
            </w:pPr>
          </w:p>
        </w:tc>
      </w:tr>
      <w:tr w14:paraId="4C3B4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80290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223DA9">
            <w:pPr>
              <w:rPr>
                <w:szCs w:val="21"/>
              </w:rPr>
            </w:pPr>
            <w:r>
              <w:rPr>
                <w:szCs w:val="21"/>
              </w:rPr>
              <w:t>lzfpse</w:t>
            </w:r>
          </w:p>
        </w:tc>
        <w:tc>
          <w:tcPr>
            <w:tcW w:w="1843" w:type="dxa"/>
            <w:noWrap w:val="0"/>
            <w:vAlign w:val="center"/>
          </w:tcPr>
          <w:p w14:paraId="09F1B6A3">
            <w:pPr>
              <w:rPr>
                <w:sz w:val="22"/>
                <w:szCs w:val="22"/>
              </w:rPr>
            </w:pPr>
            <w:r>
              <w:t>蓝字发票税额</w:t>
            </w:r>
          </w:p>
        </w:tc>
        <w:tc>
          <w:tcPr>
            <w:tcW w:w="1276" w:type="dxa"/>
            <w:noWrap w:val="0"/>
            <w:vAlign w:val="center"/>
          </w:tcPr>
          <w:p w14:paraId="7FE9FABB">
            <w:pPr>
              <w:pStyle w:val="36"/>
              <w:jc w:val="both"/>
            </w:pPr>
            <w:r>
              <w:rPr>
                <w:szCs w:val="21"/>
              </w:rPr>
              <w:t>number</w:t>
            </w:r>
          </w:p>
        </w:tc>
        <w:tc>
          <w:tcPr>
            <w:tcW w:w="709" w:type="dxa"/>
            <w:noWrap w:val="0"/>
            <w:vAlign w:val="center"/>
          </w:tcPr>
          <w:p w14:paraId="364EDDE3">
            <w:pPr>
              <w:jc w:val="center"/>
              <w:rPr>
                <w:sz w:val="22"/>
                <w:szCs w:val="22"/>
              </w:rPr>
            </w:pPr>
            <w:r>
              <w:t>18,2</w:t>
            </w:r>
          </w:p>
        </w:tc>
        <w:tc>
          <w:tcPr>
            <w:tcW w:w="708" w:type="dxa"/>
            <w:noWrap w:val="0"/>
            <w:vAlign w:val="center"/>
          </w:tcPr>
          <w:p w14:paraId="4CA0C6BC">
            <w:pPr>
              <w:jc w:val="center"/>
              <w:rPr>
                <w:sz w:val="22"/>
                <w:szCs w:val="22"/>
              </w:rPr>
            </w:pPr>
            <w:r>
              <w:rPr>
                <w:sz w:val="22"/>
                <w:szCs w:val="22"/>
              </w:rPr>
              <w:t>否</w:t>
            </w:r>
          </w:p>
        </w:tc>
        <w:tc>
          <w:tcPr>
            <w:tcW w:w="1560" w:type="dxa"/>
            <w:noWrap w:val="0"/>
            <w:vAlign w:val="center"/>
          </w:tcPr>
          <w:p w14:paraId="18106010">
            <w:pPr>
              <w:rPr>
                <w:sz w:val="22"/>
                <w:szCs w:val="22"/>
              </w:rPr>
            </w:pPr>
          </w:p>
        </w:tc>
      </w:tr>
      <w:tr w14:paraId="6A6C2D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8DBBA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247758E">
            <w:pPr>
              <w:rPr>
                <w:szCs w:val="21"/>
              </w:rPr>
            </w:pPr>
            <w:r>
              <w:rPr>
                <w:szCs w:val="21"/>
              </w:rPr>
              <w:t>hzfpsl</w:t>
            </w:r>
          </w:p>
        </w:tc>
        <w:tc>
          <w:tcPr>
            <w:tcW w:w="1843" w:type="dxa"/>
            <w:noWrap w:val="0"/>
            <w:vAlign w:val="center"/>
          </w:tcPr>
          <w:p w14:paraId="3F3B2CDE">
            <w:pPr>
              <w:rPr>
                <w:sz w:val="22"/>
                <w:szCs w:val="22"/>
              </w:rPr>
            </w:pPr>
            <w:r>
              <w:t>红字发票数量</w:t>
            </w:r>
          </w:p>
        </w:tc>
        <w:tc>
          <w:tcPr>
            <w:tcW w:w="1276" w:type="dxa"/>
            <w:noWrap w:val="0"/>
            <w:vAlign w:val="center"/>
          </w:tcPr>
          <w:p w14:paraId="01CE7F40">
            <w:pPr>
              <w:pStyle w:val="36"/>
              <w:jc w:val="both"/>
            </w:pPr>
            <w:r>
              <w:rPr>
                <w:szCs w:val="21"/>
              </w:rPr>
              <w:t>number</w:t>
            </w:r>
          </w:p>
        </w:tc>
        <w:tc>
          <w:tcPr>
            <w:tcW w:w="709" w:type="dxa"/>
            <w:noWrap w:val="0"/>
            <w:vAlign w:val="center"/>
          </w:tcPr>
          <w:p w14:paraId="1FFA9FBD">
            <w:pPr>
              <w:jc w:val="center"/>
              <w:rPr>
                <w:sz w:val="22"/>
                <w:szCs w:val="22"/>
              </w:rPr>
            </w:pPr>
            <w:r>
              <w:t>10</w:t>
            </w:r>
          </w:p>
        </w:tc>
        <w:tc>
          <w:tcPr>
            <w:tcW w:w="708" w:type="dxa"/>
            <w:noWrap w:val="0"/>
            <w:vAlign w:val="center"/>
          </w:tcPr>
          <w:p w14:paraId="72FF5C1F">
            <w:pPr>
              <w:jc w:val="center"/>
              <w:rPr>
                <w:sz w:val="22"/>
                <w:szCs w:val="22"/>
              </w:rPr>
            </w:pPr>
            <w:r>
              <w:rPr>
                <w:sz w:val="22"/>
                <w:szCs w:val="22"/>
              </w:rPr>
              <w:t>否</w:t>
            </w:r>
          </w:p>
        </w:tc>
        <w:tc>
          <w:tcPr>
            <w:tcW w:w="1560" w:type="dxa"/>
            <w:noWrap w:val="0"/>
            <w:vAlign w:val="center"/>
          </w:tcPr>
          <w:p w14:paraId="38B0421E">
            <w:pPr>
              <w:rPr>
                <w:sz w:val="22"/>
                <w:szCs w:val="22"/>
              </w:rPr>
            </w:pPr>
          </w:p>
        </w:tc>
      </w:tr>
      <w:tr w14:paraId="11201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E39A6F">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BB0B6FB">
            <w:pPr>
              <w:rPr>
                <w:szCs w:val="21"/>
              </w:rPr>
            </w:pPr>
            <w:r>
              <w:rPr>
                <w:szCs w:val="21"/>
              </w:rPr>
              <w:t>hzfpje</w:t>
            </w:r>
          </w:p>
        </w:tc>
        <w:tc>
          <w:tcPr>
            <w:tcW w:w="1843" w:type="dxa"/>
            <w:noWrap w:val="0"/>
            <w:vAlign w:val="center"/>
          </w:tcPr>
          <w:p w14:paraId="431D68EB">
            <w:pPr>
              <w:rPr>
                <w:sz w:val="22"/>
                <w:szCs w:val="22"/>
              </w:rPr>
            </w:pPr>
            <w:r>
              <w:t>红字发票金额</w:t>
            </w:r>
          </w:p>
        </w:tc>
        <w:tc>
          <w:tcPr>
            <w:tcW w:w="1276" w:type="dxa"/>
            <w:noWrap w:val="0"/>
            <w:vAlign w:val="center"/>
          </w:tcPr>
          <w:p w14:paraId="728E48B9">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63ECDB8C">
            <w:pPr>
              <w:jc w:val="center"/>
              <w:rPr>
                <w:sz w:val="22"/>
                <w:szCs w:val="22"/>
              </w:rPr>
            </w:pPr>
            <w:r>
              <w:t>18,2</w:t>
            </w:r>
          </w:p>
        </w:tc>
        <w:tc>
          <w:tcPr>
            <w:tcW w:w="708" w:type="dxa"/>
            <w:noWrap w:val="0"/>
            <w:vAlign w:val="center"/>
          </w:tcPr>
          <w:p w14:paraId="11AC7564">
            <w:pPr>
              <w:jc w:val="center"/>
              <w:rPr>
                <w:sz w:val="22"/>
                <w:szCs w:val="22"/>
              </w:rPr>
            </w:pPr>
            <w:r>
              <w:rPr>
                <w:sz w:val="22"/>
                <w:szCs w:val="22"/>
              </w:rPr>
              <w:t>否</w:t>
            </w:r>
          </w:p>
        </w:tc>
        <w:tc>
          <w:tcPr>
            <w:tcW w:w="1560" w:type="dxa"/>
            <w:noWrap w:val="0"/>
            <w:vAlign w:val="center"/>
          </w:tcPr>
          <w:p w14:paraId="0E19A260"/>
        </w:tc>
      </w:tr>
      <w:tr w14:paraId="50984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AC551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DDF1549">
            <w:pPr>
              <w:rPr>
                <w:szCs w:val="21"/>
              </w:rPr>
            </w:pPr>
            <w:r>
              <w:rPr>
                <w:szCs w:val="21"/>
              </w:rPr>
              <w:t>hzfpse</w:t>
            </w:r>
          </w:p>
        </w:tc>
        <w:tc>
          <w:tcPr>
            <w:tcW w:w="1843" w:type="dxa"/>
            <w:noWrap w:val="0"/>
            <w:vAlign w:val="center"/>
          </w:tcPr>
          <w:p w14:paraId="4ADBECE5">
            <w:pPr>
              <w:rPr>
                <w:sz w:val="22"/>
                <w:szCs w:val="22"/>
              </w:rPr>
            </w:pPr>
            <w:r>
              <w:t>红字发票税额</w:t>
            </w:r>
          </w:p>
        </w:tc>
        <w:tc>
          <w:tcPr>
            <w:tcW w:w="1276" w:type="dxa"/>
            <w:noWrap w:val="0"/>
            <w:vAlign w:val="center"/>
          </w:tcPr>
          <w:p w14:paraId="76737A9E">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183C880">
            <w:pPr>
              <w:jc w:val="center"/>
              <w:rPr>
                <w:sz w:val="22"/>
                <w:szCs w:val="22"/>
              </w:rPr>
            </w:pPr>
            <w:r>
              <w:t>18,2</w:t>
            </w:r>
          </w:p>
        </w:tc>
        <w:tc>
          <w:tcPr>
            <w:tcW w:w="708" w:type="dxa"/>
            <w:noWrap w:val="0"/>
            <w:vAlign w:val="center"/>
          </w:tcPr>
          <w:p w14:paraId="16D9E20E">
            <w:pPr>
              <w:jc w:val="center"/>
              <w:rPr>
                <w:sz w:val="22"/>
                <w:szCs w:val="22"/>
              </w:rPr>
            </w:pPr>
            <w:r>
              <w:rPr>
                <w:sz w:val="22"/>
                <w:szCs w:val="22"/>
              </w:rPr>
              <w:t>否</w:t>
            </w:r>
          </w:p>
        </w:tc>
        <w:tc>
          <w:tcPr>
            <w:tcW w:w="1560" w:type="dxa"/>
            <w:noWrap w:val="0"/>
            <w:vAlign w:val="center"/>
          </w:tcPr>
          <w:p w14:paraId="2132F91C"/>
        </w:tc>
      </w:tr>
    </w:tbl>
    <w:p w14:paraId="06D0A644">
      <w:pPr>
        <w:pStyle w:val="6"/>
        <w:rPr>
          <w:rFonts w:ascii="Times New Roman" w:hAnsi="Times New Roman"/>
        </w:rPr>
      </w:pPr>
      <w:bookmarkStart w:id="517" w:name="_Toc11217"/>
      <w:bookmarkStart w:id="518" w:name="_Toc5803"/>
      <w:bookmarkStart w:id="519" w:name="_Toc5776"/>
      <w:bookmarkStart w:id="520" w:name="_Toc6622"/>
      <w:bookmarkStart w:id="521" w:name="_Toc24755"/>
      <w:bookmarkStart w:id="522" w:name="_Toc16025"/>
      <w:r>
        <w:rPr>
          <w:rFonts w:ascii="Times New Roman" w:hAnsi="Times New Roman"/>
        </w:rPr>
        <w:t>1</w:t>
      </w:r>
      <w:r>
        <w:rPr>
          <w:rFonts w:hint="eastAsia" w:ascii="Times New Roman" w:hAnsi="Times New Roman"/>
          <w:lang w:val="en-US" w:eastAsia="zh-CN"/>
        </w:rPr>
        <w:t>8</w:t>
      </w:r>
      <w:r>
        <w:rPr>
          <w:rFonts w:ascii="Times New Roman" w:hAnsi="Times New Roman"/>
        </w:rPr>
        <w:t>.</w:t>
      </w:r>
      <w:r>
        <w:rPr>
          <w:rFonts w:hint="eastAsia" w:ascii="Times New Roman" w:hAnsi="Times New Roman"/>
          <w:lang w:val="en-US" w:eastAsia="zh-CN"/>
        </w:rPr>
        <w:t>6</w:t>
      </w:r>
      <w:r>
        <w:rPr>
          <w:rFonts w:ascii="Times New Roman" w:hAnsi="Times New Roman"/>
        </w:rPr>
        <w:t>返回报文示例</w:t>
      </w:r>
      <w:bookmarkEnd w:id="517"/>
      <w:bookmarkEnd w:id="518"/>
      <w:bookmarkEnd w:id="519"/>
      <w:bookmarkEnd w:id="520"/>
      <w:bookmarkEnd w:id="521"/>
      <w:bookmarkEnd w:id="522"/>
    </w:p>
    <w:p w14:paraId="027C774E">
      <w:pPr>
        <w:pStyle w:val="5"/>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47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89EBBD">
            <w:pPr>
              <w:pStyle w:val="5"/>
              <w:bidi w:val="0"/>
            </w:pPr>
            <w:r>
              <w:t>{</w:t>
            </w:r>
          </w:p>
          <w:p w14:paraId="357F3DF5">
            <w:pPr>
              <w:pStyle w:val="5"/>
              <w:bidi w:val="0"/>
            </w:pPr>
            <w:r>
              <w:tab/>
            </w:r>
            <w:r>
              <w:t>"Response": {</w:t>
            </w:r>
          </w:p>
          <w:p w14:paraId="254A3D39">
            <w:pPr>
              <w:pStyle w:val="5"/>
              <w:bidi w:val="0"/>
            </w:pPr>
            <w:r>
              <w:tab/>
            </w:r>
            <w:r>
              <w:tab/>
            </w:r>
            <w:r>
              <w:t>"RequestId": "16位随机数字和字母组合",</w:t>
            </w:r>
          </w:p>
          <w:p w14:paraId="0CDFEC7C">
            <w:pPr>
              <w:pStyle w:val="5"/>
              <w:bidi w:val="0"/>
            </w:pPr>
            <w:r>
              <w:tab/>
            </w:r>
            <w:r>
              <w:tab/>
            </w:r>
            <w:r>
              <w:t>"Data": {</w:t>
            </w:r>
          </w:p>
          <w:p w14:paraId="440411DA">
            <w:pPr>
              <w:pStyle w:val="5"/>
              <w:bidi w:val="0"/>
            </w:pPr>
            <w:r>
              <w:tab/>
            </w:r>
            <w:r>
              <w:tab/>
            </w:r>
            <w:r>
              <w:tab/>
            </w:r>
            <w:r>
              <w:t>"returncode": "00",</w:t>
            </w:r>
          </w:p>
          <w:p w14:paraId="127754EC">
            <w:pPr>
              <w:pStyle w:val="5"/>
              <w:bidi w:val="0"/>
            </w:pPr>
            <w:bookmarkStart w:id="523" w:name="OLE_LINK57"/>
            <w:r>
              <w:tab/>
            </w:r>
            <w:r>
              <w:tab/>
            </w:r>
            <w:r>
              <w:tab/>
            </w:r>
            <w:bookmarkEnd w:id="523"/>
            <w:r>
              <w:t>"returnmsg": "成功",</w:t>
            </w:r>
          </w:p>
          <w:p w14:paraId="29AD5A3A">
            <w:pPr>
              <w:pStyle w:val="5"/>
              <w:bidi w:val="0"/>
            </w:pPr>
            <w:r>
              <w:tab/>
            </w:r>
            <w:r>
              <w:tab/>
            </w:r>
            <w:r>
              <w:tab/>
            </w:r>
            <w:r>
              <w:t>"xsfnsrsbh": "销售方纳税人识别号",</w:t>
            </w:r>
          </w:p>
          <w:p w14:paraId="417A0110">
            <w:pPr>
              <w:pStyle w:val="5"/>
              <w:bidi w:val="0"/>
            </w:pPr>
            <w:r>
              <w:tab/>
            </w:r>
            <w:r>
              <w:tab/>
            </w:r>
            <w:r>
              <w:tab/>
            </w:r>
            <w:r>
              <w:t>"fphzqrxxList": [</w:t>
            </w:r>
          </w:p>
          <w:p w14:paraId="480B8182">
            <w:pPr>
              <w:pStyle w:val="5"/>
              <w:bidi w:val="0"/>
            </w:pPr>
            <w:r>
              <w:tab/>
            </w:r>
            <w:r>
              <w:tab/>
            </w:r>
            <w:r>
              <w:tab/>
            </w:r>
            <w:r>
              <w:tab/>
            </w:r>
            <w:r>
              <w:t>{</w:t>
            </w:r>
            <w:r>
              <w:tab/>
            </w:r>
            <w:r>
              <w:t>"ptbh": "平台编号",</w:t>
            </w:r>
          </w:p>
          <w:p w14:paraId="350DA935">
            <w:pPr>
              <w:pStyle w:val="5"/>
              <w:bidi w:val="0"/>
            </w:pPr>
            <w:r>
              <w:tab/>
            </w:r>
            <w:r>
              <w:tab/>
            </w:r>
            <w:r>
              <w:tab/>
            </w:r>
            <w:r>
              <w:tab/>
            </w:r>
            <w:r>
              <w:tab/>
            </w:r>
            <w:r>
              <w:t>"yf": "月份",</w:t>
            </w:r>
          </w:p>
          <w:p w14:paraId="2F1C8B94">
            <w:pPr>
              <w:pStyle w:val="5"/>
              <w:bidi w:val="0"/>
            </w:pPr>
            <w:r>
              <w:tab/>
            </w:r>
            <w:r>
              <w:tab/>
            </w:r>
            <w:r>
              <w:tab/>
            </w:r>
            <w:r>
              <w:tab/>
            </w:r>
            <w:r>
              <w:tab/>
            </w:r>
            <w:r>
              <w:t>"lzfpsl": "蓝字发票数量",</w:t>
            </w:r>
          </w:p>
          <w:p w14:paraId="71DC4ACC">
            <w:pPr>
              <w:pStyle w:val="5"/>
              <w:bidi w:val="0"/>
            </w:pPr>
            <w:r>
              <w:tab/>
            </w:r>
            <w:r>
              <w:tab/>
            </w:r>
            <w:r>
              <w:tab/>
            </w:r>
            <w:r>
              <w:tab/>
            </w:r>
            <w:r>
              <w:tab/>
            </w:r>
            <w:r>
              <w:t>"lzfpje": "蓝字发票金额",</w:t>
            </w:r>
          </w:p>
          <w:p w14:paraId="71998C89">
            <w:pPr>
              <w:pStyle w:val="5"/>
              <w:bidi w:val="0"/>
            </w:pPr>
            <w:r>
              <w:tab/>
            </w:r>
            <w:r>
              <w:tab/>
            </w:r>
            <w:r>
              <w:tab/>
            </w:r>
            <w:r>
              <w:tab/>
            </w:r>
            <w:r>
              <w:tab/>
            </w:r>
            <w:r>
              <w:t>"lzfpse": "蓝字发票税额",</w:t>
            </w:r>
          </w:p>
          <w:p w14:paraId="648B8F27">
            <w:pPr>
              <w:pStyle w:val="5"/>
              <w:bidi w:val="0"/>
            </w:pPr>
            <w:r>
              <w:tab/>
            </w:r>
            <w:r>
              <w:tab/>
            </w:r>
            <w:r>
              <w:tab/>
            </w:r>
            <w:r>
              <w:tab/>
            </w:r>
            <w:r>
              <w:tab/>
            </w:r>
            <w:r>
              <w:t>"hzfpsl": "红字发票数量",</w:t>
            </w:r>
          </w:p>
          <w:p w14:paraId="73EF050F">
            <w:pPr>
              <w:pStyle w:val="5"/>
              <w:bidi w:val="0"/>
            </w:pPr>
            <w:r>
              <w:tab/>
            </w:r>
            <w:r>
              <w:tab/>
            </w:r>
            <w:r>
              <w:tab/>
            </w:r>
            <w:r>
              <w:tab/>
            </w:r>
            <w:r>
              <w:tab/>
            </w:r>
            <w:r>
              <w:t>"hzfpje": "红字发票金额",</w:t>
            </w:r>
          </w:p>
          <w:p w14:paraId="2580EDF2">
            <w:pPr>
              <w:pStyle w:val="5"/>
              <w:bidi w:val="0"/>
            </w:pPr>
            <w:r>
              <w:tab/>
            </w:r>
            <w:r>
              <w:tab/>
            </w:r>
            <w:r>
              <w:tab/>
            </w:r>
            <w:r>
              <w:tab/>
            </w:r>
            <w:r>
              <w:tab/>
            </w:r>
            <w:r>
              <w:t>"hzfpse": "红字发票税额"</w:t>
            </w:r>
          </w:p>
          <w:p w14:paraId="5015FEF5">
            <w:pPr>
              <w:pStyle w:val="5"/>
              <w:bidi w:val="0"/>
            </w:pPr>
            <w:r>
              <w:tab/>
            </w:r>
            <w:r>
              <w:tab/>
            </w:r>
            <w:r>
              <w:tab/>
            </w:r>
            <w:r>
              <w:tab/>
            </w:r>
            <w:r>
              <w:t>}, {</w:t>
            </w:r>
            <w:r>
              <w:tab/>
            </w:r>
            <w:r>
              <w:t>"ptbh": "平台编号",</w:t>
            </w:r>
          </w:p>
          <w:p w14:paraId="416C4B0C">
            <w:pPr>
              <w:pStyle w:val="5"/>
              <w:bidi w:val="0"/>
            </w:pPr>
            <w:r>
              <w:tab/>
            </w:r>
            <w:r>
              <w:tab/>
            </w:r>
            <w:r>
              <w:tab/>
            </w:r>
            <w:r>
              <w:tab/>
            </w:r>
            <w:r>
              <w:tab/>
            </w:r>
            <w:r>
              <w:t>"yf": "月份",</w:t>
            </w:r>
          </w:p>
          <w:p w14:paraId="6EB3A7CA">
            <w:pPr>
              <w:pStyle w:val="5"/>
              <w:bidi w:val="0"/>
            </w:pPr>
            <w:r>
              <w:tab/>
            </w:r>
            <w:r>
              <w:tab/>
            </w:r>
            <w:r>
              <w:tab/>
            </w:r>
            <w:r>
              <w:tab/>
            </w:r>
            <w:r>
              <w:tab/>
            </w:r>
            <w:r>
              <w:t>"lzfpsl": "蓝字发票数量",</w:t>
            </w:r>
          </w:p>
          <w:p w14:paraId="658328B9">
            <w:pPr>
              <w:pStyle w:val="5"/>
              <w:bidi w:val="0"/>
            </w:pPr>
            <w:r>
              <w:tab/>
            </w:r>
            <w:r>
              <w:tab/>
            </w:r>
            <w:r>
              <w:tab/>
            </w:r>
            <w:r>
              <w:tab/>
            </w:r>
            <w:r>
              <w:tab/>
            </w:r>
            <w:r>
              <w:t>"lzfpje": "蓝字发票金额",</w:t>
            </w:r>
          </w:p>
          <w:p w14:paraId="25B974C7">
            <w:pPr>
              <w:pStyle w:val="5"/>
              <w:bidi w:val="0"/>
            </w:pPr>
            <w:r>
              <w:tab/>
            </w:r>
            <w:r>
              <w:tab/>
            </w:r>
            <w:r>
              <w:tab/>
            </w:r>
            <w:r>
              <w:tab/>
            </w:r>
            <w:r>
              <w:tab/>
            </w:r>
            <w:r>
              <w:t>"lzfpse": "蓝字发票税额",</w:t>
            </w:r>
          </w:p>
          <w:p w14:paraId="1666640B">
            <w:pPr>
              <w:pStyle w:val="5"/>
              <w:bidi w:val="0"/>
            </w:pPr>
            <w:r>
              <w:tab/>
            </w:r>
            <w:r>
              <w:tab/>
            </w:r>
            <w:r>
              <w:tab/>
            </w:r>
            <w:r>
              <w:tab/>
            </w:r>
            <w:r>
              <w:tab/>
            </w:r>
            <w:r>
              <w:t>"hzfpsl": "红字发票数量",</w:t>
            </w:r>
          </w:p>
          <w:p w14:paraId="0906DEEE">
            <w:pPr>
              <w:pStyle w:val="5"/>
              <w:bidi w:val="0"/>
            </w:pPr>
            <w:r>
              <w:tab/>
            </w:r>
            <w:r>
              <w:tab/>
            </w:r>
            <w:r>
              <w:tab/>
            </w:r>
            <w:r>
              <w:tab/>
            </w:r>
            <w:r>
              <w:tab/>
            </w:r>
            <w:r>
              <w:t>"hzfpje": "红字发票金额",</w:t>
            </w:r>
          </w:p>
          <w:p w14:paraId="5D674D58">
            <w:pPr>
              <w:pStyle w:val="5"/>
              <w:bidi w:val="0"/>
            </w:pPr>
            <w:r>
              <w:tab/>
            </w:r>
            <w:r>
              <w:tab/>
            </w:r>
            <w:r>
              <w:tab/>
            </w:r>
            <w:r>
              <w:tab/>
            </w:r>
            <w:r>
              <w:tab/>
            </w:r>
            <w:r>
              <w:t>"hzfpse": "红字发票税额"</w:t>
            </w:r>
          </w:p>
          <w:p w14:paraId="4A92A36A">
            <w:pPr>
              <w:pStyle w:val="5"/>
              <w:bidi w:val="0"/>
            </w:pPr>
            <w:r>
              <w:tab/>
            </w:r>
            <w:r>
              <w:tab/>
            </w:r>
            <w:r>
              <w:tab/>
            </w:r>
            <w:r>
              <w:tab/>
            </w:r>
            <w:r>
              <w:t>}</w:t>
            </w:r>
          </w:p>
          <w:p w14:paraId="6B5EEC4A">
            <w:pPr>
              <w:pStyle w:val="5"/>
              <w:bidi w:val="0"/>
            </w:pPr>
            <w:r>
              <w:tab/>
            </w:r>
            <w:r>
              <w:tab/>
            </w:r>
            <w:r>
              <w:tab/>
            </w:r>
            <w:r>
              <w:t>]</w:t>
            </w:r>
          </w:p>
          <w:p w14:paraId="4B9480EE">
            <w:pPr>
              <w:pStyle w:val="5"/>
              <w:bidi w:val="0"/>
            </w:pPr>
            <w:r>
              <w:tab/>
            </w:r>
            <w:r>
              <w:tab/>
            </w:r>
            <w:r>
              <w:t>}</w:t>
            </w:r>
          </w:p>
          <w:p w14:paraId="2029D875">
            <w:pPr>
              <w:pStyle w:val="5"/>
              <w:bidi w:val="0"/>
            </w:pPr>
            <w:r>
              <w:tab/>
            </w:r>
            <w:r>
              <w:t>}</w:t>
            </w:r>
          </w:p>
          <w:p w14:paraId="2FC8C125">
            <w:pPr>
              <w:pStyle w:val="5"/>
              <w:bidi w:val="0"/>
            </w:pPr>
            <w:r>
              <w:t>}</w:t>
            </w:r>
          </w:p>
        </w:tc>
      </w:tr>
    </w:tbl>
    <w:p w14:paraId="32DBC993">
      <w:pPr>
        <w:pStyle w:val="5"/>
      </w:pPr>
    </w:p>
    <w:p w14:paraId="0FA4327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A8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DDBCF1">
            <w:pPr>
              <w:pStyle w:val="5"/>
              <w:bidi w:val="0"/>
            </w:pPr>
            <w:r>
              <w:t>{</w:t>
            </w:r>
          </w:p>
          <w:p w14:paraId="0D516478">
            <w:pPr>
              <w:pStyle w:val="5"/>
              <w:bidi w:val="0"/>
            </w:pPr>
            <w:r>
              <w:tab/>
            </w:r>
            <w:r>
              <w:t>"Response":{</w:t>
            </w:r>
          </w:p>
          <w:p w14:paraId="3A63D4F6">
            <w:pPr>
              <w:pStyle w:val="5"/>
              <w:bidi w:val="0"/>
            </w:pPr>
            <w:r>
              <w:tab/>
            </w:r>
            <w:r>
              <w:tab/>
            </w:r>
            <w:r>
              <w:t>"RequestId": "16位随机数字和字母组合",</w:t>
            </w:r>
          </w:p>
          <w:p w14:paraId="432F0651">
            <w:pPr>
              <w:pStyle w:val="5"/>
              <w:bidi w:val="0"/>
            </w:pPr>
            <w:r>
              <w:tab/>
            </w:r>
            <w:r>
              <w:tab/>
            </w:r>
            <w:r>
              <w:t>"Error":{</w:t>
            </w:r>
          </w:p>
          <w:p w14:paraId="05259170">
            <w:pPr>
              <w:pStyle w:val="5"/>
              <w:bidi w:val="0"/>
            </w:pPr>
            <w:r>
              <w:tab/>
            </w:r>
            <w:r>
              <w:tab/>
            </w:r>
            <w:r>
              <w:tab/>
            </w:r>
            <w:r>
              <w:t>"Code": "01”,</w:t>
            </w:r>
          </w:p>
          <w:p w14:paraId="7765ADE3">
            <w:pPr>
              <w:pStyle w:val="5"/>
              <w:bidi w:val="0"/>
            </w:pPr>
            <w:r>
              <w:tab/>
            </w:r>
            <w:r>
              <w:tab/>
            </w:r>
            <w:r>
              <w:tab/>
            </w:r>
            <w:r>
              <w:t>"Message": "错误说明"</w:t>
            </w:r>
          </w:p>
          <w:p w14:paraId="18882BA5">
            <w:pPr>
              <w:pStyle w:val="5"/>
              <w:bidi w:val="0"/>
            </w:pPr>
            <w:r>
              <w:t>}</w:t>
            </w:r>
          </w:p>
          <w:p w14:paraId="1AEFA54A">
            <w:pPr>
              <w:pStyle w:val="5"/>
              <w:bidi w:val="0"/>
            </w:pPr>
            <w:r>
              <w:tab/>
            </w:r>
            <w:r>
              <w:t>}</w:t>
            </w:r>
          </w:p>
          <w:p w14:paraId="6F945B68">
            <w:pPr>
              <w:pStyle w:val="5"/>
              <w:bidi w:val="0"/>
            </w:pPr>
            <w:r>
              <w:t>}</w:t>
            </w:r>
          </w:p>
        </w:tc>
      </w:tr>
    </w:tbl>
    <w:p w14:paraId="60047E83">
      <w:pPr>
        <w:pStyle w:val="4"/>
        <w:widowControl/>
        <w:spacing w:beforeAutospacing="0" w:afterAutospacing="0" w:line="408" w:lineRule="auto"/>
        <w:rPr>
          <w:rFonts w:hint="default" w:ascii="Times New Roman" w:hAnsi="Times New Roman" w:eastAsia="宋体"/>
          <w:sz w:val="28"/>
          <w:szCs w:val="28"/>
          <w:lang w:val="en-US" w:eastAsia="zh-CN"/>
        </w:rPr>
      </w:pPr>
      <w:bookmarkStart w:id="524" w:name="_Toc2730"/>
      <w:bookmarkStart w:id="525" w:name="_Toc26974"/>
      <w:bookmarkStart w:id="526" w:name="_Toc15436"/>
      <w:r>
        <w:rPr>
          <w:rFonts w:hint="eastAsia" w:ascii="Times New Roman" w:hAnsi="Times New Roman"/>
          <w:sz w:val="28"/>
          <w:szCs w:val="28"/>
          <w:lang w:val="en-US" w:eastAsia="zh-CN"/>
        </w:rPr>
        <w:t>19</w:t>
      </w:r>
      <w:r>
        <w:rPr>
          <w:rFonts w:hint="default" w:ascii="Times New Roman" w:hAnsi="Times New Roman"/>
          <w:sz w:val="28"/>
          <w:szCs w:val="28"/>
        </w:rPr>
        <w:t>. 查询</w:t>
      </w:r>
      <w:r>
        <w:rPr>
          <w:rFonts w:hint="eastAsia" w:ascii="Times New Roman" w:hAnsi="Times New Roman"/>
          <w:sz w:val="28"/>
          <w:szCs w:val="28"/>
          <w:lang w:val="en-US" w:eastAsia="zh-CN"/>
        </w:rPr>
        <w:t>差额征税编码</w:t>
      </w:r>
      <w:bookmarkEnd w:id="524"/>
      <w:bookmarkEnd w:id="525"/>
      <w:bookmarkEnd w:id="526"/>
    </w:p>
    <w:p w14:paraId="7E10E042">
      <w:pPr>
        <w:pStyle w:val="6"/>
        <w:rPr>
          <w:rFonts w:ascii="Times New Roman" w:hAnsi="Times New Roman"/>
        </w:rPr>
      </w:pPr>
      <w:bookmarkStart w:id="527" w:name="_Toc22908"/>
      <w:bookmarkStart w:id="528" w:name="_Toc31752"/>
      <w:r>
        <w:rPr>
          <w:rFonts w:hint="eastAsia" w:ascii="Times New Roman" w:hAnsi="Times New Roman"/>
          <w:lang w:val="en-US" w:eastAsia="zh-CN"/>
        </w:rPr>
        <w:t>19</w:t>
      </w:r>
      <w:r>
        <w:rPr>
          <w:rFonts w:ascii="Times New Roman" w:hAnsi="Times New Roman"/>
        </w:rPr>
        <w:t>.1接口说明</w:t>
      </w:r>
      <w:bookmarkEnd w:id="527"/>
      <w:bookmarkEnd w:id="528"/>
    </w:p>
    <w:p w14:paraId="00F1BEDD">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0015C5CC">
      <w:pPr>
        <w:pStyle w:val="6"/>
        <w:rPr>
          <w:rFonts w:ascii="Times New Roman" w:hAnsi="Times New Roman"/>
        </w:rPr>
      </w:pPr>
      <w:bookmarkStart w:id="529" w:name="_Toc12597"/>
      <w:bookmarkStart w:id="530" w:name="_Toc1546"/>
      <w:r>
        <w:rPr>
          <w:rFonts w:ascii="Times New Roman" w:hAnsi="Times New Roman"/>
        </w:rPr>
        <w:t>1</w:t>
      </w:r>
      <w:r>
        <w:rPr>
          <w:rFonts w:hint="eastAsia" w:ascii="Times New Roman" w:hAnsi="Times New Roman"/>
          <w:lang w:val="en-US" w:eastAsia="zh-CN"/>
        </w:rPr>
        <w:t>9</w:t>
      </w:r>
      <w:r>
        <w:rPr>
          <w:rFonts w:ascii="Times New Roman" w:hAnsi="Times New Roman"/>
        </w:rPr>
        <w:t>.2请求方式</w:t>
      </w:r>
      <w:bookmarkEnd w:id="529"/>
      <w:bookmarkEnd w:id="530"/>
    </w:p>
    <w:p w14:paraId="23C7EF4B">
      <w:pPr>
        <w:pStyle w:val="5"/>
        <w:spacing w:before="156" w:after="156"/>
        <w:ind w:firstLine="480"/>
      </w:pPr>
      <w:r>
        <w:t>请求方式为POST</w:t>
      </w:r>
    </w:p>
    <w:p w14:paraId="6C2F9F8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033631B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44A714A">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34C45B3A">
      <w:pPr>
        <w:pStyle w:val="6"/>
        <w:rPr>
          <w:rFonts w:ascii="Times New Roman" w:hAnsi="Times New Roman"/>
        </w:rPr>
      </w:pPr>
      <w:bookmarkStart w:id="531" w:name="_Toc7808"/>
      <w:bookmarkStart w:id="532" w:name="_Toc15135"/>
      <w:r>
        <w:rPr>
          <w:rFonts w:hint="eastAsia" w:ascii="Times New Roman" w:hAnsi="Times New Roman"/>
          <w:lang w:val="en-US" w:eastAsia="zh-CN"/>
        </w:rPr>
        <w:t>19</w:t>
      </w:r>
      <w:r>
        <w:rPr>
          <w:rFonts w:ascii="Times New Roman" w:hAnsi="Times New Roman"/>
        </w:rPr>
        <w:t>.</w:t>
      </w:r>
      <w:r>
        <w:rPr>
          <w:rFonts w:hint="eastAsia" w:ascii="Times New Roman" w:hAnsi="Times New Roman"/>
          <w:lang w:val="en-US" w:eastAsia="zh-CN"/>
        </w:rPr>
        <w:t>3</w:t>
      </w:r>
      <w:r>
        <w:rPr>
          <w:rFonts w:ascii="Times New Roman" w:hAnsi="Times New Roman"/>
        </w:rPr>
        <w:t>请求参数</w:t>
      </w:r>
      <w:bookmarkEnd w:id="531"/>
      <w:bookmarkEnd w:id="532"/>
    </w:p>
    <w:p w14:paraId="06B79893">
      <w:pPr>
        <w:pStyle w:val="5"/>
      </w:pPr>
      <w:r>
        <w:t>无</w:t>
      </w:r>
    </w:p>
    <w:p w14:paraId="5CFB54A5">
      <w:pPr>
        <w:pStyle w:val="6"/>
        <w:rPr>
          <w:rFonts w:ascii="Times New Roman" w:hAnsi="Times New Roman"/>
        </w:rPr>
      </w:pPr>
      <w:bookmarkStart w:id="533" w:name="_Toc6722"/>
      <w:bookmarkStart w:id="534" w:name="_Toc29485"/>
      <w:r>
        <w:rPr>
          <w:rFonts w:hint="eastAsia" w:ascii="Times New Roman" w:hAnsi="Times New Roman"/>
          <w:lang w:val="en-US" w:eastAsia="zh-CN"/>
        </w:rPr>
        <w:t>19</w:t>
      </w:r>
      <w:r>
        <w:rPr>
          <w:rFonts w:ascii="Times New Roman" w:hAnsi="Times New Roman"/>
        </w:rPr>
        <w:t>.</w:t>
      </w:r>
      <w:r>
        <w:rPr>
          <w:rFonts w:hint="eastAsia" w:ascii="Times New Roman" w:hAnsi="Times New Roman"/>
          <w:lang w:val="en-US" w:eastAsia="zh-CN"/>
        </w:rPr>
        <w:t>4</w:t>
      </w:r>
      <w:r>
        <w:rPr>
          <w:rFonts w:ascii="Times New Roman" w:hAnsi="Times New Roman"/>
        </w:rPr>
        <w:t>请求报文示例</w:t>
      </w:r>
      <w:bookmarkEnd w:id="533"/>
      <w:bookmarkEnd w:id="53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EE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799120F">
            <w:pPr>
              <w:pStyle w:val="5"/>
              <w:bidi w:val="0"/>
            </w:pPr>
            <w:r>
              <w:t>{}</w:t>
            </w:r>
          </w:p>
        </w:tc>
      </w:tr>
    </w:tbl>
    <w:p w14:paraId="0863A253">
      <w:pPr>
        <w:pStyle w:val="6"/>
        <w:rPr>
          <w:rFonts w:ascii="Times New Roman" w:hAnsi="Times New Roman"/>
        </w:rPr>
      </w:pPr>
      <w:bookmarkStart w:id="535" w:name="_Toc29098"/>
      <w:bookmarkStart w:id="536" w:name="_Toc23204"/>
      <w:r>
        <w:rPr>
          <w:rFonts w:hint="eastAsia" w:ascii="Times New Roman" w:hAnsi="Times New Roman"/>
          <w:lang w:val="en-US" w:eastAsia="zh-CN"/>
        </w:rPr>
        <w:t>19</w:t>
      </w:r>
      <w:r>
        <w:rPr>
          <w:rFonts w:ascii="Times New Roman" w:hAnsi="Times New Roman"/>
        </w:rPr>
        <w:t>.</w:t>
      </w:r>
      <w:r>
        <w:rPr>
          <w:rFonts w:hint="eastAsia" w:ascii="Times New Roman" w:hAnsi="Times New Roman"/>
          <w:lang w:val="en-US" w:eastAsia="zh-CN"/>
        </w:rPr>
        <w:t>5</w:t>
      </w:r>
      <w:r>
        <w:rPr>
          <w:rFonts w:ascii="Times New Roman" w:hAnsi="Times New Roman"/>
        </w:rPr>
        <w:t>返回参数</w:t>
      </w:r>
      <w:bookmarkEnd w:id="535"/>
      <w:bookmarkEnd w:id="53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0B12F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45F94C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440BDB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EF1BB6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1EC08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A1A5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266E99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8D41CA">
            <w:pPr>
              <w:adjustRightInd w:val="0"/>
              <w:snapToGrid w:val="0"/>
              <w:jc w:val="center"/>
              <w:rPr>
                <w:b/>
                <w:szCs w:val="21"/>
              </w:rPr>
            </w:pPr>
            <w:r>
              <w:rPr>
                <w:b/>
                <w:szCs w:val="21"/>
              </w:rPr>
              <w:t>说明</w:t>
            </w:r>
          </w:p>
        </w:tc>
      </w:tr>
      <w:tr w14:paraId="31035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94921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F874929">
            <w:pPr>
              <w:rPr>
                <w:sz w:val="22"/>
                <w:szCs w:val="22"/>
              </w:rPr>
            </w:pPr>
            <w:r>
              <w:rPr>
                <w:sz w:val="22"/>
                <w:szCs w:val="22"/>
              </w:rPr>
              <w:t>returncode</w:t>
            </w:r>
          </w:p>
        </w:tc>
        <w:tc>
          <w:tcPr>
            <w:tcW w:w="1843" w:type="dxa"/>
            <w:noWrap w:val="0"/>
            <w:vAlign w:val="center"/>
          </w:tcPr>
          <w:p w14:paraId="6404036E">
            <w:pPr>
              <w:rPr>
                <w:sz w:val="22"/>
                <w:szCs w:val="22"/>
              </w:rPr>
            </w:pPr>
            <w:r>
              <w:rPr>
                <w:sz w:val="22"/>
                <w:szCs w:val="22"/>
              </w:rPr>
              <w:t>返回码</w:t>
            </w:r>
          </w:p>
        </w:tc>
        <w:tc>
          <w:tcPr>
            <w:tcW w:w="1276" w:type="dxa"/>
            <w:noWrap w:val="0"/>
            <w:vAlign w:val="center"/>
          </w:tcPr>
          <w:p w14:paraId="30F05CFD">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E038575">
            <w:pPr>
              <w:jc w:val="center"/>
              <w:rPr>
                <w:sz w:val="22"/>
                <w:szCs w:val="22"/>
              </w:rPr>
            </w:pPr>
            <w:r>
              <w:rPr>
                <w:sz w:val="22"/>
                <w:szCs w:val="22"/>
              </w:rPr>
              <w:t>2</w:t>
            </w:r>
          </w:p>
        </w:tc>
        <w:tc>
          <w:tcPr>
            <w:tcW w:w="708" w:type="dxa"/>
            <w:noWrap w:val="0"/>
            <w:vAlign w:val="center"/>
          </w:tcPr>
          <w:p w14:paraId="65CDACE4">
            <w:pPr>
              <w:jc w:val="center"/>
              <w:rPr>
                <w:sz w:val="22"/>
                <w:szCs w:val="22"/>
              </w:rPr>
            </w:pPr>
            <w:r>
              <w:rPr>
                <w:sz w:val="22"/>
                <w:szCs w:val="22"/>
              </w:rPr>
              <w:t>是</w:t>
            </w:r>
          </w:p>
        </w:tc>
        <w:tc>
          <w:tcPr>
            <w:tcW w:w="1560" w:type="dxa"/>
            <w:noWrap w:val="0"/>
            <w:vAlign w:val="center"/>
          </w:tcPr>
          <w:p w14:paraId="1D54B6AF">
            <w:pPr>
              <w:rPr>
                <w:sz w:val="22"/>
                <w:szCs w:val="22"/>
              </w:rPr>
            </w:pPr>
            <w:r>
              <w:rPr>
                <w:sz w:val="22"/>
                <w:szCs w:val="22"/>
              </w:rPr>
              <w:t>00：成功</w:t>
            </w:r>
          </w:p>
          <w:p w14:paraId="0498B998">
            <w:pPr>
              <w:rPr>
                <w:sz w:val="22"/>
                <w:szCs w:val="22"/>
              </w:rPr>
            </w:pPr>
            <w:r>
              <w:rPr>
                <w:sz w:val="22"/>
                <w:szCs w:val="22"/>
              </w:rPr>
              <w:t>其它：失败</w:t>
            </w:r>
          </w:p>
        </w:tc>
      </w:tr>
      <w:tr w14:paraId="6DA990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0D185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5260974">
            <w:pPr>
              <w:rPr>
                <w:sz w:val="22"/>
                <w:szCs w:val="22"/>
              </w:rPr>
            </w:pPr>
            <w:r>
              <w:rPr>
                <w:sz w:val="22"/>
                <w:szCs w:val="22"/>
              </w:rPr>
              <w:t>returnmsg</w:t>
            </w:r>
          </w:p>
        </w:tc>
        <w:tc>
          <w:tcPr>
            <w:tcW w:w="1843" w:type="dxa"/>
            <w:noWrap w:val="0"/>
            <w:vAlign w:val="center"/>
          </w:tcPr>
          <w:p w14:paraId="5482BBA5">
            <w:pPr>
              <w:rPr>
                <w:sz w:val="22"/>
                <w:szCs w:val="22"/>
              </w:rPr>
            </w:pPr>
            <w:r>
              <w:rPr>
                <w:sz w:val="22"/>
                <w:szCs w:val="22"/>
              </w:rPr>
              <w:t>返回信息</w:t>
            </w:r>
          </w:p>
        </w:tc>
        <w:tc>
          <w:tcPr>
            <w:tcW w:w="1276" w:type="dxa"/>
            <w:noWrap w:val="0"/>
            <w:vAlign w:val="center"/>
          </w:tcPr>
          <w:p w14:paraId="2C2A870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CEE7882">
            <w:pPr>
              <w:jc w:val="center"/>
              <w:rPr>
                <w:sz w:val="22"/>
                <w:szCs w:val="22"/>
              </w:rPr>
            </w:pPr>
            <w:r>
              <w:rPr>
                <w:sz w:val="22"/>
                <w:szCs w:val="22"/>
              </w:rPr>
              <w:t>2000</w:t>
            </w:r>
          </w:p>
        </w:tc>
        <w:tc>
          <w:tcPr>
            <w:tcW w:w="708" w:type="dxa"/>
            <w:noWrap w:val="0"/>
            <w:vAlign w:val="center"/>
          </w:tcPr>
          <w:p w14:paraId="514CB0A8">
            <w:pPr>
              <w:jc w:val="center"/>
              <w:rPr>
                <w:sz w:val="22"/>
                <w:szCs w:val="22"/>
              </w:rPr>
            </w:pPr>
            <w:r>
              <w:rPr>
                <w:sz w:val="22"/>
                <w:szCs w:val="22"/>
              </w:rPr>
              <w:t>否</w:t>
            </w:r>
          </w:p>
        </w:tc>
        <w:tc>
          <w:tcPr>
            <w:tcW w:w="1560" w:type="dxa"/>
            <w:noWrap w:val="0"/>
            <w:vAlign w:val="center"/>
          </w:tcPr>
          <w:p w14:paraId="57221BEE">
            <w:pPr>
              <w:rPr>
                <w:sz w:val="22"/>
                <w:szCs w:val="22"/>
              </w:rPr>
            </w:pPr>
            <w:r>
              <w:rPr>
                <w:sz w:val="22"/>
                <w:szCs w:val="22"/>
              </w:rPr>
              <w:t>错误信息说明</w:t>
            </w:r>
          </w:p>
        </w:tc>
      </w:tr>
      <w:tr w14:paraId="2CA462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35FC7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974B9C5">
            <w:pPr>
              <w:rPr>
                <w:sz w:val="22"/>
                <w:szCs w:val="22"/>
              </w:rPr>
            </w:pPr>
            <w:r>
              <w:rPr>
                <w:sz w:val="22"/>
                <w:szCs w:val="22"/>
              </w:rPr>
              <w:t>count</w:t>
            </w:r>
          </w:p>
        </w:tc>
        <w:tc>
          <w:tcPr>
            <w:tcW w:w="1843" w:type="dxa"/>
            <w:noWrap w:val="0"/>
            <w:vAlign w:val="center"/>
          </w:tcPr>
          <w:p w14:paraId="2BA5D25F">
            <w:pPr>
              <w:widowControl/>
              <w:rPr>
                <w:sz w:val="22"/>
                <w:szCs w:val="22"/>
              </w:rPr>
            </w:pPr>
            <w:r>
              <w:rPr>
                <w:sz w:val="22"/>
                <w:szCs w:val="22"/>
              </w:rPr>
              <w:t>总数量</w:t>
            </w:r>
          </w:p>
        </w:tc>
        <w:tc>
          <w:tcPr>
            <w:tcW w:w="1276" w:type="dxa"/>
            <w:noWrap w:val="0"/>
            <w:vAlign w:val="center"/>
          </w:tcPr>
          <w:p w14:paraId="7A09010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4652171">
            <w:pPr>
              <w:jc w:val="center"/>
              <w:rPr>
                <w:sz w:val="22"/>
                <w:szCs w:val="22"/>
              </w:rPr>
            </w:pPr>
            <w:r>
              <w:rPr>
                <w:sz w:val="22"/>
                <w:szCs w:val="22"/>
              </w:rPr>
              <w:t>10</w:t>
            </w:r>
          </w:p>
        </w:tc>
        <w:tc>
          <w:tcPr>
            <w:tcW w:w="708" w:type="dxa"/>
            <w:noWrap w:val="0"/>
            <w:vAlign w:val="center"/>
          </w:tcPr>
          <w:p w14:paraId="76E0F18D">
            <w:pPr>
              <w:jc w:val="center"/>
              <w:rPr>
                <w:sz w:val="22"/>
                <w:szCs w:val="22"/>
              </w:rPr>
            </w:pPr>
            <w:r>
              <w:rPr>
                <w:sz w:val="22"/>
                <w:szCs w:val="22"/>
              </w:rPr>
              <w:t>是</w:t>
            </w:r>
          </w:p>
        </w:tc>
        <w:tc>
          <w:tcPr>
            <w:tcW w:w="1560" w:type="dxa"/>
            <w:noWrap w:val="0"/>
            <w:vAlign w:val="center"/>
          </w:tcPr>
          <w:p w14:paraId="7F188303">
            <w:pPr>
              <w:rPr>
                <w:sz w:val="22"/>
                <w:szCs w:val="22"/>
              </w:rPr>
            </w:pPr>
          </w:p>
        </w:tc>
      </w:tr>
      <w:tr w14:paraId="002D8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83385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6612CAA">
            <w:pPr>
              <w:rPr>
                <w:rFonts w:hint="default" w:eastAsia="宋体"/>
                <w:sz w:val="22"/>
                <w:szCs w:val="22"/>
                <w:lang w:val="en-US" w:eastAsia="zh-CN"/>
              </w:rPr>
            </w:pPr>
            <w:bookmarkStart w:id="537" w:name="OLE_LINK68"/>
            <w:r>
              <w:rPr>
                <w:sz w:val="22"/>
                <w:szCs w:val="22"/>
              </w:rPr>
              <w:t>sphfwssflhbbm</w:t>
            </w:r>
            <w:bookmarkEnd w:id="537"/>
          </w:p>
        </w:tc>
        <w:tc>
          <w:tcPr>
            <w:tcW w:w="1843" w:type="dxa"/>
            <w:noWrap w:val="0"/>
            <w:vAlign w:val="center"/>
          </w:tcPr>
          <w:p w14:paraId="6AACDCCB">
            <w:pPr>
              <w:pStyle w:val="36"/>
              <w:jc w:val="both"/>
              <w:rPr>
                <w:rFonts w:hint="default" w:eastAsia="宋体"/>
                <w:sz w:val="22"/>
                <w:szCs w:val="22"/>
                <w:lang w:val="en-US" w:eastAsia="zh-CN"/>
              </w:rPr>
            </w:pPr>
            <w:r>
              <w:t>商品和服务税收分类合并编码</w:t>
            </w:r>
          </w:p>
        </w:tc>
        <w:tc>
          <w:tcPr>
            <w:tcW w:w="1276" w:type="dxa"/>
            <w:noWrap w:val="0"/>
            <w:vAlign w:val="center"/>
          </w:tcPr>
          <w:p w14:paraId="4B9E5D57">
            <w:pPr>
              <w:pStyle w:val="26"/>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7481D81B">
            <w:pPr>
              <w:jc w:val="center"/>
              <w:rPr>
                <w:rFonts w:hint="eastAsia" w:eastAsia="宋体"/>
                <w:kern w:val="2"/>
                <w:sz w:val="22"/>
                <w:szCs w:val="22"/>
                <w:lang w:val="en-US" w:eastAsia="zh-CN" w:bidi="ar-SA"/>
              </w:rPr>
            </w:pPr>
            <w:r>
              <w:rPr>
                <w:sz w:val="22"/>
                <w:szCs w:val="22"/>
              </w:rPr>
              <w:t>1</w:t>
            </w:r>
            <w:r>
              <w:rPr>
                <w:rFonts w:hint="eastAsia"/>
                <w:sz w:val="22"/>
                <w:szCs w:val="22"/>
                <w:lang w:val="en-US" w:eastAsia="zh-CN"/>
              </w:rPr>
              <w:t>9</w:t>
            </w:r>
          </w:p>
        </w:tc>
        <w:tc>
          <w:tcPr>
            <w:tcW w:w="708" w:type="dxa"/>
            <w:noWrap w:val="0"/>
            <w:vAlign w:val="center"/>
          </w:tcPr>
          <w:p w14:paraId="70E67DC4">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7EF69703">
            <w:pPr>
              <w:rPr>
                <w:sz w:val="22"/>
                <w:szCs w:val="22"/>
              </w:rPr>
            </w:pPr>
          </w:p>
        </w:tc>
      </w:tr>
      <w:tr w14:paraId="711360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6C600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6451F33">
            <w:pPr>
              <w:rPr>
                <w:sz w:val="22"/>
                <w:szCs w:val="22"/>
              </w:rPr>
            </w:pPr>
            <w:r>
              <w:rPr>
                <w:sz w:val="22"/>
                <w:szCs w:val="22"/>
              </w:rPr>
              <w:t>sphfwmc</w:t>
            </w:r>
          </w:p>
        </w:tc>
        <w:tc>
          <w:tcPr>
            <w:tcW w:w="1843" w:type="dxa"/>
            <w:noWrap w:val="0"/>
            <w:vAlign w:val="center"/>
          </w:tcPr>
          <w:p w14:paraId="6632020B">
            <w:pPr>
              <w:pStyle w:val="36"/>
              <w:jc w:val="both"/>
              <w:rPr>
                <w:rFonts w:hint="default" w:eastAsia="宋体"/>
                <w:lang w:val="en-US" w:eastAsia="zh-CN"/>
              </w:rPr>
            </w:pPr>
            <w:bookmarkStart w:id="538" w:name="OLE_LINK69"/>
            <w:r>
              <w:t>商品和服务名称</w:t>
            </w:r>
            <w:bookmarkEnd w:id="538"/>
          </w:p>
        </w:tc>
        <w:tc>
          <w:tcPr>
            <w:tcW w:w="1276" w:type="dxa"/>
            <w:noWrap w:val="0"/>
            <w:vAlign w:val="center"/>
          </w:tcPr>
          <w:p w14:paraId="57E9D027">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FE5689B">
            <w:pPr>
              <w:jc w:val="center"/>
              <w:rPr>
                <w:sz w:val="22"/>
                <w:szCs w:val="22"/>
              </w:rPr>
            </w:pPr>
            <w:r>
              <w:rPr>
                <w:sz w:val="22"/>
                <w:szCs w:val="22"/>
              </w:rPr>
              <w:t>150</w:t>
            </w:r>
          </w:p>
        </w:tc>
        <w:tc>
          <w:tcPr>
            <w:tcW w:w="708" w:type="dxa"/>
            <w:noWrap w:val="0"/>
            <w:vAlign w:val="center"/>
          </w:tcPr>
          <w:p w14:paraId="42F9BAD4">
            <w:pPr>
              <w:jc w:val="center"/>
              <w:rPr>
                <w:sz w:val="22"/>
                <w:szCs w:val="22"/>
              </w:rPr>
            </w:pPr>
            <w:r>
              <w:rPr>
                <w:sz w:val="22"/>
                <w:szCs w:val="22"/>
              </w:rPr>
              <w:t>是</w:t>
            </w:r>
          </w:p>
        </w:tc>
        <w:tc>
          <w:tcPr>
            <w:tcW w:w="1560" w:type="dxa"/>
            <w:noWrap w:val="0"/>
            <w:vAlign w:val="center"/>
          </w:tcPr>
          <w:p w14:paraId="3C27B081">
            <w:pPr>
              <w:rPr>
                <w:sz w:val="22"/>
                <w:szCs w:val="22"/>
              </w:rPr>
            </w:pPr>
          </w:p>
        </w:tc>
      </w:tr>
      <w:tr w14:paraId="60B7C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C90D8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65517A90">
            <w:pPr>
              <w:rPr>
                <w:sz w:val="22"/>
                <w:szCs w:val="22"/>
              </w:rPr>
            </w:pPr>
            <w:r>
              <w:rPr>
                <w:sz w:val="22"/>
                <w:szCs w:val="22"/>
              </w:rPr>
              <w:t>sphfwfljc</w:t>
            </w:r>
          </w:p>
        </w:tc>
        <w:tc>
          <w:tcPr>
            <w:tcW w:w="1843" w:type="dxa"/>
            <w:noWrap w:val="0"/>
            <w:vAlign w:val="center"/>
          </w:tcPr>
          <w:p w14:paraId="075F39B0">
            <w:pPr>
              <w:pStyle w:val="36"/>
              <w:jc w:val="both"/>
              <w:rPr>
                <w:rFonts w:hint="default" w:eastAsia="宋体"/>
                <w:lang w:val="en-US" w:eastAsia="zh-CN"/>
              </w:rPr>
            </w:pPr>
            <w:r>
              <w:t>商品和服务分类简称</w:t>
            </w:r>
          </w:p>
        </w:tc>
        <w:tc>
          <w:tcPr>
            <w:tcW w:w="1276" w:type="dxa"/>
            <w:noWrap w:val="0"/>
            <w:vAlign w:val="center"/>
          </w:tcPr>
          <w:p w14:paraId="03E09AD7">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7446BF6">
            <w:pPr>
              <w:jc w:val="center"/>
              <w:rPr>
                <w:sz w:val="22"/>
                <w:szCs w:val="22"/>
              </w:rPr>
            </w:pPr>
            <w:r>
              <w:rPr>
                <w:sz w:val="22"/>
                <w:szCs w:val="22"/>
              </w:rPr>
              <w:t>120</w:t>
            </w:r>
          </w:p>
        </w:tc>
        <w:tc>
          <w:tcPr>
            <w:tcW w:w="708" w:type="dxa"/>
            <w:noWrap w:val="0"/>
            <w:vAlign w:val="center"/>
          </w:tcPr>
          <w:p w14:paraId="5A40EB95">
            <w:pPr>
              <w:jc w:val="center"/>
              <w:rPr>
                <w:sz w:val="22"/>
                <w:szCs w:val="22"/>
              </w:rPr>
            </w:pPr>
            <w:r>
              <w:rPr>
                <w:sz w:val="22"/>
                <w:szCs w:val="22"/>
              </w:rPr>
              <w:t>是</w:t>
            </w:r>
          </w:p>
        </w:tc>
        <w:tc>
          <w:tcPr>
            <w:tcW w:w="1560" w:type="dxa"/>
            <w:noWrap w:val="0"/>
            <w:vAlign w:val="center"/>
          </w:tcPr>
          <w:p w14:paraId="5DC3DE4A">
            <w:pPr>
              <w:rPr>
                <w:sz w:val="22"/>
                <w:szCs w:val="22"/>
              </w:rPr>
            </w:pPr>
          </w:p>
        </w:tc>
      </w:tr>
      <w:tr w14:paraId="1B8542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F2F479">
            <w:pPr>
              <w:keepNext w:val="0"/>
              <w:keepLines w:val="0"/>
              <w:widowControl/>
              <w:suppressLineNumbers w:val="0"/>
              <w:jc w:val="center"/>
              <w:textAlignment w:val="center"/>
              <w:rPr>
                <w:sz w:val="22"/>
                <w:szCs w:val="22"/>
              </w:rPr>
            </w:pPr>
            <w:bookmarkStart w:id="539" w:name="OLE_LINK65" w:colFirst="3" w:colLast="6"/>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5497BFF3">
            <w:pPr>
              <w:rPr>
                <w:rFonts w:hint="default" w:eastAsia="宋体"/>
                <w:sz w:val="22"/>
                <w:szCs w:val="22"/>
                <w:lang w:val="en-US" w:eastAsia="zh-CN"/>
              </w:rPr>
            </w:pPr>
            <w:bookmarkStart w:id="540" w:name="OLE_LINK70"/>
            <w:r>
              <w:rPr>
                <w:rFonts w:hint="eastAsia"/>
                <w:sz w:val="22"/>
                <w:szCs w:val="22"/>
                <w:lang w:val="en-US" w:eastAsia="zh-CN"/>
              </w:rPr>
              <w:t>sfkycekp</w:t>
            </w:r>
            <w:bookmarkEnd w:id="540"/>
          </w:p>
        </w:tc>
        <w:tc>
          <w:tcPr>
            <w:tcW w:w="1843" w:type="dxa"/>
            <w:noWrap w:val="0"/>
            <w:vAlign w:val="center"/>
          </w:tcPr>
          <w:p w14:paraId="7548626F">
            <w:pPr>
              <w:pStyle w:val="36"/>
              <w:jc w:val="both"/>
              <w:rPr>
                <w:rFonts w:hint="default" w:eastAsia="宋体"/>
                <w:lang w:val="en-US" w:eastAsia="zh-CN"/>
              </w:rPr>
            </w:pPr>
            <w:r>
              <w:rPr>
                <w:rFonts w:hint="eastAsia"/>
                <w:lang w:val="en-US" w:eastAsia="zh-CN"/>
              </w:rPr>
              <w:t>是否可以差额开票</w:t>
            </w:r>
          </w:p>
        </w:tc>
        <w:tc>
          <w:tcPr>
            <w:tcW w:w="1276" w:type="dxa"/>
            <w:noWrap w:val="0"/>
            <w:vAlign w:val="center"/>
          </w:tcPr>
          <w:p w14:paraId="77704F79">
            <w:pPr>
              <w:pStyle w:val="26"/>
              <w:adjustRightInd w:val="0"/>
              <w:snapToGrid w:val="0"/>
              <w:rPr>
                <w:rFonts w:hint="default" w:ascii="Times New Roman" w:hAnsi="Times New Roman" w:eastAsia="宋体"/>
                <w:sz w:val="22"/>
                <w:szCs w:val="22"/>
                <w:lang w:val="en-US" w:eastAsia="zh-CN"/>
              </w:rPr>
            </w:pPr>
            <w:r>
              <w:rPr>
                <w:rFonts w:hint="eastAsia" w:ascii="Times New Roman" w:hAnsi="Times New Roman"/>
                <w:sz w:val="22"/>
                <w:szCs w:val="22"/>
                <w:lang w:val="en-US" w:eastAsia="zh-CN"/>
              </w:rPr>
              <w:t>varchar</w:t>
            </w:r>
          </w:p>
        </w:tc>
        <w:tc>
          <w:tcPr>
            <w:tcW w:w="709" w:type="dxa"/>
            <w:noWrap w:val="0"/>
            <w:vAlign w:val="center"/>
          </w:tcPr>
          <w:p w14:paraId="6D583965">
            <w:pPr>
              <w:jc w:val="center"/>
              <w:rPr>
                <w:rFonts w:hint="eastAsia" w:eastAsia="宋体"/>
                <w:sz w:val="22"/>
                <w:szCs w:val="22"/>
                <w:lang w:val="en-US" w:eastAsia="zh-CN"/>
              </w:rPr>
            </w:pPr>
            <w:r>
              <w:rPr>
                <w:rFonts w:hint="eastAsia"/>
                <w:sz w:val="22"/>
                <w:szCs w:val="22"/>
                <w:lang w:val="en-US" w:eastAsia="zh-CN"/>
              </w:rPr>
              <w:t>1</w:t>
            </w:r>
          </w:p>
        </w:tc>
        <w:tc>
          <w:tcPr>
            <w:tcW w:w="708" w:type="dxa"/>
            <w:noWrap w:val="0"/>
            <w:vAlign w:val="center"/>
          </w:tcPr>
          <w:p w14:paraId="35FF2652">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007A6A44">
            <w:pPr>
              <w:rPr>
                <w:rFonts w:hint="default" w:eastAsia="宋体"/>
                <w:sz w:val="22"/>
                <w:szCs w:val="22"/>
                <w:lang w:val="en-US" w:eastAsia="zh-CN"/>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bookmarkEnd w:id="539"/>
      <w:tr w14:paraId="4AE10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9FA4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68C6DB4F">
            <w:pPr>
              <w:rPr>
                <w:rFonts w:hint="default" w:eastAsia="宋体"/>
                <w:sz w:val="22"/>
                <w:szCs w:val="22"/>
                <w:lang w:val="en-US" w:eastAsia="zh-CN"/>
              </w:rPr>
            </w:pPr>
            <w:r>
              <w:rPr>
                <w:rFonts w:hint="eastAsia"/>
                <w:sz w:val="22"/>
                <w:szCs w:val="22"/>
                <w:lang w:val="en-US" w:eastAsia="zh-CN"/>
              </w:rPr>
              <w:t>cekpsfkykzp</w:t>
            </w:r>
          </w:p>
        </w:tc>
        <w:tc>
          <w:tcPr>
            <w:tcW w:w="1843" w:type="dxa"/>
            <w:noWrap w:val="0"/>
            <w:vAlign w:val="center"/>
          </w:tcPr>
          <w:p w14:paraId="3A8DD1EF">
            <w:pPr>
              <w:pStyle w:val="36"/>
              <w:tabs>
                <w:tab w:val="left" w:pos="578"/>
                <w:tab w:val="center" w:pos="817"/>
              </w:tabs>
              <w:jc w:val="both"/>
              <w:rPr>
                <w:rFonts w:hint="default" w:eastAsia="宋体"/>
                <w:lang w:val="en-US" w:eastAsia="zh-CN"/>
              </w:rPr>
            </w:pPr>
            <w:r>
              <w:rPr>
                <w:rFonts w:hint="eastAsia"/>
                <w:lang w:val="en-US" w:eastAsia="zh-CN"/>
              </w:rPr>
              <w:t>差额开票是否可以开专票</w:t>
            </w:r>
          </w:p>
        </w:tc>
        <w:tc>
          <w:tcPr>
            <w:tcW w:w="1276" w:type="dxa"/>
            <w:noWrap w:val="0"/>
            <w:vAlign w:val="center"/>
          </w:tcPr>
          <w:p w14:paraId="5FA66B94">
            <w:pPr>
              <w:pStyle w:val="26"/>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257B6473">
            <w:pPr>
              <w:jc w:val="center"/>
              <w:rPr>
                <w:sz w:val="22"/>
                <w:szCs w:val="22"/>
              </w:rPr>
            </w:pPr>
            <w:r>
              <w:rPr>
                <w:rFonts w:hint="eastAsia"/>
                <w:sz w:val="22"/>
                <w:szCs w:val="22"/>
                <w:lang w:val="en-US" w:eastAsia="zh-CN"/>
              </w:rPr>
              <w:t>1</w:t>
            </w:r>
          </w:p>
        </w:tc>
        <w:tc>
          <w:tcPr>
            <w:tcW w:w="708" w:type="dxa"/>
            <w:noWrap w:val="0"/>
            <w:vAlign w:val="center"/>
          </w:tcPr>
          <w:p w14:paraId="3952D36C">
            <w:pPr>
              <w:jc w:val="center"/>
              <w:rPr>
                <w:sz w:val="22"/>
                <w:szCs w:val="22"/>
              </w:rPr>
            </w:pPr>
            <w:r>
              <w:rPr>
                <w:rFonts w:hint="eastAsia"/>
                <w:sz w:val="22"/>
                <w:szCs w:val="22"/>
                <w:lang w:val="en-US" w:eastAsia="zh-CN"/>
              </w:rPr>
              <w:t>是</w:t>
            </w:r>
          </w:p>
        </w:tc>
        <w:tc>
          <w:tcPr>
            <w:tcW w:w="1560" w:type="dxa"/>
            <w:noWrap w:val="0"/>
            <w:vAlign w:val="center"/>
          </w:tcPr>
          <w:p w14:paraId="6B241CAA">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152AE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8E5B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71098AD">
            <w:pPr>
              <w:rPr>
                <w:rFonts w:hint="default" w:eastAsia="宋体"/>
                <w:sz w:val="22"/>
                <w:szCs w:val="22"/>
                <w:lang w:val="en-US" w:eastAsia="zh-CN"/>
              </w:rPr>
            </w:pPr>
            <w:r>
              <w:rPr>
                <w:rFonts w:hint="eastAsia"/>
                <w:sz w:val="22"/>
                <w:szCs w:val="22"/>
                <w:lang w:val="en-US" w:eastAsia="zh-CN"/>
              </w:rPr>
              <w:t>qekpsfkykzp</w:t>
            </w:r>
          </w:p>
        </w:tc>
        <w:tc>
          <w:tcPr>
            <w:tcW w:w="1843" w:type="dxa"/>
            <w:noWrap w:val="0"/>
            <w:vAlign w:val="center"/>
          </w:tcPr>
          <w:p w14:paraId="7799E449">
            <w:pPr>
              <w:pStyle w:val="36"/>
              <w:jc w:val="both"/>
              <w:rPr>
                <w:rFonts w:hint="default" w:eastAsia="宋体"/>
                <w:lang w:val="en-US" w:eastAsia="zh-CN"/>
              </w:rPr>
            </w:pPr>
            <w:bookmarkStart w:id="541" w:name="OLE_LINK71"/>
            <w:r>
              <w:rPr>
                <w:rFonts w:hint="eastAsia"/>
                <w:lang w:val="en-US" w:eastAsia="zh-CN"/>
              </w:rPr>
              <w:t>全额开票是否可以开专票</w:t>
            </w:r>
            <w:bookmarkEnd w:id="541"/>
          </w:p>
        </w:tc>
        <w:tc>
          <w:tcPr>
            <w:tcW w:w="1276" w:type="dxa"/>
            <w:noWrap w:val="0"/>
            <w:vAlign w:val="center"/>
          </w:tcPr>
          <w:p w14:paraId="39A883E8">
            <w:pPr>
              <w:pStyle w:val="26"/>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39DE7AD7">
            <w:pPr>
              <w:jc w:val="center"/>
              <w:rPr>
                <w:sz w:val="22"/>
                <w:szCs w:val="22"/>
              </w:rPr>
            </w:pPr>
            <w:r>
              <w:rPr>
                <w:rFonts w:hint="eastAsia"/>
                <w:sz w:val="22"/>
                <w:szCs w:val="22"/>
                <w:lang w:val="en-US" w:eastAsia="zh-CN"/>
              </w:rPr>
              <w:t>1</w:t>
            </w:r>
          </w:p>
        </w:tc>
        <w:tc>
          <w:tcPr>
            <w:tcW w:w="708" w:type="dxa"/>
            <w:noWrap w:val="0"/>
            <w:vAlign w:val="center"/>
          </w:tcPr>
          <w:p w14:paraId="300D730C">
            <w:pPr>
              <w:jc w:val="center"/>
              <w:rPr>
                <w:sz w:val="22"/>
                <w:szCs w:val="22"/>
              </w:rPr>
            </w:pPr>
            <w:r>
              <w:rPr>
                <w:rFonts w:hint="eastAsia"/>
                <w:sz w:val="22"/>
                <w:szCs w:val="22"/>
                <w:lang w:val="en-US" w:eastAsia="zh-CN"/>
              </w:rPr>
              <w:t>是</w:t>
            </w:r>
          </w:p>
        </w:tc>
        <w:tc>
          <w:tcPr>
            <w:tcW w:w="1560" w:type="dxa"/>
            <w:noWrap w:val="0"/>
            <w:vAlign w:val="center"/>
          </w:tcPr>
          <w:p w14:paraId="2476376C">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0985D1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C925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74C0ABD5">
            <w:pPr>
              <w:rPr>
                <w:rFonts w:hint="default" w:eastAsia="宋体"/>
                <w:sz w:val="22"/>
                <w:szCs w:val="22"/>
                <w:lang w:val="en-US" w:eastAsia="zh-CN"/>
              </w:rPr>
            </w:pPr>
            <w:r>
              <w:rPr>
                <w:rFonts w:hint="eastAsia"/>
                <w:sz w:val="22"/>
                <w:szCs w:val="22"/>
                <w:lang w:val="en-US" w:eastAsia="zh-CN"/>
              </w:rPr>
              <w:t>ybnsrsl</w:t>
            </w:r>
          </w:p>
        </w:tc>
        <w:tc>
          <w:tcPr>
            <w:tcW w:w="1843" w:type="dxa"/>
            <w:noWrap w:val="0"/>
            <w:vAlign w:val="center"/>
          </w:tcPr>
          <w:p w14:paraId="0F7107F1">
            <w:pPr>
              <w:pStyle w:val="36"/>
              <w:jc w:val="both"/>
              <w:rPr>
                <w:rFonts w:hint="default" w:eastAsia="宋体"/>
                <w:lang w:val="en-US" w:eastAsia="zh-CN"/>
              </w:rPr>
            </w:pPr>
            <w:r>
              <w:rPr>
                <w:rFonts w:hint="eastAsia"/>
                <w:lang w:val="en-US" w:eastAsia="zh-CN"/>
              </w:rPr>
              <w:t>一般纳税人税率</w:t>
            </w:r>
          </w:p>
        </w:tc>
        <w:tc>
          <w:tcPr>
            <w:tcW w:w="1276" w:type="dxa"/>
            <w:noWrap w:val="0"/>
            <w:vAlign w:val="center"/>
          </w:tcPr>
          <w:p w14:paraId="09EDDF4C">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789912A">
            <w:pPr>
              <w:jc w:val="center"/>
              <w:rPr>
                <w:sz w:val="22"/>
                <w:szCs w:val="22"/>
              </w:rPr>
            </w:pPr>
            <w:r>
              <w:rPr>
                <w:sz w:val="22"/>
                <w:szCs w:val="22"/>
              </w:rPr>
              <w:t>50</w:t>
            </w:r>
          </w:p>
        </w:tc>
        <w:tc>
          <w:tcPr>
            <w:tcW w:w="708" w:type="dxa"/>
            <w:noWrap w:val="0"/>
            <w:vAlign w:val="center"/>
          </w:tcPr>
          <w:p w14:paraId="62F2467E">
            <w:pPr>
              <w:jc w:val="center"/>
              <w:rPr>
                <w:sz w:val="22"/>
                <w:szCs w:val="22"/>
              </w:rPr>
            </w:pPr>
            <w:r>
              <w:rPr>
                <w:sz w:val="22"/>
                <w:szCs w:val="22"/>
              </w:rPr>
              <w:t>否</w:t>
            </w:r>
          </w:p>
        </w:tc>
        <w:tc>
          <w:tcPr>
            <w:tcW w:w="1560" w:type="dxa"/>
            <w:noWrap w:val="0"/>
            <w:vAlign w:val="center"/>
          </w:tcPr>
          <w:p w14:paraId="267BC1B3">
            <w:pPr>
              <w:rPr>
                <w:rFonts w:hint="eastAsia" w:eastAsia="宋体"/>
                <w:sz w:val="22"/>
                <w:szCs w:val="22"/>
                <w:lang w:eastAsia="zh-CN"/>
              </w:rPr>
            </w:pPr>
            <w:r>
              <w:rPr>
                <w:sz w:val="22"/>
                <w:szCs w:val="22"/>
              </w:rPr>
              <w:t>取值返回是中文顿号连接的百分数。例如3%</w:t>
            </w:r>
            <w:r>
              <w:rPr>
                <w:rFonts w:hint="eastAsia"/>
                <w:sz w:val="22"/>
                <w:szCs w:val="22"/>
                <w:lang w:eastAsia="zh-CN"/>
              </w:rPr>
              <w:t>、</w:t>
            </w:r>
            <w:r>
              <w:rPr>
                <w:sz w:val="22"/>
                <w:szCs w:val="22"/>
              </w:rPr>
              <w:t>5%</w:t>
            </w:r>
          </w:p>
        </w:tc>
      </w:tr>
      <w:tr w14:paraId="4DFDAD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FBF0D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542" w:name="OLE_LINK67" w:colFirst="3" w:colLast="5"/>
            <w:r>
              <w:rPr>
                <w:rFonts w:hint="eastAsia"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F5D82E0">
            <w:pPr>
              <w:rPr>
                <w:rFonts w:hint="default" w:eastAsia="宋体"/>
                <w:sz w:val="22"/>
                <w:szCs w:val="22"/>
                <w:lang w:val="en-US" w:eastAsia="zh-CN"/>
              </w:rPr>
            </w:pPr>
            <w:r>
              <w:rPr>
                <w:rFonts w:hint="eastAsia"/>
                <w:sz w:val="22"/>
                <w:szCs w:val="22"/>
                <w:lang w:val="en-US" w:eastAsia="zh-CN"/>
              </w:rPr>
              <w:t>ybnsrzsl</w:t>
            </w:r>
          </w:p>
        </w:tc>
        <w:tc>
          <w:tcPr>
            <w:tcW w:w="1843" w:type="dxa"/>
            <w:noWrap w:val="0"/>
            <w:vAlign w:val="center"/>
          </w:tcPr>
          <w:p w14:paraId="2D86E92C">
            <w:pPr>
              <w:pStyle w:val="36"/>
              <w:jc w:val="both"/>
              <w:rPr>
                <w:rFonts w:hint="default" w:eastAsia="宋体"/>
                <w:lang w:val="en-US" w:eastAsia="zh-CN"/>
              </w:rPr>
            </w:pPr>
            <w:r>
              <w:rPr>
                <w:rFonts w:hint="eastAsia"/>
                <w:lang w:val="en-US" w:eastAsia="zh-CN"/>
              </w:rPr>
              <w:t>一般纳税人征收率</w:t>
            </w:r>
          </w:p>
        </w:tc>
        <w:tc>
          <w:tcPr>
            <w:tcW w:w="1276" w:type="dxa"/>
            <w:noWrap w:val="0"/>
            <w:vAlign w:val="center"/>
          </w:tcPr>
          <w:p w14:paraId="6FEFC8DC">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8DB5A6E">
            <w:pPr>
              <w:jc w:val="center"/>
              <w:rPr>
                <w:sz w:val="22"/>
                <w:szCs w:val="22"/>
              </w:rPr>
            </w:pPr>
            <w:r>
              <w:rPr>
                <w:sz w:val="22"/>
                <w:szCs w:val="22"/>
              </w:rPr>
              <w:t>50</w:t>
            </w:r>
          </w:p>
        </w:tc>
        <w:tc>
          <w:tcPr>
            <w:tcW w:w="708" w:type="dxa"/>
            <w:noWrap w:val="0"/>
            <w:vAlign w:val="center"/>
          </w:tcPr>
          <w:p w14:paraId="1E89C798">
            <w:pPr>
              <w:jc w:val="center"/>
              <w:rPr>
                <w:sz w:val="22"/>
                <w:szCs w:val="22"/>
              </w:rPr>
            </w:pPr>
            <w:r>
              <w:rPr>
                <w:sz w:val="22"/>
                <w:szCs w:val="22"/>
              </w:rPr>
              <w:t>否</w:t>
            </w:r>
          </w:p>
        </w:tc>
        <w:tc>
          <w:tcPr>
            <w:tcW w:w="1560" w:type="dxa"/>
            <w:noWrap w:val="0"/>
            <w:vAlign w:val="center"/>
          </w:tcPr>
          <w:p w14:paraId="2C6C2074">
            <w:pPr>
              <w:rPr>
                <w:sz w:val="22"/>
                <w:szCs w:val="22"/>
              </w:rPr>
            </w:pPr>
          </w:p>
        </w:tc>
      </w:tr>
      <w:bookmarkEnd w:id="542"/>
      <w:tr w14:paraId="1374D3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D271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0F78BD30">
            <w:pPr>
              <w:rPr>
                <w:rFonts w:hint="default" w:eastAsia="宋体"/>
                <w:sz w:val="22"/>
                <w:szCs w:val="22"/>
                <w:lang w:val="en-US" w:eastAsia="zh-CN"/>
              </w:rPr>
            </w:pPr>
            <w:r>
              <w:rPr>
                <w:rFonts w:hint="eastAsia"/>
                <w:sz w:val="22"/>
                <w:szCs w:val="22"/>
                <w:lang w:val="en-US" w:eastAsia="zh-CN"/>
              </w:rPr>
              <w:t>xgmnsrzsl</w:t>
            </w:r>
          </w:p>
        </w:tc>
        <w:tc>
          <w:tcPr>
            <w:tcW w:w="1843" w:type="dxa"/>
            <w:noWrap w:val="0"/>
            <w:vAlign w:val="center"/>
          </w:tcPr>
          <w:p w14:paraId="52AF2DF8">
            <w:pPr>
              <w:pStyle w:val="36"/>
              <w:jc w:val="both"/>
              <w:rPr>
                <w:rFonts w:hint="default" w:eastAsia="宋体"/>
                <w:lang w:val="en-US" w:eastAsia="zh-CN"/>
              </w:rPr>
            </w:pPr>
            <w:r>
              <w:rPr>
                <w:rFonts w:hint="eastAsia"/>
                <w:lang w:val="en-US" w:eastAsia="zh-CN"/>
              </w:rPr>
              <w:t>小规模纳税人征收率</w:t>
            </w:r>
          </w:p>
        </w:tc>
        <w:tc>
          <w:tcPr>
            <w:tcW w:w="1276" w:type="dxa"/>
            <w:noWrap w:val="0"/>
            <w:vAlign w:val="center"/>
          </w:tcPr>
          <w:p w14:paraId="22EE92E4">
            <w:pPr>
              <w:pStyle w:val="26"/>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6EF0889F">
            <w:pPr>
              <w:jc w:val="center"/>
              <w:rPr>
                <w:kern w:val="2"/>
                <w:sz w:val="22"/>
                <w:szCs w:val="22"/>
                <w:lang w:val="en-US" w:eastAsia="zh-CN" w:bidi="ar-SA"/>
              </w:rPr>
            </w:pPr>
            <w:r>
              <w:rPr>
                <w:sz w:val="22"/>
                <w:szCs w:val="22"/>
              </w:rPr>
              <w:t>50</w:t>
            </w:r>
          </w:p>
        </w:tc>
        <w:tc>
          <w:tcPr>
            <w:tcW w:w="708" w:type="dxa"/>
            <w:noWrap w:val="0"/>
            <w:vAlign w:val="center"/>
          </w:tcPr>
          <w:p w14:paraId="3DD278E0">
            <w:pPr>
              <w:jc w:val="center"/>
              <w:rPr>
                <w:kern w:val="2"/>
                <w:sz w:val="22"/>
                <w:szCs w:val="22"/>
                <w:lang w:val="en-US" w:eastAsia="zh-CN" w:bidi="ar-SA"/>
              </w:rPr>
            </w:pPr>
            <w:r>
              <w:rPr>
                <w:sz w:val="22"/>
                <w:szCs w:val="22"/>
              </w:rPr>
              <w:t>否</w:t>
            </w:r>
          </w:p>
        </w:tc>
        <w:tc>
          <w:tcPr>
            <w:tcW w:w="1560" w:type="dxa"/>
            <w:noWrap w:val="0"/>
            <w:vAlign w:val="center"/>
          </w:tcPr>
          <w:p w14:paraId="5A79C42E">
            <w:pPr>
              <w:rPr>
                <w:sz w:val="22"/>
                <w:szCs w:val="22"/>
              </w:rPr>
            </w:pPr>
          </w:p>
        </w:tc>
      </w:tr>
    </w:tbl>
    <w:p w14:paraId="270CB95B">
      <w:pPr>
        <w:pStyle w:val="6"/>
        <w:rPr>
          <w:rFonts w:ascii="Times New Roman" w:hAnsi="Times New Roman"/>
        </w:rPr>
      </w:pPr>
      <w:bookmarkStart w:id="543" w:name="_Toc18967"/>
      <w:bookmarkStart w:id="544" w:name="_Toc13642"/>
      <w:r>
        <w:rPr>
          <w:rFonts w:hint="eastAsia" w:ascii="Times New Roman" w:hAnsi="Times New Roman"/>
          <w:lang w:val="en-US" w:eastAsia="zh-CN"/>
        </w:rPr>
        <w:t>19</w:t>
      </w:r>
      <w:r>
        <w:rPr>
          <w:rFonts w:ascii="Times New Roman" w:hAnsi="Times New Roman"/>
        </w:rPr>
        <w:t>.</w:t>
      </w:r>
      <w:r>
        <w:rPr>
          <w:rFonts w:hint="eastAsia" w:ascii="Times New Roman" w:hAnsi="Times New Roman"/>
          <w:lang w:val="en-US" w:eastAsia="zh-CN"/>
        </w:rPr>
        <w:t>6</w:t>
      </w:r>
      <w:r>
        <w:rPr>
          <w:rFonts w:ascii="Times New Roman" w:hAnsi="Times New Roman"/>
        </w:rPr>
        <w:t>返回报文示例</w:t>
      </w:r>
      <w:bookmarkEnd w:id="543"/>
      <w:bookmarkEnd w:id="544"/>
      <w:r>
        <w:rPr>
          <w:rFonts w:ascii="Times New Roman" w:hAnsi="Times New Roman"/>
        </w:rPr>
        <w:t xml:space="preserve"> </w:t>
      </w:r>
    </w:p>
    <w:p w14:paraId="3CF1DB9D">
      <w:pPr>
        <w:pStyle w:val="5"/>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D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9A21D6">
            <w:pPr>
              <w:pStyle w:val="5"/>
              <w:bidi w:val="0"/>
            </w:pPr>
            <w:r>
              <w:t>{</w:t>
            </w:r>
          </w:p>
          <w:p w14:paraId="299DC9A7">
            <w:pPr>
              <w:pStyle w:val="5"/>
              <w:bidi w:val="0"/>
            </w:pPr>
            <w:r>
              <w:tab/>
            </w:r>
            <w:r>
              <w:t>"Response":{</w:t>
            </w:r>
          </w:p>
          <w:p w14:paraId="2A87A1D3">
            <w:pPr>
              <w:pStyle w:val="5"/>
              <w:bidi w:val="0"/>
            </w:pPr>
            <w:r>
              <w:tab/>
            </w:r>
            <w:r>
              <w:tab/>
            </w:r>
            <w:r>
              <w:t>"RequestId": "16位随机数字和字母组合",</w:t>
            </w:r>
          </w:p>
          <w:p w14:paraId="6AD9B776">
            <w:pPr>
              <w:pStyle w:val="5"/>
              <w:bidi w:val="0"/>
            </w:pPr>
            <w:r>
              <w:tab/>
            </w:r>
            <w:r>
              <w:tab/>
            </w:r>
            <w:r>
              <w:t>"Data":{</w:t>
            </w:r>
          </w:p>
          <w:p w14:paraId="483AC7B2">
            <w:pPr>
              <w:pStyle w:val="5"/>
              <w:bidi w:val="0"/>
            </w:pPr>
            <w:r>
              <w:tab/>
            </w:r>
            <w:r>
              <w:tab/>
            </w:r>
            <w:r>
              <w:t>"returncode": "00",</w:t>
            </w:r>
          </w:p>
          <w:p w14:paraId="4C879F0A">
            <w:pPr>
              <w:pStyle w:val="5"/>
              <w:bidi w:val="0"/>
            </w:pPr>
            <w:r>
              <w:tab/>
            </w:r>
            <w:r>
              <w:tab/>
            </w:r>
            <w:r>
              <w:t>"returnmsg": "成功",</w:t>
            </w:r>
          </w:p>
          <w:p w14:paraId="3F8F9987">
            <w:pPr>
              <w:pStyle w:val="5"/>
              <w:bidi w:val="0"/>
            </w:pPr>
            <w:r>
              <w:tab/>
            </w:r>
            <w:r>
              <w:tab/>
            </w:r>
            <w:r>
              <w:tab/>
            </w:r>
            <w:r>
              <w:t>"count": "总数量",</w:t>
            </w:r>
          </w:p>
          <w:p w14:paraId="239891AB">
            <w:pPr>
              <w:pStyle w:val="5"/>
              <w:bidi w:val="0"/>
              <w:rPr>
                <w:highlight w:val="none"/>
              </w:rPr>
            </w:pPr>
            <w:r>
              <w:tab/>
            </w:r>
            <w:r>
              <w:tab/>
            </w:r>
            <w:r>
              <w:tab/>
            </w:r>
            <w:r>
              <w:rPr>
                <w:highlight w:val="none"/>
              </w:rPr>
              <w:t>"</w:t>
            </w:r>
            <w:r>
              <w:rPr>
                <w:rFonts w:hint="eastAsia"/>
                <w:highlight w:val="none"/>
                <w:lang w:val="en-US" w:eastAsia="zh-CN"/>
              </w:rPr>
              <w:t>cezs</w:t>
            </w:r>
            <w:r>
              <w:rPr>
                <w:highlight w:val="none"/>
              </w:rPr>
              <w:t>bmList": [</w:t>
            </w:r>
          </w:p>
          <w:p w14:paraId="433A2E3D">
            <w:pPr>
              <w:pStyle w:val="5"/>
              <w:bidi w:val="0"/>
            </w:pPr>
            <w:r>
              <w:tab/>
            </w:r>
            <w:r>
              <w:tab/>
            </w:r>
            <w:r>
              <w:tab/>
            </w:r>
            <w:r>
              <w:tab/>
            </w:r>
            <w:r>
              <w:t>{</w:t>
            </w:r>
          </w:p>
          <w:p w14:paraId="3B7C0E50">
            <w:pPr>
              <w:pStyle w:val="5"/>
              <w:bidi w:val="0"/>
            </w:pPr>
            <w:r>
              <w:tab/>
            </w:r>
            <w:r>
              <w:tab/>
            </w:r>
            <w:r>
              <w:tab/>
            </w:r>
            <w:r>
              <w:tab/>
            </w:r>
            <w:r>
              <w:t xml:space="preserve">   "</w:t>
            </w:r>
            <w:r>
              <w:rPr>
                <w:sz w:val="22"/>
                <w:szCs w:val="22"/>
              </w:rPr>
              <w:t>sphfwssflhbbm</w:t>
            </w:r>
            <w:r>
              <w:t>": "商品和服务税收分类合并编码",</w:t>
            </w:r>
          </w:p>
          <w:p w14:paraId="390148B6">
            <w:pPr>
              <w:pStyle w:val="5"/>
              <w:bidi w:val="0"/>
            </w:pPr>
            <w:r>
              <w:tab/>
            </w:r>
            <w:r>
              <w:tab/>
            </w:r>
            <w:r>
              <w:tab/>
            </w:r>
            <w:r>
              <w:tab/>
            </w:r>
            <w:r>
              <w:t xml:space="preserve">   "</w:t>
            </w:r>
            <w:r>
              <w:rPr>
                <w:sz w:val="22"/>
                <w:szCs w:val="22"/>
              </w:rPr>
              <w:t>sphfwmc</w:t>
            </w:r>
            <w:r>
              <w:t>": "商品和服务名称",</w:t>
            </w:r>
          </w:p>
          <w:p w14:paraId="0008B384">
            <w:pPr>
              <w:pStyle w:val="5"/>
              <w:bidi w:val="0"/>
            </w:pPr>
            <w:r>
              <w:tab/>
            </w:r>
            <w:r>
              <w:tab/>
            </w:r>
            <w:r>
              <w:tab/>
            </w:r>
            <w:r>
              <w:tab/>
            </w:r>
            <w:r>
              <w:tab/>
            </w:r>
            <w:r>
              <w:t>"</w:t>
            </w:r>
            <w:r>
              <w:rPr>
                <w:sz w:val="22"/>
                <w:szCs w:val="22"/>
              </w:rPr>
              <w:t>sphfwfljc</w:t>
            </w:r>
            <w:r>
              <w:t>": "商品和服务分类简称",</w:t>
            </w:r>
          </w:p>
          <w:p w14:paraId="516CA0A7">
            <w:pPr>
              <w:pStyle w:val="5"/>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494D7B6">
            <w:pPr>
              <w:pStyle w:val="5"/>
              <w:bidi w:val="0"/>
            </w:pPr>
            <w:r>
              <w:tab/>
            </w:r>
            <w:r>
              <w:tab/>
            </w:r>
            <w:r>
              <w:tab/>
            </w:r>
            <w:r>
              <w:tab/>
            </w:r>
            <w:r>
              <w:tab/>
            </w:r>
            <w:r>
              <w:t>"</w:t>
            </w:r>
            <w:r>
              <w:rPr>
                <w:rFonts w:hint="eastAsia"/>
                <w:sz w:val="22"/>
                <w:szCs w:val="22"/>
                <w:lang w:val="en-US" w:eastAsia="zh-CN"/>
              </w:rPr>
              <w:t>cekpsfkykzp</w:t>
            </w:r>
            <w:r>
              <w:t>": "</w:t>
            </w:r>
            <w:r>
              <w:rPr>
                <w:rFonts w:hint="eastAsia"/>
                <w:lang w:val="en-US" w:eastAsia="zh-CN"/>
              </w:rPr>
              <w:t>差额开票是否可以开专票</w:t>
            </w:r>
            <w:r>
              <w:t>",</w:t>
            </w:r>
          </w:p>
          <w:p w14:paraId="391BF9B4">
            <w:pPr>
              <w:pStyle w:val="5"/>
              <w:bidi w:val="0"/>
            </w:pPr>
            <w:r>
              <w:tab/>
            </w:r>
            <w:r>
              <w:tab/>
            </w:r>
            <w:r>
              <w:tab/>
            </w:r>
            <w:r>
              <w:tab/>
            </w:r>
            <w:r>
              <w:tab/>
            </w:r>
            <w:r>
              <w:t>"</w:t>
            </w:r>
            <w:r>
              <w:rPr>
                <w:rFonts w:hint="eastAsia"/>
                <w:sz w:val="22"/>
                <w:szCs w:val="22"/>
                <w:lang w:val="en-US" w:eastAsia="zh-CN"/>
              </w:rPr>
              <w:t>qekpsfkykzp</w:t>
            </w:r>
            <w:r>
              <w:t>": "</w:t>
            </w:r>
            <w:r>
              <w:rPr>
                <w:rFonts w:hint="eastAsia"/>
                <w:lang w:val="en-US" w:eastAsia="zh-CN"/>
              </w:rPr>
              <w:t>全额开票是否可以开专票</w:t>
            </w:r>
            <w:r>
              <w:t>",</w:t>
            </w:r>
          </w:p>
          <w:p w14:paraId="078D2A23">
            <w:pPr>
              <w:pStyle w:val="5"/>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06650E55">
            <w:pPr>
              <w:pStyle w:val="5"/>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85BB69E">
            <w:pPr>
              <w:pStyle w:val="5"/>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6843E6BD">
            <w:pPr>
              <w:pStyle w:val="5"/>
              <w:bidi w:val="0"/>
            </w:pPr>
            <w:r>
              <w:tab/>
            </w:r>
            <w:r>
              <w:tab/>
            </w:r>
            <w:r>
              <w:tab/>
            </w:r>
            <w:r>
              <w:tab/>
            </w:r>
            <w:r>
              <w:t>}</w:t>
            </w:r>
          </w:p>
          <w:p w14:paraId="26EE18F2">
            <w:pPr>
              <w:pStyle w:val="5"/>
              <w:bidi w:val="0"/>
            </w:pPr>
            <w:r>
              <w:tab/>
            </w:r>
            <w:r>
              <w:tab/>
            </w:r>
            <w:r>
              <w:tab/>
            </w:r>
            <w:r>
              <w:t>]</w:t>
            </w:r>
          </w:p>
          <w:p w14:paraId="75798D95">
            <w:pPr>
              <w:pStyle w:val="5"/>
              <w:bidi w:val="0"/>
            </w:pPr>
            <w:r>
              <w:tab/>
            </w:r>
            <w:r>
              <w:tab/>
            </w:r>
            <w:r>
              <w:t>}</w:t>
            </w:r>
          </w:p>
          <w:p w14:paraId="618BB3E5">
            <w:pPr>
              <w:pStyle w:val="5"/>
              <w:bidi w:val="0"/>
            </w:pPr>
            <w:r>
              <w:tab/>
            </w:r>
            <w:r>
              <w:t>}</w:t>
            </w:r>
          </w:p>
          <w:p w14:paraId="419608B7">
            <w:pPr>
              <w:pStyle w:val="5"/>
              <w:bidi w:val="0"/>
            </w:pPr>
            <w:r>
              <w:t>}</w:t>
            </w:r>
          </w:p>
        </w:tc>
      </w:tr>
    </w:tbl>
    <w:p w14:paraId="6A06A9A4">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79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FAE333">
            <w:pPr>
              <w:pStyle w:val="5"/>
              <w:bidi w:val="0"/>
            </w:pPr>
            <w:r>
              <w:t>{</w:t>
            </w:r>
          </w:p>
          <w:p w14:paraId="525C23C9">
            <w:pPr>
              <w:pStyle w:val="5"/>
              <w:bidi w:val="0"/>
            </w:pPr>
            <w:r>
              <w:tab/>
            </w:r>
            <w:r>
              <w:t>"Response":{</w:t>
            </w:r>
          </w:p>
          <w:p w14:paraId="0A2AA277">
            <w:pPr>
              <w:pStyle w:val="5"/>
              <w:bidi w:val="0"/>
            </w:pPr>
            <w:r>
              <w:tab/>
            </w:r>
            <w:r>
              <w:tab/>
            </w:r>
            <w:r>
              <w:t>"RequestId": "16位随机数字和字母组合",</w:t>
            </w:r>
          </w:p>
          <w:p w14:paraId="2CF7F666">
            <w:pPr>
              <w:pStyle w:val="5"/>
              <w:bidi w:val="0"/>
            </w:pPr>
            <w:r>
              <w:tab/>
            </w:r>
            <w:r>
              <w:tab/>
            </w:r>
            <w:r>
              <w:t>"Error":{</w:t>
            </w:r>
          </w:p>
          <w:p w14:paraId="6897EFAC">
            <w:pPr>
              <w:pStyle w:val="5"/>
              <w:bidi w:val="0"/>
            </w:pPr>
            <w:r>
              <w:tab/>
            </w:r>
            <w:r>
              <w:tab/>
            </w:r>
            <w:r>
              <w:tab/>
            </w:r>
            <w:r>
              <w:t>"Code": "01”,</w:t>
            </w:r>
          </w:p>
          <w:p w14:paraId="105565FB">
            <w:pPr>
              <w:pStyle w:val="5"/>
              <w:bidi w:val="0"/>
            </w:pPr>
            <w:r>
              <w:tab/>
            </w:r>
            <w:r>
              <w:tab/>
            </w:r>
            <w:r>
              <w:tab/>
            </w:r>
            <w:r>
              <w:t>"Message": "错误说明"</w:t>
            </w:r>
          </w:p>
          <w:p w14:paraId="18250F35">
            <w:pPr>
              <w:pStyle w:val="5"/>
              <w:bidi w:val="0"/>
            </w:pPr>
            <w:r>
              <w:t>}</w:t>
            </w:r>
          </w:p>
          <w:p w14:paraId="31B9A743">
            <w:pPr>
              <w:pStyle w:val="5"/>
              <w:bidi w:val="0"/>
            </w:pPr>
            <w:r>
              <w:tab/>
            </w:r>
            <w:r>
              <w:t>}</w:t>
            </w:r>
          </w:p>
          <w:p w14:paraId="63DCEB96">
            <w:pPr>
              <w:pStyle w:val="5"/>
              <w:bidi w:val="0"/>
            </w:pPr>
            <w:r>
              <w:t>}</w:t>
            </w:r>
          </w:p>
        </w:tc>
      </w:tr>
    </w:tbl>
    <w:p w14:paraId="3FF5920A">
      <w:pPr>
        <w:pStyle w:val="2"/>
        <w:rPr>
          <w:rFonts w:hint="default" w:ascii="Times New Roman" w:hAnsi="Times New Roman" w:eastAsia="宋体"/>
          <w:lang w:val="en-US" w:eastAsia="zh-CN"/>
        </w:rPr>
      </w:pPr>
      <w:bookmarkStart w:id="545" w:name="_Toc20119"/>
      <w:bookmarkStart w:id="546" w:name="_Toc27851"/>
      <w:bookmarkStart w:id="547" w:name="_Toc10449"/>
      <w:bookmarkStart w:id="548" w:name="_Toc29281"/>
      <w:r>
        <w:rPr>
          <w:rFonts w:hint="eastAsia" w:ascii="Times New Roman" w:hAnsi="Times New Roman"/>
          <w:lang w:val="en-US" w:eastAsia="zh-CN"/>
        </w:rPr>
        <w:t>六、附件</w:t>
      </w:r>
      <w:bookmarkEnd w:id="545"/>
      <w:bookmarkEnd w:id="546"/>
      <w:bookmarkEnd w:id="547"/>
      <w:bookmarkEnd w:id="548"/>
    </w:p>
    <w:p w14:paraId="4DF13DE0">
      <w:pPr>
        <w:pStyle w:val="3"/>
        <w:rPr>
          <w:rFonts w:hint="eastAsia" w:ascii="宋体" w:hAnsi="宋体" w:eastAsia="宋体" w:cs="Times New Roman"/>
          <w:lang w:val="en-US" w:eastAsia="zh-CN"/>
        </w:rPr>
      </w:pPr>
      <w:bookmarkStart w:id="549" w:name="_Toc14916"/>
      <w:bookmarkStart w:id="550" w:name="_Toc12982"/>
      <w:bookmarkStart w:id="551" w:name="_Toc27025"/>
      <w:r>
        <w:rPr>
          <w:rFonts w:hint="eastAsia" w:ascii="宋体" w:hAnsi="宋体" w:eastAsia="宋体" w:cs="Times New Roman"/>
          <w:lang w:val="en-US" w:eastAsia="zh-CN"/>
        </w:rPr>
        <w:t>（一）国籍代码表</w:t>
      </w:r>
      <w:bookmarkEnd w:id="549"/>
      <w:bookmarkEnd w:id="550"/>
      <w:bookmarkEnd w:id="551"/>
    </w:p>
    <w:tbl>
      <w:tblPr>
        <w:tblStyle w:val="27"/>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4DDDA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12A126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409AF5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3C20E8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B413C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326C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3915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3354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5BE1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604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01D8D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4C2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6A36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B7E3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CAA1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0B51C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1188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E64E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4994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8072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1C66F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EB9C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E0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F67C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B40A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7C87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9F18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D12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13F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04B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DACC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B83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EA49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DC2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1A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52FAC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97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402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59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0AE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017D6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C1F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F7A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D18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B95F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43D3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D036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FDB1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DE78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1DD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21FF2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9722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83EF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039E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B65A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5C250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322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6DF8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DC00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D37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67144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FE69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7D4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49BF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751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1896C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8B56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BDAB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C747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23B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57C68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5938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2D4A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EB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C930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2F5C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2715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2C4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2C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7689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F8B7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16E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F474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340F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8C6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38717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C83C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B5C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F8CD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FC0A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725B1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B7DD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535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DAF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BE04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0DAB1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477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F9C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74F9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5FBB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24CB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9EA8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26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4775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1E11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E314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FA8E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3BD1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2F8B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0C80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1D8E6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3ECD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E6F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0F3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221B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1A7D0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14EC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3BC2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DD9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D69A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64AA3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E05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7C07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2D15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C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2F2BC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43977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EAFF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55A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A798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57979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09EE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4B4D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6ED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B1E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45205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A0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4087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3E02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7C1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70221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41F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542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F702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92C0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0E54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163E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536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C121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05D9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107F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BCB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5B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1207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522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5416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4F73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1F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EB3A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0CFF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2A8DA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7C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C3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C60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557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72D20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3057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542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D81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922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6E6EA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756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AD30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194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62D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0C4C0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EB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F7C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3CF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195D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57579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132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76C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A04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21C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7FC37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53B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0324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86D3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BC8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3F932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DA51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80E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F39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D6B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B8FA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FA48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A4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2AAF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A55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7C6CB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2C64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5C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A1C8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2E42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48922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3BB1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3749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3E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03C7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0B1BC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1F60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4490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EA67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1633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08E6B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1AE4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3CC1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9442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92F8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3C7EA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D4CD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687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5C65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650B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3A5C5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5FC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D6F4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533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534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7686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BA18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D4E5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88FF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3EA6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0EE52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1EEF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375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264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83B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13E79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F62C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9E91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4A8A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5182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2FDB8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625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48F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CB98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652F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7EC04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F10B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EA2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24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06A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4CE2C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4144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4DB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6492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272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06B76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6B7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2C68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A11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6A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72381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B55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C319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7FE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1BB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C9B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89A4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6B7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E08B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A232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57D87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E25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130C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83F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4945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0C0D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0C3A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26A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346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3519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09635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590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76F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FC0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2CFA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54AC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9A54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59FC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0F9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9DD5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614DD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7BF2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AFC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DC7F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1ABB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7059F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CEDD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2A0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F78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5BCE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2C38B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C5BD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F3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E270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9F9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264DD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EF1B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4FE9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160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469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C18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DEE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30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B180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C349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7692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56F4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89D8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B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EC3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64461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F9B8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EDF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5AB7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24D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6A94B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CF7B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3100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1F95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5E09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71DA5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F75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D7BE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D569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46A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27FC8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7075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3968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F6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C493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1AC1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6334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D1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37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4D51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6A332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E2CA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94A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0BB2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195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05586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03D4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16B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E9F4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BA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47240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A0D0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C784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811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9804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60CE8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9CC9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FCA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794A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63C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1BA3C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181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342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CA4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7D5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1E933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A314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3E0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0AF8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FA2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53F35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9554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8E8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9A67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A2B9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5F56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73B7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58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60E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9F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6EB6B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D93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3EA8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496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600B3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AB5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C376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57A6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FB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3B4B9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568A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D51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CBEA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851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3574E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45B1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A94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521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19B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0EB97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73F4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4555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A3F7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69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45D9C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99A8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C56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87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E7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4333A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18D5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7E51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5F03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8C7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3A203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E6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A04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B10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50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54DF2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78A8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1075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516E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F792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74207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B551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86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E7F8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C27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6F7E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45FC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32C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0CC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54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327FD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624F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E80D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0A50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66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0E654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06B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AFB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87A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4A59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1607F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9F6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B7C4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CBD0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B5DC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2C11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523C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75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D76F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9C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781F5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55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ED45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CF59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A49D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B294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E8E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1D9C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D608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9A3E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4F4CB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A3CB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DE40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4E7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8C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38FD3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80D2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6927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B2AE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F31C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28599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7AF1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355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A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835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79262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B538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3AAE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63A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DF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1A334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8699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5E34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1EA6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B07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5D86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8627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C08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58D5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54C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0413C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B6C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75D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472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2CD0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55589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2250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51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8F8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13C3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04D61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9B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FE98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38C9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35A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3C9F4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1BB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3F59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EB5D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2BB1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4DB77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E7E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3F21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A1B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5358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5D74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73CE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80AA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4A79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75B8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5CAC0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481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8EC7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E6B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D233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3C6B6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19C3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D5BE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2E9D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DEC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2CBD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FA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5D58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10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A3D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4AB60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693A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A0E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11B2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E123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1F31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17E2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B772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59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838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0B2C3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B3FE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080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4D8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A3A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451C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C1A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EE54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9A03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02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459EC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153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8E9C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BB1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F695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7AA0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901B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133E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7C3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116B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68020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0CC4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425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7FE7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11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3F2C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6776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8AD4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80B4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41A3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8F55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36A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726D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988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E822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596E6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18C6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4EB6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90FB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D044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3D953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6169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B25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C1C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82B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475FA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A0BF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529E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7567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0636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5C9A2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C25A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358F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F4C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FEF6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3A78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1DD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B6C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CCD9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F43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1BB49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DDF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0C71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137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A607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554BC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AAC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43E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DDE1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33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50EF0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43B3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CDD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0585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30A1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9281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8FF8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E64E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1210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425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330A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ECA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F2E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53BE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2736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13B43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9DDE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00B4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7D39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942B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385A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7237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B04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31BB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2EE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275AC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59F4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589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7FA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4E2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5CB00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E27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6B5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37B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4B14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3B37A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87C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F90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8625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633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603F8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DE9F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21C4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6B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411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68C04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5F89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4F3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DFB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AA1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4DB54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79C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BC83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60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1648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3885D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74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7452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117A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FAE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3808A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2A7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8C8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8E4F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134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06F75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0AC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143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4E0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6AF1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3C705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D0AF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E83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E6B5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D3A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49777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4A0A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9A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C8F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8073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560BD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11A2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3DD4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73D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4B18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402D0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0A5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F7E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31F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6BD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6ED6E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3A93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2447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9F2C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2050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297B6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C758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AD9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AE0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8F2F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763A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1887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35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BB44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7E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7C05D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F01C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0E64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29C0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0836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1F6C5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7A2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D144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30AD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0B91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2556A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61C9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5949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81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7E58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1F7E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E60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D25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D57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2C79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319D2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F4B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0CDB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E243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AD87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53ED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EE85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6F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A059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D873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2AF00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C006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5E36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78E8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A018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43E8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0C9B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CD9D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9632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EA2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20D31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E294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58F1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6C6F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58E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5833F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461D5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FC76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B9D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3E9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2804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3417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D56E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F9A9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F40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747F8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1224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8EA7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ED9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451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67431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13E7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1E5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FF0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2D37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3224E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82F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161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6AB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85CC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1D582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5363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2E3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95CC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E1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6E37E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C4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42BC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8F9E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FD9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259F8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ED12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FDAD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96E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DFF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61314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F5CF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C6C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2BE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518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33E1D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484F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A3A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513D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4524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9084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2CB4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5C35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B253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ED3B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3BEE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8C66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ED04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AC63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E90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511ED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CD05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1577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A8BC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2636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7E30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13EB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D42D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1A00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AFDE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3C021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87D9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F3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121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07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43E2C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24B4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54AF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00C8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EE5B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5FCA0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E3A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1F4B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EEFB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0DB3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0B4AE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06E0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E21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1C53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C08A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5A159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AE2E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10A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2AC0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778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2D08B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51F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EB0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9C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915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31CF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79F6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4FC0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666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791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1012A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0C3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13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5338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F4A9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1E720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DC9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61E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BAC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72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7F8FB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B30D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B16D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8B7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3864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0F761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E688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0CE4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9DA0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2690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56533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7EC3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F51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AE12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BF57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3DB0E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1A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0F6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F1C2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2BC1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51D62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A4B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0A33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269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63C7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3AC80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4E18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FFE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3664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FA98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5C70B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B96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E2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580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B6E9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05745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FA8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5741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8528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69B7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51C72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33C8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AC80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5BF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59E9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70DD2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825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41E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C3B8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8300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6D1D2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911E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1AD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C2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B080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50EDD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C5C0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3354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5D23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6F3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60B04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316D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E38B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1DC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50C2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53A0D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2B24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DE3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5B0B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BD7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6FB90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BD9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E22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55D8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A51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6D7E0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0E8B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BA9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8A94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16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2A133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14F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1A91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21D4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526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7D930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894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3D64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5FD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E275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87A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242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D3E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0E3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438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76771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BB3C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AC01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C67C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440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7115A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6B0E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F0F4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6466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9D43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20871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9FED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D5AA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C3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57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63627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9C9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341E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2F64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1740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752FF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6C75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BFBA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DBD5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13A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268DA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1D82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F73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E100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D89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7C84F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D675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1E5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14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FB6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7A52B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61E8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554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D77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44E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67E0C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655D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726E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CA9C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ED6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5D53F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6FB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7549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839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23B6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58B1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FC4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9D26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692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1471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198D5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9D75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69C4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EE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1DD3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1DBA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2EE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200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6BC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29E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6AD2E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4F5D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E7B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220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20D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5C9BA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9F7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391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2DCD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5958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41857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622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15D7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CC8C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B291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2ADBF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8E45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2472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5571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0CDF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D0B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0CE4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8E01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47BA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8904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4FF2E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7E68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1351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BD16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A2F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681A2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658D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6B2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6679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CB2E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5597C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76E7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445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69C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F99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1BFFD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3AFD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7A8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1CDB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14D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693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DEBF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EA18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BB1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FA5C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1283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DFC1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BEE2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A9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28B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A120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BE4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0831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2B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B348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683C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5F9A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9C9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7F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9DFF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202E3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0498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E172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8F45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013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77043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6AD5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EDD1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D290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8F24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25EF0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3F9D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36C1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61D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26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0A7A5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8829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2B85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76C5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77D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2C2D6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12C6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2F4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234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10AA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2C55D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4977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F47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327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F41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5DEAB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6688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ECF4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121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3DBC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16278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1DEC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6CB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021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BB0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4317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6603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D29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08DD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5EB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3EB75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2B8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E14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0CE0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7138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0D81A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FE69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5948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4EB1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10A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3F201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B9B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EDF0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3BCC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2DB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24156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37B5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5022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913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D98A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2FC2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E191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CFAE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10C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A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50463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05A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B0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514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DE4B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31EC7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BC8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A54C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A2F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2586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6A5B1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4736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688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B8D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34A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1C0D7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6944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967A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A7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AB74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43492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BE82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636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2D8E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C8C5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5B61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68E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1AB2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01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FB6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4CE90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7272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D3B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BC9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29E3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0F2EF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0CDC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3FE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4AED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787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60EF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D601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AA63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EF6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26F9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487E8F06">
      <w:pPr>
        <w:pStyle w:val="5"/>
        <w:ind w:left="0" w:leftChars="0" w:firstLine="0" w:firstLineChars="0"/>
      </w:pPr>
    </w:p>
    <w:p w14:paraId="7B2AE6D8">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F103E">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EDAC3E">
                          <w:pPr>
                            <w:pStyle w:val="18"/>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2EEDAC3E">
                    <w:pPr>
                      <w:pStyle w:val="18"/>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342A4"/>
    <w:multiLevelType w:val="singleLevel"/>
    <w:tmpl w:val="4CD342A4"/>
    <w:lvl w:ilvl="0" w:tentative="0">
      <w:start w:val="5"/>
      <w:numFmt w:val="chineseCounting"/>
      <w:suff w:val="nothing"/>
      <w:lvlText w:val="%1、"/>
      <w:lvlJc w:val="left"/>
      <w:rPr>
        <w:rFonts w:hint="eastAsia"/>
      </w:rPr>
    </w:lvl>
  </w:abstractNum>
  <w:abstractNum w:abstractNumId="1">
    <w:nsid w:val="4E61125A"/>
    <w:multiLevelType w:val="multilevel"/>
    <w:tmpl w:val="4E61125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33158F"/>
    <w:rsid w:val="00335311"/>
    <w:rsid w:val="003D6656"/>
    <w:rsid w:val="004672B9"/>
    <w:rsid w:val="00490B57"/>
    <w:rsid w:val="004D337F"/>
    <w:rsid w:val="004D758B"/>
    <w:rsid w:val="0062441A"/>
    <w:rsid w:val="006453D2"/>
    <w:rsid w:val="00645991"/>
    <w:rsid w:val="006559F1"/>
    <w:rsid w:val="006B093B"/>
    <w:rsid w:val="007868C7"/>
    <w:rsid w:val="007D21F0"/>
    <w:rsid w:val="0081013C"/>
    <w:rsid w:val="008276C5"/>
    <w:rsid w:val="008B373D"/>
    <w:rsid w:val="008C71A7"/>
    <w:rsid w:val="00A72756"/>
    <w:rsid w:val="00AC2267"/>
    <w:rsid w:val="00B16393"/>
    <w:rsid w:val="00BD5A1C"/>
    <w:rsid w:val="00C0153A"/>
    <w:rsid w:val="00C050C1"/>
    <w:rsid w:val="00C76E43"/>
    <w:rsid w:val="00CC04A1"/>
    <w:rsid w:val="00CD3440"/>
    <w:rsid w:val="00D05B05"/>
    <w:rsid w:val="00D42B17"/>
    <w:rsid w:val="00D94BC2"/>
    <w:rsid w:val="00DF08B9"/>
    <w:rsid w:val="00E478E4"/>
    <w:rsid w:val="00E722C1"/>
    <w:rsid w:val="00EC7921"/>
    <w:rsid w:val="00ED434C"/>
    <w:rsid w:val="00EF19A5"/>
    <w:rsid w:val="014E430B"/>
    <w:rsid w:val="01897336"/>
    <w:rsid w:val="01E7687A"/>
    <w:rsid w:val="0270061D"/>
    <w:rsid w:val="02911969"/>
    <w:rsid w:val="036A1684"/>
    <w:rsid w:val="036B4EE3"/>
    <w:rsid w:val="037E1EA3"/>
    <w:rsid w:val="039A03DD"/>
    <w:rsid w:val="04414541"/>
    <w:rsid w:val="044206BF"/>
    <w:rsid w:val="044F0706"/>
    <w:rsid w:val="045A1585"/>
    <w:rsid w:val="046B610C"/>
    <w:rsid w:val="04AA25A9"/>
    <w:rsid w:val="04D62ACD"/>
    <w:rsid w:val="04ED41A7"/>
    <w:rsid w:val="05257DE5"/>
    <w:rsid w:val="056519E4"/>
    <w:rsid w:val="05706B86"/>
    <w:rsid w:val="05DC1947"/>
    <w:rsid w:val="05ED4138"/>
    <w:rsid w:val="05F41565"/>
    <w:rsid w:val="061536FE"/>
    <w:rsid w:val="067B3A34"/>
    <w:rsid w:val="06AB60C8"/>
    <w:rsid w:val="06CC57F7"/>
    <w:rsid w:val="070E01E7"/>
    <w:rsid w:val="079E202E"/>
    <w:rsid w:val="07D0072F"/>
    <w:rsid w:val="08233C35"/>
    <w:rsid w:val="084762C4"/>
    <w:rsid w:val="08A2799E"/>
    <w:rsid w:val="08B66FA6"/>
    <w:rsid w:val="08BB5B99"/>
    <w:rsid w:val="09086696"/>
    <w:rsid w:val="09246605"/>
    <w:rsid w:val="093C56FD"/>
    <w:rsid w:val="097A3A75"/>
    <w:rsid w:val="0A9B6646"/>
    <w:rsid w:val="0AA82DB7"/>
    <w:rsid w:val="0ABF0394"/>
    <w:rsid w:val="0AE61DC4"/>
    <w:rsid w:val="0AFB3396"/>
    <w:rsid w:val="0B126A1A"/>
    <w:rsid w:val="0B4C2AC0"/>
    <w:rsid w:val="0BE75801"/>
    <w:rsid w:val="0BE913F8"/>
    <w:rsid w:val="0BFC4F30"/>
    <w:rsid w:val="0C0369A6"/>
    <w:rsid w:val="0CB028B3"/>
    <w:rsid w:val="0CEE4E66"/>
    <w:rsid w:val="0CFF4026"/>
    <w:rsid w:val="0D4C403E"/>
    <w:rsid w:val="0D8238FA"/>
    <w:rsid w:val="0D892EDB"/>
    <w:rsid w:val="0DC04A1E"/>
    <w:rsid w:val="0E1A1D85"/>
    <w:rsid w:val="0E3A41D5"/>
    <w:rsid w:val="0E5908CF"/>
    <w:rsid w:val="0ED63EFE"/>
    <w:rsid w:val="0ED975DA"/>
    <w:rsid w:val="0F3A26DF"/>
    <w:rsid w:val="0F831A33"/>
    <w:rsid w:val="0FB877EE"/>
    <w:rsid w:val="10611EED"/>
    <w:rsid w:val="107F0203"/>
    <w:rsid w:val="10DD7042"/>
    <w:rsid w:val="10EC7A09"/>
    <w:rsid w:val="11205904"/>
    <w:rsid w:val="11645DAD"/>
    <w:rsid w:val="11991213"/>
    <w:rsid w:val="11BA18B5"/>
    <w:rsid w:val="120B60A4"/>
    <w:rsid w:val="122F7CB8"/>
    <w:rsid w:val="126A7995"/>
    <w:rsid w:val="12E8299F"/>
    <w:rsid w:val="136C6AF6"/>
    <w:rsid w:val="13AB3BAB"/>
    <w:rsid w:val="13B721AF"/>
    <w:rsid w:val="13C609E5"/>
    <w:rsid w:val="13DD7ADC"/>
    <w:rsid w:val="13FD3CDB"/>
    <w:rsid w:val="142C0E87"/>
    <w:rsid w:val="14321505"/>
    <w:rsid w:val="14466E74"/>
    <w:rsid w:val="144E09DA"/>
    <w:rsid w:val="145204CA"/>
    <w:rsid w:val="14830684"/>
    <w:rsid w:val="14841FAC"/>
    <w:rsid w:val="14E31122"/>
    <w:rsid w:val="14FF000B"/>
    <w:rsid w:val="1538665F"/>
    <w:rsid w:val="155B515D"/>
    <w:rsid w:val="15D867AD"/>
    <w:rsid w:val="16096967"/>
    <w:rsid w:val="161C6EEA"/>
    <w:rsid w:val="16DA1B0D"/>
    <w:rsid w:val="16E0325E"/>
    <w:rsid w:val="170302C5"/>
    <w:rsid w:val="17050611"/>
    <w:rsid w:val="171242DF"/>
    <w:rsid w:val="17400AAE"/>
    <w:rsid w:val="17571954"/>
    <w:rsid w:val="17604CAC"/>
    <w:rsid w:val="179E3A27"/>
    <w:rsid w:val="17C90AA4"/>
    <w:rsid w:val="17D66D1D"/>
    <w:rsid w:val="1810194F"/>
    <w:rsid w:val="181A30AD"/>
    <w:rsid w:val="184278FC"/>
    <w:rsid w:val="188A104D"/>
    <w:rsid w:val="18CE231B"/>
    <w:rsid w:val="190E41F2"/>
    <w:rsid w:val="19187C8F"/>
    <w:rsid w:val="191915B7"/>
    <w:rsid w:val="194A37B8"/>
    <w:rsid w:val="196F567B"/>
    <w:rsid w:val="19CE17F2"/>
    <w:rsid w:val="19F133AF"/>
    <w:rsid w:val="1A8678B7"/>
    <w:rsid w:val="1AF06347"/>
    <w:rsid w:val="1B430B6D"/>
    <w:rsid w:val="1B9D286D"/>
    <w:rsid w:val="1BEC2FB3"/>
    <w:rsid w:val="1C314E69"/>
    <w:rsid w:val="1C632C30"/>
    <w:rsid w:val="1CB7300B"/>
    <w:rsid w:val="1CF245F9"/>
    <w:rsid w:val="1CF55E97"/>
    <w:rsid w:val="1D2C3EF7"/>
    <w:rsid w:val="1D537451"/>
    <w:rsid w:val="1D70292B"/>
    <w:rsid w:val="1D9A7082"/>
    <w:rsid w:val="1DE5415D"/>
    <w:rsid w:val="1E085F73"/>
    <w:rsid w:val="1E432C32"/>
    <w:rsid w:val="1E671D9E"/>
    <w:rsid w:val="1EDE250D"/>
    <w:rsid w:val="1F1840BF"/>
    <w:rsid w:val="1F682F93"/>
    <w:rsid w:val="1F943261"/>
    <w:rsid w:val="1FA23CCB"/>
    <w:rsid w:val="1FB57B5F"/>
    <w:rsid w:val="1FCD20D9"/>
    <w:rsid w:val="208C618C"/>
    <w:rsid w:val="209239FD"/>
    <w:rsid w:val="20EB036D"/>
    <w:rsid w:val="20EF3E64"/>
    <w:rsid w:val="20F72930"/>
    <w:rsid w:val="21517336"/>
    <w:rsid w:val="217F6A87"/>
    <w:rsid w:val="2213068E"/>
    <w:rsid w:val="221A0039"/>
    <w:rsid w:val="22291D9A"/>
    <w:rsid w:val="228A4CB8"/>
    <w:rsid w:val="22B934C3"/>
    <w:rsid w:val="22E83DA8"/>
    <w:rsid w:val="23024E6A"/>
    <w:rsid w:val="23035383"/>
    <w:rsid w:val="232B398F"/>
    <w:rsid w:val="23333275"/>
    <w:rsid w:val="2339533F"/>
    <w:rsid w:val="236A3024"/>
    <w:rsid w:val="23DA5DE6"/>
    <w:rsid w:val="240510B5"/>
    <w:rsid w:val="241120F6"/>
    <w:rsid w:val="24266D3C"/>
    <w:rsid w:val="245F1FA9"/>
    <w:rsid w:val="246B6832"/>
    <w:rsid w:val="249A1102"/>
    <w:rsid w:val="24E52C95"/>
    <w:rsid w:val="24EA1D69"/>
    <w:rsid w:val="2500362B"/>
    <w:rsid w:val="25157860"/>
    <w:rsid w:val="251D5F8B"/>
    <w:rsid w:val="256F255E"/>
    <w:rsid w:val="25AF2C11"/>
    <w:rsid w:val="25B85CB3"/>
    <w:rsid w:val="26302B7A"/>
    <w:rsid w:val="26306F3F"/>
    <w:rsid w:val="264B2FCC"/>
    <w:rsid w:val="265E4AAD"/>
    <w:rsid w:val="26640061"/>
    <w:rsid w:val="26892FA8"/>
    <w:rsid w:val="27103434"/>
    <w:rsid w:val="282C04B0"/>
    <w:rsid w:val="28546167"/>
    <w:rsid w:val="28AC78E8"/>
    <w:rsid w:val="28D50D7E"/>
    <w:rsid w:val="292B01C4"/>
    <w:rsid w:val="29565F0F"/>
    <w:rsid w:val="29945F0B"/>
    <w:rsid w:val="29A7676B"/>
    <w:rsid w:val="29BF5862"/>
    <w:rsid w:val="29C25288"/>
    <w:rsid w:val="29D41A99"/>
    <w:rsid w:val="29ED7295"/>
    <w:rsid w:val="2A0A2D26"/>
    <w:rsid w:val="2A164EE7"/>
    <w:rsid w:val="2A71703B"/>
    <w:rsid w:val="2A934B97"/>
    <w:rsid w:val="2ABE3D6C"/>
    <w:rsid w:val="2B013C59"/>
    <w:rsid w:val="2B21021B"/>
    <w:rsid w:val="2B44326C"/>
    <w:rsid w:val="2B695844"/>
    <w:rsid w:val="2C373B14"/>
    <w:rsid w:val="2C424529"/>
    <w:rsid w:val="2C6C2C90"/>
    <w:rsid w:val="2CB371D5"/>
    <w:rsid w:val="2CC633AC"/>
    <w:rsid w:val="2CEA7A9F"/>
    <w:rsid w:val="2CEB2E12"/>
    <w:rsid w:val="2D142B91"/>
    <w:rsid w:val="2D6A1F89"/>
    <w:rsid w:val="2DE0049D"/>
    <w:rsid w:val="2E027569"/>
    <w:rsid w:val="2E0315E6"/>
    <w:rsid w:val="2F302D5E"/>
    <w:rsid w:val="2F911A4F"/>
    <w:rsid w:val="2FCB4C42"/>
    <w:rsid w:val="30437BE6"/>
    <w:rsid w:val="30D30D4E"/>
    <w:rsid w:val="3159149B"/>
    <w:rsid w:val="31BB7129"/>
    <w:rsid w:val="320F4EAD"/>
    <w:rsid w:val="32350A84"/>
    <w:rsid w:val="3293359D"/>
    <w:rsid w:val="32AC4DF2"/>
    <w:rsid w:val="32C12EB2"/>
    <w:rsid w:val="32D65424"/>
    <w:rsid w:val="32F10A57"/>
    <w:rsid w:val="33647D9E"/>
    <w:rsid w:val="3369683F"/>
    <w:rsid w:val="33871F44"/>
    <w:rsid w:val="339F43BE"/>
    <w:rsid w:val="34147A72"/>
    <w:rsid w:val="341E3ACD"/>
    <w:rsid w:val="344352E2"/>
    <w:rsid w:val="34727975"/>
    <w:rsid w:val="34732D57"/>
    <w:rsid w:val="348970B6"/>
    <w:rsid w:val="34E44E5D"/>
    <w:rsid w:val="351D1FD7"/>
    <w:rsid w:val="354D466A"/>
    <w:rsid w:val="358F4C83"/>
    <w:rsid w:val="35DC667B"/>
    <w:rsid w:val="35E14DB3"/>
    <w:rsid w:val="366B7EF7"/>
    <w:rsid w:val="36E20DE2"/>
    <w:rsid w:val="36E63683"/>
    <w:rsid w:val="371D62BE"/>
    <w:rsid w:val="37403D5B"/>
    <w:rsid w:val="376D4DF8"/>
    <w:rsid w:val="378400EB"/>
    <w:rsid w:val="37C36E66"/>
    <w:rsid w:val="37D901A9"/>
    <w:rsid w:val="38195D27"/>
    <w:rsid w:val="387A75C4"/>
    <w:rsid w:val="38BC7FEF"/>
    <w:rsid w:val="38BE762D"/>
    <w:rsid w:val="396D334C"/>
    <w:rsid w:val="39745735"/>
    <w:rsid w:val="39A33BCD"/>
    <w:rsid w:val="39D92970"/>
    <w:rsid w:val="3A195655"/>
    <w:rsid w:val="3A226CA2"/>
    <w:rsid w:val="3B653D90"/>
    <w:rsid w:val="3BBF7B02"/>
    <w:rsid w:val="3BFD221A"/>
    <w:rsid w:val="3C016640"/>
    <w:rsid w:val="3C18220B"/>
    <w:rsid w:val="3C543E3F"/>
    <w:rsid w:val="3C7C5955"/>
    <w:rsid w:val="3C8E5992"/>
    <w:rsid w:val="3CF60A68"/>
    <w:rsid w:val="3CF74593"/>
    <w:rsid w:val="3D0531E3"/>
    <w:rsid w:val="3D160007"/>
    <w:rsid w:val="3D7B5AED"/>
    <w:rsid w:val="3D7E6B9E"/>
    <w:rsid w:val="3DE511B8"/>
    <w:rsid w:val="3E13220D"/>
    <w:rsid w:val="3E233948"/>
    <w:rsid w:val="3E66679D"/>
    <w:rsid w:val="3E7C5153"/>
    <w:rsid w:val="3E8054C5"/>
    <w:rsid w:val="3E8A248B"/>
    <w:rsid w:val="3E941E86"/>
    <w:rsid w:val="3E98612E"/>
    <w:rsid w:val="3EC15781"/>
    <w:rsid w:val="3EF87207"/>
    <w:rsid w:val="3F033FEC"/>
    <w:rsid w:val="3F0B60DD"/>
    <w:rsid w:val="3F4C5993"/>
    <w:rsid w:val="3F863BD5"/>
    <w:rsid w:val="3F9D1D4A"/>
    <w:rsid w:val="400D3D09"/>
    <w:rsid w:val="405006D8"/>
    <w:rsid w:val="40C27B4A"/>
    <w:rsid w:val="40E35095"/>
    <w:rsid w:val="40F938F8"/>
    <w:rsid w:val="411045B3"/>
    <w:rsid w:val="41596145"/>
    <w:rsid w:val="418B6ED6"/>
    <w:rsid w:val="41BA303A"/>
    <w:rsid w:val="41D30796"/>
    <w:rsid w:val="420C765B"/>
    <w:rsid w:val="420F7134"/>
    <w:rsid w:val="42334BE8"/>
    <w:rsid w:val="42471F1B"/>
    <w:rsid w:val="425C2942"/>
    <w:rsid w:val="4271167E"/>
    <w:rsid w:val="42F50AB7"/>
    <w:rsid w:val="43262C83"/>
    <w:rsid w:val="434531F2"/>
    <w:rsid w:val="435B2648"/>
    <w:rsid w:val="43936D38"/>
    <w:rsid w:val="43E4263E"/>
    <w:rsid w:val="43E70FD1"/>
    <w:rsid w:val="43EB3DE5"/>
    <w:rsid w:val="44626203"/>
    <w:rsid w:val="447E224F"/>
    <w:rsid w:val="45317DF5"/>
    <w:rsid w:val="453F5D71"/>
    <w:rsid w:val="458863C4"/>
    <w:rsid w:val="45C176EA"/>
    <w:rsid w:val="45E664F5"/>
    <w:rsid w:val="460F14C8"/>
    <w:rsid w:val="46592743"/>
    <w:rsid w:val="465F41FD"/>
    <w:rsid w:val="466B7825"/>
    <w:rsid w:val="46827EEC"/>
    <w:rsid w:val="468E6891"/>
    <w:rsid w:val="472D2F06"/>
    <w:rsid w:val="47D72EAC"/>
    <w:rsid w:val="47E417A0"/>
    <w:rsid w:val="484F669B"/>
    <w:rsid w:val="4877085B"/>
    <w:rsid w:val="48B97351"/>
    <w:rsid w:val="48CA3479"/>
    <w:rsid w:val="49494CF1"/>
    <w:rsid w:val="495557C8"/>
    <w:rsid w:val="49773081"/>
    <w:rsid w:val="49971F00"/>
    <w:rsid w:val="49B760FE"/>
    <w:rsid w:val="49F64E79"/>
    <w:rsid w:val="4A2F3EE7"/>
    <w:rsid w:val="4AD14F9E"/>
    <w:rsid w:val="4B201A81"/>
    <w:rsid w:val="4B213DE0"/>
    <w:rsid w:val="4B241572"/>
    <w:rsid w:val="4B5E0BC0"/>
    <w:rsid w:val="4B747061"/>
    <w:rsid w:val="4BB15C1C"/>
    <w:rsid w:val="4C6630E6"/>
    <w:rsid w:val="4C6C6C38"/>
    <w:rsid w:val="4C871DB8"/>
    <w:rsid w:val="4CAD48E8"/>
    <w:rsid w:val="4CDE39A2"/>
    <w:rsid w:val="4D970721"/>
    <w:rsid w:val="4DAE15C6"/>
    <w:rsid w:val="4DB27309"/>
    <w:rsid w:val="4DB82445"/>
    <w:rsid w:val="4E681A42"/>
    <w:rsid w:val="4EBE7848"/>
    <w:rsid w:val="4EC372F3"/>
    <w:rsid w:val="4F132441"/>
    <w:rsid w:val="4F2719C3"/>
    <w:rsid w:val="4F4D1604"/>
    <w:rsid w:val="4F78787E"/>
    <w:rsid w:val="4F7F146C"/>
    <w:rsid w:val="4F892C9C"/>
    <w:rsid w:val="4FE11CAB"/>
    <w:rsid w:val="4FEF33B0"/>
    <w:rsid w:val="4FF5656B"/>
    <w:rsid w:val="50090E9D"/>
    <w:rsid w:val="502B14CA"/>
    <w:rsid w:val="505225BB"/>
    <w:rsid w:val="50B036D0"/>
    <w:rsid w:val="50BD08AF"/>
    <w:rsid w:val="50D13784"/>
    <w:rsid w:val="50E20EB9"/>
    <w:rsid w:val="518C60C3"/>
    <w:rsid w:val="5190553F"/>
    <w:rsid w:val="51994704"/>
    <w:rsid w:val="51D06BB1"/>
    <w:rsid w:val="51F06651"/>
    <w:rsid w:val="52181704"/>
    <w:rsid w:val="52794C2F"/>
    <w:rsid w:val="52911BE2"/>
    <w:rsid w:val="52C8143C"/>
    <w:rsid w:val="52D27B05"/>
    <w:rsid w:val="535451F4"/>
    <w:rsid w:val="53582700"/>
    <w:rsid w:val="536B1D66"/>
    <w:rsid w:val="538E6122"/>
    <w:rsid w:val="53947EF0"/>
    <w:rsid w:val="539C0F78"/>
    <w:rsid w:val="53F57F4F"/>
    <w:rsid w:val="53F62028"/>
    <w:rsid w:val="54546F7E"/>
    <w:rsid w:val="545D1F1A"/>
    <w:rsid w:val="5472334E"/>
    <w:rsid w:val="54EB3100"/>
    <w:rsid w:val="54FE2737"/>
    <w:rsid w:val="550D12C8"/>
    <w:rsid w:val="55730CEF"/>
    <w:rsid w:val="55A559A5"/>
    <w:rsid w:val="55B61960"/>
    <w:rsid w:val="5613290E"/>
    <w:rsid w:val="56903F5F"/>
    <w:rsid w:val="56952BF4"/>
    <w:rsid w:val="56A95021"/>
    <w:rsid w:val="56C836F9"/>
    <w:rsid w:val="582E1C82"/>
    <w:rsid w:val="589D3A33"/>
    <w:rsid w:val="58C44394"/>
    <w:rsid w:val="58CA6572"/>
    <w:rsid w:val="59091DA7"/>
    <w:rsid w:val="59320188"/>
    <w:rsid w:val="594F1433"/>
    <w:rsid w:val="59517C74"/>
    <w:rsid w:val="597F36F0"/>
    <w:rsid w:val="59CE1713"/>
    <w:rsid w:val="59E60762"/>
    <w:rsid w:val="5A3D7F5A"/>
    <w:rsid w:val="5A557999"/>
    <w:rsid w:val="5A762282"/>
    <w:rsid w:val="5A783688"/>
    <w:rsid w:val="5A7B2AD5"/>
    <w:rsid w:val="5A80600F"/>
    <w:rsid w:val="5AB24283"/>
    <w:rsid w:val="5ABC17C7"/>
    <w:rsid w:val="5B4B48F9"/>
    <w:rsid w:val="5BC30933"/>
    <w:rsid w:val="5BF81216"/>
    <w:rsid w:val="5C5E664C"/>
    <w:rsid w:val="5CB27795"/>
    <w:rsid w:val="5CB36BF9"/>
    <w:rsid w:val="5D2064AB"/>
    <w:rsid w:val="5D3C6DCD"/>
    <w:rsid w:val="5DB11994"/>
    <w:rsid w:val="5DD441B7"/>
    <w:rsid w:val="5DD44B77"/>
    <w:rsid w:val="5DDC5CDC"/>
    <w:rsid w:val="5E0F1359"/>
    <w:rsid w:val="5E3F59F7"/>
    <w:rsid w:val="5E7A4A1F"/>
    <w:rsid w:val="5E8C0AFA"/>
    <w:rsid w:val="5EB36FDB"/>
    <w:rsid w:val="5F2931A3"/>
    <w:rsid w:val="5F4D1265"/>
    <w:rsid w:val="5F671E40"/>
    <w:rsid w:val="5F8C6467"/>
    <w:rsid w:val="5FB3234B"/>
    <w:rsid w:val="5FDC6467"/>
    <w:rsid w:val="5FE33352"/>
    <w:rsid w:val="601E25DC"/>
    <w:rsid w:val="601E43D6"/>
    <w:rsid w:val="60296396"/>
    <w:rsid w:val="606D5311"/>
    <w:rsid w:val="60A725D1"/>
    <w:rsid w:val="60B25EA6"/>
    <w:rsid w:val="60DB5818"/>
    <w:rsid w:val="60EF52F0"/>
    <w:rsid w:val="60F33B13"/>
    <w:rsid w:val="6117268C"/>
    <w:rsid w:val="618B24D0"/>
    <w:rsid w:val="61BC20AC"/>
    <w:rsid w:val="62205A89"/>
    <w:rsid w:val="628F20DB"/>
    <w:rsid w:val="62960B4F"/>
    <w:rsid w:val="62A104EB"/>
    <w:rsid w:val="62B24DD3"/>
    <w:rsid w:val="62FA7D65"/>
    <w:rsid w:val="634342D2"/>
    <w:rsid w:val="638C2AC4"/>
    <w:rsid w:val="63966029"/>
    <w:rsid w:val="63C416EC"/>
    <w:rsid w:val="64027AD6"/>
    <w:rsid w:val="644C4086"/>
    <w:rsid w:val="646113C8"/>
    <w:rsid w:val="649967DA"/>
    <w:rsid w:val="64E31D7D"/>
    <w:rsid w:val="64E5191A"/>
    <w:rsid w:val="650F2757"/>
    <w:rsid w:val="65107B35"/>
    <w:rsid w:val="65634AA9"/>
    <w:rsid w:val="65654809"/>
    <w:rsid w:val="65661CC5"/>
    <w:rsid w:val="65732544"/>
    <w:rsid w:val="65A11CE5"/>
    <w:rsid w:val="65A1279A"/>
    <w:rsid w:val="65BF03BD"/>
    <w:rsid w:val="65C769DA"/>
    <w:rsid w:val="66320B8F"/>
    <w:rsid w:val="66363097"/>
    <w:rsid w:val="667C62AE"/>
    <w:rsid w:val="669E1C66"/>
    <w:rsid w:val="66BB5028"/>
    <w:rsid w:val="66C35C8B"/>
    <w:rsid w:val="67325951"/>
    <w:rsid w:val="67327C16"/>
    <w:rsid w:val="67334BBF"/>
    <w:rsid w:val="676A7004"/>
    <w:rsid w:val="6790128E"/>
    <w:rsid w:val="67B57CC9"/>
    <w:rsid w:val="67C43A69"/>
    <w:rsid w:val="67F16CCA"/>
    <w:rsid w:val="680B78E9"/>
    <w:rsid w:val="683038C6"/>
    <w:rsid w:val="68453BFC"/>
    <w:rsid w:val="684828EC"/>
    <w:rsid w:val="68580655"/>
    <w:rsid w:val="6881635C"/>
    <w:rsid w:val="68DC344C"/>
    <w:rsid w:val="68F71C1C"/>
    <w:rsid w:val="693A4200"/>
    <w:rsid w:val="69A370A1"/>
    <w:rsid w:val="69AC0C58"/>
    <w:rsid w:val="69BF6BDD"/>
    <w:rsid w:val="69F148BD"/>
    <w:rsid w:val="69F213AB"/>
    <w:rsid w:val="6A0960AB"/>
    <w:rsid w:val="6A323773"/>
    <w:rsid w:val="6A6257BB"/>
    <w:rsid w:val="6A8832BB"/>
    <w:rsid w:val="6A9260A0"/>
    <w:rsid w:val="6AC344AB"/>
    <w:rsid w:val="6B1B45B0"/>
    <w:rsid w:val="6B465B7A"/>
    <w:rsid w:val="6B563571"/>
    <w:rsid w:val="6B7177CF"/>
    <w:rsid w:val="6BCE0931"/>
    <w:rsid w:val="6C0151C6"/>
    <w:rsid w:val="6C02220F"/>
    <w:rsid w:val="6C053592"/>
    <w:rsid w:val="6C20148A"/>
    <w:rsid w:val="6C285D81"/>
    <w:rsid w:val="6C3118E9"/>
    <w:rsid w:val="6C44233F"/>
    <w:rsid w:val="6C92718F"/>
    <w:rsid w:val="6CB15079"/>
    <w:rsid w:val="6CC0485C"/>
    <w:rsid w:val="6CD25985"/>
    <w:rsid w:val="6CF03552"/>
    <w:rsid w:val="6CF82DF2"/>
    <w:rsid w:val="6D0D5EB2"/>
    <w:rsid w:val="6D372F2F"/>
    <w:rsid w:val="6D3E250F"/>
    <w:rsid w:val="6D6F26C8"/>
    <w:rsid w:val="6D8471BB"/>
    <w:rsid w:val="6D940381"/>
    <w:rsid w:val="6DAA54AF"/>
    <w:rsid w:val="6E3B07FD"/>
    <w:rsid w:val="6EDC6D61"/>
    <w:rsid w:val="6EF86C54"/>
    <w:rsid w:val="6EFA06B8"/>
    <w:rsid w:val="6EFC61DE"/>
    <w:rsid w:val="6F6A75EB"/>
    <w:rsid w:val="6FED5B27"/>
    <w:rsid w:val="701867B7"/>
    <w:rsid w:val="702F2408"/>
    <w:rsid w:val="703F24B3"/>
    <w:rsid w:val="70473489"/>
    <w:rsid w:val="704C0A9F"/>
    <w:rsid w:val="70CB536E"/>
    <w:rsid w:val="70D01F7D"/>
    <w:rsid w:val="711C66C3"/>
    <w:rsid w:val="7128150C"/>
    <w:rsid w:val="71A46659"/>
    <w:rsid w:val="720E0702"/>
    <w:rsid w:val="7295497F"/>
    <w:rsid w:val="737427E7"/>
    <w:rsid w:val="73C03E57"/>
    <w:rsid w:val="7407365B"/>
    <w:rsid w:val="744C5512"/>
    <w:rsid w:val="7459071E"/>
    <w:rsid w:val="747C6933"/>
    <w:rsid w:val="74A964C0"/>
    <w:rsid w:val="74FF24D8"/>
    <w:rsid w:val="755A531B"/>
    <w:rsid w:val="75A130D7"/>
    <w:rsid w:val="75B85133"/>
    <w:rsid w:val="760065B4"/>
    <w:rsid w:val="763C479A"/>
    <w:rsid w:val="7669212E"/>
    <w:rsid w:val="76FA4E7D"/>
    <w:rsid w:val="77212C85"/>
    <w:rsid w:val="77422BFC"/>
    <w:rsid w:val="77585F7B"/>
    <w:rsid w:val="775B4C9A"/>
    <w:rsid w:val="777271A3"/>
    <w:rsid w:val="779A38D1"/>
    <w:rsid w:val="77B61B59"/>
    <w:rsid w:val="77E94659"/>
    <w:rsid w:val="78782100"/>
    <w:rsid w:val="787E7C64"/>
    <w:rsid w:val="78964A08"/>
    <w:rsid w:val="78A75B51"/>
    <w:rsid w:val="78F169F9"/>
    <w:rsid w:val="797830AD"/>
    <w:rsid w:val="79B25E17"/>
    <w:rsid w:val="79E61F64"/>
    <w:rsid w:val="79F5608E"/>
    <w:rsid w:val="79FD2E0A"/>
    <w:rsid w:val="7A003694"/>
    <w:rsid w:val="7A063C90"/>
    <w:rsid w:val="7A423A86"/>
    <w:rsid w:val="7A9E5A95"/>
    <w:rsid w:val="7AC42F80"/>
    <w:rsid w:val="7AE05320"/>
    <w:rsid w:val="7B137A5D"/>
    <w:rsid w:val="7B1A1CB7"/>
    <w:rsid w:val="7BA0162C"/>
    <w:rsid w:val="7BF3794D"/>
    <w:rsid w:val="7C042B76"/>
    <w:rsid w:val="7C1903CF"/>
    <w:rsid w:val="7CDB38D7"/>
    <w:rsid w:val="7D356F30"/>
    <w:rsid w:val="7DEB38EB"/>
    <w:rsid w:val="7E1728D6"/>
    <w:rsid w:val="7E755665"/>
    <w:rsid w:val="7E9628C8"/>
    <w:rsid w:val="7E9C7E9D"/>
    <w:rsid w:val="7EB8636D"/>
    <w:rsid w:val="7ECA3C03"/>
    <w:rsid w:val="7ED51B7F"/>
    <w:rsid w:val="7EFF339C"/>
    <w:rsid w:val="7F082426"/>
    <w:rsid w:val="7F0B28E4"/>
    <w:rsid w:val="7F65392B"/>
    <w:rsid w:val="7FDF723A"/>
    <w:rsid w:val="7FF32DB3"/>
    <w:rsid w:val="D7341E72"/>
    <w:rsid w:val="DFB712F6"/>
    <w:rsid w:val="DFFF263D"/>
    <w:rsid w:val="F7FF6A9E"/>
    <w:rsid w:val="FDFF4196"/>
    <w:rsid w:val="FEFDFAA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3">
    <w:name w:val="heading 2"/>
    <w:basedOn w:val="4"/>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4">
    <w:name w:val="heading 3"/>
    <w:basedOn w:val="5"/>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5"/>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b/>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5"/>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9">
    <w:name w:val="heading 7"/>
    <w:basedOn w:val="1"/>
    <w:next w:val="5"/>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9">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5">
    <w:name w:val="Normal Indent"/>
    <w:basedOn w:val="1"/>
    <w:link w:val="31"/>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annotation text"/>
    <w:basedOn w:val="1"/>
    <w:uiPriority w:val="0"/>
    <w:pPr>
      <w:jc w:val="left"/>
    </w:pPr>
  </w:style>
  <w:style w:type="paragraph" w:styleId="13">
    <w:name w:val="Body Text"/>
    <w:basedOn w:val="1"/>
    <w:link w:val="32"/>
    <w:qFormat/>
    <w:uiPriority w:val="99"/>
    <w:pPr>
      <w:spacing w:after="120"/>
    </w:pPr>
    <w:rPr>
      <w:rFonts w:ascii="仿宋_GB2312" w:hAnsi="黑体" w:eastAsia="仿宋_GB2312" w:cs="仿宋_GB2312"/>
      <w:sz w:val="28"/>
      <w:szCs w:val="28"/>
    </w:rPr>
  </w:style>
  <w:style w:type="paragraph" w:styleId="14">
    <w:name w:val="toc 5"/>
    <w:basedOn w:val="1"/>
    <w:next w:val="1"/>
    <w:qFormat/>
    <w:uiPriority w:val="39"/>
    <w:pPr>
      <w:ind w:left="1680" w:leftChars="800"/>
    </w:p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ind w:left="2940" w:leftChars="1400"/>
    </w:pPr>
    <w:rPr>
      <w:rFonts w:ascii="等线" w:hAnsi="等线" w:eastAsia="等线" w:cs="Times New Roman"/>
      <w:szCs w:val="22"/>
    </w:rPr>
  </w:style>
  <w:style w:type="paragraph" w:styleId="17">
    <w:name w:val="Balloon Text"/>
    <w:basedOn w:val="1"/>
    <w:link w:val="33"/>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21">
    <w:name w:val="toc 4"/>
    <w:basedOn w:val="1"/>
    <w:next w:val="1"/>
    <w:qFormat/>
    <w:uiPriority w:val="39"/>
    <w:pPr>
      <w:ind w:left="1260" w:leftChars="600"/>
    </w:pPr>
  </w:style>
  <w:style w:type="paragraph" w:styleId="22">
    <w:name w:val="toc 6"/>
    <w:basedOn w:val="1"/>
    <w:next w:val="1"/>
    <w:qFormat/>
    <w:uiPriority w:val="39"/>
    <w:pPr>
      <w:ind w:left="2100" w:leftChars="1000"/>
    </w:p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ind w:left="3360" w:leftChars="1600"/>
    </w:pPr>
    <w:rPr>
      <w:rFonts w:ascii="等线" w:hAnsi="等线" w:eastAsia="等线" w:cs="Times New Roman"/>
      <w:szCs w:val="22"/>
    </w:rPr>
  </w:style>
  <w:style w:type="paragraph" w:styleId="25">
    <w:name w:val="Normal (Web)"/>
    <w:basedOn w:val="1"/>
    <w:qFormat/>
    <w:uiPriority w:val="0"/>
    <w:rPr>
      <w:sz w:val="24"/>
    </w:rPr>
  </w:style>
  <w:style w:type="paragraph" w:styleId="26">
    <w:name w:val="index 1"/>
    <w:basedOn w:val="1"/>
    <w:next w:val="1"/>
    <w:qFormat/>
    <w:uiPriority w:val="0"/>
    <w:rPr>
      <w:rFonts w:ascii="宋体" w:hAnsi="宋体" w:eastAsia="宋体" w:cs="Times New Roman"/>
      <w:szCs w:val="20"/>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Hyperlink"/>
    <w:unhideWhenUsed/>
    <w:qFormat/>
    <w:uiPriority w:val="99"/>
    <w:rPr>
      <w:color w:val="0563C1"/>
      <w:u w:val="single"/>
    </w:rPr>
  </w:style>
  <w:style w:type="character" w:customStyle="1" w:styleId="31">
    <w:name w:val="正文缩进 字符"/>
    <w:link w:val="5"/>
    <w:qFormat/>
    <w:uiPriority w:val="99"/>
    <w:rPr>
      <w:rFonts w:ascii="Times New Roman" w:hAnsi="Times New Roman"/>
      <w:kern w:val="2"/>
      <w:sz w:val="24"/>
    </w:rPr>
  </w:style>
  <w:style w:type="character" w:customStyle="1" w:styleId="32">
    <w:name w:val="正文文本 字符"/>
    <w:link w:val="13"/>
    <w:qFormat/>
    <w:uiPriority w:val="99"/>
    <w:rPr>
      <w:rFonts w:ascii="仿宋_GB2312" w:hAnsi="黑体" w:eastAsia="仿宋_GB2312" w:cs="仿宋_GB2312"/>
      <w:kern w:val="2"/>
      <w:sz w:val="28"/>
      <w:szCs w:val="28"/>
    </w:rPr>
  </w:style>
  <w:style w:type="character" w:customStyle="1" w:styleId="33">
    <w:name w:val="批注框文本 字符"/>
    <w:link w:val="17"/>
    <w:qFormat/>
    <w:uiPriority w:val="0"/>
    <w:rPr>
      <w:kern w:val="2"/>
      <w:sz w:val="18"/>
      <w:szCs w:val="18"/>
    </w:rPr>
  </w:style>
  <w:style w:type="paragraph" w:customStyle="1" w:styleId="3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6">
    <w:name w:val="No Spacing"/>
    <w:qFormat/>
    <w:uiPriority w:val="1"/>
    <w:rPr>
      <w:rFonts w:ascii="Times New Roman" w:hAnsi="Times New Roman" w:eastAsia="宋体" w:cs="Times New Roman"/>
      <w:sz w:val="22"/>
      <w:szCs w:val="22"/>
      <w:lang w:val="en-US" w:eastAsia="zh-CN" w:bidi="ar-SA"/>
    </w:rPr>
  </w:style>
  <w:style w:type="character" w:customStyle="1" w:styleId="37">
    <w:name w:val="未处理的提及"/>
    <w:unhideWhenUsed/>
    <w:qFormat/>
    <w:uiPriority w:val="99"/>
    <w:rPr>
      <w:color w:val="605E5C"/>
      <w:shd w:val="clear" w:color="auto" w:fill="E1DFDD"/>
    </w:rPr>
  </w:style>
  <w:style w:type="paragraph" w:customStyle="1" w:styleId="38">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9">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40">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41">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42">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152</Pages>
  <Words>18599</Words>
  <Characters>20897</Characters>
  <Lines>474</Lines>
  <Paragraphs>133</Paragraphs>
  <TotalTime>0</TotalTime>
  <ScaleCrop>false</ScaleCrop>
  <LinksUpToDate>false</LinksUpToDate>
  <CharactersWithSpaces>21296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曹桂僮</cp:lastModifiedBy>
  <dcterms:modified xsi:type="dcterms:W3CDTF">2025-06-10T09:05:59Z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E89F127019F54462B39213D01186D4D2_13</vt:lpwstr>
  </property>
  <property fmtid="{D5CDD505-2E9C-101B-9397-08002B2CF9AE}" pid="4" name="KSOTemplateDocerSaveRecord">
    <vt:lpwstr>eyJoZGlkIjoiNzI1OTNlNzAwMmUzNTU0ZTIwMzNjMjVhZDg1YTNmODQiLCJ1c2VySWQiOiIxNTI2ODQ2OTIyIn0=</vt:lpwstr>
  </property>
</Properties>
</file>