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38BA7">
      <w:pPr>
        <w:pStyle w:val="63"/>
        <w:ind w:firstLine="0" w:firstLineChars="0"/>
        <w:rPr>
          <w:rFonts w:hint="default" w:ascii="Times New Roman" w:hAnsi="Times New Roman" w:cs="Times New Roman"/>
        </w:rPr>
      </w:pPr>
      <w:bookmarkStart w:id="0" w:name="_Toc12154"/>
      <w:bookmarkStart w:id="1" w:name="_Toc17461"/>
      <w:bookmarkStart w:id="208" w:name="_GoBack"/>
      <w:bookmarkEnd w:id="208"/>
      <w:r>
        <w:rPr>
          <w:rFonts w:hint="default" w:ascii="Times New Roman" w:hAnsi="Times New Roman" w:cs="Times New Roman"/>
        </w:rPr>
        <w:drawing>
          <wp:inline distT="0" distB="0" distL="114300" distR="114300">
            <wp:extent cx="2618740" cy="848995"/>
            <wp:effectExtent l="0" t="0" r="10160" b="1905"/>
            <wp:docPr id="1" name="图片 321"/>
            <wp:cNvGraphicFramePr/>
            <a:graphic xmlns:a="http://schemas.openxmlformats.org/drawingml/2006/main">
              <a:graphicData uri="http://schemas.openxmlformats.org/drawingml/2006/picture">
                <pic:pic xmlns:pic="http://schemas.openxmlformats.org/drawingml/2006/picture">
                  <pic:nvPicPr>
                    <pic:cNvPr id="1" name="图片 321"/>
                    <pic:cNvPicPr/>
                  </pic:nvPicPr>
                  <pic:blipFill>
                    <a:blip r:embed="rId13"/>
                    <a:stretch>
                      <a:fillRect/>
                    </a:stretch>
                  </pic:blipFill>
                  <pic:spPr>
                    <a:xfrm>
                      <a:off x="0" y="0"/>
                      <a:ext cx="2618740" cy="848995"/>
                    </a:xfrm>
                    <a:prstGeom prst="rect">
                      <a:avLst/>
                    </a:prstGeom>
                    <a:noFill/>
                    <a:ln>
                      <a:noFill/>
                    </a:ln>
                  </pic:spPr>
                </pic:pic>
              </a:graphicData>
            </a:graphic>
          </wp:inline>
        </w:drawing>
      </w:r>
    </w:p>
    <w:p w14:paraId="201E7D12">
      <w:pPr>
        <w:pStyle w:val="53"/>
        <w:ind w:left="480"/>
        <w:jc w:val="both"/>
        <w:rPr>
          <w:rFonts w:hint="default" w:ascii="Times New Roman" w:hAnsi="Times New Roman" w:cs="Times New Roman"/>
        </w:rPr>
      </w:pPr>
    </w:p>
    <w:p w14:paraId="43984E61">
      <w:pPr>
        <w:pStyle w:val="53"/>
        <w:ind w:left="480"/>
        <w:jc w:val="both"/>
        <w:rPr>
          <w:rFonts w:hint="default" w:ascii="Times New Roman" w:hAnsi="Times New Roman" w:cs="Times New Roman"/>
        </w:rPr>
      </w:pPr>
    </w:p>
    <w:p w14:paraId="18E39027">
      <w:pPr>
        <w:pStyle w:val="53"/>
        <w:ind w:left="480"/>
        <w:jc w:val="both"/>
        <w:rPr>
          <w:rFonts w:hint="default" w:ascii="Times New Roman" w:hAnsi="Times New Roman" w:cs="Times New Roman"/>
        </w:rPr>
      </w:pPr>
    </w:p>
    <w:p w14:paraId="60CAAF2B">
      <w:pPr>
        <w:pStyle w:val="53"/>
        <w:ind w:left="480"/>
        <w:jc w:val="both"/>
        <w:rPr>
          <w:rFonts w:hint="default" w:ascii="Times New Roman" w:hAnsi="Times New Roman" w:cs="Times New Roman"/>
        </w:rPr>
      </w:pPr>
      <w:bookmarkStart w:id="2" w:name="_Toc19777"/>
      <w:bookmarkStart w:id="3" w:name="_Toc8076"/>
      <w:bookmarkStart w:id="4" w:name="_Toc1354"/>
    </w:p>
    <w:bookmarkEnd w:id="2"/>
    <w:bookmarkEnd w:id="3"/>
    <w:bookmarkEnd w:id="4"/>
    <w:p w14:paraId="52456D38">
      <w:pPr>
        <w:pStyle w:val="53"/>
        <w:jc w:val="center"/>
        <w:rPr>
          <w:rFonts w:hint="default" w:ascii="Times New Roman" w:hAnsi="Times New Roman" w:eastAsia="黑体" w:cs="Times New Roman"/>
          <w:b/>
          <w:bCs/>
          <w:sz w:val="52"/>
          <w:szCs w:val="52"/>
        </w:rPr>
      </w:pPr>
      <w:r>
        <w:rPr>
          <w:rFonts w:hint="default" w:ascii="Times New Roman" w:hAnsi="Times New Roman" w:eastAsia="黑体" w:cs="Times New Roman"/>
          <w:b/>
          <w:bCs/>
          <w:sz w:val="52"/>
          <w:szCs w:val="52"/>
        </w:rPr>
        <w:t>乐企数字开放平台-沙箱操作指引1</w:t>
      </w:r>
    </w:p>
    <w:p w14:paraId="260BA378">
      <w:pPr>
        <w:pStyle w:val="53"/>
        <w:jc w:val="center"/>
        <w:rPr>
          <w:rFonts w:hint="default" w:ascii="Times New Roman" w:hAnsi="Times New Roman" w:eastAsia="黑体" w:cs="Times New Roman"/>
          <w:b/>
          <w:sz w:val="48"/>
          <w:szCs w:val="48"/>
          <w:lang w:val="en-US" w:eastAsia="zh-CN"/>
        </w:rPr>
      </w:pPr>
      <w:r>
        <w:rPr>
          <w:rFonts w:hint="default" w:ascii="Times New Roman" w:hAnsi="Times New Roman" w:eastAsia="黑体" w:cs="Times New Roman"/>
          <w:b/>
          <w:bCs/>
          <w:sz w:val="52"/>
          <w:szCs w:val="52"/>
        </w:rPr>
        <w:t>（开票及基础）</w:t>
      </w:r>
      <w:r>
        <w:rPr>
          <w:rFonts w:hint="default" w:ascii="Times New Roman" w:hAnsi="Times New Roman" w:eastAsia="黑体" w:cs="Times New Roman"/>
          <w:b/>
          <w:sz w:val="48"/>
          <w:szCs w:val="48"/>
        </w:rPr>
        <w:t>V</w:t>
      </w:r>
      <w:r>
        <w:rPr>
          <w:rFonts w:hint="default" w:ascii="Times New Roman" w:hAnsi="Times New Roman" w:eastAsia="黑体" w:cs="Times New Roman"/>
          <w:b/>
          <w:sz w:val="48"/>
          <w:szCs w:val="48"/>
          <w:lang w:val="en-US" w:eastAsia="zh-CN"/>
        </w:rPr>
        <w:t>7.0</w:t>
      </w:r>
      <w:r>
        <w:rPr>
          <w:rFonts w:hint="eastAsia" w:ascii="Times New Roman" w:hAnsi="Times New Roman" w:eastAsia="黑体" w:cs="Times New Roman"/>
          <w:b/>
          <w:sz w:val="48"/>
          <w:szCs w:val="48"/>
          <w:lang w:val="en-US" w:eastAsia="zh-CN"/>
        </w:rPr>
        <w:t>1</w:t>
      </w:r>
      <w:ins w:id="0" w:author="曹桂僮" w:date="2026-08-18T16:52:37Z">
        <w:r>
          <w:rPr>
            <w:rFonts w:hint="eastAsia" w:ascii="Times New Roman" w:hAnsi="Times New Roman" w:eastAsia="黑体" w:cs="Times New Roman"/>
            <w:b/>
            <w:sz w:val="48"/>
            <w:szCs w:val="48"/>
            <w:lang w:val="en-US" w:eastAsia="zh-CN"/>
          </w:rPr>
          <w:t>2</w:t>
        </w:r>
      </w:ins>
      <w:del w:id="1" w:author="曹桂僮" w:date="2026-08-18T16:52:36Z">
        <w:r>
          <w:rPr>
            <w:rFonts w:hint="eastAsia" w:ascii="Times New Roman" w:hAnsi="Times New Roman" w:eastAsia="黑体" w:cs="Times New Roman"/>
            <w:b/>
            <w:sz w:val="48"/>
            <w:szCs w:val="48"/>
            <w:lang w:val="en-US" w:eastAsia="zh-CN"/>
          </w:rPr>
          <w:delText>1</w:delText>
        </w:r>
      </w:del>
    </w:p>
    <w:p w14:paraId="575453EB">
      <w:pPr>
        <w:pStyle w:val="53"/>
        <w:jc w:val="center"/>
        <w:rPr>
          <w:rFonts w:hint="default" w:ascii="Times New Roman" w:hAnsi="Times New Roman" w:eastAsia="黑体" w:cs="Times New Roman"/>
          <w:b/>
          <w:sz w:val="48"/>
          <w:szCs w:val="48"/>
          <w:lang w:val="en-US" w:eastAsia="zh-CN"/>
        </w:rPr>
      </w:pPr>
    </w:p>
    <w:p w14:paraId="566587D8">
      <w:pPr>
        <w:pStyle w:val="53"/>
        <w:jc w:val="center"/>
        <w:rPr>
          <w:rFonts w:hint="default" w:ascii="Times New Roman" w:hAnsi="Times New Roman" w:eastAsia="黑体" w:cs="Times New Roman"/>
          <w:b/>
          <w:sz w:val="48"/>
          <w:szCs w:val="48"/>
        </w:rPr>
      </w:pPr>
    </w:p>
    <w:p w14:paraId="475177F4">
      <w:pPr>
        <w:pStyle w:val="53"/>
        <w:jc w:val="center"/>
        <w:rPr>
          <w:rFonts w:hint="default" w:ascii="Times New Roman" w:hAnsi="Times New Roman" w:eastAsia="黑体" w:cs="Times New Roman"/>
          <w:b/>
          <w:sz w:val="48"/>
          <w:szCs w:val="48"/>
        </w:rPr>
      </w:pPr>
    </w:p>
    <w:p w14:paraId="444121FC">
      <w:pPr>
        <w:pStyle w:val="53"/>
        <w:jc w:val="center"/>
        <w:rPr>
          <w:rFonts w:hint="default" w:ascii="Times New Roman" w:hAnsi="Times New Roman" w:eastAsia="黑体" w:cs="Times New Roman"/>
          <w:b/>
          <w:sz w:val="48"/>
          <w:szCs w:val="48"/>
        </w:rPr>
      </w:pPr>
    </w:p>
    <w:p w14:paraId="58C759B1">
      <w:pPr>
        <w:pStyle w:val="53"/>
        <w:jc w:val="center"/>
        <w:rPr>
          <w:rFonts w:hint="default" w:ascii="Times New Roman" w:hAnsi="Times New Roman" w:eastAsia="黑体" w:cs="Times New Roman"/>
          <w:b/>
          <w:sz w:val="48"/>
          <w:szCs w:val="48"/>
        </w:rPr>
      </w:pPr>
    </w:p>
    <w:p w14:paraId="27CAA70F">
      <w:pPr>
        <w:pStyle w:val="53"/>
        <w:jc w:val="center"/>
        <w:rPr>
          <w:rFonts w:hint="default" w:ascii="Times New Roman" w:hAnsi="Times New Roman" w:eastAsia="黑体" w:cs="Times New Roman"/>
          <w:b/>
          <w:sz w:val="48"/>
          <w:szCs w:val="48"/>
        </w:rPr>
      </w:pPr>
    </w:p>
    <w:p w14:paraId="57A70EA8">
      <w:pPr>
        <w:pStyle w:val="53"/>
        <w:jc w:val="center"/>
        <w:rPr>
          <w:rFonts w:hint="default" w:ascii="Times New Roman" w:hAnsi="Times New Roman" w:eastAsia="黑体" w:cs="Times New Roman"/>
          <w:b/>
          <w:sz w:val="48"/>
          <w:szCs w:val="48"/>
        </w:rPr>
      </w:pPr>
    </w:p>
    <w:p w14:paraId="42F83E12">
      <w:pPr>
        <w:pStyle w:val="53"/>
        <w:jc w:val="center"/>
        <w:rPr>
          <w:rFonts w:hint="default" w:ascii="Times New Roman" w:hAnsi="Times New Roman" w:eastAsia="黑体" w:cs="Times New Roman"/>
          <w:b/>
          <w:sz w:val="48"/>
          <w:szCs w:val="48"/>
        </w:rPr>
      </w:pPr>
    </w:p>
    <w:p w14:paraId="3F7A580D">
      <w:pPr>
        <w:pStyle w:val="53"/>
        <w:jc w:val="center"/>
        <w:rPr>
          <w:rFonts w:hint="default" w:ascii="Times New Roman" w:hAnsi="Times New Roman" w:eastAsia="黑体" w:cs="Times New Roman"/>
          <w:b/>
          <w:sz w:val="48"/>
          <w:szCs w:val="48"/>
        </w:rPr>
      </w:pPr>
    </w:p>
    <w:p w14:paraId="501B2AB3">
      <w:pPr>
        <w:pStyle w:val="53"/>
        <w:jc w:val="center"/>
        <w:rPr>
          <w:rFonts w:hint="default" w:ascii="Times New Roman" w:hAnsi="Times New Roman" w:eastAsia="黑体" w:cs="Times New Roman"/>
          <w:b/>
          <w:sz w:val="48"/>
          <w:szCs w:val="48"/>
        </w:rPr>
      </w:pPr>
    </w:p>
    <w:bookmarkEnd w:id="0"/>
    <w:bookmarkEnd w:id="1"/>
    <w:p w14:paraId="6AB1BFE1">
      <w:pPr>
        <w:ind w:firstLine="1040"/>
        <w:jc w:val="center"/>
        <w:rPr>
          <w:rFonts w:hint="default" w:ascii="Times New Roman" w:hAnsi="Times New Roman" w:eastAsia="宋体" w:cs="Times New Roman"/>
          <w:sz w:val="52"/>
          <w:szCs w:val="52"/>
        </w:rPr>
      </w:pPr>
    </w:p>
    <w:p w14:paraId="3C9014F8">
      <w:pPr>
        <w:pStyle w:val="53"/>
        <w:rPr>
          <w:rFonts w:hint="default" w:ascii="Times New Roman" w:hAnsi="Times New Roman" w:cs="Times New Roman"/>
        </w:rPr>
        <w:sectPr>
          <w:footerReference r:id="rId8" w:type="first"/>
          <w:footerReference r:id="rId6" w:type="default"/>
          <w:headerReference r:id="rId5" w:type="even"/>
          <w:footerReference r:id="rId7" w:type="even"/>
          <w:pgSz w:w="11906" w:h="16838"/>
          <w:pgMar w:top="1440" w:right="1133" w:bottom="1440" w:left="1800" w:header="907" w:footer="680" w:gutter="0"/>
          <w:pgNumType w:start="0"/>
          <w:cols w:space="720" w:num="1"/>
          <w:titlePg/>
          <w:docGrid w:type="lines" w:linePitch="326" w:charSpace="0"/>
        </w:sectPr>
      </w:pPr>
    </w:p>
    <w:p w14:paraId="60E02FDB">
      <w:pPr>
        <w:widowControl/>
        <w:spacing w:before="120" w:after="120"/>
        <w:ind w:firstLine="0" w:firstLineChars="0"/>
        <w:jc w:val="center"/>
        <w:rPr>
          <w:rFonts w:hint="default" w:ascii="Times New Roman" w:hAnsi="Times New Roman" w:eastAsia="等线" w:cs="Times New Roman"/>
          <w:color w:val="000000"/>
          <w:kern w:val="0"/>
          <w:sz w:val="21"/>
          <w:szCs w:val="22"/>
        </w:rPr>
      </w:pPr>
      <w:r>
        <w:rPr>
          <w:rFonts w:hint="default" w:ascii="Times New Roman" w:hAnsi="Times New Roman" w:eastAsia="黑体" w:cs="Times New Roman"/>
          <w:b/>
          <w:bCs/>
          <w:color w:val="000000"/>
          <w:kern w:val="0"/>
          <w:sz w:val="44"/>
          <w:szCs w:val="44"/>
        </w:rPr>
        <w:t>修改说明</w:t>
      </w:r>
    </w:p>
    <w:tbl>
      <w:tblPr>
        <w:tblStyle w:val="32"/>
        <w:tblW w:w="8637"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15" w:type="dxa"/>
          <w:left w:w="15" w:type="dxa"/>
          <w:bottom w:w="15" w:type="dxa"/>
          <w:right w:w="15" w:type="dxa"/>
        </w:tblCellMar>
      </w:tblPr>
      <w:tblGrid>
        <w:gridCol w:w="1094"/>
        <w:gridCol w:w="1873"/>
        <w:gridCol w:w="4111"/>
        <w:gridCol w:w="1559"/>
      </w:tblGrid>
      <w:tr w14:paraId="2BA7B9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DDDDDD"/>
            <w:noWrap w:val="0"/>
            <w:tcMar>
              <w:top w:w="0" w:type="dxa"/>
              <w:left w:w="108" w:type="dxa"/>
              <w:bottom w:w="0" w:type="dxa"/>
              <w:right w:w="108" w:type="dxa"/>
            </w:tcMar>
            <w:vAlign w:val="center"/>
          </w:tcPr>
          <w:p w14:paraId="6B178B55">
            <w:pPr>
              <w:widowControl/>
              <w:spacing w:before="100" w:beforeAutospacing="1" w:after="100" w:afterAutospacing="1"/>
              <w:ind w:firstLine="0" w:firstLineChars="0"/>
              <w:rPr>
                <w:rFonts w:hint="default" w:ascii="Times New Roman" w:hAnsi="Times New Roman" w:eastAsia="等线" w:cs="Times New Roman"/>
                <w:b/>
                <w:bCs/>
                <w:color w:val="000000"/>
                <w:kern w:val="0"/>
                <w:sz w:val="21"/>
                <w:szCs w:val="21"/>
              </w:rPr>
            </w:pPr>
            <w:r>
              <w:rPr>
                <w:rFonts w:hint="default" w:ascii="Times New Roman" w:hAnsi="Times New Roman" w:eastAsia="等线" w:cs="Times New Roman"/>
                <w:b/>
                <w:bCs/>
                <w:color w:val="000000"/>
                <w:kern w:val="0"/>
                <w:sz w:val="21"/>
                <w:szCs w:val="21"/>
              </w:rPr>
              <w:t>版本</w:t>
            </w:r>
          </w:p>
        </w:tc>
        <w:tc>
          <w:tcPr>
            <w:tcW w:w="1873" w:type="dxa"/>
            <w:shd w:val="clear" w:color="auto" w:fill="DDDDDD"/>
            <w:noWrap w:val="0"/>
            <w:tcMar>
              <w:top w:w="0" w:type="dxa"/>
              <w:left w:w="108" w:type="dxa"/>
              <w:bottom w:w="0" w:type="dxa"/>
              <w:right w:w="108" w:type="dxa"/>
            </w:tcMar>
            <w:vAlign w:val="center"/>
          </w:tcPr>
          <w:p w14:paraId="42A7181A">
            <w:pPr>
              <w:widowControl/>
              <w:spacing w:before="100" w:beforeAutospacing="1" w:after="100" w:afterAutospacing="1"/>
              <w:ind w:firstLine="0" w:firstLineChars="0"/>
              <w:rPr>
                <w:rFonts w:hint="default" w:ascii="Times New Roman" w:hAnsi="Times New Roman" w:eastAsia="等线" w:cs="Times New Roman"/>
                <w:b/>
                <w:bCs/>
                <w:color w:val="000000"/>
                <w:kern w:val="0"/>
                <w:sz w:val="21"/>
                <w:szCs w:val="21"/>
              </w:rPr>
            </w:pPr>
            <w:r>
              <w:rPr>
                <w:rFonts w:hint="default" w:ascii="Times New Roman" w:hAnsi="Times New Roman" w:eastAsia="等线" w:cs="Times New Roman"/>
                <w:b/>
                <w:bCs/>
                <w:color w:val="000000"/>
                <w:kern w:val="0"/>
                <w:sz w:val="21"/>
                <w:szCs w:val="21"/>
              </w:rPr>
              <w:t>章节编号</w:t>
            </w:r>
          </w:p>
        </w:tc>
        <w:tc>
          <w:tcPr>
            <w:tcW w:w="4111" w:type="dxa"/>
            <w:shd w:val="clear" w:color="auto" w:fill="DDDDDD"/>
            <w:noWrap w:val="0"/>
            <w:tcMar>
              <w:top w:w="0" w:type="dxa"/>
              <w:left w:w="108" w:type="dxa"/>
              <w:bottom w:w="0" w:type="dxa"/>
              <w:right w:w="108" w:type="dxa"/>
            </w:tcMar>
            <w:vAlign w:val="center"/>
          </w:tcPr>
          <w:p w14:paraId="0AB76490">
            <w:pPr>
              <w:widowControl/>
              <w:spacing w:before="100" w:beforeAutospacing="1" w:after="100" w:afterAutospacing="1"/>
              <w:ind w:firstLine="0" w:firstLineChars="0"/>
              <w:rPr>
                <w:rFonts w:hint="default" w:ascii="Times New Roman" w:hAnsi="Times New Roman" w:eastAsia="等线" w:cs="Times New Roman"/>
                <w:b/>
                <w:bCs/>
                <w:color w:val="000000"/>
                <w:kern w:val="0"/>
                <w:sz w:val="21"/>
                <w:szCs w:val="21"/>
              </w:rPr>
            </w:pPr>
            <w:r>
              <w:rPr>
                <w:rFonts w:hint="default" w:ascii="Times New Roman" w:hAnsi="Times New Roman" w:eastAsia="等线" w:cs="Times New Roman"/>
                <w:b/>
                <w:bCs/>
                <w:color w:val="000000"/>
                <w:kern w:val="0"/>
                <w:sz w:val="21"/>
                <w:szCs w:val="21"/>
              </w:rPr>
              <w:t>修订内容简述</w:t>
            </w:r>
          </w:p>
        </w:tc>
        <w:tc>
          <w:tcPr>
            <w:tcW w:w="1559" w:type="dxa"/>
            <w:shd w:val="clear" w:color="auto" w:fill="DDDDDD"/>
            <w:noWrap w:val="0"/>
            <w:tcMar>
              <w:top w:w="0" w:type="dxa"/>
              <w:left w:w="108" w:type="dxa"/>
              <w:bottom w:w="0" w:type="dxa"/>
              <w:right w:w="108" w:type="dxa"/>
            </w:tcMar>
            <w:vAlign w:val="center"/>
          </w:tcPr>
          <w:p w14:paraId="1FDBB470">
            <w:pPr>
              <w:widowControl/>
              <w:spacing w:before="100" w:beforeAutospacing="1" w:after="100" w:afterAutospacing="1"/>
              <w:ind w:firstLine="0" w:firstLineChars="0"/>
              <w:rPr>
                <w:rFonts w:hint="default" w:ascii="Times New Roman" w:hAnsi="Times New Roman" w:eastAsia="等线" w:cs="Times New Roman"/>
                <w:b/>
                <w:bCs/>
                <w:color w:val="000000"/>
                <w:kern w:val="0"/>
                <w:sz w:val="21"/>
                <w:szCs w:val="21"/>
              </w:rPr>
            </w:pPr>
            <w:r>
              <w:rPr>
                <w:rFonts w:hint="default" w:ascii="Times New Roman" w:hAnsi="Times New Roman" w:eastAsia="等线" w:cs="Times New Roman"/>
                <w:b/>
                <w:bCs/>
                <w:color w:val="000000"/>
                <w:kern w:val="0"/>
                <w:sz w:val="21"/>
                <w:szCs w:val="21"/>
              </w:rPr>
              <w:t>生效日期</w:t>
            </w:r>
          </w:p>
        </w:tc>
      </w:tr>
      <w:tr w14:paraId="770FEA9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07260529">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V2.004</w:t>
            </w:r>
          </w:p>
        </w:tc>
        <w:tc>
          <w:tcPr>
            <w:tcW w:w="1873" w:type="dxa"/>
            <w:noWrap w:val="0"/>
            <w:tcMar>
              <w:top w:w="0" w:type="dxa"/>
              <w:left w:w="108" w:type="dxa"/>
              <w:bottom w:w="0" w:type="dxa"/>
              <w:right w:w="108" w:type="dxa"/>
            </w:tcMar>
            <w:vAlign w:val="center"/>
          </w:tcPr>
          <w:p w14:paraId="1012EFB0">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全部</w:t>
            </w:r>
          </w:p>
        </w:tc>
        <w:tc>
          <w:tcPr>
            <w:tcW w:w="4111" w:type="dxa"/>
            <w:noWrap w:val="0"/>
            <w:tcMar>
              <w:top w:w="0" w:type="dxa"/>
              <w:left w:w="108" w:type="dxa"/>
              <w:bottom w:w="0" w:type="dxa"/>
              <w:right w:w="108" w:type="dxa"/>
            </w:tcMar>
            <w:vAlign w:val="center"/>
          </w:tcPr>
          <w:p w14:paraId="4205382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新建文档</w:t>
            </w:r>
          </w:p>
        </w:tc>
        <w:tc>
          <w:tcPr>
            <w:tcW w:w="1559" w:type="dxa"/>
            <w:noWrap w:val="0"/>
            <w:tcMar>
              <w:top w:w="0" w:type="dxa"/>
              <w:left w:w="108" w:type="dxa"/>
              <w:bottom w:w="0" w:type="dxa"/>
              <w:right w:w="108" w:type="dxa"/>
            </w:tcMar>
            <w:vAlign w:val="center"/>
          </w:tcPr>
          <w:p w14:paraId="53F9F11D">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cs="Times New Roman"/>
                <w:color w:val="000000"/>
                <w:sz w:val="20"/>
                <w:szCs w:val="18"/>
              </w:rPr>
              <w:t>2023-11-27</w:t>
            </w:r>
          </w:p>
        </w:tc>
      </w:tr>
      <w:tr w14:paraId="63A0E7C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1B854DAC">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V2.005</w:t>
            </w:r>
          </w:p>
        </w:tc>
        <w:tc>
          <w:tcPr>
            <w:tcW w:w="1873" w:type="dxa"/>
            <w:noWrap w:val="0"/>
            <w:tcMar>
              <w:top w:w="0" w:type="dxa"/>
              <w:left w:w="108" w:type="dxa"/>
              <w:bottom w:w="0" w:type="dxa"/>
              <w:right w:w="108" w:type="dxa"/>
            </w:tcMar>
            <w:vAlign w:val="center"/>
          </w:tcPr>
          <w:p w14:paraId="4C5F2DE5">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第五章</w:t>
            </w:r>
          </w:p>
        </w:tc>
        <w:tc>
          <w:tcPr>
            <w:tcW w:w="4111" w:type="dxa"/>
            <w:noWrap w:val="0"/>
            <w:tcMar>
              <w:top w:w="0" w:type="dxa"/>
              <w:left w:w="108" w:type="dxa"/>
              <w:bottom w:w="0" w:type="dxa"/>
              <w:right w:w="108" w:type="dxa"/>
            </w:tcMar>
            <w:vAlign w:val="center"/>
          </w:tcPr>
          <w:p w14:paraId="2C1FE922">
            <w:pPr>
              <w:pStyle w:val="64"/>
              <w:jc w:val="left"/>
              <w:rPr>
                <w:rFonts w:hint="default" w:ascii="Times New Roman" w:hAnsi="Times New Roman" w:eastAsia="宋体" w:cs="Times New Roman"/>
                <w:color w:val="000000"/>
                <w:sz w:val="20"/>
                <w:szCs w:val="18"/>
              </w:rPr>
            </w:pPr>
            <w:r>
              <w:rPr>
                <w:rFonts w:hint="default" w:ascii="Times New Roman" w:hAnsi="Times New Roman" w:eastAsia="宋体" w:cs="Times New Roman"/>
                <w:color w:val="000000"/>
                <w:sz w:val="20"/>
                <w:szCs w:val="18"/>
              </w:rPr>
              <w:t>1.基础开票5.1.1增加请求报文说明</w:t>
            </w:r>
          </w:p>
          <w:p w14:paraId="441D6100">
            <w:pPr>
              <w:pStyle w:val="64"/>
              <w:jc w:val="left"/>
              <w:rPr>
                <w:rFonts w:hint="default" w:ascii="Times New Roman" w:hAnsi="Times New Roman" w:cs="Times New Roman"/>
                <w:color w:val="000000"/>
                <w:kern w:val="0"/>
                <w:szCs w:val="21"/>
              </w:rPr>
            </w:pPr>
            <w:r>
              <w:rPr>
                <w:rFonts w:hint="default" w:ascii="Times New Roman" w:hAnsi="Times New Roman" w:eastAsia="宋体" w:cs="Times New Roman"/>
                <w:color w:val="000000"/>
                <w:sz w:val="20"/>
                <w:szCs w:val="18"/>
              </w:rPr>
              <w:t>2.纳税人类型字段更新5.2.4list入参，与重置5.2.2list出参</w:t>
            </w:r>
          </w:p>
        </w:tc>
        <w:tc>
          <w:tcPr>
            <w:tcW w:w="1559" w:type="dxa"/>
            <w:noWrap w:val="0"/>
            <w:tcMar>
              <w:top w:w="0" w:type="dxa"/>
              <w:left w:w="108" w:type="dxa"/>
              <w:bottom w:w="0" w:type="dxa"/>
              <w:right w:w="108" w:type="dxa"/>
            </w:tcMar>
            <w:vAlign w:val="center"/>
          </w:tcPr>
          <w:p w14:paraId="45A5528F">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cs="Times New Roman"/>
                <w:color w:val="000000"/>
                <w:sz w:val="20"/>
                <w:szCs w:val="18"/>
              </w:rPr>
              <w:t>2024-01-19</w:t>
            </w:r>
          </w:p>
        </w:tc>
      </w:tr>
      <w:tr w14:paraId="44FE228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3452A75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V3.000</w:t>
            </w:r>
          </w:p>
        </w:tc>
        <w:tc>
          <w:tcPr>
            <w:tcW w:w="1873" w:type="dxa"/>
            <w:noWrap w:val="0"/>
            <w:tcMar>
              <w:top w:w="0" w:type="dxa"/>
              <w:left w:w="108" w:type="dxa"/>
              <w:bottom w:w="0" w:type="dxa"/>
              <w:right w:w="108" w:type="dxa"/>
            </w:tcMar>
            <w:vAlign w:val="center"/>
          </w:tcPr>
          <w:p w14:paraId="432C35B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第五章</w:t>
            </w:r>
          </w:p>
        </w:tc>
        <w:tc>
          <w:tcPr>
            <w:tcW w:w="4111" w:type="dxa"/>
            <w:noWrap w:val="0"/>
            <w:tcMar>
              <w:top w:w="0" w:type="dxa"/>
              <w:left w:w="108" w:type="dxa"/>
              <w:bottom w:w="0" w:type="dxa"/>
              <w:right w:w="108" w:type="dxa"/>
            </w:tcMar>
            <w:vAlign w:val="center"/>
          </w:tcPr>
          <w:p w14:paraId="2A415059">
            <w:pPr>
              <w:pStyle w:val="64"/>
              <w:jc w:val="left"/>
              <w:rPr>
                <w:rFonts w:hint="default" w:ascii="Times New Roman" w:hAnsi="Times New Roman" w:eastAsia="宋体" w:cs="Times New Roman"/>
                <w:color w:val="000000"/>
                <w:sz w:val="20"/>
                <w:szCs w:val="18"/>
              </w:rPr>
            </w:pPr>
            <w:r>
              <w:rPr>
                <w:rFonts w:hint="default" w:ascii="Times New Roman" w:hAnsi="Times New Roman" w:eastAsia="宋体" w:cs="Times New Roman"/>
                <w:color w:val="000000"/>
                <w:sz w:val="20"/>
                <w:szCs w:val="18"/>
              </w:rPr>
              <w:t>1.修改章节5.2.1出参报文结构</w:t>
            </w:r>
          </w:p>
          <w:p w14:paraId="313D038D">
            <w:pPr>
              <w:pStyle w:val="64"/>
              <w:jc w:val="left"/>
              <w:rPr>
                <w:rFonts w:hint="default" w:ascii="Times New Roman" w:hAnsi="Times New Roman" w:eastAsia="宋体" w:cs="Times New Roman"/>
                <w:color w:val="000000"/>
                <w:sz w:val="20"/>
                <w:szCs w:val="18"/>
              </w:rPr>
            </w:pPr>
            <w:r>
              <w:rPr>
                <w:rFonts w:hint="default" w:ascii="Times New Roman" w:hAnsi="Times New Roman" w:eastAsia="宋体" w:cs="Times New Roman"/>
                <w:color w:val="000000"/>
                <w:sz w:val="20"/>
                <w:szCs w:val="18"/>
              </w:rPr>
              <w:t>2.新增税控蓝票初始化接口，涉及修改3.2.1和新增5.2.7</w:t>
            </w:r>
          </w:p>
          <w:p w14:paraId="06E897BB">
            <w:pPr>
              <w:pStyle w:val="64"/>
              <w:jc w:val="left"/>
              <w:rPr>
                <w:rFonts w:hint="default" w:ascii="Times New Roman" w:hAnsi="Times New Roman" w:eastAsia="宋体" w:cs="Times New Roman"/>
                <w:color w:val="000000"/>
                <w:sz w:val="20"/>
                <w:szCs w:val="18"/>
              </w:rPr>
            </w:pPr>
            <w:r>
              <w:rPr>
                <w:rFonts w:hint="default" w:ascii="Times New Roman" w:hAnsi="Times New Roman" w:eastAsia="宋体" w:cs="Times New Roman"/>
                <w:color w:val="000000"/>
                <w:sz w:val="20"/>
                <w:szCs w:val="18"/>
              </w:rPr>
              <w:t>3.章节5.2.5增加提示说明</w:t>
            </w:r>
          </w:p>
          <w:p w14:paraId="1C9C1366">
            <w:pPr>
              <w:pStyle w:val="64"/>
              <w:jc w:val="left"/>
              <w:rPr>
                <w:rFonts w:hint="default" w:ascii="Times New Roman" w:hAnsi="Times New Roman" w:eastAsia="宋体" w:cs="Times New Roman"/>
                <w:color w:val="000000"/>
                <w:sz w:val="20"/>
                <w:szCs w:val="18"/>
              </w:rPr>
            </w:pPr>
            <w:r>
              <w:rPr>
                <w:rFonts w:hint="default" w:ascii="Times New Roman" w:hAnsi="Times New Roman" w:eastAsia="宋体" w:cs="Times New Roman"/>
                <w:color w:val="000000"/>
                <w:sz w:val="20"/>
                <w:szCs w:val="18"/>
              </w:rPr>
              <w:t>4.章节5.1.1QDHZQRDSQ服务增加提示说明</w:t>
            </w:r>
          </w:p>
          <w:p w14:paraId="2371F819">
            <w:pPr>
              <w:pStyle w:val="64"/>
              <w:jc w:val="left"/>
              <w:rPr>
                <w:rFonts w:hint="default" w:ascii="Times New Roman" w:hAnsi="Times New Roman" w:cs="Times New Roman"/>
                <w:color w:val="000000"/>
                <w:kern w:val="0"/>
                <w:szCs w:val="21"/>
              </w:rPr>
            </w:pPr>
            <w:r>
              <w:rPr>
                <w:rFonts w:hint="default" w:ascii="Times New Roman" w:hAnsi="Times New Roman" w:eastAsia="宋体" w:cs="Times New Roman"/>
                <w:color w:val="000000"/>
                <w:sz w:val="20"/>
                <w:szCs w:val="18"/>
              </w:rPr>
              <w:t>5.修改5.2.6接口描述</w:t>
            </w:r>
          </w:p>
        </w:tc>
        <w:tc>
          <w:tcPr>
            <w:tcW w:w="1559" w:type="dxa"/>
            <w:noWrap w:val="0"/>
            <w:tcMar>
              <w:top w:w="0" w:type="dxa"/>
              <w:left w:w="108" w:type="dxa"/>
              <w:bottom w:w="0" w:type="dxa"/>
              <w:right w:w="108" w:type="dxa"/>
            </w:tcMar>
            <w:vAlign w:val="center"/>
          </w:tcPr>
          <w:p w14:paraId="0A5FDA6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2024-01-31</w:t>
            </w:r>
          </w:p>
        </w:tc>
      </w:tr>
      <w:tr w14:paraId="28D6A0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43926CA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V3.001</w:t>
            </w:r>
          </w:p>
        </w:tc>
        <w:tc>
          <w:tcPr>
            <w:tcW w:w="1873" w:type="dxa"/>
            <w:noWrap w:val="0"/>
            <w:tcMar>
              <w:top w:w="0" w:type="dxa"/>
              <w:left w:w="108" w:type="dxa"/>
              <w:bottom w:w="0" w:type="dxa"/>
              <w:right w:w="108" w:type="dxa"/>
            </w:tcMar>
            <w:vAlign w:val="center"/>
          </w:tcPr>
          <w:p w14:paraId="72867120">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第二、五章</w:t>
            </w:r>
          </w:p>
        </w:tc>
        <w:tc>
          <w:tcPr>
            <w:tcW w:w="4111" w:type="dxa"/>
            <w:noWrap w:val="0"/>
            <w:tcMar>
              <w:top w:w="0" w:type="dxa"/>
              <w:left w:w="108" w:type="dxa"/>
              <w:bottom w:w="0" w:type="dxa"/>
              <w:right w:w="108" w:type="dxa"/>
            </w:tcMar>
            <w:vAlign w:val="center"/>
          </w:tcPr>
          <w:p w14:paraId="18A1C19A">
            <w:pPr>
              <w:pStyle w:val="64"/>
              <w:jc w:val="left"/>
              <w:rPr>
                <w:rFonts w:hint="default" w:ascii="Times New Roman" w:hAnsi="Times New Roman" w:eastAsia="宋体" w:cs="Times New Roman"/>
                <w:color w:val="000000"/>
                <w:sz w:val="20"/>
                <w:szCs w:val="18"/>
              </w:rPr>
            </w:pPr>
            <w:r>
              <w:rPr>
                <w:rFonts w:hint="default" w:ascii="Times New Roman" w:hAnsi="Times New Roman" w:eastAsia="宋体" w:cs="Times New Roman"/>
                <w:color w:val="000000"/>
                <w:sz w:val="20"/>
                <w:szCs w:val="18"/>
              </w:rPr>
              <w:t>1.章节2.1修改描述，增加航空、铁路购销方税号可一致</w:t>
            </w:r>
          </w:p>
          <w:p w14:paraId="686E2350">
            <w:pPr>
              <w:pStyle w:val="64"/>
              <w:jc w:val="left"/>
              <w:rPr>
                <w:rFonts w:hint="default" w:ascii="Times New Roman" w:hAnsi="Times New Roman" w:cs="Times New Roman"/>
                <w:color w:val="000000"/>
                <w:kern w:val="0"/>
                <w:szCs w:val="21"/>
              </w:rPr>
            </w:pPr>
            <w:r>
              <w:rPr>
                <w:rFonts w:hint="default" w:ascii="Times New Roman" w:hAnsi="Times New Roman" w:eastAsia="宋体" w:cs="Times New Roman"/>
                <w:color w:val="000000"/>
                <w:sz w:val="20"/>
                <w:szCs w:val="18"/>
              </w:rPr>
              <w:t>2.章节</w:t>
            </w:r>
            <w:r>
              <w:rPr>
                <w:rFonts w:hint="default" w:ascii="Times New Roman" w:hAnsi="Times New Roman" w:eastAsia="宋体" w:cs="Times New Roman"/>
                <w:color w:val="000000"/>
                <w:sz w:val="20"/>
                <w:szCs w:val="18"/>
                <w:lang w:eastAsia="zh-CN"/>
              </w:rPr>
              <w:t>5.2.11</w:t>
            </w:r>
            <w:r>
              <w:rPr>
                <w:rFonts w:hint="default" w:ascii="Times New Roman" w:hAnsi="Times New Roman" w:eastAsia="宋体" w:cs="Times New Roman"/>
                <w:color w:val="000000"/>
                <w:sz w:val="20"/>
                <w:szCs w:val="18"/>
              </w:rPr>
              <w:t>.5模版编码修改</w:t>
            </w:r>
          </w:p>
        </w:tc>
        <w:tc>
          <w:tcPr>
            <w:tcW w:w="1559" w:type="dxa"/>
            <w:noWrap w:val="0"/>
            <w:tcMar>
              <w:top w:w="0" w:type="dxa"/>
              <w:left w:w="108" w:type="dxa"/>
              <w:bottom w:w="0" w:type="dxa"/>
              <w:right w:w="108" w:type="dxa"/>
            </w:tcMar>
            <w:vAlign w:val="center"/>
          </w:tcPr>
          <w:p w14:paraId="35950F74">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bookmarkStart w:id="5" w:name="OLE_LINK2"/>
            <w:r>
              <w:rPr>
                <w:rFonts w:hint="default" w:ascii="Times New Roman" w:hAnsi="Times New Roman" w:eastAsia="等线" w:cs="Times New Roman"/>
                <w:color w:val="000000"/>
                <w:kern w:val="0"/>
                <w:sz w:val="21"/>
                <w:szCs w:val="21"/>
              </w:rPr>
              <w:t>2</w:t>
            </w:r>
            <w:bookmarkStart w:id="6" w:name="OLE_LINK1"/>
            <w:r>
              <w:rPr>
                <w:rFonts w:hint="default" w:ascii="Times New Roman" w:hAnsi="Times New Roman" w:eastAsia="等线" w:cs="Times New Roman"/>
                <w:color w:val="000000"/>
                <w:kern w:val="0"/>
                <w:sz w:val="21"/>
                <w:szCs w:val="21"/>
              </w:rPr>
              <w:t>024-03-08</w:t>
            </w:r>
            <w:bookmarkEnd w:id="5"/>
            <w:bookmarkEnd w:id="6"/>
          </w:p>
        </w:tc>
      </w:tr>
      <w:tr w14:paraId="1B3402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25CFAE52">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V4.000</w:t>
            </w:r>
          </w:p>
        </w:tc>
        <w:tc>
          <w:tcPr>
            <w:tcW w:w="1873" w:type="dxa"/>
            <w:noWrap w:val="0"/>
            <w:tcMar>
              <w:top w:w="0" w:type="dxa"/>
              <w:left w:w="108" w:type="dxa"/>
              <w:bottom w:w="0" w:type="dxa"/>
              <w:right w:w="108" w:type="dxa"/>
            </w:tcMar>
            <w:vAlign w:val="center"/>
          </w:tcPr>
          <w:p w14:paraId="17CA892C">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06024A6F">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等线" w:cs="Times New Roman"/>
                <w:color w:val="000000"/>
                <w:kern w:val="0"/>
                <w:sz w:val="21"/>
                <w:szCs w:val="21"/>
                <w:lang w:val="en-US" w:eastAsia="zh-CN"/>
              </w:rPr>
              <w:t>1</w:t>
            </w:r>
            <w:r>
              <w:rPr>
                <w:rFonts w:hint="default" w:ascii="Times New Roman" w:hAnsi="Times New Roman" w:eastAsia="宋体" w:cs="Times New Roman"/>
                <w:color w:val="000000"/>
                <w:kern w:val="2"/>
                <w:sz w:val="20"/>
                <w:szCs w:val="18"/>
                <w:lang w:val="en-US" w:eastAsia="zh-CN" w:bidi="ar-SA"/>
              </w:rPr>
              <w:t>.新增5.2.1接口描述内容。</w:t>
            </w:r>
          </w:p>
          <w:p w14:paraId="7BC1B7A4">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等线" w:cs="Times New Roman"/>
                <w:color w:val="000000"/>
                <w:kern w:val="0"/>
                <w:sz w:val="21"/>
                <w:szCs w:val="21"/>
              </w:rPr>
            </w:pPr>
            <w:r>
              <w:rPr>
                <w:rFonts w:hint="default" w:ascii="Times New Roman" w:hAnsi="Times New Roman" w:eastAsia="宋体" w:cs="Times New Roman"/>
                <w:color w:val="000000"/>
                <w:kern w:val="2"/>
                <w:sz w:val="20"/>
                <w:szCs w:val="18"/>
                <w:lang w:val="en-US" w:eastAsia="zh-CN" w:bidi="ar-SA"/>
              </w:rPr>
              <w:t>2.新增5.2.8入账信息初始化接口。</w:t>
            </w:r>
          </w:p>
        </w:tc>
        <w:tc>
          <w:tcPr>
            <w:tcW w:w="1559" w:type="dxa"/>
            <w:noWrap w:val="0"/>
            <w:tcMar>
              <w:top w:w="0" w:type="dxa"/>
              <w:left w:w="108" w:type="dxa"/>
              <w:bottom w:w="0" w:type="dxa"/>
              <w:right w:w="108" w:type="dxa"/>
            </w:tcMar>
            <w:vAlign w:val="center"/>
          </w:tcPr>
          <w:p w14:paraId="3AEA4BB4">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rPr>
              <w:t>2024-0</w:t>
            </w:r>
            <w:r>
              <w:rPr>
                <w:rFonts w:hint="default" w:ascii="Times New Roman" w:hAnsi="Times New Roman" w:eastAsia="等线" w:cs="Times New Roman"/>
                <w:color w:val="000000"/>
                <w:kern w:val="0"/>
                <w:sz w:val="21"/>
                <w:szCs w:val="21"/>
                <w:lang w:val="en-US" w:eastAsia="zh-CN"/>
              </w:rPr>
              <w:t>4</w:t>
            </w:r>
            <w:r>
              <w:rPr>
                <w:rFonts w:hint="default" w:ascii="Times New Roman" w:hAnsi="Times New Roman" w:eastAsia="等线" w:cs="Times New Roman"/>
                <w:color w:val="000000"/>
                <w:kern w:val="0"/>
                <w:sz w:val="21"/>
                <w:szCs w:val="21"/>
              </w:rPr>
              <w:t>-</w:t>
            </w:r>
            <w:r>
              <w:rPr>
                <w:rFonts w:hint="default" w:ascii="Times New Roman" w:hAnsi="Times New Roman" w:eastAsia="等线" w:cs="Times New Roman"/>
                <w:color w:val="000000"/>
                <w:kern w:val="0"/>
                <w:sz w:val="21"/>
                <w:szCs w:val="21"/>
                <w:lang w:val="en-US" w:eastAsia="zh-CN"/>
              </w:rPr>
              <w:t>11</w:t>
            </w:r>
          </w:p>
        </w:tc>
      </w:tr>
      <w:tr w14:paraId="349AB31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4825C68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V4.000</w:t>
            </w:r>
          </w:p>
        </w:tc>
        <w:tc>
          <w:tcPr>
            <w:tcW w:w="1873" w:type="dxa"/>
            <w:noWrap w:val="0"/>
            <w:tcMar>
              <w:top w:w="0" w:type="dxa"/>
              <w:left w:w="108" w:type="dxa"/>
              <w:bottom w:w="0" w:type="dxa"/>
              <w:right w:w="108" w:type="dxa"/>
            </w:tcMar>
            <w:vAlign w:val="center"/>
          </w:tcPr>
          <w:p w14:paraId="0C7D464C">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61074ADB">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宋体" w:cs="Times New Roman"/>
                <w:color w:val="000000"/>
                <w:kern w:val="2"/>
                <w:sz w:val="20"/>
                <w:szCs w:val="18"/>
                <w:lang w:val="en-US" w:eastAsia="zh-CN" w:bidi="ar-SA"/>
              </w:rPr>
              <w:t>1.企业行业性质5.2.11.12代码更新</w:t>
            </w:r>
          </w:p>
        </w:tc>
        <w:tc>
          <w:tcPr>
            <w:tcW w:w="1559" w:type="dxa"/>
            <w:noWrap w:val="0"/>
            <w:tcMar>
              <w:top w:w="0" w:type="dxa"/>
              <w:left w:w="108" w:type="dxa"/>
              <w:bottom w:w="0" w:type="dxa"/>
              <w:right w:w="108" w:type="dxa"/>
            </w:tcMar>
            <w:vAlign w:val="center"/>
          </w:tcPr>
          <w:p w14:paraId="55F75866">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2024-05-24</w:t>
            </w:r>
          </w:p>
        </w:tc>
      </w:tr>
      <w:tr w14:paraId="23F6A7A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5FF854B9">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V4.000</w:t>
            </w:r>
          </w:p>
        </w:tc>
        <w:tc>
          <w:tcPr>
            <w:tcW w:w="1873" w:type="dxa"/>
            <w:noWrap w:val="0"/>
            <w:tcMar>
              <w:top w:w="0" w:type="dxa"/>
              <w:left w:w="108" w:type="dxa"/>
              <w:bottom w:w="0" w:type="dxa"/>
              <w:right w:w="108" w:type="dxa"/>
            </w:tcMar>
            <w:vAlign w:val="center"/>
          </w:tcPr>
          <w:p w14:paraId="16A6FE3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0212F309">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新增5.2.9,5.2.10报废产品控制接口新增</w:t>
            </w:r>
          </w:p>
        </w:tc>
        <w:tc>
          <w:tcPr>
            <w:tcW w:w="1559" w:type="dxa"/>
            <w:noWrap w:val="0"/>
            <w:tcMar>
              <w:top w:w="0" w:type="dxa"/>
              <w:left w:w="108" w:type="dxa"/>
              <w:bottom w:w="0" w:type="dxa"/>
              <w:right w:w="108" w:type="dxa"/>
            </w:tcMar>
            <w:vAlign w:val="center"/>
          </w:tcPr>
          <w:p w14:paraId="0F707A02">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2024-06-05</w:t>
            </w:r>
          </w:p>
        </w:tc>
      </w:tr>
      <w:tr w14:paraId="0C4BC6F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4D341437">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V4.000</w:t>
            </w:r>
          </w:p>
        </w:tc>
        <w:tc>
          <w:tcPr>
            <w:tcW w:w="1873" w:type="dxa"/>
            <w:noWrap w:val="0"/>
            <w:tcMar>
              <w:top w:w="0" w:type="dxa"/>
              <w:left w:w="108" w:type="dxa"/>
              <w:bottom w:w="0" w:type="dxa"/>
              <w:right w:w="108" w:type="dxa"/>
            </w:tcMar>
            <w:vAlign w:val="center"/>
          </w:tcPr>
          <w:p w14:paraId="3F3BFA5F">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6ECFB9AF">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新增5.1.20商品条码开票能力、5.1.21通行费开票能力、5.1.22报废产品收购开票能力。</w:t>
            </w:r>
          </w:p>
        </w:tc>
        <w:tc>
          <w:tcPr>
            <w:tcW w:w="1559" w:type="dxa"/>
            <w:noWrap w:val="0"/>
            <w:tcMar>
              <w:top w:w="0" w:type="dxa"/>
              <w:left w:w="108" w:type="dxa"/>
              <w:bottom w:w="0" w:type="dxa"/>
              <w:right w:w="108" w:type="dxa"/>
            </w:tcMar>
            <w:vAlign w:val="center"/>
          </w:tcPr>
          <w:p w14:paraId="294A0CDA">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2024-06-07</w:t>
            </w:r>
          </w:p>
        </w:tc>
      </w:tr>
      <w:tr w14:paraId="0E65907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63A16A0A">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V4.000</w:t>
            </w:r>
          </w:p>
        </w:tc>
        <w:tc>
          <w:tcPr>
            <w:tcW w:w="1873" w:type="dxa"/>
            <w:noWrap w:val="0"/>
            <w:tcMar>
              <w:top w:w="0" w:type="dxa"/>
              <w:left w:w="108" w:type="dxa"/>
              <w:bottom w:w="0" w:type="dxa"/>
              <w:right w:w="108" w:type="dxa"/>
            </w:tcMar>
            <w:vAlign w:val="center"/>
          </w:tcPr>
          <w:p w14:paraId="01E6E916">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eastAsia="zh-CN"/>
              </w:rPr>
            </w:pPr>
            <w:r>
              <w:rPr>
                <w:rFonts w:hint="default" w:ascii="Times New Roman" w:hAnsi="Times New Roman" w:eastAsia="等线" w:cs="Times New Roman"/>
                <w:color w:val="000000"/>
                <w:kern w:val="0"/>
                <w:sz w:val="21"/>
                <w:szCs w:val="21"/>
                <w:lang w:eastAsia="zh-CN"/>
              </w:rPr>
              <w:t>第五章</w:t>
            </w:r>
          </w:p>
        </w:tc>
        <w:tc>
          <w:tcPr>
            <w:tcW w:w="4111" w:type="dxa"/>
            <w:noWrap w:val="0"/>
            <w:tcMar>
              <w:top w:w="0" w:type="dxa"/>
              <w:left w:w="108" w:type="dxa"/>
              <w:bottom w:w="0" w:type="dxa"/>
              <w:right w:w="108" w:type="dxa"/>
            </w:tcMar>
            <w:vAlign w:val="center"/>
          </w:tcPr>
          <w:p w14:paraId="2B5183AF">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eastAsia="zh-CN" w:bidi="ar-SA"/>
              </w:rPr>
            </w:pPr>
            <w:r>
              <w:rPr>
                <w:rFonts w:hint="default" w:ascii="Times New Roman" w:hAnsi="Times New Roman" w:eastAsia="宋体" w:cs="Times New Roman"/>
                <w:color w:val="000000"/>
                <w:kern w:val="2"/>
                <w:sz w:val="20"/>
                <w:szCs w:val="18"/>
                <w:lang w:eastAsia="zh-CN" w:bidi="ar-SA"/>
              </w:rPr>
              <w:t>新增5.2.11机动车控制接口新增</w:t>
            </w:r>
          </w:p>
        </w:tc>
        <w:tc>
          <w:tcPr>
            <w:tcW w:w="1559" w:type="dxa"/>
            <w:noWrap w:val="0"/>
            <w:tcMar>
              <w:top w:w="0" w:type="dxa"/>
              <w:left w:w="108" w:type="dxa"/>
              <w:bottom w:w="0" w:type="dxa"/>
              <w:right w:w="108" w:type="dxa"/>
            </w:tcMar>
            <w:vAlign w:val="center"/>
          </w:tcPr>
          <w:p w14:paraId="09D6E33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eastAsia="zh-CN"/>
              </w:rPr>
            </w:pPr>
            <w:r>
              <w:rPr>
                <w:rFonts w:hint="default" w:ascii="Times New Roman" w:hAnsi="Times New Roman" w:eastAsia="等线" w:cs="Times New Roman"/>
                <w:color w:val="000000"/>
                <w:kern w:val="0"/>
                <w:sz w:val="21"/>
                <w:szCs w:val="21"/>
                <w:lang w:eastAsia="zh-CN"/>
              </w:rPr>
              <w:t>2024-06-26</w:t>
            </w:r>
          </w:p>
        </w:tc>
      </w:tr>
      <w:tr w14:paraId="694A20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5A643CCE">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V5.000</w:t>
            </w:r>
          </w:p>
        </w:tc>
        <w:tc>
          <w:tcPr>
            <w:tcW w:w="1873" w:type="dxa"/>
            <w:noWrap w:val="0"/>
            <w:tcMar>
              <w:top w:w="0" w:type="dxa"/>
              <w:left w:w="108" w:type="dxa"/>
              <w:bottom w:w="0" w:type="dxa"/>
              <w:right w:w="108" w:type="dxa"/>
            </w:tcMar>
            <w:vAlign w:val="center"/>
          </w:tcPr>
          <w:p w14:paraId="6067FE07">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第五章</w:t>
            </w:r>
          </w:p>
        </w:tc>
        <w:tc>
          <w:tcPr>
            <w:tcW w:w="4111" w:type="dxa"/>
            <w:noWrap w:val="0"/>
            <w:tcMar>
              <w:top w:w="0" w:type="dxa"/>
              <w:left w:w="108" w:type="dxa"/>
              <w:bottom w:w="0" w:type="dxa"/>
              <w:right w:w="108" w:type="dxa"/>
            </w:tcMar>
            <w:vAlign w:val="center"/>
          </w:tcPr>
          <w:p w14:paraId="514A6C0D">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1、新增报废产品、机动车、二手车接口开票能力接口编码；</w:t>
            </w:r>
          </w:p>
          <w:p w14:paraId="52C0C1F5">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2.调整5.2.9自然人开票信息变更接口，新增5.2.12退税信息初始化,5.2.13退税申请状态更新接口。</w:t>
            </w:r>
          </w:p>
        </w:tc>
        <w:tc>
          <w:tcPr>
            <w:tcW w:w="1559" w:type="dxa"/>
            <w:noWrap w:val="0"/>
            <w:tcMar>
              <w:top w:w="0" w:type="dxa"/>
              <w:left w:w="108" w:type="dxa"/>
              <w:bottom w:w="0" w:type="dxa"/>
              <w:right w:w="108" w:type="dxa"/>
            </w:tcMar>
            <w:vAlign w:val="center"/>
          </w:tcPr>
          <w:p w14:paraId="70C5E26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2024-</w:t>
            </w:r>
            <w:r>
              <w:rPr>
                <w:rFonts w:hint="default" w:ascii="Times New Roman" w:hAnsi="Times New Roman" w:eastAsia="等线" w:cs="Times New Roman"/>
                <w:color w:val="000000"/>
                <w:kern w:val="0"/>
                <w:sz w:val="21"/>
                <w:szCs w:val="21"/>
                <w:lang w:val="en-US" w:eastAsia="zh-CN"/>
              </w:rPr>
              <w:t>10</w:t>
            </w:r>
            <w:r>
              <w:rPr>
                <w:rFonts w:hint="default" w:ascii="Times New Roman" w:hAnsi="Times New Roman" w:eastAsia="等线" w:cs="Times New Roman"/>
                <w:color w:val="000000"/>
                <w:kern w:val="0"/>
                <w:sz w:val="21"/>
                <w:szCs w:val="21"/>
                <w:lang w:eastAsia="zh-CN"/>
              </w:rPr>
              <w:t>-2</w:t>
            </w:r>
            <w:r>
              <w:rPr>
                <w:rFonts w:hint="default" w:ascii="Times New Roman" w:hAnsi="Times New Roman" w:eastAsia="等线" w:cs="Times New Roman"/>
                <w:color w:val="000000"/>
                <w:kern w:val="0"/>
                <w:sz w:val="21"/>
                <w:szCs w:val="21"/>
                <w:lang w:val="en-US" w:eastAsia="zh-CN"/>
              </w:rPr>
              <w:t>5</w:t>
            </w:r>
          </w:p>
        </w:tc>
      </w:tr>
      <w:tr w14:paraId="6702435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7596A92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V5.001</w:t>
            </w:r>
          </w:p>
        </w:tc>
        <w:tc>
          <w:tcPr>
            <w:tcW w:w="1873" w:type="dxa"/>
            <w:noWrap w:val="0"/>
            <w:tcMar>
              <w:top w:w="0" w:type="dxa"/>
              <w:left w:w="108" w:type="dxa"/>
              <w:bottom w:w="0" w:type="dxa"/>
              <w:right w:w="108" w:type="dxa"/>
            </w:tcMar>
            <w:vAlign w:val="center"/>
          </w:tcPr>
          <w:p w14:paraId="7E658A7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第三章</w:t>
            </w:r>
          </w:p>
        </w:tc>
        <w:tc>
          <w:tcPr>
            <w:tcW w:w="4111" w:type="dxa"/>
            <w:noWrap w:val="0"/>
            <w:tcMar>
              <w:top w:w="0" w:type="dxa"/>
              <w:left w:w="108" w:type="dxa"/>
              <w:bottom w:w="0" w:type="dxa"/>
              <w:right w:w="108" w:type="dxa"/>
            </w:tcMar>
            <w:vAlign w:val="center"/>
          </w:tcPr>
          <w:p w14:paraId="2F5BBB5C">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新增及调整报废产品收购沙箱控制接口：3.2.1新增报废产品初始化接口对应编码；</w:t>
            </w:r>
          </w:p>
        </w:tc>
        <w:tc>
          <w:tcPr>
            <w:tcW w:w="1559" w:type="dxa"/>
            <w:noWrap w:val="0"/>
            <w:tcMar>
              <w:top w:w="0" w:type="dxa"/>
              <w:left w:w="108" w:type="dxa"/>
              <w:bottom w:w="0" w:type="dxa"/>
              <w:right w:w="108" w:type="dxa"/>
            </w:tcMar>
            <w:vAlign w:val="center"/>
          </w:tcPr>
          <w:p w14:paraId="39C02FEB">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2024-10-30</w:t>
            </w:r>
          </w:p>
        </w:tc>
      </w:tr>
      <w:tr w14:paraId="65854A0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610F4AFA">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V5.002</w:t>
            </w:r>
          </w:p>
        </w:tc>
        <w:tc>
          <w:tcPr>
            <w:tcW w:w="1873" w:type="dxa"/>
            <w:noWrap w:val="0"/>
            <w:tcMar>
              <w:top w:w="0" w:type="dxa"/>
              <w:left w:w="108" w:type="dxa"/>
              <w:bottom w:w="0" w:type="dxa"/>
              <w:right w:w="108" w:type="dxa"/>
            </w:tcMar>
            <w:vAlign w:val="center"/>
          </w:tcPr>
          <w:p w14:paraId="65DAC14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129D0027">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5.1.22更正“商品条码发票上传”为“报废产品收购发票上传”</w:t>
            </w:r>
          </w:p>
        </w:tc>
        <w:tc>
          <w:tcPr>
            <w:tcW w:w="1559" w:type="dxa"/>
            <w:noWrap w:val="0"/>
            <w:tcMar>
              <w:top w:w="0" w:type="dxa"/>
              <w:left w:w="108" w:type="dxa"/>
              <w:bottom w:w="0" w:type="dxa"/>
              <w:right w:w="108" w:type="dxa"/>
            </w:tcMar>
            <w:vAlign w:val="center"/>
          </w:tcPr>
          <w:p w14:paraId="5EED4B8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2024-11-02</w:t>
            </w:r>
          </w:p>
        </w:tc>
      </w:tr>
      <w:tr w14:paraId="5DB2BE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0543A3B0">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V5.003</w:t>
            </w:r>
          </w:p>
        </w:tc>
        <w:tc>
          <w:tcPr>
            <w:tcW w:w="1873" w:type="dxa"/>
            <w:noWrap w:val="0"/>
            <w:tcMar>
              <w:top w:w="0" w:type="dxa"/>
              <w:left w:w="108" w:type="dxa"/>
              <w:bottom w:w="0" w:type="dxa"/>
              <w:right w:w="108" w:type="dxa"/>
            </w:tcMar>
            <w:vAlign w:val="center"/>
          </w:tcPr>
          <w:p w14:paraId="45CF5705">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第三章</w:t>
            </w:r>
          </w:p>
        </w:tc>
        <w:tc>
          <w:tcPr>
            <w:tcW w:w="4111" w:type="dxa"/>
            <w:noWrap w:val="0"/>
            <w:tcMar>
              <w:top w:w="0" w:type="dxa"/>
              <w:left w:w="108" w:type="dxa"/>
              <w:bottom w:w="0" w:type="dxa"/>
              <w:right w:w="108" w:type="dxa"/>
            </w:tcMar>
            <w:vAlign w:val="center"/>
          </w:tcPr>
          <w:p w14:paraId="1E73E1FC">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3.3.1</w:t>
            </w:r>
            <w:r>
              <w:rPr>
                <w:rFonts w:hint="default" w:ascii="Times New Roman" w:hAnsi="Times New Roman" w:eastAsia="宋体" w:cs="Times New Roman"/>
                <w:color w:val="000000"/>
                <w:sz w:val="20"/>
                <w:szCs w:val="18"/>
              </w:rPr>
              <w:t>服务请求地址</w:t>
            </w:r>
            <w:r>
              <w:rPr>
                <w:rFonts w:hint="default" w:ascii="Times New Roman" w:hAnsi="Times New Roman" w:eastAsia="宋体" w:cs="Times New Roman"/>
                <w:color w:val="000000"/>
                <w:sz w:val="20"/>
                <w:szCs w:val="18"/>
                <w:lang w:val="en-US" w:eastAsia="zh-CN"/>
              </w:rPr>
              <w:t>new</w:t>
            </w:r>
            <w:r>
              <w:rPr>
                <w:rFonts w:hint="default" w:ascii="Times New Roman" w:hAnsi="Times New Roman" w:eastAsia="宋体" w:cs="Times New Roman"/>
                <w:color w:val="000000"/>
                <w:sz w:val="20"/>
                <w:szCs w:val="18"/>
              </w:rPr>
              <w:t>sandbox改为sandbox</w:t>
            </w:r>
          </w:p>
        </w:tc>
        <w:tc>
          <w:tcPr>
            <w:tcW w:w="1559" w:type="dxa"/>
            <w:noWrap w:val="0"/>
            <w:tcMar>
              <w:top w:w="0" w:type="dxa"/>
              <w:left w:w="108" w:type="dxa"/>
              <w:bottom w:w="0" w:type="dxa"/>
              <w:right w:w="108" w:type="dxa"/>
            </w:tcMar>
            <w:vAlign w:val="center"/>
          </w:tcPr>
          <w:p w14:paraId="5BBCF9AD">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2024-11-13</w:t>
            </w:r>
          </w:p>
        </w:tc>
      </w:tr>
      <w:tr w14:paraId="2937554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131AA83B">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V5.004</w:t>
            </w:r>
          </w:p>
        </w:tc>
        <w:tc>
          <w:tcPr>
            <w:tcW w:w="1873" w:type="dxa"/>
            <w:noWrap w:val="0"/>
            <w:tcMar>
              <w:top w:w="0" w:type="dxa"/>
              <w:left w:w="108" w:type="dxa"/>
              <w:bottom w:w="0" w:type="dxa"/>
              <w:right w:w="108" w:type="dxa"/>
            </w:tcMar>
            <w:vAlign w:val="center"/>
          </w:tcPr>
          <w:p w14:paraId="3B707F1A">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第三章</w:t>
            </w:r>
          </w:p>
        </w:tc>
        <w:tc>
          <w:tcPr>
            <w:tcW w:w="4111" w:type="dxa"/>
            <w:noWrap w:val="0"/>
            <w:tcMar>
              <w:top w:w="0" w:type="dxa"/>
              <w:left w:w="108" w:type="dxa"/>
              <w:bottom w:w="0" w:type="dxa"/>
              <w:right w:w="108" w:type="dxa"/>
            </w:tcMar>
            <w:vAlign w:val="center"/>
          </w:tcPr>
          <w:p w14:paraId="6FEACD01">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3.2.2、3.3.2请求头新增clientTid、ptlx</w:t>
            </w:r>
          </w:p>
        </w:tc>
        <w:tc>
          <w:tcPr>
            <w:tcW w:w="1559" w:type="dxa"/>
            <w:noWrap w:val="0"/>
            <w:tcMar>
              <w:top w:w="0" w:type="dxa"/>
              <w:left w:w="108" w:type="dxa"/>
              <w:bottom w:w="0" w:type="dxa"/>
              <w:right w:w="108" w:type="dxa"/>
            </w:tcMar>
            <w:vAlign w:val="center"/>
          </w:tcPr>
          <w:p w14:paraId="4E05AB1F">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2024-11-21</w:t>
            </w:r>
          </w:p>
        </w:tc>
      </w:tr>
      <w:tr w14:paraId="7D26CE9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1815E972">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V5.005</w:t>
            </w:r>
          </w:p>
        </w:tc>
        <w:tc>
          <w:tcPr>
            <w:tcW w:w="1873" w:type="dxa"/>
            <w:noWrap w:val="0"/>
            <w:tcMar>
              <w:top w:w="0" w:type="dxa"/>
              <w:left w:w="108" w:type="dxa"/>
              <w:bottom w:w="0" w:type="dxa"/>
              <w:right w:w="108" w:type="dxa"/>
            </w:tcMar>
            <w:vAlign w:val="center"/>
          </w:tcPr>
          <w:p w14:paraId="2AE5B7B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30CD339E">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5.1.4农产品收购开票能力新增查询自然人、收购企业风险类型接口；</w:t>
            </w:r>
            <w:r>
              <w:rPr>
                <w:rFonts w:hint="default" w:ascii="Times New Roman" w:hAnsi="Times New Roman" w:eastAsia="宋体" w:cs="Times New Roman"/>
                <w:color w:val="000000"/>
                <w:kern w:val="2"/>
                <w:sz w:val="20"/>
                <w:szCs w:val="18"/>
                <w:lang w:val="en-US" w:eastAsia="zh-CN" w:bidi="ar-SA"/>
              </w:rPr>
              <w:br w:type="textWrapping"/>
            </w:r>
            <w:r>
              <w:rPr>
                <w:rFonts w:hint="default" w:ascii="Times New Roman" w:hAnsi="Times New Roman" w:eastAsia="宋体" w:cs="Times New Roman"/>
                <w:color w:val="000000"/>
                <w:kern w:val="2"/>
                <w:sz w:val="20"/>
                <w:szCs w:val="18"/>
                <w:lang w:val="en-US" w:eastAsia="zh-CN" w:bidi="ar-SA"/>
              </w:rPr>
              <w:t>新增5.1.25反向开票（通用）开票能力。</w:t>
            </w:r>
          </w:p>
        </w:tc>
        <w:tc>
          <w:tcPr>
            <w:tcW w:w="1559" w:type="dxa"/>
            <w:noWrap w:val="0"/>
            <w:tcMar>
              <w:top w:w="0" w:type="dxa"/>
              <w:left w:w="108" w:type="dxa"/>
              <w:bottom w:w="0" w:type="dxa"/>
              <w:right w:w="108" w:type="dxa"/>
            </w:tcMar>
            <w:vAlign w:val="center"/>
          </w:tcPr>
          <w:p w14:paraId="6C11190E">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2024-12-17</w:t>
            </w:r>
          </w:p>
        </w:tc>
      </w:tr>
      <w:tr w14:paraId="04B916E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36A92116">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V6.000</w:t>
            </w:r>
          </w:p>
        </w:tc>
        <w:tc>
          <w:tcPr>
            <w:tcW w:w="1873" w:type="dxa"/>
            <w:noWrap w:val="0"/>
            <w:tcMar>
              <w:top w:w="0" w:type="dxa"/>
              <w:left w:w="108" w:type="dxa"/>
              <w:bottom w:w="0" w:type="dxa"/>
              <w:right w:w="108" w:type="dxa"/>
            </w:tcMar>
            <w:vAlign w:val="center"/>
          </w:tcPr>
          <w:p w14:paraId="574882A7">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第</w:t>
            </w:r>
            <w:r>
              <w:rPr>
                <w:rFonts w:hint="default" w:ascii="Times New Roman" w:hAnsi="Times New Roman" w:eastAsia="等线" w:cs="Times New Roman"/>
                <w:color w:val="000000"/>
                <w:kern w:val="0"/>
                <w:sz w:val="21"/>
                <w:szCs w:val="21"/>
                <w:lang w:val="en-US" w:eastAsia="zh-CN"/>
              </w:rPr>
              <w:t>三</w:t>
            </w:r>
            <w:r>
              <w:rPr>
                <w:rFonts w:hint="default" w:ascii="Times New Roman" w:hAnsi="Times New Roman" w:eastAsia="等线" w:cs="Times New Roman"/>
                <w:color w:val="000000"/>
                <w:kern w:val="0"/>
                <w:sz w:val="21"/>
                <w:szCs w:val="21"/>
                <w:lang w:eastAsia="zh-CN"/>
              </w:rPr>
              <w:t>章</w:t>
            </w:r>
          </w:p>
        </w:tc>
        <w:tc>
          <w:tcPr>
            <w:tcW w:w="4111" w:type="dxa"/>
            <w:noWrap w:val="0"/>
            <w:tcMar>
              <w:top w:w="0" w:type="dxa"/>
              <w:left w:w="108" w:type="dxa"/>
              <w:bottom w:w="0" w:type="dxa"/>
              <w:right w:w="108" w:type="dxa"/>
            </w:tcMar>
            <w:vAlign w:val="center"/>
          </w:tcPr>
          <w:p w14:paraId="29DDA88B">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3.1.3、3.1.4更新页面</w:t>
            </w:r>
          </w:p>
        </w:tc>
        <w:tc>
          <w:tcPr>
            <w:tcW w:w="1559" w:type="dxa"/>
            <w:noWrap w:val="0"/>
            <w:tcMar>
              <w:top w:w="0" w:type="dxa"/>
              <w:left w:w="108" w:type="dxa"/>
              <w:bottom w:w="0" w:type="dxa"/>
              <w:right w:w="108" w:type="dxa"/>
            </w:tcMar>
            <w:vAlign w:val="center"/>
          </w:tcPr>
          <w:p w14:paraId="3043430C">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-0</w:t>
            </w:r>
            <w:r>
              <w:rPr>
                <w:rFonts w:hint="default" w:ascii="Times New Roman" w:hAnsi="Times New Roman" w:eastAsia="等线" w:cs="Times New Roman"/>
                <w:color w:val="000000"/>
                <w:kern w:val="0"/>
                <w:sz w:val="21"/>
                <w:szCs w:val="21"/>
                <w:lang w:val="en-US" w:eastAsia="zh-CN"/>
              </w:rPr>
              <w:t>2</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17</w:t>
            </w:r>
          </w:p>
        </w:tc>
      </w:tr>
      <w:tr w14:paraId="4283B4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1D4919E0">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V7.000</w:t>
            </w:r>
          </w:p>
        </w:tc>
        <w:tc>
          <w:tcPr>
            <w:tcW w:w="1873" w:type="dxa"/>
            <w:noWrap w:val="0"/>
            <w:tcMar>
              <w:top w:w="0" w:type="dxa"/>
              <w:left w:w="108" w:type="dxa"/>
              <w:bottom w:w="0" w:type="dxa"/>
              <w:right w:w="108" w:type="dxa"/>
            </w:tcMar>
            <w:vAlign w:val="center"/>
          </w:tcPr>
          <w:p w14:paraId="34D808F7">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6E8AD0E2">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5.2.11生成机动车合格证信息返回参数调整增加车辆名称、车辆来源代码、额定载质量；</w:t>
            </w:r>
            <w:r>
              <w:rPr>
                <w:rFonts w:hint="default" w:ascii="Times New Roman" w:hAnsi="Times New Roman" w:eastAsia="宋体" w:cs="Times New Roman"/>
                <w:color w:val="000000"/>
                <w:kern w:val="2"/>
                <w:sz w:val="20"/>
                <w:szCs w:val="18"/>
                <w:lang w:val="en-US" w:eastAsia="zh-CN" w:bidi="ar-SA"/>
              </w:rPr>
              <w:br w:type="textWrapping"/>
            </w:r>
            <w:r>
              <w:rPr>
                <w:rFonts w:hint="default" w:ascii="Times New Roman" w:hAnsi="Times New Roman" w:eastAsia="宋体" w:cs="Times New Roman"/>
                <w:color w:val="000000"/>
                <w:kern w:val="2"/>
                <w:sz w:val="20"/>
                <w:szCs w:val="18"/>
                <w:lang w:val="en-US" w:eastAsia="zh-CN" w:bidi="ar-SA"/>
              </w:rPr>
              <w:t>新增5.2.14跨区域涉税数据事项初始化接口。</w:t>
            </w:r>
          </w:p>
        </w:tc>
        <w:tc>
          <w:tcPr>
            <w:tcW w:w="1559" w:type="dxa"/>
            <w:noWrap w:val="0"/>
            <w:tcMar>
              <w:top w:w="0" w:type="dxa"/>
              <w:left w:w="108" w:type="dxa"/>
              <w:bottom w:w="0" w:type="dxa"/>
              <w:right w:w="108" w:type="dxa"/>
            </w:tcMar>
            <w:vAlign w:val="center"/>
          </w:tcPr>
          <w:p w14:paraId="3C5168C9">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-0</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30</w:t>
            </w:r>
          </w:p>
        </w:tc>
      </w:tr>
      <w:tr w14:paraId="0B0C375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0143308F">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V7.001</w:t>
            </w:r>
          </w:p>
        </w:tc>
        <w:tc>
          <w:tcPr>
            <w:tcW w:w="1873" w:type="dxa"/>
            <w:shd w:val="clear" w:color="auto" w:fill="auto"/>
            <w:noWrap w:val="0"/>
            <w:tcMar>
              <w:top w:w="0" w:type="dxa"/>
              <w:left w:w="108" w:type="dxa"/>
              <w:bottom w:w="0" w:type="dxa"/>
              <w:right w:w="108" w:type="dxa"/>
            </w:tcMar>
            <w:vAlign w:val="center"/>
          </w:tcPr>
          <w:p w14:paraId="27FBF84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16713F11">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调整5.2.14跨区域涉税数据事项初始化接口请求参数，将行政区划字段拆分为省、市、区行政区划</w:t>
            </w:r>
            <w:r>
              <w:rPr>
                <w:rFonts w:hint="default" w:ascii="Times New Roman" w:hAnsi="Times New Roman" w:cs="Times New Roman" w:eastAsiaTheme="minorEastAsia"/>
                <w:color w:val="auto"/>
                <w:sz w:val="22"/>
                <w:szCs w:val="22"/>
                <w:lang w:val="en-US" w:eastAsia="zh-CN"/>
              </w:rPr>
              <w:t>。</w:t>
            </w:r>
          </w:p>
        </w:tc>
        <w:tc>
          <w:tcPr>
            <w:tcW w:w="1559" w:type="dxa"/>
            <w:shd w:val="clear" w:color="auto" w:fill="auto"/>
            <w:noWrap w:val="0"/>
            <w:tcMar>
              <w:top w:w="0" w:type="dxa"/>
              <w:left w:w="108" w:type="dxa"/>
              <w:bottom w:w="0" w:type="dxa"/>
              <w:right w:w="108" w:type="dxa"/>
            </w:tcMar>
            <w:vAlign w:val="center"/>
          </w:tcPr>
          <w:p w14:paraId="61D53DC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-0</w:t>
            </w:r>
            <w:r>
              <w:rPr>
                <w:rFonts w:hint="default" w:ascii="Times New Roman" w:hAnsi="Times New Roman" w:eastAsia="等线" w:cs="Times New Roman"/>
                <w:color w:val="000000"/>
                <w:kern w:val="0"/>
                <w:sz w:val="21"/>
                <w:szCs w:val="21"/>
                <w:lang w:val="en-US" w:eastAsia="zh-CN"/>
              </w:rPr>
              <w:t>6</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27</w:t>
            </w:r>
          </w:p>
        </w:tc>
      </w:tr>
      <w:tr w14:paraId="3575DF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75D231D4">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V7.002</w:t>
            </w:r>
          </w:p>
        </w:tc>
        <w:tc>
          <w:tcPr>
            <w:tcW w:w="1873" w:type="dxa"/>
            <w:shd w:val="clear" w:color="auto" w:fill="auto"/>
            <w:noWrap w:val="0"/>
            <w:tcMar>
              <w:top w:w="0" w:type="dxa"/>
              <w:left w:w="108" w:type="dxa"/>
              <w:bottom w:w="0" w:type="dxa"/>
              <w:right w:w="108" w:type="dxa"/>
            </w:tcMar>
            <w:vAlign w:val="center"/>
          </w:tcPr>
          <w:p w14:paraId="0F4F392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6D43627A">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调整5.2.14跨区域涉税数据事项初始化接口请求参数字段说明，补充省、市、区行政区划填写中文的规则</w:t>
            </w:r>
            <w:r>
              <w:rPr>
                <w:rFonts w:hint="default" w:ascii="Times New Roman" w:hAnsi="Times New Roman" w:cs="Times New Roman" w:eastAsiaTheme="minorEastAsia"/>
                <w:color w:val="auto"/>
                <w:sz w:val="22"/>
                <w:szCs w:val="22"/>
                <w:lang w:val="en-US" w:eastAsia="zh-CN"/>
              </w:rPr>
              <w:t>。</w:t>
            </w:r>
          </w:p>
        </w:tc>
        <w:tc>
          <w:tcPr>
            <w:tcW w:w="1559" w:type="dxa"/>
            <w:shd w:val="clear" w:color="auto" w:fill="auto"/>
            <w:noWrap w:val="0"/>
            <w:tcMar>
              <w:top w:w="0" w:type="dxa"/>
              <w:left w:w="108" w:type="dxa"/>
              <w:bottom w:w="0" w:type="dxa"/>
              <w:right w:w="108" w:type="dxa"/>
            </w:tcMar>
            <w:vAlign w:val="center"/>
          </w:tcPr>
          <w:p w14:paraId="0AEE0F4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-0</w:t>
            </w:r>
            <w:r>
              <w:rPr>
                <w:rFonts w:hint="default" w:ascii="Times New Roman" w:hAnsi="Times New Roman" w:eastAsia="等线" w:cs="Times New Roman"/>
                <w:color w:val="000000"/>
                <w:kern w:val="0"/>
                <w:sz w:val="21"/>
                <w:szCs w:val="21"/>
                <w:lang w:val="en-US" w:eastAsia="zh-CN"/>
              </w:rPr>
              <w:t>7</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21</w:t>
            </w:r>
          </w:p>
        </w:tc>
      </w:tr>
      <w:tr w14:paraId="44E6D8E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5293ECD6">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V7.003</w:t>
            </w:r>
          </w:p>
        </w:tc>
        <w:tc>
          <w:tcPr>
            <w:tcW w:w="1873" w:type="dxa"/>
            <w:shd w:val="clear" w:color="auto" w:fill="auto"/>
            <w:noWrap w:val="0"/>
            <w:tcMar>
              <w:top w:w="0" w:type="dxa"/>
              <w:left w:w="108" w:type="dxa"/>
              <w:bottom w:w="0" w:type="dxa"/>
              <w:right w:w="108" w:type="dxa"/>
            </w:tcMar>
            <w:vAlign w:val="center"/>
          </w:tcPr>
          <w:p w14:paraId="360E9B7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6CA4CC5C">
            <w:pPr>
              <w:pStyle w:val="64"/>
              <w:jc w:val="left"/>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sz w:val="20"/>
                <w:szCs w:val="18"/>
                <w:lang w:val="en-US" w:eastAsia="zh-CN"/>
              </w:rPr>
              <w:t>新增5.1.26金银首饰开票能力相关编码。</w:t>
            </w:r>
          </w:p>
        </w:tc>
        <w:tc>
          <w:tcPr>
            <w:tcW w:w="1559" w:type="dxa"/>
            <w:shd w:val="clear" w:color="auto" w:fill="auto"/>
            <w:noWrap w:val="0"/>
            <w:tcMar>
              <w:top w:w="0" w:type="dxa"/>
              <w:left w:w="108" w:type="dxa"/>
              <w:bottom w:w="0" w:type="dxa"/>
              <w:right w:w="108" w:type="dxa"/>
            </w:tcMar>
            <w:vAlign w:val="center"/>
          </w:tcPr>
          <w:p w14:paraId="740F1C5C">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-0</w:t>
            </w:r>
            <w:r>
              <w:rPr>
                <w:rFonts w:hint="default" w:ascii="Times New Roman" w:hAnsi="Times New Roman" w:eastAsia="等线" w:cs="Times New Roman"/>
                <w:color w:val="000000"/>
                <w:kern w:val="0"/>
                <w:sz w:val="21"/>
                <w:szCs w:val="21"/>
                <w:lang w:val="en-US" w:eastAsia="zh-CN"/>
              </w:rPr>
              <w:t>8</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29</w:t>
            </w:r>
          </w:p>
        </w:tc>
      </w:tr>
      <w:tr w14:paraId="269686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194D6596">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V7.004</w:t>
            </w:r>
          </w:p>
        </w:tc>
        <w:tc>
          <w:tcPr>
            <w:tcW w:w="1873" w:type="dxa"/>
            <w:shd w:val="clear" w:color="auto" w:fill="auto"/>
            <w:noWrap w:val="0"/>
            <w:tcMar>
              <w:top w:w="0" w:type="dxa"/>
              <w:left w:w="108" w:type="dxa"/>
              <w:bottom w:w="0" w:type="dxa"/>
              <w:right w:w="108" w:type="dxa"/>
            </w:tcMar>
            <w:vAlign w:val="center"/>
          </w:tcPr>
          <w:p w14:paraId="7B6FD45E">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30BD3063">
            <w:pPr>
              <w:pStyle w:val="64"/>
              <w:jc w:val="left"/>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sz w:val="20"/>
                <w:szCs w:val="18"/>
                <w:lang w:val="en-US" w:eastAsia="zh-CN"/>
              </w:rPr>
              <w:t>新增5.2.15报废产品收购企业应代办未代办税费信息初始化接口。</w:t>
            </w:r>
          </w:p>
        </w:tc>
        <w:tc>
          <w:tcPr>
            <w:tcW w:w="1559" w:type="dxa"/>
            <w:shd w:val="clear" w:color="auto" w:fill="auto"/>
            <w:noWrap w:val="0"/>
            <w:tcMar>
              <w:top w:w="0" w:type="dxa"/>
              <w:left w:w="108" w:type="dxa"/>
              <w:bottom w:w="0" w:type="dxa"/>
              <w:right w:w="108" w:type="dxa"/>
            </w:tcMar>
            <w:vAlign w:val="center"/>
          </w:tcPr>
          <w:p w14:paraId="35D0DA0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-0</w:t>
            </w:r>
            <w:r>
              <w:rPr>
                <w:rFonts w:hint="default" w:ascii="Times New Roman" w:hAnsi="Times New Roman" w:eastAsia="等线" w:cs="Times New Roman"/>
                <w:color w:val="000000"/>
                <w:kern w:val="0"/>
                <w:sz w:val="21"/>
                <w:szCs w:val="21"/>
                <w:lang w:val="en-US" w:eastAsia="zh-CN"/>
              </w:rPr>
              <w:t>8</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29</w:t>
            </w:r>
          </w:p>
        </w:tc>
      </w:tr>
      <w:tr w14:paraId="1C5329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271AEB8D">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V7.005</w:t>
            </w:r>
          </w:p>
        </w:tc>
        <w:tc>
          <w:tcPr>
            <w:tcW w:w="1873" w:type="dxa"/>
            <w:shd w:val="clear" w:color="auto" w:fill="auto"/>
            <w:noWrap w:val="0"/>
            <w:tcMar>
              <w:top w:w="0" w:type="dxa"/>
              <w:left w:w="108" w:type="dxa"/>
              <w:bottom w:w="0" w:type="dxa"/>
              <w:right w:w="108" w:type="dxa"/>
            </w:tcMar>
            <w:vAlign w:val="center"/>
          </w:tcPr>
          <w:p w14:paraId="77C9796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0CA57B5B">
            <w:pPr>
              <w:pStyle w:val="64"/>
              <w:jc w:val="left"/>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sz w:val="20"/>
                <w:szCs w:val="18"/>
                <w:lang w:val="en-US" w:eastAsia="zh-CN"/>
              </w:rPr>
              <w:t>新增5.2.16涉税专业服务信息初始化接口。</w:t>
            </w:r>
          </w:p>
        </w:tc>
        <w:tc>
          <w:tcPr>
            <w:tcW w:w="1559" w:type="dxa"/>
            <w:shd w:val="clear" w:color="auto" w:fill="auto"/>
            <w:noWrap w:val="0"/>
            <w:tcMar>
              <w:top w:w="0" w:type="dxa"/>
              <w:left w:w="108" w:type="dxa"/>
              <w:bottom w:w="0" w:type="dxa"/>
              <w:right w:w="108" w:type="dxa"/>
            </w:tcMar>
            <w:vAlign w:val="center"/>
          </w:tcPr>
          <w:p w14:paraId="64FAD54E">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10</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31</w:t>
            </w:r>
          </w:p>
        </w:tc>
      </w:tr>
      <w:tr w14:paraId="42AE6E6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vMerge w:val="restart"/>
            <w:shd w:val="clear" w:color="auto" w:fill="auto"/>
            <w:noWrap w:val="0"/>
            <w:tcMar>
              <w:top w:w="0" w:type="dxa"/>
              <w:left w:w="108" w:type="dxa"/>
              <w:bottom w:w="0" w:type="dxa"/>
              <w:right w:w="108" w:type="dxa"/>
            </w:tcMar>
            <w:vAlign w:val="center"/>
          </w:tcPr>
          <w:p w14:paraId="547416C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V7.006</w:t>
            </w:r>
          </w:p>
        </w:tc>
        <w:tc>
          <w:tcPr>
            <w:tcW w:w="1873" w:type="dxa"/>
            <w:shd w:val="clear" w:color="auto" w:fill="auto"/>
            <w:noWrap w:val="0"/>
            <w:tcMar>
              <w:top w:w="0" w:type="dxa"/>
              <w:left w:w="108" w:type="dxa"/>
              <w:bottom w:w="0" w:type="dxa"/>
              <w:right w:w="108" w:type="dxa"/>
            </w:tcMar>
            <w:vAlign w:val="center"/>
          </w:tcPr>
          <w:p w14:paraId="5239BF6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3E60CED6">
            <w:pPr>
              <w:pStyle w:val="64"/>
              <w:jc w:val="left"/>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sz w:val="20"/>
                <w:szCs w:val="18"/>
                <w:lang w:val="en-US" w:eastAsia="zh-CN"/>
              </w:rPr>
              <w:t>5.2.9自然人开票信息变更接口新增请求参数及调整说明描述</w:t>
            </w:r>
          </w:p>
        </w:tc>
        <w:tc>
          <w:tcPr>
            <w:tcW w:w="1559" w:type="dxa"/>
            <w:shd w:val="clear" w:color="auto" w:fill="auto"/>
            <w:noWrap w:val="0"/>
            <w:tcMar>
              <w:top w:w="0" w:type="dxa"/>
              <w:left w:w="108" w:type="dxa"/>
              <w:bottom w:w="0" w:type="dxa"/>
              <w:right w:w="108" w:type="dxa"/>
            </w:tcMar>
            <w:vAlign w:val="center"/>
          </w:tcPr>
          <w:p w14:paraId="0BE42BE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12</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30</w:t>
            </w:r>
          </w:p>
        </w:tc>
      </w:tr>
      <w:tr w14:paraId="5B24A08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vMerge w:val="continue"/>
            <w:shd w:val="clear" w:color="auto" w:fill="auto"/>
            <w:noWrap w:val="0"/>
            <w:tcMar>
              <w:top w:w="0" w:type="dxa"/>
              <w:left w:w="108" w:type="dxa"/>
              <w:bottom w:w="0" w:type="dxa"/>
              <w:right w:w="108" w:type="dxa"/>
            </w:tcMar>
            <w:vAlign w:val="center"/>
          </w:tcPr>
          <w:p w14:paraId="62BE97D0">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p>
        </w:tc>
        <w:tc>
          <w:tcPr>
            <w:tcW w:w="1873" w:type="dxa"/>
            <w:shd w:val="clear" w:color="auto" w:fill="auto"/>
            <w:noWrap w:val="0"/>
            <w:tcMar>
              <w:top w:w="0" w:type="dxa"/>
              <w:left w:w="108" w:type="dxa"/>
              <w:bottom w:w="0" w:type="dxa"/>
              <w:right w:w="108" w:type="dxa"/>
            </w:tcMar>
            <w:vAlign w:val="center"/>
          </w:tcPr>
          <w:p w14:paraId="51C9C80D">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eastAsia"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6C521A28">
            <w:pPr>
              <w:pStyle w:val="64"/>
              <w:jc w:val="left"/>
              <w:rPr>
                <w:rFonts w:hint="default" w:ascii="Times New Roman" w:hAnsi="Times New Roman" w:eastAsia="宋体" w:cs="Times New Roman"/>
                <w:color w:val="000000"/>
                <w:sz w:val="20"/>
                <w:szCs w:val="18"/>
                <w:lang w:val="en-US" w:eastAsia="zh-CN"/>
              </w:rPr>
            </w:pPr>
            <w:r>
              <w:rPr>
                <w:rFonts w:hint="eastAsia" w:ascii="Times New Roman" w:hAnsi="Times New Roman" w:eastAsia="宋体" w:cs="Times New Roman"/>
                <w:color w:val="000000"/>
                <w:sz w:val="20"/>
                <w:szCs w:val="18"/>
                <w:lang w:val="en-US" w:eastAsia="zh-CN"/>
              </w:rPr>
              <w:t>5.1新增开票能力及部分能力新增差额征税业务相关接口。</w:t>
            </w:r>
          </w:p>
        </w:tc>
        <w:tc>
          <w:tcPr>
            <w:tcW w:w="1559" w:type="dxa"/>
            <w:shd w:val="clear" w:color="auto" w:fill="auto"/>
            <w:noWrap w:val="0"/>
            <w:tcMar>
              <w:top w:w="0" w:type="dxa"/>
              <w:left w:w="108" w:type="dxa"/>
              <w:bottom w:w="0" w:type="dxa"/>
              <w:right w:w="108" w:type="dxa"/>
            </w:tcMar>
            <w:vAlign w:val="center"/>
          </w:tcPr>
          <w:p w14:paraId="4B7FA01E">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eastAsia="zh-CN"/>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12</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30</w:t>
            </w:r>
          </w:p>
        </w:tc>
      </w:tr>
      <w:tr w14:paraId="54F43D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5739283B">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V7.00</w:t>
            </w:r>
            <w:r>
              <w:rPr>
                <w:rFonts w:hint="eastAsia" w:ascii="Times New Roman" w:hAnsi="Times New Roman" w:eastAsia="等线" w:cs="Times New Roman"/>
                <w:color w:val="000000"/>
                <w:kern w:val="0"/>
                <w:sz w:val="21"/>
                <w:szCs w:val="21"/>
                <w:lang w:val="en-US" w:eastAsia="zh-CN"/>
              </w:rPr>
              <w:t>7</w:t>
            </w:r>
          </w:p>
        </w:tc>
        <w:tc>
          <w:tcPr>
            <w:tcW w:w="1873" w:type="dxa"/>
            <w:shd w:val="clear" w:color="auto" w:fill="auto"/>
            <w:noWrap w:val="0"/>
            <w:tcMar>
              <w:top w:w="0" w:type="dxa"/>
              <w:left w:w="108" w:type="dxa"/>
              <w:bottom w:w="0" w:type="dxa"/>
              <w:right w:w="108" w:type="dxa"/>
            </w:tcMar>
            <w:vAlign w:val="center"/>
          </w:tcPr>
          <w:p w14:paraId="52B538E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eastAsia"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0C61E6D6">
            <w:pPr>
              <w:pStyle w:val="64"/>
              <w:jc w:val="left"/>
              <w:rPr>
                <w:rFonts w:hint="default" w:ascii="Times New Roman" w:hAnsi="Times New Roman" w:eastAsia="宋体" w:cs="Times New Roman"/>
                <w:color w:val="000000"/>
                <w:sz w:val="20"/>
                <w:szCs w:val="18"/>
                <w:lang w:val="en-US" w:eastAsia="zh-CN"/>
              </w:rPr>
            </w:pPr>
            <w:r>
              <w:rPr>
                <w:rFonts w:hint="eastAsia" w:ascii="Times New Roman" w:hAnsi="Times New Roman" w:eastAsia="宋体" w:cs="Times New Roman"/>
                <w:color w:val="000000"/>
                <w:sz w:val="20"/>
                <w:szCs w:val="18"/>
                <w:lang w:val="en-US" w:eastAsia="zh-CN"/>
              </w:rPr>
              <w:t>5.1新增黄金交易开票能力。</w:t>
            </w:r>
          </w:p>
        </w:tc>
        <w:tc>
          <w:tcPr>
            <w:tcW w:w="1559" w:type="dxa"/>
            <w:shd w:val="clear" w:color="auto" w:fill="auto"/>
            <w:noWrap w:val="0"/>
            <w:tcMar>
              <w:top w:w="0" w:type="dxa"/>
              <w:left w:w="108" w:type="dxa"/>
              <w:bottom w:w="0" w:type="dxa"/>
              <w:right w:w="108" w:type="dxa"/>
            </w:tcMar>
            <w:vAlign w:val="center"/>
          </w:tcPr>
          <w:p w14:paraId="0821922E">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202</w:t>
            </w:r>
            <w:r>
              <w:rPr>
                <w:rFonts w:hint="eastAsia" w:ascii="Times New Roman" w:hAnsi="Times New Roman" w:eastAsia="等线" w:cs="Times New Roman"/>
                <w:color w:val="000000"/>
                <w:kern w:val="0"/>
                <w:sz w:val="21"/>
                <w:szCs w:val="21"/>
                <w:lang w:val="en-US" w:eastAsia="zh-CN"/>
              </w:rPr>
              <w:t>6</w:t>
            </w:r>
            <w:r>
              <w:rPr>
                <w:rFonts w:hint="default" w:ascii="Times New Roman" w:hAnsi="Times New Roman" w:eastAsia="等线" w:cs="Times New Roman"/>
                <w:color w:val="000000"/>
                <w:kern w:val="0"/>
                <w:sz w:val="21"/>
                <w:szCs w:val="21"/>
                <w:lang w:eastAsia="zh-CN"/>
              </w:rPr>
              <w:t>-</w:t>
            </w:r>
            <w:r>
              <w:rPr>
                <w:rFonts w:hint="eastAsia" w:ascii="Times New Roman" w:hAnsi="Times New Roman" w:eastAsia="等线" w:cs="Times New Roman"/>
                <w:color w:val="000000"/>
                <w:kern w:val="0"/>
                <w:sz w:val="21"/>
                <w:szCs w:val="21"/>
                <w:lang w:val="en-US" w:eastAsia="zh-CN"/>
              </w:rPr>
              <w:t>02</w:t>
            </w:r>
            <w:r>
              <w:rPr>
                <w:rFonts w:hint="default" w:ascii="Times New Roman" w:hAnsi="Times New Roman" w:eastAsia="等线" w:cs="Times New Roman"/>
                <w:color w:val="000000"/>
                <w:kern w:val="0"/>
                <w:sz w:val="21"/>
                <w:szCs w:val="21"/>
                <w:lang w:eastAsia="zh-CN"/>
              </w:rPr>
              <w:t>-</w:t>
            </w:r>
            <w:r>
              <w:rPr>
                <w:rFonts w:hint="eastAsia" w:ascii="Times New Roman" w:hAnsi="Times New Roman" w:eastAsia="等线" w:cs="Times New Roman"/>
                <w:color w:val="000000"/>
                <w:kern w:val="0"/>
                <w:sz w:val="21"/>
                <w:szCs w:val="21"/>
                <w:lang w:val="en-US" w:eastAsia="zh-CN"/>
              </w:rPr>
              <w:t>06</w:t>
            </w:r>
          </w:p>
        </w:tc>
      </w:tr>
      <w:tr w14:paraId="56FF895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12087B40">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V7.00</w:t>
            </w:r>
            <w:r>
              <w:rPr>
                <w:rFonts w:hint="eastAsia" w:ascii="Times New Roman" w:hAnsi="Times New Roman" w:eastAsia="等线" w:cs="Times New Roman"/>
                <w:color w:val="000000"/>
                <w:kern w:val="0"/>
                <w:sz w:val="21"/>
                <w:szCs w:val="21"/>
                <w:lang w:val="en-US" w:eastAsia="zh-CN"/>
              </w:rPr>
              <w:t>8</w:t>
            </w:r>
          </w:p>
        </w:tc>
        <w:tc>
          <w:tcPr>
            <w:tcW w:w="1873" w:type="dxa"/>
            <w:shd w:val="clear" w:color="auto" w:fill="auto"/>
            <w:noWrap w:val="0"/>
            <w:tcMar>
              <w:top w:w="0" w:type="dxa"/>
              <w:left w:w="108" w:type="dxa"/>
              <w:bottom w:w="0" w:type="dxa"/>
              <w:right w:w="108" w:type="dxa"/>
            </w:tcMar>
            <w:vAlign w:val="center"/>
          </w:tcPr>
          <w:p w14:paraId="15587F07">
            <w:pPr>
              <w:widowControl/>
              <w:spacing w:before="100" w:beforeAutospacing="1" w:after="100" w:afterAutospacing="1"/>
              <w:ind w:firstLine="0" w:firstLineChars="0"/>
              <w:rPr>
                <w:rFonts w:hint="eastAsia" w:ascii="Times New Roman" w:hAnsi="Times New Roman" w:eastAsia="等线" w:cs="Times New Roman"/>
                <w:color w:val="000000"/>
                <w:kern w:val="0"/>
                <w:sz w:val="21"/>
                <w:szCs w:val="21"/>
                <w:lang w:val="en-US" w:eastAsia="zh-CN"/>
              </w:rPr>
            </w:pPr>
            <w:r>
              <w:rPr>
                <w:rFonts w:hint="eastAsia"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3E1650AF">
            <w:pPr>
              <w:pStyle w:val="64"/>
              <w:jc w:val="left"/>
              <w:rPr>
                <w:rFonts w:hint="eastAsia" w:ascii="Times New Roman" w:hAnsi="Times New Roman" w:eastAsia="宋体" w:cs="Times New Roman"/>
                <w:color w:val="000000"/>
                <w:sz w:val="20"/>
                <w:szCs w:val="18"/>
                <w:lang w:val="en-US" w:eastAsia="zh-CN"/>
              </w:rPr>
            </w:pPr>
            <w:r>
              <w:rPr>
                <w:rFonts w:hint="eastAsia" w:ascii="Times New Roman" w:hAnsi="Times New Roman" w:eastAsia="宋体" w:cs="Times New Roman"/>
                <w:color w:val="000000"/>
                <w:sz w:val="20"/>
                <w:szCs w:val="18"/>
                <w:lang w:val="en-US" w:eastAsia="zh-CN"/>
              </w:rPr>
              <w:t>5.2.9自然人开票信息变更接口入参新增</w:t>
            </w:r>
            <w:r>
              <w:rPr>
                <w:rFonts w:hint="eastAsia" w:ascii="Times New Roman" w:hAnsi="Times New Roman" w:eastAsia="宋体" w:cs="Times New Roman"/>
                <w:color w:val="000000"/>
                <w:sz w:val="20"/>
                <w:szCs w:val="18"/>
              </w:rPr>
              <w:t>“乐企个税累计金额”、“已缴个税累计税额”字段</w:t>
            </w:r>
            <w:r>
              <w:rPr>
                <w:rFonts w:hint="eastAsia" w:ascii="Times New Roman" w:hAnsi="Times New Roman" w:eastAsia="宋体" w:cs="Times New Roman"/>
                <w:color w:val="000000"/>
                <w:sz w:val="20"/>
                <w:szCs w:val="18"/>
                <w:lang w:eastAsia="zh-CN"/>
              </w:rPr>
              <w:t>。</w:t>
            </w:r>
          </w:p>
        </w:tc>
        <w:tc>
          <w:tcPr>
            <w:tcW w:w="1559" w:type="dxa"/>
            <w:shd w:val="clear" w:color="auto" w:fill="auto"/>
            <w:noWrap w:val="0"/>
            <w:tcMar>
              <w:top w:w="0" w:type="dxa"/>
              <w:left w:w="108" w:type="dxa"/>
              <w:bottom w:w="0" w:type="dxa"/>
              <w:right w:w="108" w:type="dxa"/>
            </w:tcMar>
            <w:vAlign w:val="center"/>
          </w:tcPr>
          <w:p w14:paraId="6430F41E">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202</w:t>
            </w:r>
            <w:r>
              <w:rPr>
                <w:rFonts w:hint="eastAsia" w:ascii="Times New Roman" w:hAnsi="Times New Roman" w:eastAsia="等线" w:cs="Times New Roman"/>
                <w:color w:val="000000"/>
                <w:kern w:val="0"/>
                <w:sz w:val="21"/>
                <w:szCs w:val="21"/>
                <w:lang w:val="en-US" w:eastAsia="zh-CN"/>
              </w:rPr>
              <w:t>6</w:t>
            </w:r>
            <w:r>
              <w:rPr>
                <w:rFonts w:hint="default" w:ascii="Times New Roman" w:hAnsi="Times New Roman" w:eastAsia="等线" w:cs="Times New Roman"/>
                <w:color w:val="000000"/>
                <w:kern w:val="0"/>
                <w:sz w:val="21"/>
                <w:szCs w:val="21"/>
                <w:lang w:eastAsia="zh-CN"/>
              </w:rPr>
              <w:t>-</w:t>
            </w:r>
            <w:r>
              <w:rPr>
                <w:rFonts w:hint="eastAsia" w:ascii="Times New Roman" w:hAnsi="Times New Roman" w:eastAsia="等线" w:cs="Times New Roman"/>
                <w:color w:val="000000"/>
                <w:kern w:val="0"/>
                <w:sz w:val="21"/>
                <w:szCs w:val="21"/>
                <w:lang w:val="en-US" w:eastAsia="zh-CN"/>
              </w:rPr>
              <w:t>03</w:t>
            </w:r>
            <w:r>
              <w:rPr>
                <w:rFonts w:hint="default" w:ascii="Times New Roman" w:hAnsi="Times New Roman" w:eastAsia="等线" w:cs="Times New Roman"/>
                <w:color w:val="000000"/>
                <w:kern w:val="0"/>
                <w:sz w:val="21"/>
                <w:szCs w:val="21"/>
                <w:lang w:eastAsia="zh-CN"/>
              </w:rPr>
              <w:t>-</w:t>
            </w:r>
            <w:r>
              <w:rPr>
                <w:rFonts w:hint="eastAsia" w:ascii="Times New Roman" w:hAnsi="Times New Roman" w:eastAsia="等线" w:cs="Times New Roman"/>
                <w:color w:val="000000"/>
                <w:kern w:val="0"/>
                <w:sz w:val="21"/>
                <w:szCs w:val="21"/>
                <w:lang w:val="en-US" w:eastAsia="zh-CN"/>
              </w:rPr>
              <w:t>27</w:t>
            </w:r>
          </w:p>
        </w:tc>
      </w:tr>
      <w:tr w14:paraId="77AC602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278C8CE9">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V7.00</w:t>
            </w:r>
            <w:r>
              <w:rPr>
                <w:rFonts w:hint="eastAsia" w:ascii="Times New Roman" w:hAnsi="Times New Roman" w:eastAsia="等线" w:cs="Times New Roman"/>
                <w:color w:val="000000"/>
                <w:kern w:val="0"/>
                <w:sz w:val="21"/>
                <w:szCs w:val="21"/>
                <w:lang w:val="en-US" w:eastAsia="zh-CN"/>
              </w:rPr>
              <w:t>9</w:t>
            </w:r>
          </w:p>
        </w:tc>
        <w:tc>
          <w:tcPr>
            <w:tcW w:w="1873" w:type="dxa"/>
            <w:shd w:val="clear" w:color="auto" w:fill="auto"/>
            <w:noWrap w:val="0"/>
            <w:tcMar>
              <w:top w:w="0" w:type="dxa"/>
              <w:left w:w="108" w:type="dxa"/>
              <w:bottom w:w="0" w:type="dxa"/>
              <w:right w:w="108" w:type="dxa"/>
            </w:tcMar>
            <w:vAlign w:val="center"/>
          </w:tcPr>
          <w:p w14:paraId="4A1C2497">
            <w:pPr>
              <w:widowControl/>
              <w:spacing w:before="100" w:beforeAutospacing="1" w:after="100" w:afterAutospacing="1"/>
              <w:ind w:firstLine="0" w:firstLineChars="0"/>
              <w:rPr>
                <w:rFonts w:hint="eastAsia" w:ascii="Times New Roman" w:hAnsi="Times New Roman" w:eastAsia="等线" w:cs="Times New Roman"/>
                <w:color w:val="000000"/>
                <w:kern w:val="0"/>
                <w:sz w:val="21"/>
                <w:szCs w:val="21"/>
                <w:lang w:val="en-US" w:eastAsia="zh-CN" w:bidi="ar-SA"/>
              </w:rPr>
            </w:pPr>
            <w:r>
              <w:rPr>
                <w:rFonts w:hint="eastAsia"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59CCEF53">
            <w:pPr>
              <w:pStyle w:val="64"/>
              <w:jc w:val="left"/>
              <w:rPr>
                <w:rFonts w:hint="default" w:ascii="Times New Roman" w:hAnsi="Times New Roman" w:eastAsia="宋体" w:cs="Times New Roman"/>
                <w:color w:val="000000"/>
                <w:kern w:val="2"/>
                <w:sz w:val="20"/>
                <w:szCs w:val="18"/>
                <w:lang w:val="en-US" w:eastAsia="zh-CN" w:bidi="ar-SA"/>
              </w:rPr>
            </w:pPr>
            <w:r>
              <w:rPr>
                <w:rFonts w:hint="eastAsia" w:ascii="Times New Roman" w:hAnsi="Times New Roman" w:eastAsia="宋体" w:cs="Times New Roman"/>
                <w:color w:val="000000"/>
                <w:sz w:val="20"/>
                <w:szCs w:val="18"/>
                <w:lang w:val="en-US" w:eastAsia="zh-CN"/>
              </w:rPr>
              <w:t>更正5.2.9自然人开票信息变更接口入参“</w:t>
            </w:r>
            <w:r>
              <w:rPr>
                <w:rFonts w:hint="default" w:ascii="Times New Roman" w:hAnsi="Times New Roman" w:eastAsia="宋体" w:cs="Times New Roman"/>
                <w:color w:val="000000"/>
                <w:sz w:val="20"/>
                <w:szCs w:val="18"/>
                <w:lang w:val="en-US" w:eastAsia="zh-CN"/>
              </w:rPr>
              <w:t>本月乐企待补缴普票两教累计金额</w:t>
            </w:r>
            <w:r>
              <w:rPr>
                <w:rFonts w:hint="eastAsia" w:ascii="Times New Roman" w:hAnsi="Times New Roman" w:eastAsia="宋体" w:cs="Times New Roman"/>
                <w:color w:val="000000"/>
                <w:sz w:val="20"/>
                <w:szCs w:val="18"/>
                <w:lang w:val="en-US" w:eastAsia="zh-CN"/>
              </w:rPr>
              <w:t>”字段位置。</w:t>
            </w:r>
          </w:p>
        </w:tc>
        <w:tc>
          <w:tcPr>
            <w:tcW w:w="1559" w:type="dxa"/>
            <w:shd w:val="clear" w:color="auto" w:fill="auto"/>
            <w:noWrap w:val="0"/>
            <w:tcMar>
              <w:top w:w="0" w:type="dxa"/>
              <w:left w:w="108" w:type="dxa"/>
              <w:bottom w:w="0" w:type="dxa"/>
              <w:right w:w="108" w:type="dxa"/>
            </w:tcMar>
            <w:vAlign w:val="center"/>
          </w:tcPr>
          <w:p w14:paraId="4E922464">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202</w:t>
            </w:r>
            <w:r>
              <w:rPr>
                <w:rFonts w:hint="eastAsia" w:ascii="Times New Roman" w:hAnsi="Times New Roman" w:eastAsia="等线" w:cs="Times New Roman"/>
                <w:color w:val="000000"/>
                <w:kern w:val="0"/>
                <w:sz w:val="21"/>
                <w:szCs w:val="21"/>
                <w:lang w:val="en-US" w:eastAsia="zh-CN"/>
              </w:rPr>
              <w:t>6</w:t>
            </w:r>
            <w:r>
              <w:rPr>
                <w:rFonts w:hint="default" w:ascii="Times New Roman" w:hAnsi="Times New Roman" w:eastAsia="等线" w:cs="Times New Roman"/>
                <w:color w:val="000000"/>
                <w:kern w:val="0"/>
                <w:sz w:val="21"/>
                <w:szCs w:val="21"/>
                <w:lang w:eastAsia="zh-CN"/>
              </w:rPr>
              <w:t>-</w:t>
            </w:r>
            <w:r>
              <w:rPr>
                <w:rFonts w:hint="eastAsia" w:ascii="Times New Roman" w:hAnsi="Times New Roman" w:eastAsia="等线" w:cs="Times New Roman"/>
                <w:color w:val="000000"/>
                <w:kern w:val="0"/>
                <w:sz w:val="21"/>
                <w:szCs w:val="21"/>
                <w:lang w:val="en-US" w:eastAsia="zh-CN"/>
              </w:rPr>
              <w:t>04</w:t>
            </w:r>
            <w:r>
              <w:rPr>
                <w:rFonts w:hint="default" w:ascii="Times New Roman" w:hAnsi="Times New Roman" w:eastAsia="等线" w:cs="Times New Roman"/>
                <w:color w:val="000000"/>
                <w:kern w:val="0"/>
                <w:sz w:val="21"/>
                <w:szCs w:val="21"/>
                <w:lang w:eastAsia="zh-CN"/>
              </w:rPr>
              <w:t>-</w:t>
            </w:r>
            <w:r>
              <w:rPr>
                <w:rFonts w:hint="eastAsia" w:ascii="Times New Roman" w:hAnsi="Times New Roman" w:eastAsia="等线" w:cs="Times New Roman"/>
                <w:color w:val="000000"/>
                <w:kern w:val="0"/>
                <w:sz w:val="21"/>
                <w:szCs w:val="21"/>
                <w:lang w:val="en-US" w:eastAsia="zh-CN"/>
              </w:rPr>
              <w:t>02</w:t>
            </w:r>
          </w:p>
        </w:tc>
      </w:tr>
      <w:tr w14:paraId="00E5F16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72C9990E">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V7.</w:t>
            </w:r>
            <w:r>
              <w:rPr>
                <w:rFonts w:hint="eastAsia" w:ascii="Times New Roman" w:hAnsi="Times New Roman" w:eastAsia="等线" w:cs="Times New Roman"/>
                <w:color w:val="000000"/>
                <w:kern w:val="0"/>
                <w:sz w:val="21"/>
                <w:szCs w:val="21"/>
                <w:lang w:val="en-US" w:eastAsia="zh-CN"/>
              </w:rPr>
              <w:t>010</w:t>
            </w:r>
          </w:p>
        </w:tc>
        <w:tc>
          <w:tcPr>
            <w:tcW w:w="1873" w:type="dxa"/>
            <w:shd w:val="clear" w:color="auto" w:fill="auto"/>
            <w:noWrap w:val="0"/>
            <w:tcMar>
              <w:top w:w="0" w:type="dxa"/>
              <w:left w:w="108" w:type="dxa"/>
              <w:bottom w:w="0" w:type="dxa"/>
              <w:right w:w="108" w:type="dxa"/>
            </w:tcMar>
            <w:vAlign w:val="center"/>
          </w:tcPr>
          <w:p w14:paraId="74231962">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eastAsia"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6FF9AAF5">
            <w:pPr>
              <w:pStyle w:val="64"/>
              <w:jc w:val="left"/>
              <w:rPr>
                <w:rFonts w:hint="default" w:ascii="Times New Roman" w:hAnsi="Times New Roman" w:eastAsia="宋体" w:cs="Times New Roman"/>
                <w:color w:val="000000"/>
                <w:sz w:val="20"/>
                <w:szCs w:val="18"/>
                <w:lang w:val="en-US" w:eastAsia="zh-CN"/>
              </w:rPr>
            </w:pPr>
            <w:r>
              <w:rPr>
                <w:rFonts w:hint="eastAsia" w:ascii="Times New Roman" w:hAnsi="Times New Roman" w:eastAsia="宋体" w:cs="Times New Roman"/>
                <w:color w:val="000000"/>
                <w:sz w:val="20"/>
                <w:szCs w:val="18"/>
                <w:lang w:val="en-US" w:eastAsia="zh-CN"/>
              </w:rPr>
              <w:t>5.2.17.10行业代码补充医疗行业代码。</w:t>
            </w:r>
          </w:p>
        </w:tc>
        <w:tc>
          <w:tcPr>
            <w:tcW w:w="1559" w:type="dxa"/>
            <w:shd w:val="clear" w:color="auto" w:fill="auto"/>
            <w:noWrap w:val="0"/>
            <w:tcMar>
              <w:top w:w="0" w:type="dxa"/>
              <w:left w:w="108" w:type="dxa"/>
              <w:bottom w:w="0" w:type="dxa"/>
              <w:right w:w="108" w:type="dxa"/>
            </w:tcMar>
            <w:vAlign w:val="center"/>
          </w:tcPr>
          <w:p w14:paraId="5D46265C">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202</w:t>
            </w:r>
            <w:r>
              <w:rPr>
                <w:rFonts w:hint="eastAsia" w:ascii="Times New Roman" w:hAnsi="Times New Roman" w:eastAsia="等线" w:cs="Times New Roman"/>
                <w:color w:val="000000"/>
                <w:kern w:val="0"/>
                <w:sz w:val="21"/>
                <w:szCs w:val="21"/>
                <w:lang w:val="en-US" w:eastAsia="zh-CN"/>
              </w:rPr>
              <w:t>6</w:t>
            </w:r>
            <w:r>
              <w:rPr>
                <w:rFonts w:hint="default" w:ascii="Times New Roman" w:hAnsi="Times New Roman" w:eastAsia="等线" w:cs="Times New Roman"/>
                <w:color w:val="000000"/>
                <w:kern w:val="0"/>
                <w:sz w:val="21"/>
                <w:szCs w:val="21"/>
                <w:lang w:eastAsia="zh-CN"/>
              </w:rPr>
              <w:t>-</w:t>
            </w:r>
            <w:r>
              <w:rPr>
                <w:rFonts w:hint="eastAsia" w:ascii="Times New Roman" w:hAnsi="Times New Roman" w:eastAsia="等线" w:cs="Times New Roman"/>
                <w:color w:val="000000"/>
                <w:kern w:val="0"/>
                <w:sz w:val="21"/>
                <w:szCs w:val="21"/>
                <w:lang w:val="en-US" w:eastAsia="zh-CN"/>
              </w:rPr>
              <w:t>04</w:t>
            </w:r>
            <w:r>
              <w:rPr>
                <w:rFonts w:hint="default" w:ascii="Times New Roman" w:hAnsi="Times New Roman" w:eastAsia="等线" w:cs="Times New Roman"/>
                <w:color w:val="000000"/>
                <w:kern w:val="0"/>
                <w:sz w:val="21"/>
                <w:szCs w:val="21"/>
                <w:lang w:eastAsia="zh-CN"/>
              </w:rPr>
              <w:t>-</w:t>
            </w:r>
            <w:r>
              <w:rPr>
                <w:rFonts w:hint="eastAsia" w:ascii="Times New Roman" w:hAnsi="Times New Roman" w:eastAsia="等线" w:cs="Times New Roman"/>
                <w:color w:val="000000"/>
                <w:kern w:val="0"/>
                <w:sz w:val="21"/>
                <w:szCs w:val="21"/>
                <w:lang w:val="en-US" w:eastAsia="zh-CN"/>
              </w:rPr>
              <w:t>29</w:t>
            </w:r>
          </w:p>
        </w:tc>
      </w:tr>
      <w:tr w14:paraId="014BACA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083E29E5">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V7.</w:t>
            </w:r>
            <w:r>
              <w:rPr>
                <w:rFonts w:hint="eastAsia" w:ascii="Times New Roman" w:hAnsi="Times New Roman" w:eastAsia="等线" w:cs="Times New Roman"/>
                <w:color w:val="000000"/>
                <w:kern w:val="0"/>
                <w:sz w:val="21"/>
                <w:szCs w:val="21"/>
                <w:lang w:val="en-US" w:eastAsia="zh-CN"/>
              </w:rPr>
              <w:t>011</w:t>
            </w:r>
          </w:p>
        </w:tc>
        <w:tc>
          <w:tcPr>
            <w:tcW w:w="1873" w:type="dxa"/>
            <w:shd w:val="clear" w:color="auto" w:fill="auto"/>
            <w:noWrap w:val="0"/>
            <w:tcMar>
              <w:top w:w="0" w:type="dxa"/>
              <w:left w:w="108" w:type="dxa"/>
              <w:bottom w:w="0" w:type="dxa"/>
              <w:right w:w="108" w:type="dxa"/>
            </w:tcMar>
            <w:vAlign w:val="center"/>
          </w:tcPr>
          <w:p w14:paraId="3AAC525F">
            <w:pPr>
              <w:widowControl/>
              <w:spacing w:before="100" w:beforeAutospacing="1" w:after="100" w:afterAutospacing="1"/>
              <w:ind w:firstLine="0" w:firstLineChars="0"/>
              <w:rPr>
                <w:rFonts w:hint="eastAsia" w:ascii="Times New Roman" w:hAnsi="Times New Roman" w:eastAsia="等线" w:cs="Times New Roman"/>
                <w:color w:val="000000"/>
                <w:kern w:val="0"/>
                <w:sz w:val="21"/>
                <w:szCs w:val="21"/>
                <w:lang w:val="en-US" w:eastAsia="zh-CN" w:bidi="ar-SA"/>
              </w:rPr>
            </w:pPr>
            <w:r>
              <w:rPr>
                <w:rFonts w:hint="eastAsia"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13EFC5C7">
            <w:pPr>
              <w:pStyle w:val="64"/>
              <w:jc w:val="left"/>
              <w:rPr>
                <w:rFonts w:hint="eastAsia" w:ascii="Times New Roman" w:hAnsi="Times New Roman" w:eastAsia="宋体" w:cs="Times New Roman"/>
                <w:color w:val="000000"/>
                <w:kern w:val="2"/>
                <w:sz w:val="20"/>
                <w:szCs w:val="18"/>
                <w:lang w:val="en-US" w:eastAsia="zh-CN" w:bidi="ar-SA"/>
              </w:rPr>
            </w:pPr>
            <w:r>
              <w:rPr>
                <w:rFonts w:hint="eastAsia" w:ascii="Times New Roman" w:hAnsi="Times New Roman" w:eastAsia="宋体" w:cs="Times New Roman"/>
                <w:color w:val="000000"/>
                <w:sz w:val="20"/>
                <w:szCs w:val="18"/>
                <w:lang w:val="en-US" w:eastAsia="zh-CN"/>
              </w:rPr>
              <w:t>5.2.17.10行业代码补充银行业金融机构及金融资产管理公司行业代码。</w:t>
            </w:r>
          </w:p>
        </w:tc>
        <w:tc>
          <w:tcPr>
            <w:tcW w:w="1559" w:type="dxa"/>
            <w:shd w:val="clear" w:color="auto" w:fill="auto"/>
            <w:noWrap w:val="0"/>
            <w:tcMar>
              <w:top w:w="0" w:type="dxa"/>
              <w:left w:w="108" w:type="dxa"/>
              <w:bottom w:w="0" w:type="dxa"/>
              <w:right w:w="108" w:type="dxa"/>
            </w:tcMar>
            <w:vAlign w:val="center"/>
          </w:tcPr>
          <w:p w14:paraId="2BBB3930">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eastAsia="zh-CN"/>
              </w:rPr>
              <w:t>202</w:t>
            </w:r>
            <w:r>
              <w:rPr>
                <w:rFonts w:hint="eastAsia" w:ascii="Times New Roman" w:hAnsi="Times New Roman" w:eastAsia="等线" w:cs="Times New Roman"/>
                <w:color w:val="000000"/>
                <w:kern w:val="0"/>
                <w:sz w:val="21"/>
                <w:szCs w:val="21"/>
                <w:lang w:val="en-US" w:eastAsia="zh-CN"/>
              </w:rPr>
              <w:t>6</w:t>
            </w:r>
            <w:r>
              <w:rPr>
                <w:rFonts w:hint="default" w:ascii="Times New Roman" w:hAnsi="Times New Roman" w:eastAsia="等线" w:cs="Times New Roman"/>
                <w:color w:val="000000"/>
                <w:kern w:val="0"/>
                <w:sz w:val="21"/>
                <w:szCs w:val="21"/>
                <w:lang w:eastAsia="zh-CN"/>
              </w:rPr>
              <w:t>-</w:t>
            </w:r>
            <w:r>
              <w:rPr>
                <w:rFonts w:hint="eastAsia" w:ascii="Times New Roman" w:hAnsi="Times New Roman" w:eastAsia="等线" w:cs="Times New Roman"/>
                <w:color w:val="000000"/>
                <w:kern w:val="0"/>
                <w:sz w:val="21"/>
                <w:szCs w:val="21"/>
                <w:lang w:val="en-US" w:eastAsia="zh-CN"/>
              </w:rPr>
              <w:t>05</w:t>
            </w:r>
            <w:r>
              <w:rPr>
                <w:rFonts w:hint="default" w:ascii="Times New Roman" w:hAnsi="Times New Roman" w:eastAsia="等线" w:cs="Times New Roman"/>
                <w:color w:val="000000"/>
                <w:kern w:val="0"/>
                <w:sz w:val="21"/>
                <w:szCs w:val="21"/>
                <w:lang w:eastAsia="zh-CN"/>
              </w:rPr>
              <w:t>-</w:t>
            </w:r>
            <w:r>
              <w:rPr>
                <w:rFonts w:hint="eastAsia" w:ascii="Times New Roman" w:hAnsi="Times New Roman" w:eastAsia="等线" w:cs="Times New Roman"/>
                <w:color w:val="000000"/>
                <w:kern w:val="0"/>
                <w:sz w:val="21"/>
                <w:szCs w:val="21"/>
                <w:lang w:val="en-US" w:eastAsia="zh-CN"/>
              </w:rPr>
              <w:t>29</w:t>
            </w:r>
          </w:p>
        </w:tc>
      </w:tr>
      <w:tr w14:paraId="095A22A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ins w:id="2" w:author="曹桂僮" w:date="2026-08-18T16:42:00Z"/>
        </w:trPr>
        <w:tc>
          <w:tcPr>
            <w:tcW w:w="1094" w:type="dxa"/>
            <w:shd w:val="clear" w:color="auto" w:fill="auto"/>
            <w:noWrap w:val="0"/>
            <w:tcMar>
              <w:top w:w="0" w:type="dxa"/>
              <w:left w:w="108" w:type="dxa"/>
              <w:bottom w:w="0" w:type="dxa"/>
              <w:right w:w="108" w:type="dxa"/>
            </w:tcMar>
            <w:vAlign w:val="center"/>
          </w:tcPr>
          <w:p w14:paraId="75B7B417">
            <w:pPr>
              <w:widowControl/>
              <w:spacing w:before="100" w:beforeAutospacing="1" w:after="100" w:afterAutospacing="1"/>
              <w:ind w:firstLine="0" w:firstLineChars="0"/>
              <w:rPr>
                <w:ins w:id="3" w:author="曹桂僮" w:date="2026-08-18T16:42:00Z"/>
                <w:rFonts w:hint="default" w:ascii="Times New Roman" w:hAnsi="Times New Roman" w:eastAsia="等线" w:cs="Times New Roman"/>
                <w:color w:val="000000"/>
                <w:kern w:val="0"/>
                <w:sz w:val="21"/>
                <w:szCs w:val="21"/>
                <w:lang w:val="en-US" w:eastAsia="zh-CN"/>
              </w:rPr>
            </w:pPr>
            <w:ins w:id="4" w:author="曹桂僮" w:date="2026-08-18T16:42:03Z">
              <w:r>
                <w:rPr>
                  <w:rFonts w:hint="default" w:ascii="Times New Roman" w:hAnsi="Times New Roman" w:eastAsia="等线" w:cs="Times New Roman"/>
                  <w:color w:val="000000"/>
                  <w:kern w:val="0"/>
                  <w:sz w:val="21"/>
                  <w:szCs w:val="21"/>
                  <w:lang w:val="en-US" w:eastAsia="zh-CN"/>
                </w:rPr>
                <w:t>V7.</w:t>
              </w:r>
            </w:ins>
            <w:ins w:id="5" w:author="曹桂僮" w:date="2026-08-18T16:42:03Z">
              <w:r>
                <w:rPr>
                  <w:rFonts w:hint="eastAsia" w:ascii="Times New Roman" w:hAnsi="Times New Roman" w:eastAsia="等线" w:cs="Times New Roman"/>
                  <w:color w:val="000000"/>
                  <w:kern w:val="0"/>
                  <w:sz w:val="21"/>
                  <w:szCs w:val="21"/>
                  <w:lang w:val="en-US" w:eastAsia="zh-CN"/>
                </w:rPr>
                <w:t>01</w:t>
              </w:r>
            </w:ins>
            <w:ins w:id="6" w:author="曹桂僮" w:date="2026-08-18T16:42:05Z">
              <w:r>
                <w:rPr>
                  <w:rFonts w:hint="eastAsia" w:ascii="Times New Roman" w:hAnsi="Times New Roman" w:eastAsia="等线" w:cs="Times New Roman"/>
                  <w:color w:val="000000"/>
                  <w:kern w:val="0"/>
                  <w:sz w:val="21"/>
                  <w:szCs w:val="21"/>
                  <w:lang w:val="en-US" w:eastAsia="zh-CN"/>
                </w:rPr>
                <w:t>2</w:t>
              </w:r>
            </w:ins>
          </w:p>
        </w:tc>
        <w:tc>
          <w:tcPr>
            <w:tcW w:w="1873" w:type="dxa"/>
            <w:shd w:val="clear" w:color="auto" w:fill="auto"/>
            <w:noWrap w:val="0"/>
            <w:tcMar>
              <w:top w:w="0" w:type="dxa"/>
              <w:left w:w="108" w:type="dxa"/>
              <w:bottom w:w="0" w:type="dxa"/>
              <w:right w:w="108" w:type="dxa"/>
            </w:tcMar>
            <w:vAlign w:val="center"/>
          </w:tcPr>
          <w:p w14:paraId="322C6DE0">
            <w:pPr>
              <w:widowControl/>
              <w:spacing w:before="100" w:beforeAutospacing="1" w:after="100" w:afterAutospacing="1"/>
              <w:ind w:firstLine="0" w:firstLineChars="0"/>
              <w:rPr>
                <w:ins w:id="7" w:author="曹桂僮" w:date="2026-08-18T16:42:00Z"/>
                <w:rFonts w:hint="eastAsia" w:ascii="Times New Roman" w:hAnsi="Times New Roman" w:eastAsia="等线" w:cs="Times New Roman"/>
                <w:color w:val="000000"/>
                <w:kern w:val="0"/>
                <w:sz w:val="21"/>
                <w:szCs w:val="21"/>
                <w:lang w:val="en-US" w:eastAsia="zh-CN"/>
              </w:rPr>
            </w:pPr>
            <w:ins w:id="8" w:author="曹桂僮" w:date="2026-08-18T16:42:09Z">
              <w:r>
                <w:rPr>
                  <w:rFonts w:hint="eastAsia" w:ascii="Times New Roman" w:hAnsi="Times New Roman" w:eastAsia="等线" w:cs="Times New Roman"/>
                  <w:color w:val="000000"/>
                  <w:kern w:val="0"/>
                  <w:sz w:val="21"/>
                  <w:szCs w:val="21"/>
                  <w:lang w:val="en-US" w:eastAsia="zh-CN"/>
                </w:rPr>
                <w:t>第五章</w:t>
              </w:r>
            </w:ins>
          </w:p>
        </w:tc>
        <w:tc>
          <w:tcPr>
            <w:tcW w:w="4111" w:type="dxa"/>
            <w:shd w:val="clear" w:color="auto" w:fill="auto"/>
            <w:noWrap w:val="0"/>
            <w:tcMar>
              <w:top w:w="0" w:type="dxa"/>
              <w:left w:w="108" w:type="dxa"/>
              <w:bottom w:w="0" w:type="dxa"/>
              <w:right w:w="108" w:type="dxa"/>
            </w:tcMar>
            <w:vAlign w:val="center"/>
          </w:tcPr>
          <w:p w14:paraId="0634AA0D">
            <w:pPr>
              <w:pStyle w:val="64"/>
              <w:jc w:val="left"/>
              <w:rPr>
                <w:ins w:id="9" w:author="曹桂僮" w:date="2026-08-18T16:42:00Z"/>
                <w:rFonts w:hint="default" w:ascii="Times New Roman" w:hAnsi="Times New Roman" w:eastAsia="宋体" w:cs="Times New Roman"/>
                <w:color w:val="000000"/>
                <w:sz w:val="20"/>
                <w:szCs w:val="18"/>
                <w:lang w:val="en-US" w:eastAsia="zh-CN"/>
              </w:rPr>
            </w:pPr>
            <w:ins w:id="10" w:author="曹桂僮" w:date="2026-08-18T16:43:05Z">
              <w:r>
                <w:rPr>
                  <w:rFonts w:hint="eastAsia" w:ascii="Times New Roman" w:hAnsi="Times New Roman" w:eastAsia="宋体" w:cs="Times New Roman"/>
                  <w:color w:val="000000"/>
                  <w:sz w:val="20"/>
                  <w:szCs w:val="18"/>
                  <w:lang w:val="en-US" w:eastAsia="zh-CN"/>
                </w:rPr>
                <w:t>5.2.</w:t>
              </w:r>
            </w:ins>
            <w:ins w:id="11" w:author="曹桂僮" w:date="2026-08-18T16:43:06Z">
              <w:r>
                <w:rPr>
                  <w:rFonts w:hint="eastAsia" w:ascii="Times New Roman" w:hAnsi="Times New Roman" w:eastAsia="宋体" w:cs="Times New Roman"/>
                  <w:color w:val="000000"/>
                  <w:sz w:val="20"/>
                  <w:szCs w:val="18"/>
                  <w:lang w:val="en-US" w:eastAsia="zh-CN"/>
                </w:rPr>
                <w:t>1</w:t>
              </w:r>
            </w:ins>
            <w:ins w:id="12" w:author="曹桂僮" w:date="2026-08-18T16:43:09Z">
              <w:r>
                <w:rPr>
                  <w:rFonts w:hint="eastAsia" w:ascii="Times New Roman" w:hAnsi="Times New Roman" w:eastAsia="宋体" w:cs="Times New Roman"/>
                  <w:color w:val="000000"/>
                  <w:sz w:val="20"/>
                  <w:szCs w:val="18"/>
                  <w:rPrChange w:id="13" w:author="曹桂僮" w:date="2026-08-18T16:43:09Z">
                    <w:rPr>
                      <w:rFonts w:hint="eastAsia"/>
                    </w:rPr>
                  </w:rPrChange>
                </w:rPr>
                <w:t>虚拟单位企业数据查询接口</w:t>
              </w:r>
            </w:ins>
            <w:ins w:id="14" w:author="曹桂僮" w:date="2026-08-18T16:43:20Z">
              <w:r>
                <w:rPr>
                  <w:rFonts w:hint="eastAsia" w:ascii="Times New Roman" w:hAnsi="Times New Roman" w:eastAsia="宋体" w:cs="Times New Roman"/>
                  <w:color w:val="000000"/>
                  <w:sz w:val="20"/>
                  <w:szCs w:val="18"/>
                  <w:rPrChange w:id="15" w:author="曹桂僮" w:date="2026-08-18T16:43:20Z">
                    <w:rPr>
                      <w:rFonts w:hint="eastAsia"/>
                    </w:rPr>
                  </w:rPrChange>
                </w:rPr>
                <w:t>返回参数中增加使用单位联用类型代码集合</w:t>
              </w:r>
            </w:ins>
            <w:ins w:id="16" w:author="曹桂僮" w:date="2026-08-18T16:43:24Z">
              <w:r>
                <w:rPr>
                  <w:rFonts w:hint="eastAsia" w:ascii="Times New Roman" w:hAnsi="Times New Roman" w:eastAsia="宋体" w:cs="Times New Roman"/>
                  <w:color w:val="000000"/>
                  <w:sz w:val="20"/>
                  <w:szCs w:val="18"/>
                  <w:lang w:eastAsia="zh-CN"/>
                </w:rPr>
                <w:t>；</w:t>
              </w:r>
            </w:ins>
            <w:ins w:id="17" w:author="曹桂僮" w:date="2026-08-18T16:43:41Z">
              <w:r>
                <w:rPr>
                  <w:rFonts w:hint="eastAsia" w:ascii="Times New Roman" w:hAnsi="Times New Roman" w:eastAsia="宋体" w:cs="Times New Roman"/>
                  <w:color w:val="000000"/>
                  <w:sz w:val="20"/>
                  <w:szCs w:val="18"/>
                  <w:lang w:val="en-US" w:eastAsia="zh-CN"/>
                </w:rPr>
                <w:t>5</w:t>
              </w:r>
            </w:ins>
            <w:ins w:id="18" w:author="曹桂僮" w:date="2026-08-18T16:43:42Z">
              <w:r>
                <w:rPr>
                  <w:rFonts w:hint="eastAsia" w:ascii="Times New Roman" w:hAnsi="Times New Roman" w:eastAsia="宋体" w:cs="Times New Roman"/>
                  <w:color w:val="000000"/>
                  <w:sz w:val="20"/>
                  <w:szCs w:val="18"/>
                  <w:lang w:val="en-US" w:eastAsia="zh-CN"/>
                </w:rPr>
                <w:t>.2.4</w:t>
              </w:r>
            </w:ins>
            <w:ins w:id="19" w:author="曹桂僮" w:date="2026-08-18T16:43:46Z">
              <w:r>
                <w:rPr>
                  <w:rFonts w:hint="eastAsia" w:ascii="Times New Roman" w:hAnsi="Times New Roman" w:eastAsia="宋体" w:cs="Times New Roman"/>
                  <w:color w:val="000000"/>
                  <w:sz w:val="20"/>
                  <w:szCs w:val="18"/>
                  <w:rPrChange w:id="20" w:author="曹桂僮" w:date="2026-08-18T16:43:46Z">
                    <w:rPr>
                      <w:rFonts w:hint="eastAsia"/>
                    </w:rPr>
                  </w:rPrChange>
                </w:rPr>
                <w:t>企业基础信息更新接口</w:t>
              </w:r>
            </w:ins>
            <w:ins w:id="21" w:author="曹桂僮" w:date="2026-08-18T16:44:00Z">
              <w:r>
                <w:rPr>
                  <w:rFonts w:hint="eastAsia" w:ascii="Times New Roman" w:hAnsi="Times New Roman" w:eastAsia="宋体" w:cs="Times New Roman"/>
                  <w:color w:val="000000"/>
                  <w:sz w:val="20"/>
                  <w:szCs w:val="18"/>
                  <w:rPrChange w:id="22" w:author="曹桂僮" w:date="2026-08-18T16:44:00Z">
                    <w:rPr>
                      <w:rFonts w:hint="eastAsia"/>
                    </w:rPr>
                  </w:rPrChange>
                </w:rPr>
                <w:t>请求参数中增加使用单位联用类型代码集合</w:t>
              </w:r>
            </w:ins>
            <w:ins w:id="23" w:author="曹桂僮" w:date="2026-08-18T16:44:01Z">
              <w:r>
                <w:rPr>
                  <w:rFonts w:hint="eastAsia" w:ascii="Times New Roman" w:hAnsi="Times New Roman" w:eastAsia="宋体" w:cs="Times New Roman"/>
                  <w:color w:val="000000"/>
                  <w:sz w:val="20"/>
                  <w:szCs w:val="18"/>
                  <w:lang w:val="en-US" w:eastAsia="zh-CN"/>
                </w:rPr>
                <w:t>字段</w:t>
              </w:r>
            </w:ins>
            <w:ins w:id="24" w:author="曹桂僮" w:date="2026-08-18T16:52:42Z">
              <w:r>
                <w:rPr>
                  <w:rFonts w:hint="eastAsia" w:ascii="Times New Roman" w:hAnsi="Times New Roman" w:eastAsia="宋体" w:cs="Times New Roman"/>
                  <w:color w:val="000000"/>
                  <w:sz w:val="20"/>
                  <w:szCs w:val="18"/>
                  <w:lang w:val="en-US" w:eastAsia="zh-CN"/>
                </w:rPr>
                <w:t>；</w:t>
              </w:r>
            </w:ins>
            <w:ins w:id="25" w:author="曹桂僮" w:date="2026-08-18T16:53:04Z">
              <w:r>
                <w:rPr>
                  <w:rFonts w:hint="eastAsia" w:ascii="Times New Roman" w:hAnsi="Times New Roman" w:eastAsia="宋体" w:cs="Times New Roman"/>
                  <w:color w:val="000000"/>
                  <w:sz w:val="20"/>
                  <w:szCs w:val="18"/>
                  <w:rPrChange w:id="26" w:author="曹桂僮" w:date="2026-08-18T16:53:04Z">
                    <w:rPr>
                      <w:rFonts w:hint="eastAsia"/>
                    </w:rPr>
                  </w:rPrChange>
                </w:rPr>
                <w:t>5.2.17.12企业行业性质代码表</w:t>
              </w:r>
            </w:ins>
            <w:ins w:id="27" w:author="曹桂僮" w:date="2026-08-18T16:53:06Z">
              <w:r>
                <w:rPr>
                  <w:rFonts w:hint="eastAsia" w:ascii="Times New Roman" w:hAnsi="Times New Roman" w:eastAsia="宋体" w:cs="Times New Roman"/>
                  <w:color w:val="000000"/>
                  <w:sz w:val="20"/>
                  <w:szCs w:val="18"/>
                  <w:lang w:val="en-US" w:eastAsia="zh-CN"/>
                </w:rPr>
                <w:t>新增</w:t>
              </w:r>
            </w:ins>
            <w:ins w:id="28" w:author="曹桂僮" w:date="2026-08-18T16:53:07Z">
              <w:r>
                <w:rPr>
                  <w:rFonts w:hint="eastAsia" w:ascii="Times New Roman" w:hAnsi="Times New Roman" w:eastAsia="宋体" w:cs="Times New Roman"/>
                  <w:color w:val="000000"/>
                  <w:sz w:val="20"/>
                  <w:szCs w:val="18"/>
                  <w:lang w:val="en-US" w:eastAsia="zh-CN"/>
                </w:rPr>
                <w:t>电池</w:t>
              </w:r>
            </w:ins>
            <w:ins w:id="29" w:author="曹桂僮" w:date="2026-08-18T16:53:08Z">
              <w:r>
                <w:rPr>
                  <w:rFonts w:hint="eastAsia" w:ascii="Times New Roman" w:hAnsi="Times New Roman" w:eastAsia="宋体" w:cs="Times New Roman"/>
                  <w:color w:val="000000"/>
                  <w:sz w:val="20"/>
                  <w:szCs w:val="18"/>
                  <w:lang w:val="en-US" w:eastAsia="zh-CN"/>
                </w:rPr>
                <w:t>生产企业</w:t>
              </w:r>
            </w:ins>
            <w:ins w:id="30" w:author="曹桂僮" w:date="2026-08-18T16:53:09Z">
              <w:r>
                <w:rPr>
                  <w:rFonts w:hint="eastAsia" w:ascii="Times New Roman" w:hAnsi="Times New Roman" w:eastAsia="宋体" w:cs="Times New Roman"/>
                  <w:color w:val="000000"/>
                  <w:sz w:val="20"/>
                  <w:szCs w:val="18"/>
                  <w:lang w:val="en-US" w:eastAsia="zh-CN"/>
                </w:rPr>
                <w:t>码值</w:t>
              </w:r>
            </w:ins>
            <w:ins w:id="31" w:author="曹桂僮" w:date="2026-08-18T16:53:10Z">
              <w:r>
                <w:rPr>
                  <w:rFonts w:hint="eastAsia" w:ascii="Times New Roman" w:hAnsi="Times New Roman" w:eastAsia="宋体" w:cs="Times New Roman"/>
                  <w:color w:val="000000"/>
                  <w:sz w:val="20"/>
                  <w:szCs w:val="18"/>
                  <w:lang w:val="en-US" w:eastAsia="zh-CN"/>
                </w:rPr>
                <w:t>。</w:t>
              </w:r>
            </w:ins>
          </w:p>
        </w:tc>
        <w:tc>
          <w:tcPr>
            <w:tcW w:w="1559" w:type="dxa"/>
            <w:shd w:val="clear" w:color="auto" w:fill="auto"/>
            <w:noWrap w:val="0"/>
            <w:tcMar>
              <w:top w:w="0" w:type="dxa"/>
              <w:left w:w="108" w:type="dxa"/>
              <w:bottom w:w="0" w:type="dxa"/>
              <w:right w:w="108" w:type="dxa"/>
            </w:tcMar>
            <w:vAlign w:val="center"/>
          </w:tcPr>
          <w:p w14:paraId="166F1E8B">
            <w:pPr>
              <w:widowControl/>
              <w:spacing w:before="100" w:beforeAutospacing="1" w:after="100" w:afterAutospacing="1"/>
              <w:ind w:firstLine="0" w:firstLineChars="0"/>
              <w:rPr>
                <w:ins w:id="32" w:author="曹桂僮" w:date="2026-08-18T16:42:00Z"/>
                <w:rFonts w:hint="default" w:ascii="Times New Roman" w:hAnsi="Times New Roman" w:eastAsia="等线" w:cs="Times New Roman"/>
                <w:color w:val="000000"/>
                <w:kern w:val="0"/>
                <w:sz w:val="21"/>
                <w:szCs w:val="21"/>
                <w:lang w:val="en-US" w:eastAsia="zh-CN"/>
              </w:rPr>
            </w:pPr>
            <w:ins w:id="33" w:author="曹桂僮" w:date="2026-08-18T16:44:05Z">
              <w:r>
                <w:rPr>
                  <w:rFonts w:hint="default" w:ascii="Times New Roman" w:hAnsi="Times New Roman" w:eastAsia="等线" w:cs="Times New Roman"/>
                  <w:color w:val="000000"/>
                  <w:kern w:val="0"/>
                  <w:sz w:val="21"/>
                  <w:szCs w:val="21"/>
                  <w:lang w:eastAsia="zh-CN"/>
                </w:rPr>
                <w:t>202</w:t>
              </w:r>
            </w:ins>
            <w:ins w:id="34" w:author="曹桂僮" w:date="2026-08-18T16:44:05Z">
              <w:r>
                <w:rPr>
                  <w:rFonts w:hint="eastAsia" w:ascii="Times New Roman" w:hAnsi="Times New Roman" w:eastAsia="等线" w:cs="Times New Roman"/>
                  <w:color w:val="000000"/>
                  <w:kern w:val="0"/>
                  <w:sz w:val="21"/>
                  <w:szCs w:val="21"/>
                  <w:lang w:val="en-US" w:eastAsia="zh-CN"/>
                </w:rPr>
                <w:t>6</w:t>
              </w:r>
            </w:ins>
            <w:ins w:id="35" w:author="曹桂僮" w:date="2026-08-18T16:44:05Z">
              <w:r>
                <w:rPr>
                  <w:rFonts w:hint="default" w:ascii="Times New Roman" w:hAnsi="Times New Roman" w:eastAsia="等线" w:cs="Times New Roman"/>
                  <w:color w:val="000000"/>
                  <w:kern w:val="0"/>
                  <w:sz w:val="21"/>
                  <w:szCs w:val="21"/>
                  <w:lang w:eastAsia="zh-CN"/>
                </w:rPr>
                <w:t>-</w:t>
              </w:r>
            </w:ins>
            <w:ins w:id="36" w:author="曹桂僮" w:date="2026-08-18T16:44:05Z">
              <w:r>
                <w:rPr>
                  <w:rFonts w:hint="eastAsia" w:ascii="Times New Roman" w:hAnsi="Times New Roman" w:eastAsia="等线" w:cs="Times New Roman"/>
                  <w:color w:val="000000"/>
                  <w:kern w:val="0"/>
                  <w:sz w:val="21"/>
                  <w:szCs w:val="21"/>
                  <w:lang w:val="en-US" w:eastAsia="zh-CN"/>
                </w:rPr>
                <w:t>0</w:t>
              </w:r>
            </w:ins>
            <w:ins w:id="37" w:author="曹桂僮" w:date="2026-08-18T16:44:08Z">
              <w:r>
                <w:rPr>
                  <w:rFonts w:hint="eastAsia" w:ascii="Times New Roman" w:hAnsi="Times New Roman" w:eastAsia="等线" w:cs="Times New Roman"/>
                  <w:color w:val="000000"/>
                  <w:kern w:val="0"/>
                  <w:sz w:val="21"/>
                  <w:szCs w:val="21"/>
                  <w:lang w:val="en-US" w:eastAsia="zh-CN"/>
                </w:rPr>
                <w:t>8</w:t>
              </w:r>
            </w:ins>
            <w:ins w:id="38" w:author="曹桂僮" w:date="2026-08-18T16:44:05Z">
              <w:r>
                <w:rPr>
                  <w:rFonts w:hint="default" w:ascii="Times New Roman" w:hAnsi="Times New Roman" w:eastAsia="等线" w:cs="Times New Roman"/>
                  <w:color w:val="000000"/>
                  <w:kern w:val="0"/>
                  <w:sz w:val="21"/>
                  <w:szCs w:val="21"/>
                  <w:lang w:eastAsia="zh-CN"/>
                </w:rPr>
                <w:t>-</w:t>
              </w:r>
            </w:ins>
            <w:ins w:id="39" w:author="曹桂僮" w:date="2026-08-21T17:23:04Z">
              <w:r>
                <w:rPr>
                  <w:rFonts w:hint="eastAsia" w:ascii="Times New Roman" w:hAnsi="Times New Roman" w:eastAsia="等线" w:cs="Times New Roman"/>
                  <w:color w:val="000000"/>
                  <w:kern w:val="0"/>
                  <w:sz w:val="21"/>
                  <w:szCs w:val="21"/>
                  <w:lang w:val="en-US" w:eastAsia="zh-CN"/>
                </w:rPr>
                <w:t>2</w:t>
              </w:r>
            </w:ins>
            <w:ins w:id="40" w:author="曹桂僮" w:date="2026-08-18T16:44:09Z">
              <w:r>
                <w:rPr>
                  <w:rFonts w:hint="eastAsia" w:ascii="Times New Roman" w:hAnsi="Times New Roman" w:eastAsia="等线" w:cs="Times New Roman"/>
                  <w:color w:val="000000"/>
                  <w:kern w:val="0"/>
                  <w:sz w:val="21"/>
                  <w:szCs w:val="21"/>
                  <w:lang w:val="en-US" w:eastAsia="zh-CN"/>
                </w:rPr>
                <w:t>1</w:t>
              </w:r>
            </w:ins>
          </w:p>
        </w:tc>
      </w:tr>
    </w:tbl>
    <w:p w14:paraId="05F913A6">
      <w:pPr>
        <w:pStyle w:val="53"/>
        <w:jc w:val="center"/>
        <w:rPr>
          <w:rFonts w:hint="default" w:ascii="Times New Roman" w:hAnsi="Times New Roman" w:eastAsia="黑体" w:cs="Times New Roman"/>
          <w:b/>
          <w:bCs/>
          <w:sz w:val="36"/>
          <w:szCs w:val="36"/>
        </w:rPr>
        <w:sectPr>
          <w:footerReference r:id="rId9" w:type="default"/>
          <w:pgSz w:w="11906" w:h="16838"/>
          <w:pgMar w:top="1440" w:right="1133" w:bottom="1440" w:left="1800" w:header="907" w:footer="680" w:gutter="0"/>
          <w:pgNumType w:start="1"/>
          <w:cols w:space="720" w:num="1"/>
          <w:docGrid w:type="lines" w:linePitch="326" w:charSpace="0"/>
        </w:sectPr>
      </w:pPr>
    </w:p>
    <w:p w14:paraId="52F57B3F">
      <w:pPr>
        <w:pStyle w:val="3"/>
        <w:numPr>
          <w:ilvl w:val="0"/>
          <w:numId w:val="0"/>
        </w:numPr>
        <w:spacing w:before="163" w:after="326" w:afterLines="100"/>
        <w:rPr>
          <w:rFonts w:hint="default" w:ascii="Times New Roman" w:hAnsi="Times New Roman" w:eastAsia="黑体" w:cs="Times New Roman"/>
          <w:sz w:val="44"/>
          <w:szCs w:val="44"/>
        </w:rPr>
      </w:pPr>
      <w:bookmarkStart w:id="7" w:name="_Toc2133952936"/>
      <w:bookmarkStart w:id="8" w:name="_Toc3619"/>
      <w:bookmarkStart w:id="9" w:name="_Toc11414"/>
      <w:bookmarkStart w:id="10" w:name="_Toc32336"/>
      <w:r>
        <w:rPr>
          <w:rFonts w:hint="default" w:ascii="Times New Roman" w:hAnsi="Times New Roman" w:eastAsia="黑体" w:cs="Times New Roman"/>
          <w:sz w:val="44"/>
          <w:szCs w:val="44"/>
        </w:rPr>
        <w:t>目录</w:t>
      </w:r>
      <w:bookmarkEnd w:id="7"/>
      <w:bookmarkEnd w:id="8"/>
      <w:bookmarkEnd w:id="9"/>
      <w:bookmarkEnd w:id="10"/>
    </w:p>
    <w:p w14:paraId="240F8BFB">
      <w:pPr>
        <w:pStyle w:val="23"/>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TOC \o "1-3" \h \u </w:instrText>
      </w:r>
      <w:r>
        <w:rPr>
          <w:rFonts w:hint="default" w:ascii="Times New Roman" w:hAnsi="Times New Roman" w:eastAsia="仿宋_GB2312" w:cs="Times New Roman"/>
        </w:rPr>
        <w:fldChar w:fldCharType="separate"/>
      </w: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_Toc3619 </w:instrText>
      </w:r>
      <w:r>
        <w:rPr>
          <w:rFonts w:hint="default" w:ascii="Times New Roman" w:hAnsi="Times New Roman" w:eastAsia="仿宋_GB2312" w:cs="Times New Roman"/>
        </w:rPr>
        <w:fldChar w:fldCharType="separate"/>
      </w:r>
      <w:r>
        <w:rPr>
          <w:rFonts w:hint="default" w:ascii="Times New Roman" w:hAnsi="Times New Roman" w:eastAsia="黑体" w:cs="Times New Roman"/>
          <w:szCs w:val="44"/>
        </w:rPr>
        <w:t>目录</w:t>
      </w:r>
      <w:r>
        <w:tab/>
      </w:r>
      <w:r>
        <w:fldChar w:fldCharType="begin"/>
      </w:r>
      <w:r>
        <w:instrText xml:space="preserve"> PAGEREF _Toc3619 \h </w:instrText>
      </w:r>
      <w:r>
        <w:fldChar w:fldCharType="separate"/>
      </w:r>
      <w:r>
        <w:t>1</w:t>
      </w:r>
      <w:r>
        <w:fldChar w:fldCharType="end"/>
      </w:r>
      <w:r>
        <w:rPr>
          <w:rFonts w:hint="default" w:ascii="Times New Roman" w:hAnsi="Times New Roman" w:eastAsia="仿宋_GB2312" w:cs="Times New Roman"/>
        </w:rPr>
        <w:fldChar w:fldCharType="end"/>
      </w:r>
    </w:p>
    <w:p w14:paraId="42F2DBBC">
      <w:pPr>
        <w:pStyle w:val="23"/>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_Toc25826 </w:instrText>
      </w:r>
      <w:r>
        <w:rPr>
          <w:rFonts w:hint="default" w:ascii="Times New Roman" w:hAnsi="Times New Roman" w:eastAsia="仿宋_GB2312" w:cs="Times New Roman"/>
        </w:rPr>
        <w:fldChar w:fldCharType="separate"/>
      </w:r>
      <w:r>
        <w:rPr>
          <w:rFonts w:hint="default" w:ascii="Times New Roman" w:hAnsi="Times New Roman" w:eastAsia="黑体" w:cs="Times New Roman"/>
          <w:szCs w:val="44"/>
        </w:rPr>
        <w:t>第一章 概述</w:t>
      </w:r>
      <w:r>
        <w:tab/>
      </w:r>
      <w:r>
        <w:fldChar w:fldCharType="begin"/>
      </w:r>
      <w:r>
        <w:instrText xml:space="preserve"> PAGEREF _Toc25826 \h </w:instrText>
      </w:r>
      <w:r>
        <w:fldChar w:fldCharType="separate"/>
      </w:r>
      <w:r>
        <w:t>1</w:t>
      </w:r>
      <w:r>
        <w:fldChar w:fldCharType="end"/>
      </w:r>
      <w:r>
        <w:rPr>
          <w:rFonts w:hint="default" w:ascii="Times New Roman" w:hAnsi="Times New Roman" w:eastAsia="仿宋_GB2312" w:cs="Times New Roman"/>
        </w:rPr>
        <w:fldChar w:fldCharType="end"/>
      </w:r>
    </w:p>
    <w:p w14:paraId="37F02004">
      <w:pPr>
        <w:pStyle w:val="23"/>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_Toc21155 </w:instrText>
      </w:r>
      <w:r>
        <w:rPr>
          <w:rFonts w:hint="default" w:ascii="Times New Roman" w:hAnsi="Times New Roman" w:eastAsia="仿宋_GB2312" w:cs="Times New Roman"/>
        </w:rPr>
        <w:fldChar w:fldCharType="separate"/>
      </w:r>
      <w:r>
        <w:rPr>
          <w:rFonts w:hint="default" w:ascii="Times New Roman" w:hAnsi="Times New Roman" w:eastAsia="黑体" w:cs="Times New Roman"/>
          <w:szCs w:val="44"/>
        </w:rPr>
        <w:t>第二章 接入要求</w:t>
      </w:r>
      <w:r>
        <w:tab/>
      </w:r>
      <w:r>
        <w:fldChar w:fldCharType="begin"/>
      </w:r>
      <w:r>
        <w:instrText xml:space="preserve"> PAGEREF _Toc21155 \h </w:instrText>
      </w:r>
      <w:r>
        <w:fldChar w:fldCharType="separate"/>
      </w:r>
      <w:r>
        <w:t>2</w:t>
      </w:r>
      <w:r>
        <w:fldChar w:fldCharType="end"/>
      </w:r>
      <w:r>
        <w:rPr>
          <w:rFonts w:hint="default" w:ascii="Times New Roman" w:hAnsi="Times New Roman" w:eastAsia="仿宋_GB2312" w:cs="Times New Roman"/>
        </w:rPr>
        <w:fldChar w:fldCharType="end"/>
      </w:r>
    </w:p>
    <w:p w14:paraId="0DCB42ED">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_Toc23828 </w:instrText>
      </w:r>
      <w:r>
        <w:rPr>
          <w:rFonts w:hint="default" w:ascii="Times New Roman" w:hAnsi="Times New Roman" w:eastAsia="仿宋_GB2312" w:cs="Times New Roman"/>
        </w:rPr>
        <w:fldChar w:fldCharType="separate"/>
      </w:r>
      <w:r>
        <w:rPr>
          <w:rFonts w:hint="default" w:ascii="Times New Roman" w:hAnsi="Times New Roman" w:cs="Times New Roman"/>
        </w:rPr>
        <w:t>2.1接入要求</w:t>
      </w:r>
      <w:r>
        <w:tab/>
      </w:r>
      <w:r>
        <w:fldChar w:fldCharType="begin"/>
      </w:r>
      <w:r>
        <w:instrText xml:space="preserve"> PAGEREF _Toc23828 \h </w:instrText>
      </w:r>
      <w:r>
        <w:fldChar w:fldCharType="separate"/>
      </w:r>
      <w:r>
        <w:t>2</w:t>
      </w:r>
      <w:r>
        <w:fldChar w:fldCharType="end"/>
      </w:r>
      <w:r>
        <w:rPr>
          <w:rFonts w:hint="default" w:ascii="Times New Roman" w:hAnsi="Times New Roman" w:eastAsia="仿宋_GB2312" w:cs="Times New Roman"/>
        </w:rPr>
        <w:fldChar w:fldCharType="end"/>
      </w:r>
    </w:p>
    <w:p w14:paraId="1286690B">
      <w:pPr>
        <w:pStyle w:val="23"/>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_Toc1429 </w:instrText>
      </w:r>
      <w:r>
        <w:rPr>
          <w:rFonts w:hint="default" w:ascii="Times New Roman" w:hAnsi="Times New Roman" w:eastAsia="仿宋_GB2312" w:cs="Times New Roman"/>
        </w:rPr>
        <w:fldChar w:fldCharType="separate"/>
      </w:r>
      <w:r>
        <w:rPr>
          <w:rFonts w:hint="default" w:ascii="Times New Roman" w:hAnsi="Times New Roman" w:eastAsia="黑体" w:cs="Times New Roman"/>
          <w:szCs w:val="44"/>
        </w:rPr>
        <w:t>第三章 测试指引</w:t>
      </w:r>
      <w:r>
        <w:tab/>
      </w:r>
      <w:r>
        <w:fldChar w:fldCharType="begin"/>
      </w:r>
      <w:r>
        <w:instrText xml:space="preserve"> PAGEREF _Toc1429 \h </w:instrText>
      </w:r>
      <w:r>
        <w:fldChar w:fldCharType="separate"/>
      </w:r>
      <w:r>
        <w:t>3</w:t>
      </w:r>
      <w:r>
        <w:fldChar w:fldCharType="end"/>
      </w:r>
      <w:r>
        <w:rPr>
          <w:rFonts w:hint="default" w:ascii="Times New Roman" w:hAnsi="Times New Roman" w:eastAsia="仿宋_GB2312" w:cs="Times New Roman"/>
        </w:rPr>
        <w:fldChar w:fldCharType="end"/>
      </w:r>
    </w:p>
    <w:p w14:paraId="33A4BAF5">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_Toc11205 </w:instrText>
      </w:r>
      <w:r>
        <w:rPr>
          <w:rFonts w:hint="default" w:ascii="Times New Roman" w:hAnsi="Times New Roman" w:eastAsia="仿宋_GB2312" w:cs="Times New Roman"/>
        </w:rPr>
        <w:fldChar w:fldCharType="separate"/>
      </w:r>
      <w:r>
        <w:rPr>
          <w:rFonts w:hint="default" w:ascii="Times New Roman" w:hAnsi="Times New Roman" w:cs="Times New Roman"/>
        </w:rPr>
        <w:t>3.1准备工作</w:t>
      </w:r>
      <w:r>
        <w:tab/>
      </w:r>
      <w:r>
        <w:fldChar w:fldCharType="begin"/>
      </w:r>
      <w:r>
        <w:instrText xml:space="preserve"> PAGEREF _Toc11205 \h </w:instrText>
      </w:r>
      <w:r>
        <w:fldChar w:fldCharType="separate"/>
      </w:r>
      <w:r>
        <w:t>3</w:t>
      </w:r>
      <w:r>
        <w:fldChar w:fldCharType="end"/>
      </w:r>
      <w:r>
        <w:rPr>
          <w:rFonts w:hint="default" w:ascii="Times New Roman" w:hAnsi="Times New Roman" w:eastAsia="仿宋_GB2312" w:cs="Times New Roman"/>
        </w:rPr>
        <w:fldChar w:fldCharType="end"/>
      </w:r>
    </w:p>
    <w:p w14:paraId="4B223DB5">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_Toc13449 </w:instrText>
      </w:r>
      <w:r>
        <w:rPr>
          <w:rFonts w:hint="default" w:ascii="Times New Roman" w:hAnsi="Times New Roman" w:eastAsia="仿宋_GB2312" w:cs="Times New Roman"/>
        </w:rPr>
        <w:fldChar w:fldCharType="separate"/>
      </w:r>
      <w:r>
        <w:rPr>
          <w:rFonts w:hint="default" w:ascii="Times New Roman" w:hAnsi="Times New Roman" w:cs="Times New Roman"/>
        </w:rPr>
        <w:t>3.1.1直连接入申请和网络白名单开通</w:t>
      </w:r>
      <w:r>
        <w:tab/>
      </w:r>
      <w:r>
        <w:fldChar w:fldCharType="begin"/>
      </w:r>
      <w:r>
        <w:instrText xml:space="preserve"> PAGEREF _Toc13449 \h </w:instrText>
      </w:r>
      <w:r>
        <w:fldChar w:fldCharType="separate"/>
      </w:r>
      <w:r>
        <w:t>3</w:t>
      </w:r>
      <w:r>
        <w:fldChar w:fldCharType="end"/>
      </w:r>
      <w:r>
        <w:rPr>
          <w:rFonts w:hint="default" w:ascii="Times New Roman" w:hAnsi="Times New Roman" w:eastAsia="仿宋_GB2312" w:cs="Times New Roman"/>
        </w:rPr>
        <w:fldChar w:fldCharType="end"/>
      </w:r>
    </w:p>
    <w:p w14:paraId="5FCBB4FC">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_Toc22768 </w:instrText>
      </w:r>
      <w:r>
        <w:rPr>
          <w:rFonts w:hint="default" w:ascii="Times New Roman" w:hAnsi="Times New Roman" w:eastAsia="仿宋_GB2312" w:cs="Times New Roman"/>
        </w:rPr>
        <w:fldChar w:fldCharType="separate"/>
      </w:r>
      <w:r>
        <w:rPr>
          <w:rFonts w:hint="default" w:ascii="Times New Roman" w:hAnsi="Times New Roman" w:cs="Times New Roman"/>
        </w:rPr>
        <w:t>3.1.2能力订阅开通</w:t>
      </w:r>
      <w:r>
        <w:tab/>
      </w:r>
      <w:r>
        <w:fldChar w:fldCharType="begin"/>
      </w:r>
      <w:r>
        <w:instrText xml:space="preserve"> PAGEREF _Toc22768 \h </w:instrText>
      </w:r>
      <w:r>
        <w:fldChar w:fldCharType="separate"/>
      </w:r>
      <w:r>
        <w:t>3</w:t>
      </w:r>
      <w:r>
        <w:fldChar w:fldCharType="end"/>
      </w:r>
      <w:r>
        <w:rPr>
          <w:rFonts w:hint="default" w:ascii="Times New Roman" w:hAnsi="Times New Roman" w:eastAsia="仿宋_GB2312" w:cs="Times New Roman"/>
        </w:rPr>
        <w:fldChar w:fldCharType="end"/>
      </w:r>
    </w:p>
    <w:p w14:paraId="2D61D78E">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_Toc23957 </w:instrText>
      </w:r>
      <w:r>
        <w:rPr>
          <w:rFonts w:hint="default" w:ascii="Times New Roman" w:hAnsi="Times New Roman" w:eastAsia="仿宋_GB2312" w:cs="Times New Roman"/>
        </w:rPr>
        <w:fldChar w:fldCharType="separate"/>
      </w:r>
      <w:r>
        <w:rPr>
          <w:rFonts w:hint="default" w:ascii="Times New Roman" w:hAnsi="Times New Roman" w:cs="Times New Roman"/>
        </w:rPr>
        <w:t>3.1.3获取直连单位平台编号</w:t>
      </w:r>
      <w:r>
        <w:tab/>
      </w:r>
      <w:r>
        <w:fldChar w:fldCharType="begin"/>
      </w:r>
      <w:r>
        <w:instrText xml:space="preserve"> PAGEREF _Toc23957 \h </w:instrText>
      </w:r>
      <w:r>
        <w:fldChar w:fldCharType="separate"/>
      </w:r>
      <w:r>
        <w:t>3</w:t>
      </w:r>
      <w:r>
        <w:fldChar w:fldCharType="end"/>
      </w:r>
      <w:r>
        <w:rPr>
          <w:rFonts w:hint="default" w:ascii="Times New Roman" w:hAnsi="Times New Roman" w:eastAsia="仿宋_GB2312" w:cs="Times New Roman"/>
        </w:rPr>
        <w:fldChar w:fldCharType="end"/>
      </w:r>
    </w:p>
    <w:p w14:paraId="20F71A3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_Toc12365 </w:instrText>
      </w:r>
      <w:r>
        <w:rPr>
          <w:rFonts w:hint="default" w:ascii="Times New Roman" w:hAnsi="Times New Roman" w:eastAsia="仿宋_GB2312" w:cs="Times New Roman"/>
        </w:rPr>
        <w:fldChar w:fldCharType="separate"/>
      </w:r>
      <w:r>
        <w:rPr>
          <w:rFonts w:hint="default" w:ascii="Times New Roman" w:hAnsi="Times New Roman" w:cs="Times New Roman"/>
        </w:rPr>
        <w:t>3.1.4获取沙箱密钥</w:t>
      </w:r>
      <w:r>
        <w:tab/>
      </w:r>
      <w:r>
        <w:fldChar w:fldCharType="begin"/>
      </w:r>
      <w:r>
        <w:instrText xml:space="preserve"> PAGEREF _Toc12365 \h </w:instrText>
      </w:r>
      <w:r>
        <w:fldChar w:fldCharType="separate"/>
      </w:r>
      <w:r>
        <w:t>5</w:t>
      </w:r>
      <w:r>
        <w:fldChar w:fldCharType="end"/>
      </w:r>
      <w:r>
        <w:rPr>
          <w:rFonts w:hint="default" w:ascii="Times New Roman" w:hAnsi="Times New Roman" w:eastAsia="仿宋_GB2312" w:cs="Times New Roman"/>
        </w:rPr>
        <w:fldChar w:fldCharType="end"/>
      </w:r>
    </w:p>
    <w:p w14:paraId="3DFB122D">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_Toc13211 </w:instrText>
      </w:r>
      <w:r>
        <w:rPr>
          <w:rFonts w:hint="default" w:ascii="Times New Roman" w:hAnsi="Times New Roman" w:eastAsia="仿宋_GB2312" w:cs="Times New Roman"/>
        </w:rPr>
        <w:fldChar w:fldCharType="separate"/>
      </w:r>
      <w:r>
        <w:rPr>
          <w:rFonts w:hint="default" w:ascii="Times New Roman" w:hAnsi="Times New Roman" w:cs="Times New Roman"/>
        </w:rPr>
        <w:t>3.1.5获取能力编码、接口编码和用例编码</w:t>
      </w:r>
      <w:r>
        <w:tab/>
      </w:r>
      <w:r>
        <w:fldChar w:fldCharType="begin"/>
      </w:r>
      <w:r>
        <w:instrText xml:space="preserve"> PAGEREF _Toc13211 \h </w:instrText>
      </w:r>
      <w:r>
        <w:fldChar w:fldCharType="separate"/>
      </w:r>
      <w:r>
        <w:t>5</w:t>
      </w:r>
      <w:r>
        <w:fldChar w:fldCharType="end"/>
      </w:r>
      <w:r>
        <w:rPr>
          <w:rFonts w:hint="default" w:ascii="Times New Roman" w:hAnsi="Times New Roman" w:eastAsia="仿宋_GB2312" w:cs="Times New Roman"/>
        </w:rPr>
        <w:fldChar w:fldCharType="end"/>
      </w:r>
    </w:p>
    <w:p w14:paraId="08E51FA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_Toc7935 </w:instrText>
      </w:r>
      <w:r>
        <w:rPr>
          <w:rFonts w:hint="default" w:ascii="Times New Roman" w:hAnsi="Times New Roman" w:eastAsia="仿宋_GB2312" w:cs="Times New Roman"/>
        </w:rPr>
        <w:fldChar w:fldCharType="separate"/>
      </w:r>
      <w:r>
        <w:rPr>
          <w:rFonts w:hint="default" w:ascii="Times New Roman" w:hAnsi="Times New Roman" w:cs="Times New Roman"/>
        </w:rPr>
        <w:t>3.1.6虚拟单位初始化</w:t>
      </w:r>
      <w:r>
        <w:tab/>
      </w:r>
      <w:r>
        <w:fldChar w:fldCharType="begin"/>
      </w:r>
      <w:r>
        <w:instrText xml:space="preserve"> PAGEREF _Toc7935 \h </w:instrText>
      </w:r>
      <w:r>
        <w:fldChar w:fldCharType="separate"/>
      </w:r>
      <w:r>
        <w:t>6</w:t>
      </w:r>
      <w:r>
        <w:fldChar w:fldCharType="end"/>
      </w:r>
      <w:r>
        <w:rPr>
          <w:rFonts w:hint="default" w:ascii="Times New Roman" w:hAnsi="Times New Roman" w:eastAsia="仿宋_GB2312" w:cs="Times New Roman"/>
        </w:rPr>
        <w:fldChar w:fldCharType="end"/>
      </w:r>
    </w:p>
    <w:p w14:paraId="3037538F">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_Toc1497 </w:instrText>
      </w:r>
      <w:r>
        <w:rPr>
          <w:rFonts w:hint="default" w:ascii="Times New Roman" w:hAnsi="Times New Roman" w:eastAsia="仿宋_GB2312" w:cs="Times New Roman"/>
        </w:rPr>
        <w:fldChar w:fldCharType="separate"/>
      </w:r>
      <w:r>
        <w:rPr>
          <w:rFonts w:hint="default" w:ascii="Times New Roman" w:hAnsi="Times New Roman" w:cs="Times New Roman"/>
        </w:rPr>
        <w:t>3.2调用沙箱控制服务</w:t>
      </w:r>
      <w:r>
        <w:tab/>
      </w:r>
      <w:r>
        <w:fldChar w:fldCharType="begin"/>
      </w:r>
      <w:r>
        <w:instrText xml:space="preserve"> PAGEREF _Toc1497 \h </w:instrText>
      </w:r>
      <w:r>
        <w:fldChar w:fldCharType="separate"/>
      </w:r>
      <w:r>
        <w:t>6</w:t>
      </w:r>
      <w:r>
        <w:fldChar w:fldCharType="end"/>
      </w:r>
      <w:r>
        <w:rPr>
          <w:rFonts w:hint="default" w:ascii="Times New Roman" w:hAnsi="Times New Roman" w:eastAsia="仿宋_GB2312" w:cs="Times New Roman"/>
        </w:rPr>
        <w:fldChar w:fldCharType="end"/>
      </w:r>
    </w:p>
    <w:p w14:paraId="31B29AAD">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_Toc31590 </w:instrText>
      </w:r>
      <w:r>
        <w:rPr>
          <w:rFonts w:hint="default" w:ascii="Times New Roman" w:hAnsi="Times New Roman" w:eastAsia="仿宋_GB2312" w:cs="Times New Roman"/>
        </w:rPr>
        <w:fldChar w:fldCharType="separate"/>
      </w:r>
      <w:r>
        <w:rPr>
          <w:rFonts w:hint="default" w:ascii="Times New Roman" w:hAnsi="Times New Roman" w:cs="Times New Roman"/>
        </w:rPr>
        <w:t>3.2.1</w:t>
      </w:r>
      <w:r>
        <w:rPr>
          <w:rFonts w:hint="default" w:ascii="Times New Roman" w:hAnsi="Times New Roman" w:cs="Times New Roman"/>
          <w:lang w:eastAsia="zh-Hans"/>
        </w:rPr>
        <w:t>请求地址</w:t>
      </w:r>
      <w:r>
        <w:tab/>
      </w:r>
      <w:r>
        <w:fldChar w:fldCharType="begin"/>
      </w:r>
      <w:r>
        <w:instrText xml:space="preserve"> PAGEREF _Toc31590 \h </w:instrText>
      </w:r>
      <w:r>
        <w:fldChar w:fldCharType="separate"/>
      </w:r>
      <w:r>
        <w:t>6</w:t>
      </w:r>
      <w:r>
        <w:fldChar w:fldCharType="end"/>
      </w:r>
      <w:r>
        <w:rPr>
          <w:rFonts w:hint="default" w:ascii="Times New Roman" w:hAnsi="Times New Roman" w:eastAsia="仿宋_GB2312" w:cs="Times New Roman"/>
        </w:rPr>
        <w:fldChar w:fldCharType="end"/>
      </w:r>
    </w:p>
    <w:p w14:paraId="596FEBB6">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_Toc27876 </w:instrText>
      </w:r>
      <w:r>
        <w:rPr>
          <w:rFonts w:hint="default" w:ascii="Times New Roman" w:hAnsi="Times New Roman" w:eastAsia="仿宋_GB2312" w:cs="Times New Roman"/>
        </w:rPr>
        <w:fldChar w:fldCharType="separate"/>
      </w:r>
      <w:r>
        <w:rPr>
          <w:rFonts w:hint="default" w:ascii="Times New Roman" w:hAnsi="Times New Roman" w:cs="Times New Roman"/>
        </w:rPr>
        <w:t>3.2.2</w:t>
      </w:r>
      <w:r>
        <w:rPr>
          <w:rFonts w:hint="default" w:ascii="Times New Roman" w:hAnsi="Times New Roman" w:cs="Times New Roman"/>
          <w:lang w:eastAsia="zh-Hans"/>
        </w:rPr>
        <w:t>请求报文</w:t>
      </w:r>
      <w:r>
        <w:tab/>
      </w:r>
      <w:r>
        <w:fldChar w:fldCharType="begin"/>
      </w:r>
      <w:r>
        <w:instrText xml:space="preserve"> PAGEREF _Toc27876 \h </w:instrText>
      </w:r>
      <w:r>
        <w:fldChar w:fldCharType="separate"/>
      </w:r>
      <w:r>
        <w:t>7</w:t>
      </w:r>
      <w:r>
        <w:fldChar w:fldCharType="end"/>
      </w:r>
      <w:r>
        <w:rPr>
          <w:rFonts w:hint="default" w:ascii="Times New Roman" w:hAnsi="Times New Roman" w:eastAsia="仿宋_GB2312" w:cs="Times New Roman"/>
        </w:rPr>
        <w:fldChar w:fldCharType="end"/>
      </w:r>
    </w:p>
    <w:p w14:paraId="15214BE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_Toc28845 </w:instrText>
      </w:r>
      <w:r>
        <w:rPr>
          <w:rFonts w:hint="default" w:ascii="Times New Roman" w:hAnsi="Times New Roman" w:eastAsia="仿宋_GB2312" w:cs="Times New Roman"/>
        </w:rPr>
        <w:fldChar w:fldCharType="separate"/>
      </w:r>
      <w:r>
        <w:rPr>
          <w:rFonts w:hint="default" w:ascii="Times New Roman" w:hAnsi="Times New Roman" w:cs="Times New Roman"/>
        </w:rPr>
        <w:t>3.2.3</w:t>
      </w:r>
      <w:r>
        <w:rPr>
          <w:rFonts w:hint="default" w:ascii="Times New Roman" w:hAnsi="Times New Roman" w:cs="Times New Roman"/>
          <w:lang w:eastAsia="zh-Hans"/>
        </w:rPr>
        <w:t>返回报文</w:t>
      </w:r>
      <w:r>
        <w:tab/>
      </w:r>
      <w:r>
        <w:fldChar w:fldCharType="begin"/>
      </w:r>
      <w:r>
        <w:instrText xml:space="preserve"> PAGEREF _Toc28845 \h </w:instrText>
      </w:r>
      <w:r>
        <w:fldChar w:fldCharType="separate"/>
      </w:r>
      <w:r>
        <w:t>8</w:t>
      </w:r>
      <w:r>
        <w:fldChar w:fldCharType="end"/>
      </w:r>
      <w:r>
        <w:rPr>
          <w:rFonts w:hint="default" w:ascii="Times New Roman" w:hAnsi="Times New Roman" w:eastAsia="仿宋_GB2312" w:cs="Times New Roman"/>
        </w:rPr>
        <w:fldChar w:fldCharType="end"/>
      </w:r>
    </w:p>
    <w:p w14:paraId="6A9AFCFE">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_Toc12405 </w:instrText>
      </w:r>
      <w:r>
        <w:rPr>
          <w:rFonts w:hint="default" w:ascii="Times New Roman" w:hAnsi="Times New Roman" w:eastAsia="仿宋_GB2312" w:cs="Times New Roman"/>
        </w:rPr>
        <w:fldChar w:fldCharType="separate"/>
      </w:r>
      <w:r>
        <w:rPr>
          <w:rFonts w:hint="default" w:ascii="Times New Roman" w:hAnsi="Times New Roman" w:cs="Times New Roman"/>
        </w:rPr>
        <w:t>3.3调用沙箱数字能力</w:t>
      </w:r>
      <w:r>
        <w:tab/>
      </w:r>
      <w:r>
        <w:fldChar w:fldCharType="begin"/>
      </w:r>
      <w:r>
        <w:instrText xml:space="preserve"> PAGEREF _Toc12405 \h </w:instrText>
      </w:r>
      <w:r>
        <w:fldChar w:fldCharType="separate"/>
      </w:r>
      <w:r>
        <w:t>11</w:t>
      </w:r>
      <w:r>
        <w:fldChar w:fldCharType="end"/>
      </w:r>
      <w:r>
        <w:rPr>
          <w:rFonts w:hint="default" w:ascii="Times New Roman" w:hAnsi="Times New Roman" w:eastAsia="仿宋_GB2312" w:cs="Times New Roman"/>
        </w:rPr>
        <w:fldChar w:fldCharType="end"/>
      </w:r>
    </w:p>
    <w:p w14:paraId="10A91CE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_Toc21474 </w:instrText>
      </w:r>
      <w:r>
        <w:rPr>
          <w:rFonts w:hint="default" w:ascii="Times New Roman" w:hAnsi="Times New Roman" w:eastAsia="仿宋_GB2312" w:cs="Times New Roman"/>
        </w:rPr>
        <w:fldChar w:fldCharType="separate"/>
      </w:r>
      <w:r>
        <w:rPr>
          <w:rFonts w:hint="default" w:ascii="Times New Roman" w:hAnsi="Times New Roman" w:cs="Times New Roman"/>
        </w:rPr>
        <w:t>3.3.1</w:t>
      </w:r>
      <w:r>
        <w:rPr>
          <w:rFonts w:hint="default" w:ascii="Times New Roman" w:hAnsi="Times New Roman" w:cs="Times New Roman"/>
          <w:lang w:eastAsia="zh-Hans"/>
        </w:rPr>
        <w:t>请求地址</w:t>
      </w:r>
      <w:r>
        <w:tab/>
      </w:r>
      <w:r>
        <w:fldChar w:fldCharType="begin"/>
      </w:r>
      <w:r>
        <w:instrText xml:space="preserve"> PAGEREF _Toc21474 \h </w:instrText>
      </w:r>
      <w:r>
        <w:fldChar w:fldCharType="separate"/>
      </w:r>
      <w:r>
        <w:t>11</w:t>
      </w:r>
      <w:r>
        <w:fldChar w:fldCharType="end"/>
      </w:r>
      <w:r>
        <w:rPr>
          <w:rFonts w:hint="default" w:ascii="Times New Roman" w:hAnsi="Times New Roman" w:eastAsia="仿宋_GB2312" w:cs="Times New Roman"/>
        </w:rPr>
        <w:fldChar w:fldCharType="end"/>
      </w:r>
    </w:p>
    <w:p w14:paraId="2E73066C">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_Toc13497 </w:instrText>
      </w:r>
      <w:r>
        <w:rPr>
          <w:rFonts w:hint="default" w:ascii="Times New Roman" w:hAnsi="Times New Roman" w:eastAsia="仿宋_GB2312" w:cs="Times New Roman"/>
        </w:rPr>
        <w:fldChar w:fldCharType="separate"/>
      </w:r>
      <w:r>
        <w:rPr>
          <w:rFonts w:hint="default" w:ascii="Times New Roman" w:hAnsi="Times New Roman" w:cs="Times New Roman"/>
        </w:rPr>
        <w:t>3.3.2</w:t>
      </w:r>
      <w:r>
        <w:rPr>
          <w:rFonts w:hint="default" w:ascii="Times New Roman" w:hAnsi="Times New Roman" w:cs="Times New Roman"/>
          <w:lang w:eastAsia="zh-Hans"/>
        </w:rPr>
        <w:t>请求报文</w:t>
      </w:r>
      <w:r>
        <w:tab/>
      </w:r>
      <w:r>
        <w:fldChar w:fldCharType="begin"/>
      </w:r>
      <w:r>
        <w:instrText xml:space="preserve"> PAGEREF _Toc13497 \h </w:instrText>
      </w:r>
      <w:r>
        <w:fldChar w:fldCharType="separate"/>
      </w:r>
      <w:r>
        <w:t>11</w:t>
      </w:r>
      <w:r>
        <w:fldChar w:fldCharType="end"/>
      </w:r>
      <w:r>
        <w:rPr>
          <w:rFonts w:hint="default" w:ascii="Times New Roman" w:hAnsi="Times New Roman" w:eastAsia="仿宋_GB2312" w:cs="Times New Roman"/>
        </w:rPr>
        <w:fldChar w:fldCharType="end"/>
      </w:r>
    </w:p>
    <w:p w14:paraId="2FFC294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_Toc5772 </w:instrText>
      </w:r>
      <w:r>
        <w:rPr>
          <w:rFonts w:hint="default" w:ascii="Times New Roman" w:hAnsi="Times New Roman" w:eastAsia="仿宋_GB2312" w:cs="Times New Roman"/>
        </w:rPr>
        <w:fldChar w:fldCharType="separate"/>
      </w:r>
      <w:r>
        <w:rPr>
          <w:rFonts w:hint="default" w:ascii="Times New Roman" w:hAnsi="Times New Roman" w:cs="Times New Roman"/>
        </w:rPr>
        <w:t>3.3.3</w:t>
      </w:r>
      <w:r>
        <w:rPr>
          <w:rFonts w:hint="default" w:ascii="Times New Roman" w:hAnsi="Times New Roman" w:cs="Times New Roman"/>
          <w:lang w:eastAsia="zh-Hans"/>
        </w:rPr>
        <w:t>返回报文</w:t>
      </w:r>
      <w:r>
        <w:tab/>
      </w:r>
      <w:r>
        <w:fldChar w:fldCharType="begin"/>
      </w:r>
      <w:r>
        <w:instrText xml:space="preserve"> PAGEREF _Toc5772 \h </w:instrText>
      </w:r>
      <w:r>
        <w:fldChar w:fldCharType="separate"/>
      </w:r>
      <w:r>
        <w:t>13</w:t>
      </w:r>
      <w:r>
        <w:fldChar w:fldCharType="end"/>
      </w:r>
      <w:r>
        <w:rPr>
          <w:rFonts w:hint="default" w:ascii="Times New Roman" w:hAnsi="Times New Roman" w:eastAsia="仿宋_GB2312" w:cs="Times New Roman"/>
        </w:rPr>
        <w:fldChar w:fldCharType="end"/>
      </w:r>
    </w:p>
    <w:p w14:paraId="573A9D23">
      <w:pPr>
        <w:pStyle w:val="23"/>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_Toc29439 </w:instrText>
      </w:r>
      <w:r>
        <w:rPr>
          <w:rFonts w:hint="default" w:ascii="Times New Roman" w:hAnsi="Times New Roman" w:eastAsia="仿宋_GB2312" w:cs="Times New Roman"/>
        </w:rPr>
        <w:fldChar w:fldCharType="separate"/>
      </w:r>
      <w:r>
        <w:rPr>
          <w:rFonts w:hint="default" w:ascii="Times New Roman" w:hAnsi="Times New Roman" w:eastAsia="黑体" w:cs="Times New Roman"/>
          <w:szCs w:val="44"/>
        </w:rPr>
        <w:t>第四章 测试场景</w:t>
      </w:r>
      <w:r>
        <w:tab/>
      </w:r>
      <w:r>
        <w:fldChar w:fldCharType="begin"/>
      </w:r>
      <w:r>
        <w:instrText xml:space="preserve"> PAGEREF _Toc29439 \h </w:instrText>
      </w:r>
      <w:r>
        <w:fldChar w:fldCharType="separate"/>
      </w:r>
      <w:r>
        <w:t>14</w:t>
      </w:r>
      <w:r>
        <w:fldChar w:fldCharType="end"/>
      </w:r>
      <w:r>
        <w:rPr>
          <w:rFonts w:hint="default" w:ascii="Times New Roman" w:hAnsi="Times New Roman" w:eastAsia="仿宋_GB2312" w:cs="Times New Roman"/>
        </w:rPr>
        <w:fldChar w:fldCharType="end"/>
      </w:r>
    </w:p>
    <w:p w14:paraId="624CEC0B">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_Toc27412 </w:instrText>
      </w:r>
      <w:r>
        <w:rPr>
          <w:rFonts w:hint="default" w:ascii="Times New Roman" w:hAnsi="Times New Roman" w:eastAsia="仿宋_GB2312" w:cs="Times New Roman"/>
        </w:rPr>
        <w:fldChar w:fldCharType="separate"/>
      </w:r>
      <w:r>
        <w:rPr>
          <w:rFonts w:hint="default" w:ascii="Times New Roman" w:hAnsi="Times New Roman" w:cs="Times New Roman"/>
        </w:rPr>
        <w:t>4.1赋额额度管理</w:t>
      </w:r>
      <w:r>
        <w:tab/>
      </w:r>
      <w:r>
        <w:fldChar w:fldCharType="begin"/>
      </w:r>
      <w:r>
        <w:instrText xml:space="preserve"> PAGEREF _Toc27412 \h </w:instrText>
      </w:r>
      <w:r>
        <w:fldChar w:fldCharType="separate"/>
      </w:r>
      <w:r>
        <w:t>14</w:t>
      </w:r>
      <w:r>
        <w:fldChar w:fldCharType="end"/>
      </w:r>
      <w:r>
        <w:rPr>
          <w:rFonts w:hint="default" w:ascii="Times New Roman" w:hAnsi="Times New Roman" w:eastAsia="仿宋_GB2312" w:cs="Times New Roman"/>
        </w:rPr>
        <w:fldChar w:fldCharType="end"/>
      </w:r>
    </w:p>
    <w:p w14:paraId="7EC0C885">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_Toc24826 </w:instrText>
      </w:r>
      <w:r>
        <w:rPr>
          <w:rFonts w:hint="default" w:ascii="Times New Roman" w:hAnsi="Times New Roman" w:eastAsia="仿宋_GB2312" w:cs="Times New Roman"/>
        </w:rPr>
        <w:fldChar w:fldCharType="separate"/>
      </w:r>
      <w:r>
        <w:rPr>
          <w:rFonts w:hint="default" w:ascii="Times New Roman" w:hAnsi="Times New Roman" w:cs="Times New Roman"/>
        </w:rPr>
        <w:t>4.1.1月初赋额额度查询/下载</w:t>
      </w:r>
      <w:r>
        <w:tab/>
      </w:r>
      <w:r>
        <w:fldChar w:fldCharType="begin"/>
      </w:r>
      <w:r>
        <w:instrText xml:space="preserve"> PAGEREF _Toc24826 \h </w:instrText>
      </w:r>
      <w:r>
        <w:fldChar w:fldCharType="separate"/>
      </w:r>
      <w:r>
        <w:t>14</w:t>
      </w:r>
      <w:r>
        <w:fldChar w:fldCharType="end"/>
      </w:r>
      <w:r>
        <w:rPr>
          <w:rFonts w:hint="default" w:ascii="Times New Roman" w:hAnsi="Times New Roman" w:eastAsia="仿宋_GB2312" w:cs="Times New Roman"/>
        </w:rPr>
        <w:fldChar w:fldCharType="end"/>
      </w:r>
    </w:p>
    <w:p w14:paraId="1C33E7A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_Toc4493 </w:instrText>
      </w:r>
      <w:r>
        <w:rPr>
          <w:rFonts w:hint="default" w:ascii="Times New Roman" w:hAnsi="Times New Roman" w:eastAsia="仿宋_GB2312" w:cs="Times New Roman"/>
        </w:rPr>
        <w:fldChar w:fldCharType="separate"/>
      </w:r>
      <w:r>
        <w:rPr>
          <w:rFonts w:hint="default" w:ascii="Times New Roman" w:hAnsi="Times New Roman" w:cs="Times New Roman"/>
        </w:rPr>
        <w:t>4.1.2日常赋额额度查询</w:t>
      </w:r>
      <w:r>
        <w:tab/>
      </w:r>
      <w:r>
        <w:fldChar w:fldCharType="begin"/>
      </w:r>
      <w:r>
        <w:instrText xml:space="preserve"> PAGEREF _Toc4493 \h </w:instrText>
      </w:r>
      <w:r>
        <w:fldChar w:fldCharType="separate"/>
      </w:r>
      <w:r>
        <w:t>14</w:t>
      </w:r>
      <w:r>
        <w:fldChar w:fldCharType="end"/>
      </w:r>
      <w:r>
        <w:rPr>
          <w:rFonts w:hint="default" w:ascii="Times New Roman" w:hAnsi="Times New Roman" w:eastAsia="仿宋_GB2312" w:cs="Times New Roman"/>
        </w:rPr>
        <w:fldChar w:fldCharType="end"/>
      </w:r>
    </w:p>
    <w:p w14:paraId="323F610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_Toc753 </w:instrText>
      </w:r>
      <w:r>
        <w:rPr>
          <w:rFonts w:hint="default" w:ascii="Times New Roman" w:hAnsi="Times New Roman" w:eastAsia="仿宋_GB2312" w:cs="Times New Roman"/>
        </w:rPr>
        <w:fldChar w:fldCharType="separate"/>
      </w:r>
      <w:r>
        <w:rPr>
          <w:rFonts w:hint="default" w:ascii="Times New Roman" w:hAnsi="Times New Roman" w:cs="Times New Roman"/>
        </w:rPr>
        <w:t>4.1.3申报所属期变更赋额额度有效期</w:t>
      </w:r>
      <w:r>
        <w:tab/>
      </w:r>
      <w:r>
        <w:fldChar w:fldCharType="begin"/>
      </w:r>
      <w:r>
        <w:instrText xml:space="preserve"> PAGEREF _Toc753 \h </w:instrText>
      </w:r>
      <w:r>
        <w:fldChar w:fldCharType="separate"/>
      </w:r>
      <w:r>
        <w:t>14</w:t>
      </w:r>
      <w:r>
        <w:fldChar w:fldCharType="end"/>
      </w:r>
      <w:r>
        <w:rPr>
          <w:rFonts w:hint="default" w:ascii="Times New Roman" w:hAnsi="Times New Roman" w:eastAsia="仿宋_GB2312" w:cs="Times New Roman"/>
        </w:rPr>
        <w:fldChar w:fldCharType="end"/>
      </w:r>
    </w:p>
    <w:p w14:paraId="2F21AED2">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_Toc14234 </w:instrText>
      </w:r>
      <w:r>
        <w:rPr>
          <w:rFonts w:hint="default" w:ascii="Times New Roman" w:hAnsi="Times New Roman" w:eastAsia="仿宋_GB2312" w:cs="Times New Roman"/>
        </w:rPr>
        <w:fldChar w:fldCharType="separate"/>
      </w:r>
      <w:r>
        <w:rPr>
          <w:rFonts w:hint="default" w:ascii="Times New Roman" w:hAnsi="Times New Roman" w:cs="Times New Roman"/>
        </w:rPr>
        <w:t>4.1.4赋额额度退回</w:t>
      </w:r>
      <w:r>
        <w:tab/>
      </w:r>
      <w:r>
        <w:fldChar w:fldCharType="begin"/>
      </w:r>
      <w:r>
        <w:instrText xml:space="preserve"> PAGEREF _Toc14234 \h </w:instrText>
      </w:r>
      <w:r>
        <w:fldChar w:fldCharType="separate"/>
      </w:r>
      <w:r>
        <w:t>14</w:t>
      </w:r>
      <w:r>
        <w:fldChar w:fldCharType="end"/>
      </w:r>
      <w:r>
        <w:rPr>
          <w:rFonts w:hint="default" w:ascii="Times New Roman" w:hAnsi="Times New Roman" w:eastAsia="仿宋_GB2312" w:cs="Times New Roman"/>
        </w:rPr>
        <w:fldChar w:fldCharType="end"/>
      </w:r>
    </w:p>
    <w:p w14:paraId="10A954FF">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_Toc2196 </w:instrText>
      </w:r>
      <w:r>
        <w:rPr>
          <w:rFonts w:hint="default" w:ascii="Times New Roman" w:hAnsi="Times New Roman" w:eastAsia="仿宋_GB2312" w:cs="Times New Roman"/>
        </w:rPr>
        <w:fldChar w:fldCharType="separate"/>
      </w:r>
      <w:r>
        <w:rPr>
          <w:rFonts w:hint="default" w:ascii="Times New Roman" w:hAnsi="Times New Roman" w:cs="Times New Roman"/>
        </w:rPr>
        <w:t>4.2蓝字发票开具</w:t>
      </w:r>
      <w:r>
        <w:tab/>
      </w:r>
      <w:r>
        <w:fldChar w:fldCharType="begin"/>
      </w:r>
      <w:r>
        <w:instrText xml:space="preserve"> PAGEREF _Toc2196 \h </w:instrText>
      </w:r>
      <w:r>
        <w:fldChar w:fldCharType="separate"/>
      </w:r>
      <w:r>
        <w:t>15</w:t>
      </w:r>
      <w:r>
        <w:fldChar w:fldCharType="end"/>
      </w:r>
      <w:r>
        <w:rPr>
          <w:rFonts w:hint="default" w:ascii="Times New Roman" w:hAnsi="Times New Roman" w:eastAsia="仿宋_GB2312" w:cs="Times New Roman"/>
        </w:rPr>
        <w:fldChar w:fldCharType="end"/>
      </w:r>
    </w:p>
    <w:p w14:paraId="66BE380E">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_Toc27766 </w:instrText>
      </w:r>
      <w:r>
        <w:rPr>
          <w:rFonts w:hint="default" w:ascii="Times New Roman" w:hAnsi="Times New Roman" w:eastAsia="仿宋_GB2312" w:cs="Times New Roman"/>
        </w:rPr>
        <w:fldChar w:fldCharType="separate"/>
      </w:r>
      <w:r>
        <w:rPr>
          <w:rFonts w:hint="default" w:ascii="Times New Roman" w:hAnsi="Times New Roman" w:cs="Times New Roman"/>
        </w:rPr>
        <w:t>4.2.1日常开票场景</w:t>
      </w:r>
      <w:r>
        <w:tab/>
      </w:r>
      <w:r>
        <w:fldChar w:fldCharType="begin"/>
      </w:r>
      <w:r>
        <w:instrText xml:space="preserve"> PAGEREF _Toc27766 \h </w:instrText>
      </w:r>
      <w:r>
        <w:fldChar w:fldCharType="separate"/>
      </w:r>
      <w:r>
        <w:t>15</w:t>
      </w:r>
      <w:r>
        <w:fldChar w:fldCharType="end"/>
      </w:r>
      <w:r>
        <w:rPr>
          <w:rFonts w:hint="default" w:ascii="Times New Roman" w:hAnsi="Times New Roman" w:eastAsia="仿宋_GB2312" w:cs="Times New Roman"/>
        </w:rPr>
        <w:fldChar w:fldCharType="end"/>
      </w:r>
    </w:p>
    <w:p w14:paraId="48C8AD7D">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_Toc4430 </w:instrText>
      </w:r>
      <w:r>
        <w:rPr>
          <w:rFonts w:hint="default" w:ascii="Times New Roman" w:hAnsi="Times New Roman" w:eastAsia="仿宋_GB2312" w:cs="Times New Roman"/>
        </w:rPr>
        <w:fldChar w:fldCharType="separate"/>
      </w:r>
      <w:r>
        <w:rPr>
          <w:rFonts w:hint="default" w:ascii="Times New Roman" w:hAnsi="Times New Roman" w:cs="Times New Roman"/>
        </w:rPr>
        <w:t>4.2.2差额征税-差额开票场景</w:t>
      </w:r>
      <w:r>
        <w:tab/>
      </w:r>
      <w:r>
        <w:fldChar w:fldCharType="begin"/>
      </w:r>
      <w:r>
        <w:instrText xml:space="preserve"> PAGEREF _Toc4430 \h </w:instrText>
      </w:r>
      <w:r>
        <w:fldChar w:fldCharType="separate"/>
      </w:r>
      <w:r>
        <w:t>16</w:t>
      </w:r>
      <w:r>
        <w:fldChar w:fldCharType="end"/>
      </w:r>
      <w:r>
        <w:rPr>
          <w:rFonts w:hint="default" w:ascii="Times New Roman" w:hAnsi="Times New Roman" w:eastAsia="仿宋_GB2312" w:cs="Times New Roman"/>
        </w:rPr>
        <w:fldChar w:fldCharType="end"/>
      </w:r>
    </w:p>
    <w:p w14:paraId="2A563550">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_Toc29306 </w:instrText>
      </w:r>
      <w:r>
        <w:rPr>
          <w:rFonts w:hint="default" w:ascii="Times New Roman" w:hAnsi="Times New Roman" w:eastAsia="仿宋_GB2312" w:cs="Times New Roman"/>
        </w:rPr>
        <w:fldChar w:fldCharType="separate"/>
      </w:r>
      <w:r>
        <w:rPr>
          <w:rFonts w:hint="default" w:ascii="Times New Roman" w:hAnsi="Times New Roman" w:cs="Times New Roman"/>
        </w:rPr>
        <w:t>4.2.3差额征税-全额开票场景</w:t>
      </w:r>
      <w:r>
        <w:tab/>
      </w:r>
      <w:r>
        <w:fldChar w:fldCharType="begin"/>
      </w:r>
      <w:r>
        <w:instrText xml:space="preserve"> PAGEREF _Toc29306 \h </w:instrText>
      </w:r>
      <w:r>
        <w:fldChar w:fldCharType="separate"/>
      </w:r>
      <w:r>
        <w:t>16</w:t>
      </w:r>
      <w:r>
        <w:fldChar w:fldCharType="end"/>
      </w:r>
      <w:r>
        <w:rPr>
          <w:rFonts w:hint="default" w:ascii="Times New Roman" w:hAnsi="Times New Roman" w:eastAsia="仿宋_GB2312" w:cs="Times New Roman"/>
        </w:rPr>
        <w:fldChar w:fldCharType="end"/>
      </w:r>
    </w:p>
    <w:p w14:paraId="00EABE80">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_Toc23626 </w:instrText>
      </w:r>
      <w:r>
        <w:rPr>
          <w:rFonts w:hint="default" w:ascii="Times New Roman" w:hAnsi="Times New Roman" w:eastAsia="仿宋_GB2312" w:cs="Times New Roman"/>
        </w:rPr>
        <w:fldChar w:fldCharType="separate"/>
      </w:r>
      <w:r>
        <w:rPr>
          <w:rFonts w:hint="default" w:ascii="Times New Roman" w:hAnsi="Times New Roman" w:cs="Times New Roman"/>
        </w:rPr>
        <w:t>4.2.4成品油开票场景</w:t>
      </w:r>
      <w:r>
        <w:tab/>
      </w:r>
      <w:r>
        <w:fldChar w:fldCharType="begin"/>
      </w:r>
      <w:r>
        <w:instrText xml:space="preserve"> PAGEREF _Toc23626 \h </w:instrText>
      </w:r>
      <w:r>
        <w:fldChar w:fldCharType="separate"/>
      </w:r>
      <w:r>
        <w:t>17</w:t>
      </w:r>
      <w:r>
        <w:fldChar w:fldCharType="end"/>
      </w:r>
      <w:r>
        <w:rPr>
          <w:rFonts w:hint="default" w:ascii="Times New Roman" w:hAnsi="Times New Roman" w:eastAsia="仿宋_GB2312" w:cs="Times New Roman"/>
        </w:rPr>
        <w:fldChar w:fldCharType="end"/>
      </w:r>
    </w:p>
    <w:p w14:paraId="2B55A1B5">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_Toc16784 </w:instrText>
      </w:r>
      <w:r>
        <w:rPr>
          <w:rFonts w:hint="default" w:ascii="Times New Roman" w:hAnsi="Times New Roman" w:eastAsia="仿宋_GB2312" w:cs="Times New Roman"/>
        </w:rPr>
        <w:fldChar w:fldCharType="separate"/>
      </w:r>
      <w:r>
        <w:rPr>
          <w:rFonts w:hint="default" w:ascii="Times New Roman" w:hAnsi="Times New Roman" w:cs="Times New Roman"/>
        </w:rPr>
        <w:t>4.2.5卷烟/电子烟开票场景</w:t>
      </w:r>
      <w:r>
        <w:tab/>
      </w:r>
      <w:r>
        <w:fldChar w:fldCharType="begin"/>
      </w:r>
      <w:r>
        <w:instrText xml:space="preserve"> PAGEREF _Toc16784 \h </w:instrText>
      </w:r>
      <w:r>
        <w:fldChar w:fldCharType="separate"/>
      </w:r>
      <w:r>
        <w:t>18</w:t>
      </w:r>
      <w:r>
        <w:fldChar w:fldCharType="end"/>
      </w:r>
      <w:r>
        <w:rPr>
          <w:rFonts w:hint="default" w:ascii="Times New Roman" w:hAnsi="Times New Roman" w:eastAsia="仿宋_GB2312" w:cs="Times New Roman"/>
        </w:rPr>
        <w:fldChar w:fldCharType="end"/>
      </w:r>
    </w:p>
    <w:p w14:paraId="3306965E">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_Toc2441 </w:instrText>
      </w:r>
      <w:r>
        <w:rPr>
          <w:rFonts w:hint="default" w:ascii="Times New Roman" w:hAnsi="Times New Roman" w:eastAsia="仿宋_GB2312" w:cs="Times New Roman"/>
        </w:rPr>
        <w:fldChar w:fldCharType="separate"/>
      </w:r>
      <w:r>
        <w:rPr>
          <w:rFonts w:hint="default" w:ascii="Times New Roman" w:hAnsi="Times New Roman" w:cs="Times New Roman"/>
        </w:rPr>
        <w:t>4.2.6建筑服务开票场景</w:t>
      </w:r>
      <w:r>
        <w:tab/>
      </w:r>
      <w:r>
        <w:fldChar w:fldCharType="begin"/>
      </w:r>
      <w:r>
        <w:instrText xml:space="preserve"> PAGEREF _Toc2441 \h </w:instrText>
      </w:r>
      <w:r>
        <w:fldChar w:fldCharType="separate"/>
      </w:r>
      <w:r>
        <w:t>19</w:t>
      </w:r>
      <w:r>
        <w:fldChar w:fldCharType="end"/>
      </w:r>
      <w:r>
        <w:rPr>
          <w:rFonts w:hint="default" w:ascii="Times New Roman" w:hAnsi="Times New Roman" w:eastAsia="仿宋_GB2312" w:cs="Times New Roman"/>
        </w:rPr>
        <w:fldChar w:fldCharType="end"/>
      </w:r>
    </w:p>
    <w:p w14:paraId="081FB844">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_Toc27249 </w:instrText>
      </w:r>
      <w:r>
        <w:rPr>
          <w:rFonts w:hint="default" w:ascii="Times New Roman" w:hAnsi="Times New Roman" w:eastAsia="仿宋_GB2312" w:cs="Times New Roman"/>
        </w:rPr>
        <w:fldChar w:fldCharType="separate"/>
      </w:r>
      <w:r>
        <w:rPr>
          <w:rFonts w:hint="default" w:ascii="Times New Roman" w:hAnsi="Times New Roman" w:cs="Times New Roman"/>
        </w:rPr>
        <w:t>4.2.7不动产销售开票场景</w:t>
      </w:r>
      <w:r>
        <w:tab/>
      </w:r>
      <w:r>
        <w:fldChar w:fldCharType="begin"/>
      </w:r>
      <w:r>
        <w:instrText xml:space="preserve"> PAGEREF _Toc27249 \h </w:instrText>
      </w:r>
      <w:r>
        <w:fldChar w:fldCharType="separate"/>
      </w:r>
      <w:r>
        <w:t>20</w:t>
      </w:r>
      <w:r>
        <w:fldChar w:fldCharType="end"/>
      </w:r>
      <w:r>
        <w:rPr>
          <w:rFonts w:hint="default" w:ascii="Times New Roman" w:hAnsi="Times New Roman" w:eastAsia="仿宋_GB2312" w:cs="Times New Roman"/>
        </w:rPr>
        <w:fldChar w:fldCharType="end"/>
      </w:r>
    </w:p>
    <w:p w14:paraId="3161C13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_Toc31926 </w:instrText>
      </w:r>
      <w:r>
        <w:rPr>
          <w:rFonts w:hint="default" w:ascii="Times New Roman" w:hAnsi="Times New Roman" w:eastAsia="仿宋_GB2312" w:cs="Times New Roman"/>
        </w:rPr>
        <w:fldChar w:fldCharType="separate"/>
      </w:r>
      <w:r>
        <w:rPr>
          <w:rFonts w:hint="default" w:ascii="Times New Roman" w:hAnsi="Times New Roman" w:cs="Times New Roman"/>
        </w:rPr>
        <w:t>4.2.8航空运输电子客票行程单开具场景</w:t>
      </w:r>
      <w:r>
        <w:tab/>
      </w:r>
      <w:r>
        <w:fldChar w:fldCharType="begin"/>
      </w:r>
      <w:r>
        <w:instrText xml:space="preserve"> PAGEREF _Toc31926 \h </w:instrText>
      </w:r>
      <w:r>
        <w:fldChar w:fldCharType="separate"/>
      </w:r>
      <w:r>
        <w:t>20</w:t>
      </w:r>
      <w:r>
        <w:fldChar w:fldCharType="end"/>
      </w:r>
      <w:r>
        <w:rPr>
          <w:rFonts w:hint="default" w:ascii="Times New Roman" w:hAnsi="Times New Roman" w:eastAsia="仿宋_GB2312" w:cs="Times New Roman"/>
        </w:rPr>
        <w:fldChar w:fldCharType="end"/>
      </w:r>
    </w:p>
    <w:p w14:paraId="274DDC6E">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_Toc18592 </w:instrText>
      </w:r>
      <w:r>
        <w:rPr>
          <w:rFonts w:hint="default" w:ascii="Times New Roman" w:hAnsi="Times New Roman" w:eastAsia="仿宋_GB2312" w:cs="Times New Roman"/>
        </w:rPr>
        <w:fldChar w:fldCharType="separate"/>
      </w:r>
      <w:r>
        <w:rPr>
          <w:rFonts w:hint="default" w:ascii="Times New Roman" w:hAnsi="Times New Roman" w:cs="Times New Roman"/>
        </w:rPr>
        <w:t>4.2.9铁路电子客票开票场景</w:t>
      </w:r>
      <w:r>
        <w:tab/>
      </w:r>
      <w:r>
        <w:fldChar w:fldCharType="begin"/>
      </w:r>
      <w:r>
        <w:instrText xml:space="preserve"> PAGEREF _Toc18592 \h </w:instrText>
      </w:r>
      <w:r>
        <w:fldChar w:fldCharType="separate"/>
      </w:r>
      <w:r>
        <w:t>21</w:t>
      </w:r>
      <w:r>
        <w:fldChar w:fldCharType="end"/>
      </w:r>
      <w:r>
        <w:rPr>
          <w:rFonts w:hint="default" w:ascii="Times New Roman" w:hAnsi="Times New Roman" w:eastAsia="仿宋_GB2312" w:cs="Times New Roman"/>
        </w:rPr>
        <w:fldChar w:fldCharType="end"/>
      </w:r>
    </w:p>
    <w:p w14:paraId="511990CB">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_Toc14242 </w:instrText>
      </w:r>
      <w:r>
        <w:rPr>
          <w:rFonts w:hint="default" w:ascii="Times New Roman" w:hAnsi="Times New Roman" w:eastAsia="仿宋_GB2312" w:cs="Times New Roman"/>
        </w:rPr>
        <w:fldChar w:fldCharType="separate"/>
      </w:r>
      <w:r>
        <w:rPr>
          <w:rFonts w:hint="default" w:ascii="Times New Roman" w:hAnsi="Times New Roman" w:cs="Times New Roman"/>
        </w:rPr>
        <w:t>4.3红票发票开具</w:t>
      </w:r>
      <w:r>
        <w:tab/>
      </w:r>
      <w:r>
        <w:fldChar w:fldCharType="begin"/>
      </w:r>
      <w:r>
        <w:instrText xml:space="preserve"> PAGEREF _Toc14242 \h </w:instrText>
      </w:r>
      <w:r>
        <w:fldChar w:fldCharType="separate"/>
      </w:r>
      <w:r>
        <w:t>22</w:t>
      </w:r>
      <w:r>
        <w:fldChar w:fldCharType="end"/>
      </w:r>
      <w:r>
        <w:rPr>
          <w:rFonts w:hint="default" w:ascii="Times New Roman" w:hAnsi="Times New Roman" w:eastAsia="仿宋_GB2312" w:cs="Times New Roman"/>
        </w:rPr>
        <w:fldChar w:fldCharType="end"/>
      </w:r>
    </w:p>
    <w:p w14:paraId="1C48831D">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_Toc8583 </w:instrText>
      </w:r>
      <w:r>
        <w:rPr>
          <w:rFonts w:hint="default" w:ascii="Times New Roman" w:hAnsi="Times New Roman" w:eastAsia="仿宋_GB2312" w:cs="Times New Roman"/>
        </w:rPr>
        <w:fldChar w:fldCharType="separate"/>
      </w:r>
      <w:r>
        <w:rPr>
          <w:rFonts w:hint="default" w:ascii="Times New Roman" w:hAnsi="Times New Roman" w:cs="Times New Roman"/>
        </w:rPr>
        <w:t>4.3.1销方申请红字确认单，蓝票未使用未入账</w:t>
      </w:r>
      <w:r>
        <w:tab/>
      </w:r>
      <w:r>
        <w:fldChar w:fldCharType="begin"/>
      </w:r>
      <w:r>
        <w:instrText xml:space="preserve"> PAGEREF _Toc8583 \h </w:instrText>
      </w:r>
      <w:r>
        <w:fldChar w:fldCharType="separate"/>
      </w:r>
      <w:r>
        <w:t>22</w:t>
      </w:r>
      <w:r>
        <w:fldChar w:fldCharType="end"/>
      </w:r>
      <w:r>
        <w:rPr>
          <w:rFonts w:hint="default" w:ascii="Times New Roman" w:hAnsi="Times New Roman" w:eastAsia="仿宋_GB2312" w:cs="Times New Roman"/>
        </w:rPr>
        <w:fldChar w:fldCharType="end"/>
      </w:r>
    </w:p>
    <w:p w14:paraId="0094484B">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_Toc29066 </w:instrText>
      </w:r>
      <w:r>
        <w:rPr>
          <w:rFonts w:hint="default" w:ascii="Times New Roman" w:hAnsi="Times New Roman" w:eastAsia="仿宋_GB2312" w:cs="Times New Roman"/>
        </w:rPr>
        <w:fldChar w:fldCharType="separate"/>
      </w:r>
      <w:r>
        <w:rPr>
          <w:rFonts w:hint="default" w:ascii="Times New Roman" w:hAnsi="Times New Roman" w:cs="Times New Roman"/>
        </w:rPr>
        <w:t>4.3.2销方申请红字确认单，蓝票已使用已入账</w:t>
      </w:r>
      <w:r>
        <w:tab/>
      </w:r>
      <w:r>
        <w:fldChar w:fldCharType="begin"/>
      </w:r>
      <w:r>
        <w:instrText xml:space="preserve"> PAGEREF _Toc29066 \h </w:instrText>
      </w:r>
      <w:r>
        <w:fldChar w:fldCharType="separate"/>
      </w:r>
      <w:r>
        <w:t>23</w:t>
      </w:r>
      <w:r>
        <w:fldChar w:fldCharType="end"/>
      </w:r>
      <w:r>
        <w:rPr>
          <w:rFonts w:hint="default" w:ascii="Times New Roman" w:hAnsi="Times New Roman" w:eastAsia="仿宋_GB2312" w:cs="Times New Roman"/>
        </w:rPr>
        <w:fldChar w:fldCharType="end"/>
      </w:r>
    </w:p>
    <w:p w14:paraId="27BBEB12">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_Toc281 </w:instrText>
      </w:r>
      <w:r>
        <w:rPr>
          <w:rFonts w:hint="default" w:ascii="Times New Roman" w:hAnsi="Times New Roman" w:eastAsia="仿宋_GB2312" w:cs="Times New Roman"/>
        </w:rPr>
        <w:fldChar w:fldCharType="separate"/>
      </w:r>
      <w:r>
        <w:rPr>
          <w:rFonts w:hint="default" w:ascii="Times New Roman" w:hAnsi="Times New Roman" w:cs="Times New Roman"/>
        </w:rPr>
        <w:t>4.3.3销方确认红字确认单，蓝票已使用/已入账</w:t>
      </w:r>
      <w:r>
        <w:tab/>
      </w:r>
      <w:r>
        <w:fldChar w:fldCharType="begin"/>
      </w:r>
      <w:r>
        <w:instrText xml:space="preserve"> PAGEREF _Toc281 \h </w:instrText>
      </w:r>
      <w:r>
        <w:fldChar w:fldCharType="separate"/>
      </w:r>
      <w:r>
        <w:t>24</w:t>
      </w:r>
      <w:r>
        <w:fldChar w:fldCharType="end"/>
      </w:r>
      <w:r>
        <w:rPr>
          <w:rFonts w:hint="default" w:ascii="Times New Roman" w:hAnsi="Times New Roman" w:eastAsia="仿宋_GB2312" w:cs="Times New Roman"/>
        </w:rPr>
        <w:fldChar w:fldCharType="end"/>
      </w:r>
    </w:p>
    <w:p w14:paraId="232B3D73">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_Toc6546 </w:instrText>
      </w:r>
      <w:r>
        <w:rPr>
          <w:rFonts w:hint="default" w:ascii="Times New Roman" w:hAnsi="Times New Roman" w:eastAsia="仿宋_GB2312" w:cs="Times New Roman"/>
        </w:rPr>
        <w:fldChar w:fldCharType="separate"/>
      </w:r>
      <w:r>
        <w:rPr>
          <w:rFonts w:hint="default" w:ascii="Times New Roman" w:hAnsi="Times New Roman" w:cs="Times New Roman"/>
        </w:rPr>
        <w:t>4.3.4购方申请红字确认单，蓝票未使用未入账</w:t>
      </w:r>
      <w:r>
        <w:tab/>
      </w:r>
      <w:r>
        <w:fldChar w:fldCharType="begin"/>
      </w:r>
      <w:r>
        <w:instrText xml:space="preserve"> PAGEREF _Toc6546 \h </w:instrText>
      </w:r>
      <w:r>
        <w:fldChar w:fldCharType="separate"/>
      </w:r>
      <w:r>
        <w:t>26</w:t>
      </w:r>
      <w:r>
        <w:fldChar w:fldCharType="end"/>
      </w:r>
      <w:r>
        <w:rPr>
          <w:rFonts w:hint="default" w:ascii="Times New Roman" w:hAnsi="Times New Roman" w:eastAsia="仿宋_GB2312" w:cs="Times New Roman"/>
        </w:rPr>
        <w:fldChar w:fldCharType="end"/>
      </w:r>
    </w:p>
    <w:p w14:paraId="29862B28">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_Toc26855 </w:instrText>
      </w:r>
      <w:r>
        <w:rPr>
          <w:rFonts w:hint="default" w:ascii="Times New Roman" w:hAnsi="Times New Roman" w:eastAsia="仿宋_GB2312" w:cs="Times New Roman"/>
        </w:rPr>
        <w:fldChar w:fldCharType="separate"/>
      </w:r>
      <w:r>
        <w:rPr>
          <w:rFonts w:hint="default" w:ascii="Times New Roman" w:hAnsi="Times New Roman" w:cs="Times New Roman"/>
        </w:rPr>
        <w:t>4.3.5购方申请红字确认单，蓝票已使用已入账</w:t>
      </w:r>
      <w:r>
        <w:tab/>
      </w:r>
      <w:r>
        <w:fldChar w:fldCharType="begin"/>
      </w:r>
      <w:r>
        <w:instrText xml:space="preserve"> PAGEREF _Toc26855 \h </w:instrText>
      </w:r>
      <w:r>
        <w:fldChar w:fldCharType="separate"/>
      </w:r>
      <w:r>
        <w:t>26</w:t>
      </w:r>
      <w:r>
        <w:fldChar w:fldCharType="end"/>
      </w:r>
      <w:r>
        <w:rPr>
          <w:rFonts w:hint="default" w:ascii="Times New Roman" w:hAnsi="Times New Roman" w:eastAsia="仿宋_GB2312" w:cs="Times New Roman"/>
        </w:rPr>
        <w:fldChar w:fldCharType="end"/>
      </w:r>
    </w:p>
    <w:p w14:paraId="0CCA1FB6">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_Toc9756 </w:instrText>
      </w:r>
      <w:r>
        <w:rPr>
          <w:rFonts w:hint="default" w:ascii="Times New Roman" w:hAnsi="Times New Roman" w:eastAsia="仿宋_GB2312" w:cs="Times New Roman"/>
        </w:rPr>
        <w:fldChar w:fldCharType="separate"/>
      </w:r>
      <w:r>
        <w:rPr>
          <w:rFonts w:hint="default" w:ascii="Times New Roman" w:hAnsi="Times New Roman" w:cs="Times New Roman"/>
        </w:rPr>
        <w:t>4.3.6购方确认红字确认单，蓝票已使用/已入账</w:t>
      </w:r>
      <w:r>
        <w:tab/>
      </w:r>
      <w:r>
        <w:fldChar w:fldCharType="begin"/>
      </w:r>
      <w:r>
        <w:instrText xml:space="preserve"> PAGEREF _Toc9756 \h </w:instrText>
      </w:r>
      <w:r>
        <w:fldChar w:fldCharType="separate"/>
      </w:r>
      <w:r>
        <w:t>27</w:t>
      </w:r>
      <w:r>
        <w:fldChar w:fldCharType="end"/>
      </w:r>
      <w:r>
        <w:rPr>
          <w:rFonts w:hint="default" w:ascii="Times New Roman" w:hAnsi="Times New Roman" w:eastAsia="仿宋_GB2312" w:cs="Times New Roman"/>
        </w:rPr>
        <w:fldChar w:fldCharType="end"/>
      </w:r>
    </w:p>
    <w:p w14:paraId="4C16E8EC">
      <w:pPr>
        <w:pStyle w:val="23"/>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_Toc19600 </w:instrText>
      </w:r>
      <w:r>
        <w:rPr>
          <w:rFonts w:hint="default" w:ascii="Times New Roman" w:hAnsi="Times New Roman" w:eastAsia="仿宋_GB2312" w:cs="Times New Roman"/>
        </w:rPr>
        <w:fldChar w:fldCharType="separate"/>
      </w:r>
      <w:r>
        <w:rPr>
          <w:rFonts w:hint="default" w:ascii="Times New Roman" w:hAnsi="Times New Roman" w:eastAsia="黑体" w:cs="Times New Roman"/>
          <w:szCs w:val="44"/>
        </w:rPr>
        <w:t>第五章 附录</w:t>
      </w:r>
      <w:r>
        <w:tab/>
      </w:r>
      <w:r>
        <w:fldChar w:fldCharType="begin"/>
      </w:r>
      <w:r>
        <w:instrText xml:space="preserve"> PAGEREF _Toc19600 \h </w:instrText>
      </w:r>
      <w:r>
        <w:fldChar w:fldCharType="separate"/>
      </w:r>
      <w:r>
        <w:t>29</w:t>
      </w:r>
      <w:r>
        <w:fldChar w:fldCharType="end"/>
      </w:r>
      <w:r>
        <w:rPr>
          <w:rFonts w:hint="default" w:ascii="Times New Roman" w:hAnsi="Times New Roman" w:eastAsia="仿宋_GB2312" w:cs="Times New Roman"/>
        </w:rPr>
        <w:fldChar w:fldCharType="end"/>
      </w:r>
    </w:p>
    <w:p w14:paraId="3949665A">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_Toc24553 </w:instrText>
      </w:r>
      <w:r>
        <w:rPr>
          <w:rFonts w:hint="default" w:ascii="Times New Roman" w:hAnsi="Times New Roman" w:eastAsia="仿宋_GB2312" w:cs="Times New Roman"/>
        </w:rPr>
        <w:fldChar w:fldCharType="separate"/>
      </w:r>
      <w:r>
        <w:rPr>
          <w:rFonts w:hint="default" w:ascii="Times New Roman" w:hAnsi="Times New Roman" w:cs="Times New Roman"/>
        </w:rPr>
        <w:t>5.1乐企数字化电子发票开票能力相关编码</w:t>
      </w:r>
      <w:r>
        <w:tab/>
      </w:r>
      <w:r>
        <w:fldChar w:fldCharType="begin"/>
      </w:r>
      <w:r>
        <w:instrText xml:space="preserve"> PAGEREF _Toc24553 \h </w:instrText>
      </w:r>
      <w:r>
        <w:fldChar w:fldCharType="separate"/>
      </w:r>
      <w:r>
        <w:t>29</w:t>
      </w:r>
      <w:r>
        <w:fldChar w:fldCharType="end"/>
      </w:r>
      <w:r>
        <w:rPr>
          <w:rFonts w:hint="default" w:ascii="Times New Roman" w:hAnsi="Times New Roman" w:eastAsia="仿宋_GB2312" w:cs="Times New Roman"/>
        </w:rPr>
        <w:fldChar w:fldCharType="end"/>
      </w:r>
    </w:p>
    <w:p w14:paraId="115006DF">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_Toc28398 </w:instrText>
      </w:r>
      <w:r>
        <w:rPr>
          <w:rFonts w:hint="default" w:ascii="Times New Roman" w:hAnsi="Times New Roman" w:eastAsia="仿宋_GB2312" w:cs="Times New Roman"/>
        </w:rPr>
        <w:fldChar w:fldCharType="separate"/>
      </w:r>
      <w:r>
        <w:rPr>
          <w:rFonts w:hint="default" w:ascii="Times New Roman" w:hAnsi="Times New Roman" w:cs="Times New Roman"/>
        </w:rPr>
        <w:t>5.1.1基础版开票能力</w:t>
      </w:r>
      <w:r>
        <w:tab/>
      </w:r>
      <w:r>
        <w:fldChar w:fldCharType="begin"/>
      </w:r>
      <w:r>
        <w:instrText xml:space="preserve"> PAGEREF _Toc28398 \h </w:instrText>
      </w:r>
      <w:r>
        <w:fldChar w:fldCharType="separate"/>
      </w:r>
      <w:r>
        <w:t>29</w:t>
      </w:r>
      <w:r>
        <w:fldChar w:fldCharType="end"/>
      </w:r>
      <w:r>
        <w:rPr>
          <w:rFonts w:hint="default" w:ascii="Times New Roman" w:hAnsi="Times New Roman" w:eastAsia="仿宋_GB2312" w:cs="Times New Roman"/>
        </w:rPr>
        <w:fldChar w:fldCharType="end"/>
      </w:r>
    </w:p>
    <w:p w14:paraId="4D0DF8B1">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_Toc3874 </w:instrText>
      </w:r>
      <w:r>
        <w:rPr>
          <w:rFonts w:hint="default" w:ascii="Times New Roman" w:hAnsi="Times New Roman" w:eastAsia="仿宋_GB2312" w:cs="Times New Roman"/>
        </w:rPr>
        <w:fldChar w:fldCharType="separate"/>
      </w:r>
      <w:r>
        <w:rPr>
          <w:rFonts w:hint="default" w:ascii="Times New Roman" w:hAnsi="Times New Roman" w:cs="Times New Roman"/>
        </w:rPr>
        <w:t>5.1.2成品油开票能力</w:t>
      </w:r>
      <w:r>
        <w:tab/>
      </w:r>
      <w:r>
        <w:fldChar w:fldCharType="begin"/>
      </w:r>
      <w:r>
        <w:instrText xml:space="preserve"> PAGEREF _Toc3874 \h </w:instrText>
      </w:r>
      <w:r>
        <w:fldChar w:fldCharType="separate"/>
      </w:r>
      <w:r>
        <w:t>30</w:t>
      </w:r>
      <w:r>
        <w:fldChar w:fldCharType="end"/>
      </w:r>
      <w:r>
        <w:rPr>
          <w:rFonts w:hint="default" w:ascii="Times New Roman" w:hAnsi="Times New Roman" w:eastAsia="仿宋_GB2312" w:cs="Times New Roman"/>
        </w:rPr>
        <w:fldChar w:fldCharType="end"/>
      </w:r>
    </w:p>
    <w:p w14:paraId="32558870">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_Toc3440 </w:instrText>
      </w:r>
      <w:r>
        <w:rPr>
          <w:rFonts w:hint="default" w:ascii="Times New Roman" w:hAnsi="Times New Roman" w:eastAsia="仿宋_GB2312" w:cs="Times New Roman"/>
        </w:rPr>
        <w:fldChar w:fldCharType="separate"/>
      </w:r>
      <w:r>
        <w:rPr>
          <w:rFonts w:hint="default" w:ascii="Times New Roman" w:hAnsi="Times New Roman" w:cs="Times New Roman"/>
        </w:rPr>
        <w:t>5.1.3自产农产品销售开票能力</w:t>
      </w:r>
      <w:r>
        <w:tab/>
      </w:r>
      <w:r>
        <w:fldChar w:fldCharType="begin"/>
      </w:r>
      <w:r>
        <w:instrText xml:space="preserve"> PAGEREF _Toc3440 \h </w:instrText>
      </w:r>
      <w:r>
        <w:fldChar w:fldCharType="separate"/>
      </w:r>
      <w:r>
        <w:t>31</w:t>
      </w:r>
      <w:r>
        <w:fldChar w:fldCharType="end"/>
      </w:r>
      <w:r>
        <w:rPr>
          <w:rFonts w:hint="default" w:ascii="Times New Roman" w:hAnsi="Times New Roman" w:eastAsia="仿宋_GB2312" w:cs="Times New Roman"/>
        </w:rPr>
        <w:fldChar w:fldCharType="end"/>
      </w:r>
    </w:p>
    <w:p w14:paraId="50928E09">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_Toc25014 </w:instrText>
      </w:r>
      <w:r>
        <w:rPr>
          <w:rFonts w:hint="default" w:ascii="Times New Roman" w:hAnsi="Times New Roman" w:eastAsia="仿宋_GB2312" w:cs="Times New Roman"/>
        </w:rPr>
        <w:fldChar w:fldCharType="separate"/>
      </w:r>
      <w:r>
        <w:rPr>
          <w:rFonts w:hint="default" w:ascii="Times New Roman" w:hAnsi="Times New Roman" w:cs="Times New Roman"/>
        </w:rPr>
        <w:t>5.1.4农产品收购开票能力</w:t>
      </w:r>
      <w:r>
        <w:tab/>
      </w:r>
      <w:r>
        <w:fldChar w:fldCharType="begin"/>
      </w:r>
      <w:r>
        <w:instrText xml:space="preserve"> PAGEREF _Toc25014 \h </w:instrText>
      </w:r>
      <w:r>
        <w:fldChar w:fldCharType="separate"/>
      </w:r>
      <w:r>
        <w:t>32</w:t>
      </w:r>
      <w:r>
        <w:fldChar w:fldCharType="end"/>
      </w:r>
      <w:r>
        <w:rPr>
          <w:rFonts w:hint="default" w:ascii="Times New Roman" w:hAnsi="Times New Roman" w:eastAsia="仿宋_GB2312" w:cs="Times New Roman"/>
        </w:rPr>
        <w:fldChar w:fldCharType="end"/>
      </w:r>
    </w:p>
    <w:p w14:paraId="63FE32F0">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_Toc29570 </w:instrText>
      </w:r>
      <w:r>
        <w:rPr>
          <w:rFonts w:hint="default" w:ascii="Times New Roman" w:hAnsi="Times New Roman" w:eastAsia="仿宋_GB2312" w:cs="Times New Roman"/>
        </w:rPr>
        <w:fldChar w:fldCharType="separate"/>
      </w:r>
      <w:r>
        <w:rPr>
          <w:rFonts w:hint="default" w:ascii="Times New Roman" w:hAnsi="Times New Roman" w:cs="Times New Roman"/>
        </w:rPr>
        <w:t>5.1.5光伏收购开票能力</w:t>
      </w:r>
      <w:r>
        <w:tab/>
      </w:r>
      <w:r>
        <w:fldChar w:fldCharType="begin"/>
      </w:r>
      <w:r>
        <w:instrText xml:space="preserve"> PAGEREF _Toc29570 \h </w:instrText>
      </w:r>
      <w:r>
        <w:fldChar w:fldCharType="separate"/>
      </w:r>
      <w:r>
        <w:t>33</w:t>
      </w:r>
      <w:r>
        <w:fldChar w:fldCharType="end"/>
      </w:r>
      <w:r>
        <w:rPr>
          <w:rFonts w:hint="default" w:ascii="Times New Roman" w:hAnsi="Times New Roman" w:eastAsia="仿宋_GB2312" w:cs="Times New Roman"/>
        </w:rPr>
        <w:fldChar w:fldCharType="end"/>
      </w:r>
    </w:p>
    <w:p w14:paraId="00C1F92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_Toc23993 </w:instrText>
      </w:r>
      <w:r>
        <w:rPr>
          <w:rFonts w:hint="default" w:ascii="Times New Roman" w:hAnsi="Times New Roman" w:eastAsia="仿宋_GB2312" w:cs="Times New Roman"/>
        </w:rPr>
        <w:fldChar w:fldCharType="separate"/>
      </w:r>
      <w:r>
        <w:rPr>
          <w:rFonts w:hint="default" w:ascii="Times New Roman" w:hAnsi="Times New Roman" w:cs="Times New Roman"/>
        </w:rPr>
        <w:t>5.1.6货物运输开票能力</w:t>
      </w:r>
      <w:r>
        <w:tab/>
      </w:r>
      <w:r>
        <w:fldChar w:fldCharType="begin"/>
      </w:r>
      <w:r>
        <w:instrText xml:space="preserve"> PAGEREF _Toc23993 \h </w:instrText>
      </w:r>
      <w:r>
        <w:fldChar w:fldCharType="separate"/>
      </w:r>
      <w:r>
        <w:t>34</w:t>
      </w:r>
      <w:r>
        <w:fldChar w:fldCharType="end"/>
      </w:r>
      <w:r>
        <w:rPr>
          <w:rFonts w:hint="default" w:ascii="Times New Roman" w:hAnsi="Times New Roman" w:eastAsia="仿宋_GB2312" w:cs="Times New Roman"/>
        </w:rPr>
        <w:fldChar w:fldCharType="end"/>
      </w:r>
    </w:p>
    <w:p w14:paraId="778BBDAC">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_Toc7663 </w:instrText>
      </w:r>
      <w:r>
        <w:rPr>
          <w:rFonts w:hint="default" w:ascii="Times New Roman" w:hAnsi="Times New Roman" w:eastAsia="仿宋_GB2312" w:cs="Times New Roman"/>
        </w:rPr>
        <w:fldChar w:fldCharType="separate"/>
      </w:r>
      <w:r>
        <w:rPr>
          <w:rFonts w:hint="default" w:ascii="Times New Roman" w:hAnsi="Times New Roman" w:cs="Times New Roman"/>
        </w:rPr>
        <w:t>5.1.7旅客运输开票能力</w:t>
      </w:r>
      <w:r>
        <w:tab/>
      </w:r>
      <w:r>
        <w:fldChar w:fldCharType="begin"/>
      </w:r>
      <w:r>
        <w:instrText xml:space="preserve"> PAGEREF _Toc7663 \h </w:instrText>
      </w:r>
      <w:r>
        <w:fldChar w:fldCharType="separate"/>
      </w:r>
      <w:r>
        <w:t>35</w:t>
      </w:r>
      <w:r>
        <w:fldChar w:fldCharType="end"/>
      </w:r>
      <w:r>
        <w:rPr>
          <w:rFonts w:hint="default" w:ascii="Times New Roman" w:hAnsi="Times New Roman" w:eastAsia="仿宋_GB2312" w:cs="Times New Roman"/>
        </w:rPr>
        <w:fldChar w:fldCharType="end"/>
      </w:r>
    </w:p>
    <w:p w14:paraId="35640988">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_Toc1959 </w:instrText>
      </w:r>
      <w:r>
        <w:rPr>
          <w:rFonts w:hint="default" w:ascii="Times New Roman" w:hAnsi="Times New Roman" w:eastAsia="仿宋_GB2312" w:cs="Times New Roman"/>
        </w:rPr>
        <w:fldChar w:fldCharType="separate"/>
      </w:r>
      <w:r>
        <w:rPr>
          <w:rFonts w:hint="default" w:ascii="Times New Roman" w:hAnsi="Times New Roman" w:cs="Times New Roman"/>
        </w:rPr>
        <w:t>5.1.8不动产经营租赁开票能力</w:t>
      </w:r>
      <w:r>
        <w:tab/>
      </w:r>
      <w:r>
        <w:fldChar w:fldCharType="begin"/>
      </w:r>
      <w:r>
        <w:instrText xml:space="preserve"> PAGEREF _Toc1959 \h </w:instrText>
      </w:r>
      <w:r>
        <w:fldChar w:fldCharType="separate"/>
      </w:r>
      <w:r>
        <w:t>35</w:t>
      </w:r>
      <w:r>
        <w:fldChar w:fldCharType="end"/>
      </w:r>
      <w:r>
        <w:rPr>
          <w:rFonts w:hint="default" w:ascii="Times New Roman" w:hAnsi="Times New Roman" w:eastAsia="仿宋_GB2312" w:cs="Times New Roman"/>
        </w:rPr>
        <w:fldChar w:fldCharType="end"/>
      </w:r>
    </w:p>
    <w:p w14:paraId="7756F168">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_Toc5797 </w:instrText>
      </w:r>
      <w:r>
        <w:rPr>
          <w:rFonts w:hint="default" w:ascii="Times New Roman" w:hAnsi="Times New Roman" w:eastAsia="仿宋_GB2312" w:cs="Times New Roman"/>
        </w:rPr>
        <w:fldChar w:fldCharType="separate"/>
      </w:r>
      <w:r>
        <w:rPr>
          <w:rFonts w:hint="default" w:ascii="Times New Roman" w:hAnsi="Times New Roman" w:cs="Times New Roman"/>
        </w:rPr>
        <w:t>5.1.9卷烟开票能力</w:t>
      </w:r>
      <w:r>
        <w:tab/>
      </w:r>
      <w:r>
        <w:fldChar w:fldCharType="begin"/>
      </w:r>
      <w:r>
        <w:instrText xml:space="preserve"> PAGEREF _Toc5797 \h </w:instrText>
      </w:r>
      <w:r>
        <w:fldChar w:fldCharType="separate"/>
      </w:r>
      <w:r>
        <w:t>36</w:t>
      </w:r>
      <w:r>
        <w:fldChar w:fldCharType="end"/>
      </w:r>
      <w:r>
        <w:rPr>
          <w:rFonts w:hint="default" w:ascii="Times New Roman" w:hAnsi="Times New Roman" w:eastAsia="仿宋_GB2312" w:cs="Times New Roman"/>
        </w:rPr>
        <w:fldChar w:fldCharType="end"/>
      </w:r>
    </w:p>
    <w:p w14:paraId="2B77CF2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_Toc25517 </w:instrText>
      </w:r>
      <w:r>
        <w:rPr>
          <w:rFonts w:hint="default" w:ascii="Times New Roman" w:hAnsi="Times New Roman" w:eastAsia="仿宋_GB2312" w:cs="Times New Roman"/>
        </w:rPr>
        <w:fldChar w:fldCharType="separate"/>
      </w:r>
      <w:r>
        <w:rPr>
          <w:rFonts w:hint="default" w:ascii="Times New Roman" w:hAnsi="Times New Roman" w:cs="Times New Roman"/>
        </w:rPr>
        <w:t>5.1.10建筑服务开票能力</w:t>
      </w:r>
      <w:r>
        <w:tab/>
      </w:r>
      <w:r>
        <w:fldChar w:fldCharType="begin"/>
      </w:r>
      <w:r>
        <w:instrText xml:space="preserve"> PAGEREF _Toc25517 \h </w:instrText>
      </w:r>
      <w:r>
        <w:fldChar w:fldCharType="separate"/>
      </w:r>
      <w:r>
        <w:t>37</w:t>
      </w:r>
      <w:r>
        <w:fldChar w:fldCharType="end"/>
      </w:r>
      <w:r>
        <w:rPr>
          <w:rFonts w:hint="default" w:ascii="Times New Roman" w:hAnsi="Times New Roman" w:eastAsia="仿宋_GB2312" w:cs="Times New Roman"/>
        </w:rPr>
        <w:fldChar w:fldCharType="end"/>
      </w:r>
    </w:p>
    <w:p w14:paraId="75880CB8">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_Toc13121 </w:instrText>
      </w:r>
      <w:r>
        <w:rPr>
          <w:rFonts w:hint="default" w:ascii="Times New Roman" w:hAnsi="Times New Roman" w:eastAsia="仿宋_GB2312" w:cs="Times New Roman"/>
        </w:rPr>
        <w:fldChar w:fldCharType="separate"/>
      </w:r>
      <w:r>
        <w:rPr>
          <w:rFonts w:hint="default" w:ascii="Times New Roman" w:hAnsi="Times New Roman" w:cs="Times New Roman"/>
        </w:rPr>
        <w:t>5.1.11不动产销售开票能力</w:t>
      </w:r>
      <w:r>
        <w:tab/>
      </w:r>
      <w:r>
        <w:fldChar w:fldCharType="begin"/>
      </w:r>
      <w:r>
        <w:instrText xml:space="preserve"> PAGEREF _Toc13121 \h </w:instrText>
      </w:r>
      <w:r>
        <w:fldChar w:fldCharType="separate"/>
      </w:r>
      <w:r>
        <w:t>38</w:t>
      </w:r>
      <w:r>
        <w:fldChar w:fldCharType="end"/>
      </w:r>
      <w:r>
        <w:rPr>
          <w:rFonts w:hint="default" w:ascii="Times New Roman" w:hAnsi="Times New Roman" w:eastAsia="仿宋_GB2312" w:cs="Times New Roman"/>
        </w:rPr>
        <w:fldChar w:fldCharType="end"/>
      </w:r>
    </w:p>
    <w:p w14:paraId="5C1838A4">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_Toc29297 </w:instrText>
      </w:r>
      <w:r>
        <w:rPr>
          <w:rFonts w:hint="default" w:ascii="Times New Roman" w:hAnsi="Times New Roman" w:eastAsia="仿宋_GB2312" w:cs="Times New Roman"/>
        </w:rPr>
        <w:fldChar w:fldCharType="separate"/>
      </w:r>
      <w:r>
        <w:rPr>
          <w:rFonts w:hint="default" w:ascii="Times New Roman" w:hAnsi="Times New Roman" w:cs="Times New Roman"/>
        </w:rPr>
        <w:t>5.1.12稀土开票能力</w:t>
      </w:r>
      <w:r>
        <w:tab/>
      </w:r>
      <w:r>
        <w:fldChar w:fldCharType="begin"/>
      </w:r>
      <w:r>
        <w:instrText xml:space="preserve"> PAGEREF _Toc29297 \h </w:instrText>
      </w:r>
      <w:r>
        <w:fldChar w:fldCharType="separate"/>
      </w:r>
      <w:r>
        <w:t>39</w:t>
      </w:r>
      <w:r>
        <w:fldChar w:fldCharType="end"/>
      </w:r>
      <w:r>
        <w:rPr>
          <w:rFonts w:hint="default" w:ascii="Times New Roman" w:hAnsi="Times New Roman" w:eastAsia="仿宋_GB2312" w:cs="Times New Roman"/>
        </w:rPr>
        <w:fldChar w:fldCharType="end"/>
      </w:r>
    </w:p>
    <w:p w14:paraId="34D3ACDF">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_Toc30025 </w:instrText>
      </w:r>
      <w:r>
        <w:rPr>
          <w:rFonts w:hint="default" w:ascii="Times New Roman" w:hAnsi="Times New Roman" w:eastAsia="仿宋_GB2312" w:cs="Times New Roman"/>
        </w:rPr>
        <w:fldChar w:fldCharType="separate"/>
      </w:r>
      <w:r>
        <w:rPr>
          <w:rFonts w:hint="default" w:ascii="Times New Roman" w:hAnsi="Times New Roman" w:cs="Times New Roman"/>
        </w:rPr>
        <w:t>5.1.13代收车船税开票能力</w:t>
      </w:r>
      <w:r>
        <w:tab/>
      </w:r>
      <w:r>
        <w:fldChar w:fldCharType="begin"/>
      </w:r>
      <w:r>
        <w:instrText xml:space="preserve"> PAGEREF _Toc30025 \h </w:instrText>
      </w:r>
      <w:r>
        <w:fldChar w:fldCharType="separate"/>
      </w:r>
      <w:r>
        <w:t>39</w:t>
      </w:r>
      <w:r>
        <w:fldChar w:fldCharType="end"/>
      </w:r>
      <w:r>
        <w:rPr>
          <w:rFonts w:hint="default" w:ascii="Times New Roman" w:hAnsi="Times New Roman" w:eastAsia="仿宋_GB2312" w:cs="Times New Roman"/>
        </w:rPr>
        <w:fldChar w:fldCharType="end"/>
      </w:r>
    </w:p>
    <w:p w14:paraId="59DB4DE3">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_Toc3316 </w:instrText>
      </w:r>
      <w:r>
        <w:rPr>
          <w:rFonts w:hint="default" w:ascii="Times New Roman" w:hAnsi="Times New Roman" w:eastAsia="仿宋_GB2312" w:cs="Times New Roman"/>
        </w:rPr>
        <w:fldChar w:fldCharType="separate"/>
      </w:r>
      <w:r>
        <w:rPr>
          <w:rFonts w:hint="default" w:ascii="Times New Roman" w:hAnsi="Times New Roman" w:cs="Times New Roman"/>
        </w:rPr>
        <w:t>5.1.14电子烟发票开票能力</w:t>
      </w:r>
      <w:r>
        <w:tab/>
      </w:r>
      <w:r>
        <w:fldChar w:fldCharType="begin"/>
      </w:r>
      <w:r>
        <w:instrText xml:space="preserve"> PAGEREF _Toc3316 \h </w:instrText>
      </w:r>
      <w:r>
        <w:fldChar w:fldCharType="separate"/>
      </w:r>
      <w:r>
        <w:t>40</w:t>
      </w:r>
      <w:r>
        <w:fldChar w:fldCharType="end"/>
      </w:r>
      <w:r>
        <w:rPr>
          <w:rFonts w:hint="default" w:ascii="Times New Roman" w:hAnsi="Times New Roman" w:eastAsia="仿宋_GB2312" w:cs="Times New Roman"/>
        </w:rPr>
        <w:fldChar w:fldCharType="end"/>
      </w:r>
    </w:p>
    <w:p w14:paraId="7BA04D6B">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_Toc267 </w:instrText>
      </w:r>
      <w:r>
        <w:rPr>
          <w:rFonts w:hint="default" w:ascii="Times New Roman" w:hAnsi="Times New Roman" w:eastAsia="仿宋_GB2312" w:cs="Times New Roman"/>
        </w:rPr>
        <w:fldChar w:fldCharType="separate"/>
      </w:r>
      <w:r>
        <w:rPr>
          <w:rFonts w:hint="default" w:ascii="Times New Roman" w:hAnsi="Times New Roman" w:cs="Times New Roman"/>
        </w:rPr>
        <w:t>5.1.15拖拉机与联合收割机开票能力</w:t>
      </w:r>
      <w:r>
        <w:tab/>
      </w:r>
      <w:r>
        <w:fldChar w:fldCharType="begin"/>
      </w:r>
      <w:r>
        <w:instrText xml:space="preserve"> PAGEREF _Toc267 \h </w:instrText>
      </w:r>
      <w:r>
        <w:fldChar w:fldCharType="separate"/>
      </w:r>
      <w:r>
        <w:t>41</w:t>
      </w:r>
      <w:r>
        <w:fldChar w:fldCharType="end"/>
      </w:r>
      <w:r>
        <w:rPr>
          <w:rFonts w:hint="default" w:ascii="Times New Roman" w:hAnsi="Times New Roman" w:eastAsia="仿宋_GB2312" w:cs="Times New Roman"/>
        </w:rPr>
        <w:fldChar w:fldCharType="end"/>
      </w:r>
    </w:p>
    <w:p w14:paraId="295BAB7C">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_Toc24690 </w:instrText>
      </w:r>
      <w:r>
        <w:rPr>
          <w:rFonts w:hint="default" w:ascii="Times New Roman" w:hAnsi="Times New Roman" w:eastAsia="仿宋_GB2312" w:cs="Times New Roman"/>
        </w:rPr>
        <w:fldChar w:fldCharType="separate"/>
      </w:r>
      <w:r>
        <w:rPr>
          <w:rFonts w:hint="default" w:ascii="Times New Roman" w:hAnsi="Times New Roman" w:cs="Times New Roman"/>
        </w:rPr>
        <w:t>5.1.16医疗服务（门诊）开票能力</w:t>
      </w:r>
      <w:r>
        <w:tab/>
      </w:r>
      <w:r>
        <w:fldChar w:fldCharType="begin"/>
      </w:r>
      <w:r>
        <w:instrText xml:space="preserve"> PAGEREF _Toc24690 \h </w:instrText>
      </w:r>
      <w:r>
        <w:fldChar w:fldCharType="separate"/>
      </w:r>
      <w:r>
        <w:t>42</w:t>
      </w:r>
      <w:r>
        <w:fldChar w:fldCharType="end"/>
      </w:r>
      <w:r>
        <w:rPr>
          <w:rFonts w:hint="default" w:ascii="Times New Roman" w:hAnsi="Times New Roman" w:eastAsia="仿宋_GB2312" w:cs="Times New Roman"/>
        </w:rPr>
        <w:fldChar w:fldCharType="end"/>
      </w:r>
    </w:p>
    <w:p w14:paraId="7F5304C9">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_Toc2150 </w:instrText>
      </w:r>
      <w:r>
        <w:rPr>
          <w:rFonts w:hint="default" w:ascii="Times New Roman" w:hAnsi="Times New Roman" w:eastAsia="仿宋_GB2312" w:cs="Times New Roman"/>
        </w:rPr>
        <w:fldChar w:fldCharType="separate"/>
      </w:r>
      <w:r>
        <w:rPr>
          <w:rFonts w:hint="default" w:ascii="Times New Roman" w:hAnsi="Times New Roman" w:cs="Times New Roman"/>
        </w:rPr>
        <w:t>5.1.17医疗服务（住院）开票能力</w:t>
      </w:r>
      <w:r>
        <w:tab/>
      </w:r>
      <w:r>
        <w:fldChar w:fldCharType="begin"/>
      </w:r>
      <w:r>
        <w:instrText xml:space="preserve"> PAGEREF _Toc2150 \h </w:instrText>
      </w:r>
      <w:r>
        <w:fldChar w:fldCharType="separate"/>
      </w:r>
      <w:r>
        <w:t>42</w:t>
      </w:r>
      <w:r>
        <w:fldChar w:fldCharType="end"/>
      </w:r>
      <w:r>
        <w:rPr>
          <w:rFonts w:hint="default" w:ascii="Times New Roman" w:hAnsi="Times New Roman" w:eastAsia="仿宋_GB2312" w:cs="Times New Roman"/>
        </w:rPr>
        <w:fldChar w:fldCharType="end"/>
      </w:r>
    </w:p>
    <w:p w14:paraId="4AE4107F">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_Toc4731 </w:instrText>
      </w:r>
      <w:r>
        <w:rPr>
          <w:rFonts w:hint="default" w:ascii="Times New Roman" w:hAnsi="Times New Roman" w:eastAsia="仿宋_GB2312" w:cs="Times New Roman"/>
        </w:rPr>
        <w:fldChar w:fldCharType="separate"/>
      </w:r>
      <w:r>
        <w:rPr>
          <w:rFonts w:hint="default" w:ascii="Times New Roman" w:hAnsi="Times New Roman" w:cs="Times New Roman"/>
        </w:rPr>
        <w:t>5.1.18铁路电子客票开票能力</w:t>
      </w:r>
      <w:r>
        <w:tab/>
      </w:r>
      <w:r>
        <w:fldChar w:fldCharType="begin"/>
      </w:r>
      <w:r>
        <w:instrText xml:space="preserve"> PAGEREF _Toc4731 \h </w:instrText>
      </w:r>
      <w:r>
        <w:fldChar w:fldCharType="separate"/>
      </w:r>
      <w:r>
        <w:t>43</w:t>
      </w:r>
      <w:r>
        <w:fldChar w:fldCharType="end"/>
      </w:r>
      <w:r>
        <w:rPr>
          <w:rFonts w:hint="default" w:ascii="Times New Roman" w:hAnsi="Times New Roman" w:eastAsia="仿宋_GB2312" w:cs="Times New Roman"/>
        </w:rPr>
        <w:fldChar w:fldCharType="end"/>
      </w:r>
    </w:p>
    <w:p w14:paraId="65FCCC90">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_Toc12570 </w:instrText>
      </w:r>
      <w:r>
        <w:rPr>
          <w:rFonts w:hint="default" w:ascii="Times New Roman" w:hAnsi="Times New Roman" w:eastAsia="仿宋_GB2312" w:cs="Times New Roman"/>
        </w:rPr>
        <w:fldChar w:fldCharType="separate"/>
      </w:r>
      <w:r>
        <w:rPr>
          <w:rFonts w:hint="default" w:ascii="Times New Roman" w:hAnsi="Times New Roman" w:cs="Times New Roman"/>
        </w:rPr>
        <w:t>5.1.19民航版开票能力</w:t>
      </w:r>
      <w:r>
        <w:tab/>
      </w:r>
      <w:r>
        <w:fldChar w:fldCharType="begin"/>
      </w:r>
      <w:r>
        <w:instrText xml:space="preserve"> PAGEREF _Toc12570 \h </w:instrText>
      </w:r>
      <w:r>
        <w:fldChar w:fldCharType="separate"/>
      </w:r>
      <w:r>
        <w:t>44</w:t>
      </w:r>
      <w:r>
        <w:fldChar w:fldCharType="end"/>
      </w:r>
      <w:r>
        <w:rPr>
          <w:rFonts w:hint="default" w:ascii="Times New Roman" w:hAnsi="Times New Roman" w:eastAsia="仿宋_GB2312" w:cs="Times New Roman"/>
        </w:rPr>
        <w:fldChar w:fldCharType="end"/>
      </w:r>
    </w:p>
    <w:p w14:paraId="01D4489E">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_Toc5781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20商品条码</w:t>
      </w:r>
      <w:r>
        <w:rPr>
          <w:rFonts w:hint="default" w:ascii="Times New Roman" w:hAnsi="Times New Roman" w:cs="Times New Roman"/>
        </w:rPr>
        <w:t>开票能力</w:t>
      </w:r>
      <w:r>
        <w:tab/>
      </w:r>
      <w:r>
        <w:fldChar w:fldCharType="begin"/>
      </w:r>
      <w:r>
        <w:instrText xml:space="preserve"> PAGEREF _Toc5781 \h </w:instrText>
      </w:r>
      <w:r>
        <w:fldChar w:fldCharType="separate"/>
      </w:r>
      <w:r>
        <w:t>45</w:t>
      </w:r>
      <w:r>
        <w:fldChar w:fldCharType="end"/>
      </w:r>
      <w:r>
        <w:rPr>
          <w:rFonts w:hint="default" w:ascii="Times New Roman" w:hAnsi="Times New Roman" w:eastAsia="仿宋_GB2312" w:cs="Times New Roman"/>
        </w:rPr>
        <w:fldChar w:fldCharType="end"/>
      </w:r>
    </w:p>
    <w:p w14:paraId="26A81E9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_Toc31307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21通行费</w:t>
      </w:r>
      <w:r>
        <w:rPr>
          <w:rFonts w:hint="default" w:ascii="Times New Roman" w:hAnsi="Times New Roman" w:cs="Times New Roman"/>
        </w:rPr>
        <w:t>开票能力</w:t>
      </w:r>
      <w:r>
        <w:tab/>
      </w:r>
      <w:r>
        <w:fldChar w:fldCharType="begin"/>
      </w:r>
      <w:r>
        <w:instrText xml:space="preserve"> PAGEREF _Toc31307 \h </w:instrText>
      </w:r>
      <w:r>
        <w:fldChar w:fldCharType="separate"/>
      </w:r>
      <w:r>
        <w:t>46</w:t>
      </w:r>
      <w:r>
        <w:fldChar w:fldCharType="end"/>
      </w:r>
      <w:r>
        <w:rPr>
          <w:rFonts w:hint="default" w:ascii="Times New Roman" w:hAnsi="Times New Roman" w:eastAsia="仿宋_GB2312" w:cs="Times New Roman"/>
        </w:rPr>
        <w:fldChar w:fldCharType="end"/>
      </w:r>
    </w:p>
    <w:p w14:paraId="2D67D013">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_Toc18982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22报废产品收购</w:t>
      </w:r>
      <w:r>
        <w:rPr>
          <w:rFonts w:hint="default" w:ascii="Times New Roman" w:hAnsi="Times New Roman" w:cs="Times New Roman"/>
        </w:rPr>
        <w:t>开票能力</w:t>
      </w:r>
      <w:r>
        <w:tab/>
      </w:r>
      <w:r>
        <w:fldChar w:fldCharType="begin"/>
      </w:r>
      <w:r>
        <w:instrText xml:space="preserve"> PAGEREF _Toc18982 \h </w:instrText>
      </w:r>
      <w:r>
        <w:fldChar w:fldCharType="separate"/>
      </w:r>
      <w:r>
        <w:t>46</w:t>
      </w:r>
      <w:r>
        <w:fldChar w:fldCharType="end"/>
      </w:r>
      <w:r>
        <w:rPr>
          <w:rFonts w:hint="default" w:ascii="Times New Roman" w:hAnsi="Times New Roman" w:eastAsia="仿宋_GB2312" w:cs="Times New Roman"/>
        </w:rPr>
        <w:fldChar w:fldCharType="end"/>
      </w:r>
    </w:p>
    <w:p w14:paraId="334236F6">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_Toc853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23机动车</w:t>
      </w:r>
      <w:r>
        <w:rPr>
          <w:rFonts w:hint="default" w:ascii="Times New Roman" w:hAnsi="Times New Roman" w:cs="Times New Roman"/>
        </w:rPr>
        <w:t>开票能力</w:t>
      </w:r>
      <w:r>
        <w:tab/>
      </w:r>
      <w:r>
        <w:fldChar w:fldCharType="begin"/>
      </w:r>
      <w:r>
        <w:instrText xml:space="preserve"> PAGEREF _Toc853 \h </w:instrText>
      </w:r>
      <w:r>
        <w:fldChar w:fldCharType="separate"/>
      </w:r>
      <w:r>
        <w:t>47</w:t>
      </w:r>
      <w:r>
        <w:fldChar w:fldCharType="end"/>
      </w:r>
      <w:r>
        <w:rPr>
          <w:rFonts w:hint="default" w:ascii="Times New Roman" w:hAnsi="Times New Roman" w:eastAsia="仿宋_GB2312" w:cs="Times New Roman"/>
        </w:rPr>
        <w:fldChar w:fldCharType="end"/>
      </w:r>
    </w:p>
    <w:p w14:paraId="132C9642">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_Toc20599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24二手车</w:t>
      </w:r>
      <w:r>
        <w:rPr>
          <w:rFonts w:hint="default" w:ascii="Times New Roman" w:hAnsi="Times New Roman" w:cs="Times New Roman"/>
        </w:rPr>
        <w:t>开票能力</w:t>
      </w:r>
      <w:r>
        <w:tab/>
      </w:r>
      <w:r>
        <w:fldChar w:fldCharType="begin"/>
      </w:r>
      <w:r>
        <w:instrText xml:space="preserve"> PAGEREF _Toc20599 \h </w:instrText>
      </w:r>
      <w:r>
        <w:fldChar w:fldCharType="separate"/>
      </w:r>
      <w:r>
        <w:t>48</w:t>
      </w:r>
      <w:r>
        <w:fldChar w:fldCharType="end"/>
      </w:r>
      <w:r>
        <w:rPr>
          <w:rFonts w:hint="default" w:ascii="Times New Roman" w:hAnsi="Times New Roman" w:eastAsia="仿宋_GB2312" w:cs="Times New Roman"/>
        </w:rPr>
        <w:fldChar w:fldCharType="end"/>
      </w:r>
    </w:p>
    <w:p w14:paraId="4409A7B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_Toc26162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25反向开票（通用）</w:t>
      </w:r>
      <w:r>
        <w:rPr>
          <w:rFonts w:hint="default" w:ascii="Times New Roman" w:hAnsi="Times New Roman" w:cs="Times New Roman"/>
        </w:rPr>
        <w:t>开票能力</w:t>
      </w:r>
      <w:r>
        <w:tab/>
      </w:r>
      <w:r>
        <w:fldChar w:fldCharType="begin"/>
      </w:r>
      <w:r>
        <w:instrText xml:space="preserve"> PAGEREF _Toc26162 \h </w:instrText>
      </w:r>
      <w:r>
        <w:fldChar w:fldCharType="separate"/>
      </w:r>
      <w:r>
        <w:t>49</w:t>
      </w:r>
      <w:r>
        <w:fldChar w:fldCharType="end"/>
      </w:r>
      <w:r>
        <w:rPr>
          <w:rFonts w:hint="default" w:ascii="Times New Roman" w:hAnsi="Times New Roman" w:eastAsia="仿宋_GB2312" w:cs="Times New Roman"/>
        </w:rPr>
        <w:fldChar w:fldCharType="end"/>
      </w:r>
    </w:p>
    <w:p w14:paraId="56F7A575">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_Toc14354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26金银首饰</w:t>
      </w:r>
      <w:r>
        <w:rPr>
          <w:rFonts w:hint="default" w:ascii="Times New Roman" w:hAnsi="Times New Roman" w:cs="Times New Roman"/>
        </w:rPr>
        <w:t>开票能力</w:t>
      </w:r>
      <w:r>
        <w:tab/>
      </w:r>
      <w:r>
        <w:fldChar w:fldCharType="begin"/>
      </w:r>
      <w:r>
        <w:instrText xml:space="preserve"> PAGEREF _Toc14354 \h </w:instrText>
      </w:r>
      <w:r>
        <w:fldChar w:fldCharType="separate"/>
      </w:r>
      <w:r>
        <w:t>50</w:t>
      </w:r>
      <w:r>
        <w:fldChar w:fldCharType="end"/>
      </w:r>
      <w:r>
        <w:rPr>
          <w:rFonts w:hint="default" w:ascii="Times New Roman" w:hAnsi="Times New Roman" w:eastAsia="仿宋_GB2312" w:cs="Times New Roman"/>
        </w:rPr>
        <w:fldChar w:fldCharType="end"/>
      </w:r>
    </w:p>
    <w:p w14:paraId="5518CA3D">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_Toc10736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27金融商品转让</w:t>
      </w:r>
      <w:r>
        <w:rPr>
          <w:rFonts w:hint="default" w:ascii="Times New Roman" w:hAnsi="Times New Roman" w:cs="Times New Roman"/>
        </w:rPr>
        <w:t>开票能力</w:t>
      </w:r>
      <w:r>
        <w:tab/>
      </w:r>
      <w:r>
        <w:fldChar w:fldCharType="begin"/>
      </w:r>
      <w:r>
        <w:instrText xml:space="preserve"> PAGEREF _Toc10736 \h </w:instrText>
      </w:r>
      <w:r>
        <w:fldChar w:fldCharType="separate"/>
      </w:r>
      <w:r>
        <w:t>51</w:t>
      </w:r>
      <w:r>
        <w:fldChar w:fldCharType="end"/>
      </w:r>
      <w:r>
        <w:rPr>
          <w:rFonts w:hint="default" w:ascii="Times New Roman" w:hAnsi="Times New Roman" w:eastAsia="仿宋_GB2312" w:cs="Times New Roman"/>
        </w:rPr>
        <w:fldChar w:fldCharType="end"/>
      </w:r>
    </w:p>
    <w:p w14:paraId="70583C33">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_Toc31688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w:t>
      </w:r>
      <w:r>
        <w:rPr>
          <w:rFonts w:hint="eastAsia" w:ascii="Times New Roman" w:hAnsi="Times New Roman" w:cs="Times New Roman"/>
          <w:lang w:val="en-US" w:eastAsia="zh-CN"/>
        </w:rPr>
        <w:t>8</w:t>
      </w:r>
      <w:r>
        <w:rPr>
          <w:rFonts w:hint="default" w:ascii="Times New Roman" w:hAnsi="Times New Roman" w:cs="Times New Roman"/>
          <w:lang w:val="en-US" w:eastAsia="zh-CN"/>
        </w:rPr>
        <w:t>客运场站服务</w:t>
      </w:r>
      <w:r>
        <w:rPr>
          <w:rFonts w:hint="default" w:ascii="Times New Roman" w:hAnsi="Times New Roman" w:cs="Times New Roman"/>
        </w:rPr>
        <w:t>开票能力</w:t>
      </w:r>
      <w:r>
        <w:tab/>
      </w:r>
      <w:r>
        <w:fldChar w:fldCharType="begin"/>
      </w:r>
      <w:r>
        <w:instrText xml:space="preserve"> PAGEREF _Toc31688 \h </w:instrText>
      </w:r>
      <w:r>
        <w:fldChar w:fldCharType="separate"/>
      </w:r>
      <w:r>
        <w:t>51</w:t>
      </w:r>
      <w:r>
        <w:fldChar w:fldCharType="end"/>
      </w:r>
      <w:r>
        <w:rPr>
          <w:rFonts w:hint="default" w:ascii="Times New Roman" w:hAnsi="Times New Roman" w:eastAsia="仿宋_GB2312" w:cs="Times New Roman"/>
        </w:rPr>
        <w:fldChar w:fldCharType="end"/>
      </w:r>
    </w:p>
    <w:p w14:paraId="06CCB9BE">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_Toc13846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w:t>
      </w:r>
      <w:r>
        <w:rPr>
          <w:rFonts w:hint="eastAsia" w:ascii="Times New Roman" w:hAnsi="Times New Roman" w:cs="Times New Roman"/>
          <w:lang w:val="en-US" w:eastAsia="zh-CN"/>
        </w:rPr>
        <w:t>9黄金交易</w:t>
      </w:r>
      <w:r>
        <w:rPr>
          <w:rFonts w:hint="default" w:ascii="Times New Roman" w:hAnsi="Times New Roman" w:cs="Times New Roman"/>
          <w:lang w:val="en-US" w:eastAsia="zh-CN"/>
        </w:rPr>
        <w:t>服务</w:t>
      </w:r>
      <w:r>
        <w:rPr>
          <w:rFonts w:hint="default" w:ascii="Times New Roman" w:hAnsi="Times New Roman" w:cs="Times New Roman"/>
        </w:rPr>
        <w:t>开票能力</w:t>
      </w:r>
      <w:r>
        <w:tab/>
      </w:r>
      <w:r>
        <w:fldChar w:fldCharType="begin"/>
      </w:r>
      <w:r>
        <w:instrText xml:space="preserve"> PAGEREF _Toc13846 \h </w:instrText>
      </w:r>
      <w:r>
        <w:fldChar w:fldCharType="separate"/>
      </w:r>
      <w:r>
        <w:t>52</w:t>
      </w:r>
      <w:r>
        <w:fldChar w:fldCharType="end"/>
      </w:r>
      <w:r>
        <w:rPr>
          <w:rFonts w:hint="default" w:ascii="Times New Roman" w:hAnsi="Times New Roman" w:eastAsia="仿宋_GB2312" w:cs="Times New Roman"/>
        </w:rPr>
        <w:fldChar w:fldCharType="end"/>
      </w:r>
    </w:p>
    <w:p w14:paraId="7C5D9627">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_Toc17693 </w:instrText>
      </w:r>
      <w:r>
        <w:rPr>
          <w:rFonts w:hint="default" w:ascii="Times New Roman" w:hAnsi="Times New Roman" w:eastAsia="仿宋_GB2312" w:cs="Times New Roman"/>
        </w:rPr>
        <w:fldChar w:fldCharType="separate"/>
      </w:r>
      <w:r>
        <w:rPr>
          <w:rFonts w:hint="default" w:ascii="Times New Roman" w:hAnsi="Times New Roman" w:cs="Times New Roman"/>
        </w:rPr>
        <w:t>5.2乐企沙箱控制服务文档</w:t>
      </w:r>
      <w:r>
        <w:tab/>
      </w:r>
      <w:r>
        <w:fldChar w:fldCharType="begin"/>
      </w:r>
      <w:r>
        <w:instrText xml:space="preserve"> PAGEREF _Toc17693 \h </w:instrText>
      </w:r>
      <w:r>
        <w:fldChar w:fldCharType="separate"/>
      </w:r>
      <w:r>
        <w:t>53</w:t>
      </w:r>
      <w:r>
        <w:fldChar w:fldCharType="end"/>
      </w:r>
      <w:r>
        <w:rPr>
          <w:rFonts w:hint="default" w:ascii="Times New Roman" w:hAnsi="Times New Roman" w:eastAsia="仿宋_GB2312" w:cs="Times New Roman"/>
        </w:rPr>
        <w:fldChar w:fldCharType="end"/>
      </w:r>
    </w:p>
    <w:p w14:paraId="5B01D5A0">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_Toc13795 </w:instrText>
      </w:r>
      <w:r>
        <w:rPr>
          <w:rFonts w:hint="default" w:ascii="Times New Roman" w:hAnsi="Times New Roman" w:eastAsia="仿宋_GB2312" w:cs="Times New Roman"/>
        </w:rPr>
        <w:fldChar w:fldCharType="separate"/>
      </w:r>
      <w:r>
        <w:rPr>
          <w:rFonts w:hint="default" w:ascii="Times New Roman" w:hAnsi="Times New Roman" w:cs="Times New Roman"/>
        </w:rPr>
        <w:t>5.2.1虚拟单位企业数据查询接口</w:t>
      </w:r>
      <w:r>
        <w:tab/>
      </w:r>
      <w:r>
        <w:fldChar w:fldCharType="begin"/>
      </w:r>
      <w:r>
        <w:instrText xml:space="preserve"> PAGEREF _Toc13795 \h </w:instrText>
      </w:r>
      <w:r>
        <w:fldChar w:fldCharType="separate"/>
      </w:r>
      <w:r>
        <w:t>53</w:t>
      </w:r>
      <w:r>
        <w:fldChar w:fldCharType="end"/>
      </w:r>
      <w:r>
        <w:rPr>
          <w:rFonts w:hint="default" w:ascii="Times New Roman" w:hAnsi="Times New Roman" w:eastAsia="仿宋_GB2312" w:cs="Times New Roman"/>
        </w:rPr>
        <w:fldChar w:fldCharType="end"/>
      </w:r>
    </w:p>
    <w:p w14:paraId="3F858F90">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_Toc17139 </w:instrText>
      </w:r>
      <w:r>
        <w:rPr>
          <w:rFonts w:hint="default" w:ascii="Times New Roman" w:hAnsi="Times New Roman" w:eastAsia="仿宋_GB2312" w:cs="Times New Roman"/>
        </w:rPr>
        <w:fldChar w:fldCharType="separate"/>
      </w:r>
      <w:r>
        <w:rPr>
          <w:rFonts w:hint="default" w:ascii="Times New Roman" w:hAnsi="Times New Roman" w:cs="Times New Roman"/>
        </w:rPr>
        <w:t>5.2.2</w:t>
      </w:r>
      <w:r>
        <w:rPr>
          <w:rFonts w:hint="default" w:ascii="Times New Roman" w:hAnsi="Times New Roman" w:cs="Times New Roman"/>
          <w:lang w:eastAsia="zh-Hans"/>
        </w:rPr>
        <w:t>企业信息重置接口</w:t>
      </w:r>
      <w:r>
        <w:tab/>
      </w:r>
      <w:r>
        <w:fldChar w:fldCharType="begin"/>
      </w:r>
      <w:r>
        <w:instrText xml:space="preserve"> PAGEREF _Toc17139 \h </w:instrText>
      </w:r>
      <w:r>
        <w:fldChar w:fldCharType="separate"/>
      </w:r>
      <w:r>
        <w:t>57</w:t>
      </w:r>
      <w:r>
        <w:fldChar w:fldCharType="end"/>
      </w:r>
      <w:r>
        <w:rPr>
          <w:rFonts w:hint="default" w:ascii="Times New Roman" w:hAnsi="Times New Roman" w:eastAsia="仿宋_GB2312" w:cs="Times New Roman"/>
        </w:rPr>
        <w:fldChar w:fldCharType="end"/>
      </w:r>
    </w:p>
    <w:p w14:paraId="5F265584">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_Toc4809 </w:instrText>
      </w:r>
      <w:r>
        <w:rPr>
          <w:rFonts w:hint="default" w:ascii="Times New Roman" w:hAnsi="Times New Roman" w:eastAsia="仿宋_GB2312" w:cs="Times New Roman"/>
        </w:rPr>
        <w:fldChar w:fldCharType="separate"/>
      </w:r>
      <w:r>
        <w:rPr>
          <w:rFonts w:hint="default" w:ascii="Times New Roman" w:hAnsi="Times New Roman" w:cs="Times New Roman"/>
        </w:rPr>
        <w:t>5.2.3</w:t>
      </w:r>
      <w:r>
        <w:rPr>
          <w:rFonts w:hint="default" w:ascii="Times New Roman" w:hAnsi="Times New Roman" w:cs="Times New Roman"/>
          <w:lang w:eastAsia="zh-Hans"/>
        </w:rPr>
        <w:t>发票入账抵扣状态变更接口</w:t>
      </w:r>
      <w:r>
        <w:tab/>
      </w:r>
      <w:r>
        <w:fldChar w:fldCharType="begin"/>
      </w:r>
      <w:r>
        <w:instrText xml:space="preserve"> PAGEREF _Toc4809 \h </w:instrText>
      </w:r>
      <w:r>
        <w:fldChar w:fldCharType="separate"/>
      </w:r>
      <w:r>
        <w:t>63</w:t>
      </w:r>
      <w:r>
        <w:fldChar w:fldCharType="end"/>
      </w:r>
      <w:r>
        <w:rPr>
          <w:rFonts w:hint="default" w:ascii="Times New Roman" w:hAnsi="Times New Roman" w:eastAsia="仿宋_GB2312" w:cs="Times New Roman"/>
        </w:rPr>
        <w:fldChar w:fldCharType="end"/>
      </w:r>
    </w:p>
    <w:p w14:paraId="6533166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_Toc16040 </w:instrText>
      </w:r>
      <w:r>
        <w:rPr>
          <w:rFonts w:hint="default" w:ascii="Times New Roman" w:hAnsi="Times New Roman" w:eastAsia="仿宋_GB2312" w:cs="Times New Roman"/>
        </w:rPr>
        <w:fldChar w:fldCharType="separate"/>
      </w:r>
      <w:r>
        <w:rPr>
          <w:rFonts w:hint="default" w:ascii="Times New Roman" w:hAnsi="Times New Roman" w:cs="Times New Roman"/>
        </w:rPr>
        <w:t>5.2.4企业基础信息更新</w:t>
      </w:r>
      <w:r>
        <w:rPr>
          <w:rFonts w:hint="default" w:ascii="Times New Roman" w:hAnsi="Times New Roman" w:cs="Times New Roman"/>
          <w:lang w:eastAsia="zh-Hans"/>
        </w:rPr>
        <w:t>接口</w:t>
      </w:r>
      <w:r>
        <w:tab/>
      </w:r>
      <w:r>
        <w:fldChar w:fldCharType="begin"/>
      </w:r>
      <w:r>
        <w:instrText xml:space="preserve"> PAGEREF _Toc16040 \h </w:instrText>
      </w:r>
      <w:r>
        <w:fldChar w:fldCharType="separate"/>
      </w:r>
      <w:r>
        <w:t>65</w:t>
      </w:r>
      <w:r>
        <w:fldChar w:fldCharType="end"/>
      </w:r>
      <w:r>
        <w:rPr>
          <w:rFonts w:hint="default" w:ascii="Times New Roman" w:hAnsi="Times New Roman" w:eastAsia="仿宋_GB2312" w:cs="Times New Roman"/>
        </w:rPr>
        <w:fldChar w:fldCharType="end"/>
      </w:r>
    </w:p>
    <w:p w14:paraId="2DF31A35">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_Toc10139 </w:instrText>
      </w:r>
      <w:r>
        <w:rPr>
          <w:rFonts w:hint="default" w:ascii="Times New Roman" w:hAnsi="Times New Roman" w:eastAsia="仿宋_GB2312" w:cs="Times New Roman"/>
        </w:rPr>
        <w:fldChar w:fldCharType="separate"/>
      </w:r>
      <w:r>
        <w:rPr>
          <w:rFonts w:hint="default" w:ascii="Times New Roman" w:hAnsi="Times New Roman" w:cs="Times New Roman"/>
        </w:rPr>
        <w:t>5.2.5增加纳税人授信额度</w:t>
      </w:r>
      <w:r>
        <w:rPr>
          <w:rFonts w:hint="default" w:ascii="Times New Roman" w:hAnsi="Times New Roman" w:cs="Times New Roman"/>
          <w:lang w:eastAsia="zh-Hans"/>
        </w:rPr>
        <w:t>接口</w:t>
      </w:r>
      <w:r>
        <w:tab/>
      </w:r>
      <w:r>
        <w:fldChar w:fldCharType="begin"/>
      </w:r>
      <w:r>
        <w:instrText xml:space="preserve"> PAGEREF _Toc10139 \h </w:instrText>
      </w:r>
      <w:r>
        <w:fldChar w:fldCharType="separate"/>
      </w:r>
      <w:r>
        <w:t>68</w:t>
      </w:r>
      <w:r>
        <w:fldChar w:fldCharType="end"/>
      </w:r>
      <w:r>
        <w:rPr>
          <w:rFonts w:hint="default" w:ascii="Times New Roman" w:hAnsi="Times New Roman" w:eastAsia="仿宋_GB2312" w:cs="Times New Roman"/>
        </w:rPr>
        <w:fldChar w:fldCharType="end"/>
      </w:r>
    </w:p>
    <w:p w14:paraId="2C118363">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_Toc11009 </w:instrText>
      </w:r>
      <w:r>
        <w:rPr>
          <w:rFonts w:hint="default" w:ascii="Times New Roman" w:hAnsi="Times New Roman" w:eastAsia="仿宋_GB2312" w:cs="Times New Roman"/>
        </w:rPr>
        <w:fldChar w:fldCharType="separate"/>
      </w:r>
      <w:r>
        <w:rPr>
          <w:rFonts w:hint="default" w:ascii="Times New Roman" w:hAnsi="Times New Roman" w:cs="Times New Roman"/>
        </w:rPr>
        <w:t>5.2.6企业信息初始化接口</w:t>
      </w:r>
      <w:r>
        <w:tab/>
      </w:r>
      <w:r>
        <w:fldChar w:fldCharType="begin"/>
      </w:r>
      <w:r>
        <w:instrText xml:space="preserve"> PAGEREF _Toc11009 \h </w:instrText>
      </w:r>
      <w:r>
        <w:fldChar w:fldCharType="separate"/>
      </w:r>
      <w:r>
        <w:t>70</w:t>
      </w:r>
      <w:r>
        <w:fldChar w:fldCharType="end"/>
      </w:r>
      <w:r>
        <w:rPr>
          <w:rFonts w:hint="default" w:ascii="Times New Roman" w:hAnsi="Times New Roman" w:eastAsia="仿宋_GB2312" w:cs="Times New Roman"/>
        </w:rPr>
        <w:fldChar w:fldCharType="end"/>
      </w:r>
    </w:p>
    <w:p w14:paraId="2884F5A4">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_Toc6721 </w:instrText>
      </w:r>
      <w:r>
        <w:rPr>
          <w:rFonts w:hint="default" w:ascii="Times New Roman" w:hAnsi="Times New Roman" w:eastAsia="仿宋_GB2312" w:cs="Times New Roman"/>
        </w:rPr>
        <w:fldChar w:fldCharType="separate"/>
      </w:r>
      <w:r>
        <w:rPr>
          <w:rFonts w:hint="default" w:ascii="Times New Roman" w:hAnsi="Times New Roman" w:cs="Times New Roman"/>
        </w:rPr>
        <w:t>5.2.7税控蓝票初始化接口</w:t>
      </w:r>
      <w:r>
        <w:tab/>
      </w:r>
      <w:r>
        <w:fldChar w:fldCharType="begin"/>
      </w:r>
      <w:r>
        <w:instrText xml:space="preserve"> PAGEREF _Toc6721 \h </w:instrText>
      </w:r>
      <w:r>
        <w:fldChar w:fldCharType="separate"/>
      </w:r>
      <w:r>
        <w:t>72</w:t>
      </w:r>
      <w:r>
        <w:fldChar w:fldCharType="end"/>
      </w:r>
      <w:r>
        <w:rPr>
          <w:rFonts w:hint="default" w:ascii="Times New Roman" w:hAnsi="Times New Roman" w:eastAsia="仿宋_GB2312" w:cs="Times New Roman"/>
        </w:rPr>
        <w:fldChar w:fldCharType="end"/>
      </w:r>
    </w:p>
    <w:p w14:paraId="7B457AE4">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_Toc923 </w:instrText>
      </w:r>
      <w:r>
        <w:rPr>
          <w:rFonts w:hint="default" w:ascii="Times New Roman" w:hAnsi="Times New Roman" w:eastAsia="仿宋_GB2312" w:cs="Times New Roman"/>
        </w:rPr>
        <w:fldChar w:fldCharType="separate"/>
      </w:r>
      <w:r>
        <w:rPr>
          <w:rFonts w:hint="default" w:ascii="Times New Roman" w:hAnsi="Times New Roman" w:cs="Times New Roman"/>
          <w:lang w:val="en-US" w:eastAsia="zh-CN"/>
        </w:rPr>
        <w:t>5.2.8入账信息</w:t>
      </w:r>
      <w:r>
        <w:rPr>
          <w:rFonts w:hint="default" w:ascii="Times New Roman" w:hAnsi="Times New Roman" w:cs="Times New Roman"/>
        </w:rPr>
        <w:t>初始化接口</w:t>
      </w:r>
      <w:r>
        <w:tab/>
      </w:r>
      <w:r>
        <w:fldChar w:fldCharType="begin"/>
      </w:r>
      <w:r>
        <w:instrText xml:space="preserve"> PAGEREF _Toc923 \h </w:instrText>
      </w:r>
      <w:r>
        <w:fldChar w:fldCharType="separate"/>
      </w:r>
      <w:r>
        <w:t>76</w:t>
      </w:r>
      <w:r>
        <w:fldChar w:fldCharType="end"/>
      </w:r>
      <w:r>
        <w:rPr>
          <w:rFonts w:hint="default" w:ascii="Times New Roman" w:hAnsi="Times New Roman" w:eastAsia="仿宋_GB2312" w:cs="Times New Roman"/>
        </w:rPr>
        <w:fldChar w:fldCharType="end"/>
      </w:r>
    </w:p>
    <w:p w14:paraId="2D50B3AD">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_Toc30703 </w:instrText>
      </w:r>
      <w:r>
        <w:rPr>
          <w:rFonts w:hint="default" w:ascii="Times New Roman" w:hAnsi="Times New Roman" w:eastAsia="仿宋_GB2312" w:cs="Times New Roman"/>
        </w:rPr>
        <w:fldChar w:fldCharType="separate"/>
      </w:r>
      <w:r>
        <w:rPr>
          <w:rFonts w:hint="default" w:ascii="Times New Roman" w:hAnsi="Times New Roman" w:cs="Times New Roman"/>
          <w:lang w:eastAsia="zh-CN"/>
        </w:rPr>
        <w:t>5.2.</w:t>
      </w:r>
      <w:r>
        <w:rPr>
          <w:rFonts w:hint="default" w:ascii="Times New Roman" w:hAnsi="Times New Roman" w:cs="Times New Roman"/>
          <w:lang w:val="en-US" w:eastAsia="zh-CN"/>
        </w:rPr>
        <w:t>9</w:t>
      </w:r>
      <w:r>
        <w:rPr>
          <w:rFonts w:hint="default" w:ascii="Times New Roman" w:hAnsi="Times New Roman" w:cs="Times New Roman"/>
          <w:szCs w:val="22"/>
          <w:lang w:val="en-US" w:eastAsia="zh-CN"/>
        </w:rPr>
        <w:t>自然人开票信息变更接口</w:t>
      </w:r>
      <w:r>
        <w:tab/>
      </w:r>
      <w:r>
        <w:fldChar w:fldCharType="begin"/>
      </w:r>
      <w:r>
        <w:instrText xml:space="preserve"> PAGEREF _Toc30703 \h </w:instrText>
      </w:r>
      <w:r>
        <w:fldChar w:fldCharType="separate"/>
      </w:r>
      <w:r>
        <w:t>80</w:t>
      </w:r>
      <w:r>
        <w:fldChar w:fldCharType="end"/>
      </w:r>
      <w:r>
        <w:rPr>
          <w:rFonts w:hint="default" w:ascii="Times New Roman" w:hAnsi="Times New Roman" w:eastAsia="仿宋_GB2312" w:cs="Times New Roman"/>
        </w:rPr>
        <w:fldChar w:fldCharType="end"/>
      </w:r>
    </w:p>
    <w:p w14:paraId="5F11867C">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_Toc18618 </w:instrText>
      </w:r>
      <w:r>
        <w:rPr>
          <w:rFonts w:hint="default" w:ascii="Times New Roman" w:hAnsi="Times New Roman" w:eastAsia="仿宋_GB2312" w:cs="Times New Roman"/>
        </w:rPr>
        <w:fldChar w:fldCharType="separate"/>
      </w:r>
      <w:r>
        <w:rPr>
          <w:rFonts w:hint="default" w:ascii="Times New Roman" w:hAnsi="Times New Roman" w:cs="Times New Roman"/>
          <w:lang w:eastAsia="zh-CN"/>
        </w:rPr>
        <w:t>5.2.1</w:t>
      </w:r>
      <w:r>
        <w:rPr>
          <w:rFonts w:hint="default" w:ascii="Times New Roman" w:hAnsi="Times New Roman" w:cs="Times New Roman"/>
          <w:lang w:val="en-US" w:eastAsia="zh-CN"/>
        </w:rPr>
        <w:t>0</w:t>
      </w:r>
      <w:r>
        <w:rPr>
          <w:rFonts w:hint="default" w:ascii="Times New Roman" w:hAnsi="Times New Roman" w:cs="Times New Roman"/>
          <w:szCs w:val="22"/>
          <w:lang w:val="en-US" w:eastAsia="zh-CN"/>
        </w:rPr>
        <w:t>报废产品税款信息缴纳</w:t>
      </w:r>
      <w:r>
        <w:tab/>
      </w:r>
      <w:r>
        <w:fldChar w:fldCharType="begin"/>
      </w:r>
      <w:r>
        <w:instrText xml:space="preserve"> PAGEREF _Toc18618 \h </w:instrText>
      </w:r>
      <w:r>
        <w:fldChar w:fldCharType="separate"/>
      </w:r>
      <w:r>
        <w:t>84</w:t>
      </w:r>
      <w:r>
        <w:fldChar w:fldCharType="end"/>
      </w:r>
      <w:r>
        <w:rPr>
          <w:rFonts w:hint="default" w:ascii="Times New Roman" w:hAnsi="Times New Roman" w:eastAsia="仿宋_GB2312" w:cs="Times New Roman"/>
        </w:rPr>
        <w:fldChar w:fldCharType="end"/>
      </w:r>
    </w:p>
    <w:p w14:paraId="02658A2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_Toc20530 </w:instrText>
      </w:r>
      <w:r>
        <w:rPr>
          <w:rFonts w:hint="default" w:ascii="Times New Roman" w:hAnsi="Times New Roman" w:eastAsia="仿宋_GB2312" w:cs="Times New Roman"/>
        </w:rPr>
        <w:fldChar w:fldCharType="separate"/>
      </w:r>
      <w:r>
        <w:rPr>
          <w:rFonts w:hint="default" w:ascii="Times New Roman" w:hAnsi="Times New Roman" w:cs="Times New Roman"/>
          <w:szCs w:val="22"/>
          <w:lang w:val="en-US" w:eastAsia="zh-CN"/>
        </w:rPr>
        <w:t>5.2.11生成机动车合格证信息</w:t>
      </w:r>
      <w:r>
        <w:tab/>
      </w:r>
      <w:r>
        <w:fldChar w:fldCharType="begin"/>
      </w:r>
      <w:r>
        <w:instrText xml:space="preserve"> PAGEREF _Toc20530 \h </w:instrText>
      </w:r>
      <w:r>
        <w:fldChar w:fldCharType="separate"/>
      </w:r>
      <w:r>
        <w:t>86</w:t>
      </w:r>
      <w:r>
        <w:fldChar w:fldCharType="end"/>
      </w:r>
      <w:r>
        <w:rPr>
          <w:rFonts w:hint="default" w:ascii="Times New Roman" w:hAnsi="Times New Roman" w:eastAsia="仿宋_GB2312" w:cs="Times New Roman"/>
        </w:rPr>
        <w:fldChar w:fldCharType="end"/>
      </w:r>
    </w:p>
    <w:p w14:paraId="6325EF9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_Toc682 </w:instrText>
      </w:r>
      <w:r>
        <w:rPr>
          <w:rFonts w:hint="default" w:ascii="Times New Roman" w:hAnsi="Times New Roman" w:eastAsia="仿宋_GB2312" w:cs="Times New Roman"/>
        </w:rPr>
        <w:fldChar w:fldCharType="separate"/>
      </w:r>
      <w:r>
        <w:rPr>
          <w:rFonts w:hint="default" w:ascii="Times New Roman" w:hAnsi="Times New Roman" w:cs="Times New Roman"/>
          <w:szCs w:val="22"/>
          <w:lang w:val="en-US" w:eastAsia="zh-CN"/>
        </w:rPr>
        <w:t>5.2.12退税信息初始化</w:t>
      </w:r>
      <w:r>
        <w:tab/>
      </w:r>
      <w:r>
        <w:fldChar w:fldCharType="begin"/>
      </w:r>
      <w:r>
        <w:instrText xml:space="preserve"> PAGEREF _Toc682 \h </w:instrText>
      </w:r>
      <w:r>
        <w:fldChar w:fldCharType="separate"/>
      </w:r>
      <w:r>
        <w:t>91</w:t>
      </w:r>
      <w:r>
        <w:fldChar w:fldCharType="end"/>
      </w:r>
      <w:r>
        <w:rPr>
          <w:rFonts w:hint="default" w:ascii="Times New Roman" w:hAnsi="Times New Roman" w:eastAsia="仿宋_GB2312" w:cs="Times New Roman"/>
        </w:rPr>
        <w:fldChar w:fldCharType="end"/>
      </w:r>
    </w:p>
    <w:p w14:paraId="6F002C2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_Toc11605 </w:instrText>
      </w:r>
      <w:r>
        <w:rPr>
          <w:rFonts w:hint="default" w:ascii="Times New Roman" w:hAnsi="Times New Roman" w:eastAsia="仿宋_GB2312" w:cs="Times New Roman"/>
        </w:rPr>
        <w:fldChar w:fldCharType="separate"/>
      </w:r>
      <w:r>
        <w:rPr>
          <w:rFonts w:hint="default" w:ascii="Times New Roman" w:hAnsi="Times New Roman" w:cs="Times New Roman"/>
          <w:szCs w:val="22"/>
          <w:lang w:val="en-US" w:eastAsia="zh-CN"/>
        </w:rPr>
        <w:t>5.2.13退税申请状态更新</w:t>
      </w:r>
      <w:r>
        <w:tab/>
      </w:r>
      <w:r>
        <w:fldChar w:fldCharType="begin"/>
      </w:r>
      <w:r>
        <w:instrText xml:space="preserve"> PAGEREF _Toc11605 \h </w:instrText>
      </w:r>
      <w:r>
        <w:fldChar w:fldCharType="separate"/>
      </w:r>
      <w:r>
        <w:t>93</w:t>
      </w:r>
      <w:r>
        <w:fldChar w:fldCharType="end"/>
      </w:r>
      <w:r>
        <w:rPr>
          <w:rFonts w:hint="default" w:ascii="Times New Roman" w:hAnsi="Times New Roman" w:eastAsia="仿宋_GB2312" w:cs="Times New Roman"/>
        </w:rPr>
        <w:fldChar w:fldCharType="end"/>
      </w:r>
    </w:p>
    <w:p w14:paraId="5B899E41">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_Toc20750 </w:instrText>
      </w:r>
      <w:r>
        <w:rPr>
          <w:rFonts w:hint="default" w:ascii="Times New Roman" w:hAnsi="Times New Roman" w:eastAsia="仿宋_GB2312" w:cs="Times New Roman"/>
        </w:rPr>
        <w:fldChar w:fldCharType="separate"/>
      </w:r>
      <w:r>
        <w:rPr>
          <w:rFonts w:hint="default" w:ascii="Times New Roman" w:hAnsi="Times New Roman" w:cs="Times New Roman"/>
          <w:szCs w:val="22"/>
          <w:lang w:val="en-US" w:eastAsia="zh-CN"/>
        </w:rPr>
        <w:t xml:space="preserve">5.2.14 </w:t>
      </w:r>
      <w:r>
        <w:rPr>
          <w:rFonts w:hint="default" w:ascii="Times New Roman" w:hAnsi="Times New Roman" w:cs="Times New Roman"/>
          <w:szCs w:val="22"/>
        </w:rPr>
        <w:t>跨区域涉税数据事项初始化</w:t>
      </w:r>
      <w:r>
        <w:tab/>
      </w:r>
      <w:r>
        <w:fldChar w:fldCharType="begin"/>
      </w:r>
      <w:r>
        <w:instrText xml:space="preserve"> PAGEREF _Toc20750 \h </w:instrText>
      </w:r>
      <w:r>
        <w:fldChar w:fldCharType="separate"/>
      </w:r>
      <w:r>
        <w:t>95</w:t>
      </w:r>
      <w:r>
        <w:fldChar w:fldCharType="end"/>
      </w:r>
      <w:r>
        <w:rPr>
          <w:rFonts w:hint="default" w:ascii="Times New Roman" w:hAnsi="Times New Roman" w:eastAsia="仿宋_GB2312" w:cs="Times New Roman"/>
        </w:rPr>
        <w:fldChar w:fldCharType="end"/>
      </w:r>
    </w:p>
    <w:p w14:paraId="67C3B215">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_Toc31971 </w:instrText>
      </w:r>
      <w:r>
        <w:rPr>
          <w:rFonts w:hint="default" w:ascii="Times New Roman" w:hAnsi="Times New Roman" w:eastAsia="仿宋_GB2312" w:cs="Times New Roman"/>
        </w:rPr>
        <w:fldChar w:fldCharType="separate"/>
      </w:r>
      <w:r>
        <w:rPr>
          <w:rFonts w:hint="default" w:ascii="Times New Roman" w:hAnsi="Times New Roman" w:cs="Times New Roman"/>
          <w:szCs w:val="22"/>
          <w:lang w:val="en-US" w:eastAsia="zh-CN"/>
        </w:rPr>
        <w:t>5.2.15 报废产品收购企业应代办未代办税费信息初始化</w:t>
      </w:r>
      <w:r>
        <w:tab/>
      </w:r>
      <w:r>
        <w:fldChar w:fldCharType="begin"/>
      </w:r>
      <w:r>
        <w:instrText xml:space="preserve"> PAGEREF _Toc31971 \h </w:instrText>
      </w:r>
      <w:r>
        <w:fldChar w:fldCharType="separate"/>
      </w:r>
      <w:r>
        <w:t>99</w:t>
      </w:r>
      <w:r>
        <w:fldChar w:fldCharType="end"/>
      </w:r>
      <w:r>
        <w:rPr>
          <w:rFonts w:hint="default" w:ascii="Times New Roman" w:hAnsi="Times New Roman" w:eastAsia="仿宋_GB2312" w:cs="Times New Roman"/>
        </w:rPr>
        <w:fldChar w:fldCharType="end"/>
      </w:r>
    </w:p>
    <w:p w14:paraId="1C69D2E3">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_Toc28119 </w:instrText>
      </w:r>
      <w:r>
        <w:rPr>
          <w:rFonts w:hint="default" w:ascii="Times New Roman" w:hAnsi="Times New Roman" w:eastAsia="仿宋_GB2312" w:cs="Times New Roman"/>
        </w:rPr>
        <w:fldChar w:fldCharType="separate"/>
      </w:r>
      <w:r>
        <w:rPr>
          <w:rFonts w:hint="default" w:ascii="Times New Roman" w:hAnsi="Times New Roman" w:cs="Times New Roman"/>
          <w:szCs w:val="22"/>
          <w:lang w:val="en-US" w:eastAsia="zh-CN"/>
        </w:rPr>
        <w:t>5.2.16 涉税专业服务信息初始化</w:t>
      </w:r>
      <w:r>
        <w:tab/>
      </w:r>
      <w:r>
        <w:fldChar w:fldCharType="begin"/>
      </w:r>
      <w:r>
        <w:instrText xml:space="preserve"> PAGEREF _Toc28119 \h </w:instrText>
      </w:r>
      <w:r>
        <w:fldChar w:fldCharType="separate"/>
      </w:r>
      <w:r>
        <w:t>101</w:t>
      </w:r>
      <w:r>
        <w:fldChar w:fldCharType="end"/>
      </w:r>
      <w:r>
        <w:rPr>
          <w:rFonts w:hint="default" w:ascii="Times New Roman" w:hAnsi="Times New Roman" w:eastAsia="仿宋_GB2312" w:cs="Times New Roman"/>
        </w:rPr>
        <w:fldChar w:fldCharType="end"/>
      </w:r>
    </w:p>
    <w:p w14:paraId="0E057C58">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_Toc20822 </w:instrText>
      </w:r>
      <w:r>
        <w:rPr>
          <w:rFonts w:hint="default" w:ascii="Times New Roman" w:hAnsi="Times New Roman" w:eastAsia="仿宋_GB2312" w:cs="Times New Roman"/>
        </w:rPr>
        <w:fldChar w:fldCharType="separate"/>
      </w:r>
      <w:r>
        <w:rPr>
          <w:rFonts w:hint="default" w:ascii="Times New Roman" w:hAnsi="Times New Roman" w:cs="Times New Roman"/>
          <w:lang w:eastAsia="zh-CN"/>
        </w:rPr>
        <w:t>5.2.17</w:t>
      </w:r>
      <w:r>
        <w:rPr>
          <w:rFonts w:hint="default" w:ascii="Times New Roman" w:hAnsi="Times New Roman" w:cs="Times New Roman"/>
        </w:rPr>
        <w:t>代码表附录</w:t>
      </w:r>
      <w:r>
        <w:tab/>
      </w:r>
      <w:r>
        <w:fldChar w:fldCharType="begin"/>
      </w:r>
      <w:r>
        <w:instrText xml:space="preserve"> PAGEREF _Toc20822 \h </w:instrText>
      </w:r>
      <w:r>
        <w:fldChar w:fldCharType="separate"/>
      </w:r>
      <w:r>
        <w:t>104</w:t>
      </w:r>
      <w:r>
        <w:fldChar w:fldCharType="end"/>
      </w:r>
      <w:r>
        <w:rPr>
          <w:rFonts w:hint="default" w:ascii="Times New Roman" w:hAnsi="Times New Roman" w:eastAsia="仿宋_GB2312" w:cs="Times New Roman"/>
        </w:rPr>
        <w:fldChar w:fldCharType="end"/>
      </w:r>
    </w:p>
    <w:p w14:paraId="297AD4DD">
      <w:pPr>
        <w:pStyle w:val="53"/>
        <w:ind w:firstLine="480"/>
        <w:jc w:val="both"/>
        <w:rPr>
          <w:rFonts w:hint="default" w:ascii="Times New Roman" w:hAnsi="Times New Roman" w:cs="Times New Roman"/>
        </w:rPr>
      </w:pPr>
      <w:r>
        <w:rPr>
          <w:rFonts w:hint="default" w:ascii="Times New Roman" w:hAnsi="Times New Roman" w:eastAsia="仿宋_GB2312" w:cs="Times New Roman"/>
        </w:rPr>
        <w:fldChar w:fldCharType="end"/>
      </w:r>
    </w:p>
    <w:p w14:paraId="4EBED45E">
      <w:pPr>
        <w:pStyle w:val="53"/>
        <w:rPr>
          <w:rFonts w:hint="default" w:ascii="Times New Roman" w:hAnsi="Times New Roman" w:cs="Times New Roman"/>
        </w:rPr>
        <w:sectPr>
          <w:footerReference r:id="rId10" w:type="default"/>
          <w:pgSz w:w="11906" w:h="16838"/>
          <w:pgMar w:top="1440" w:right="1133" w:bottom="1440" w:left="1800" w:header="907" w:footer="680" w:gutter="0"/>
          <w:pgNumType w:start="1"/>
          <w:cols w:space="720" w:num="1"/>
          <w:docGrid w:type="lines" w:linePitch="326" w:charSpace="0"/>
        </w:sectPr>
      </w:pPr>
    </w:p>
    <w:p w14:paraId="326F2451">
      <w:pPr>
        <w:pStyle w:val="3"/>
        <w:numPr>
          <w:ilvl w:val="0"/>
          <w:numId w:val="0"/>
        </w:numPr>
        <w:spacing w:before="156" w:after="312" w:afterLines="100"/>
        <w:rPr>
          <w:rFonts w:hint="default" w:ascii="Times New Roman" w:hAnsi="Times New Roman" w:eastAsia="黑体" w:cs="Times New Roman"/>
          <w:sz w:val="44"/>
          <w:szCs w:val="44"/>
        </w:rPr>
      </w:pPr>
      <w:bookmarkStart w:id="11" w:name="_Toc25826"/>
      <w:bookmarkStart w:id="12" w:name="_Toc32321"/>
      <w:bookmarkStart w:id="13" w:name="_Toc7356"/>
      <w:bookmarkStart w:id="14" w:name="_Toc107867329"/>
      <w:bookmarkStart w:id="15" w:name="_Toc10558"/>
      <w:r>
        <w:rPr>
          <w:rFonts w:hint="default" w:ascii="Times New Roman" w:hAnsi="Times New Roman" w:eastAsia="黑体" w:cs="Times New Roman"/>
          <w:sz w:val="44"/>
          <w:szCs w:val="44"/>
        </w:rPr>
        <w:t>第一章 概述</w:t>
      </w:r>
      <w:bookmarkEnd w:id="11"/>
      <w:bookmarkEnd w:id="12"/>
      <w:bookmarkEnd w:id="13"/>
    </w:p>
    <w:p w14:paraId="448230E9">
      <w:pPr>
        <w:rPr>
          <w:rFonts w:hint="default" w:ascii="Times New Roman" w:hAnsi="Times New Roman" w:cs="Times New Roman"/>
        </w:rPr>
      </w:pPr>
      <w:r>
        <w:rPr>
          <w:rFonts w:hint="default" w:ascii="Times New Roman" w:hAnsi="Times New Roman" w:cs="Times New Roman"/>
          <w:lang w:eastAsia="zh-Hans"/>
        </w:rPr>
        <w:t>乐企沙箱是</w:t>
      </w:r>
      <w:r>
        <w:rPr>
          <w:rFonts w:hint="default" w:ascii="Times New Roman" w:hAnsi="Times New Roman" w:cs="Times New Roman"/>
        </w:rPr>
        <w:t>为乐企直连单位提供的仿真测试环境，支持能力订阅验收测试和系统联调测试两种模式。新的乐企沙箱设计以支持直连单位在不同使用场景下的仿真测试为目标，涵盖单能力正常/异常使用场景和多能力关联的业务闭环使用场景。本文档主要为企业提供通用开票能力的沙箱使用指引</w:t>
      </w:r>
    </w:p>
    <w:p w14:paraId="2E26490B">
      <w:pPr>
        <w:pStyle w:val="3"/>
        <w:numPr>
          <w:ilvl w:val="0"/>
          <w:numId w:val="0"/>
        </w:numPr>
        <w:spacing w:before="156" w:after="156"/>
        <w:rPr>
          <w:rFonts w:hint="default" w:ascii="Times New Roman" w:hAnsi="Times New Roman" w:eastAsia="黑体" w:cs="Times New Roman"/>
          <w:sz w:val="44"/>
          <w:szCs w:val="44"/>
        </w:rPr>
      </w:pPr>
      <w:r>
        <w:rPr>
          <w:rFonts w:hint="default" w:ascii="Times New Roman" w:hAnsi="Times New Roman" w:eastAsia="黑体" w:cs="Times New Roman"/>
          <w:sz w:val="44"/>
          <w:szCs w:val="44"/>
        </w:rPr>
        <w:br w:type="page"/>
      </w:r>
      <w:bookmarkStart w:id="16" w:name="_Toc21155"/>
      <w:bookmarkStart w:id="17" w:name="_Toc30109"/>
      <w:r>
        <w:rPr>
          <w:rFonts w:hint="default" w:ascii="Times New Roman" w:hAnsi="Times New Roman" w:eastAsia="黑体" w:cs="Times New Roman"/>
          <w:sz w:val="44"/>
          <w:szCs w:val="44"/>
        </w:rPr>
        <w:t>第二章 接入要求</w:t>
      </w:r>
      <w:bookmarkEnd w:id="16"/>
      <w:bookmarkEnd w:id="17"/>
    </w:p>
    <w:p w14:paraId="2D9FA7C8">
      <w:pPr>
        <w:pStyle w:val="4"/>
        <w:numPr>
          <w:ilvl w:val="1"/>
          <w:numId w:val="0"/>
        </w:numPr>
        <w:spacing w:before="156"/>
        <w:rPr>
          <w:rFonts w:hint="default" w:ascii="Times New Roman" w:hAnsi="Times New Roman" w:cs="Times New Roman"/>
        </w:rPr>
      </w:pPr>
      <w:bookmarkStart w:id="18" w:name="_Toc23828"/>
      <w:bookmarkStart w:id="19" w:name="_Toc2091"/>
      <w:r>
        <w:rPr>
          <w:rFonts w:hint="default" w:ascii="Times New Roman" w:hAnsi="Times New Roman" w:cs="Times New Roman"/>
        </w:rPr>
        <w:t>2.1接入要求</w:t>
      </w:r>
      <w:bookmarkEnd w:id="18"/>
      <w:bookmarkEnd w:id="19"/>
    </w:p>
    <w:p w14:paraId="1058B49F">
      <w:pPr>
        <w:rPr>
          <w:rFonts w:hint="default" w:ascii="Times New Roman" w:hAnsi="Times New Roman" w:cs="Times New Roman"/>
          <w:lang w:eastAsia="zh-Hans"/>
        </w:rPr>
      </w:pPr>
      <w:r>
        <w:rPr>
          <w:rFonts w:hint="default" w:ascii="Times New Roman" w:hAnsi="Times New Roman" w:cs="Times New Roman"/>
          <w:lang w:eastAsia="zh-Hans"/>
        </w:rPr>
        <w:t>企业使用乐企沙箱，需要满足以下条件：</w:t>
      </w:r>
    </w:p>
    <w:p w14:paraId="4EEE8B9E">
      <w:pPr>
        <w:rPr>
          <w:rFonts w:hint="default" w:ascii="Times New Roman" w:hAnsi="Times New Roman" w:cs="Times New Roman"/>
          <w:lang w:eastAsia="zh-Hans"/>
        </w:rPr>
      </w:pPr>
      <w:r>
        <w:rPr>
          <w:rFonts w:hint="default" w:ascii="Times New Roman" w:hAnsi="Times New Roman" w:cs="Times New Roman"/>
          <w:lang w:eastAsia="zh-Hans"/>
        </w:rPr>
        <w:t>（1）直连单位需完成乐企直连单位接入，将系统的互联网出口IP报税务</w:t>
      </w:r>
      <w:r>
        <w:rPr>
          <w:rFonts w:hint="default" w:ascii="Times New Roman" w:hAnsi="Times New Roman" w:cs="Times New Roman"/>
        </w:rPr>
        <w:t>机</w:t>
      </w:r>
      <w:r>
        <w:rPr>
          <w:rFonts w:hint="default" w:ascii="Times New Roman" w:hAnsi="Times New Roman" w:cs="Times New Roman"/>
          <w:lang w:eastAsia="zh-Hans"/>
        </w:rPr>
        <w:t>关备案，开通IP白名单。</w:t>
      </w:r>
    </w:p>
    <w:p w14:paraId="21B763A4">
      <w:pPr>
        <w:rPr>
          <w:rFonts w:hint="default" w:ascii="Times New Roman" w:hAnsi="Times New Roman" w:cs="Times New Roman"/>
          <w:lang w:eastAsia="zh-Hans"/>
        </w:rPr>
      </w:pPr>
      <w:r>
        <w:rPr>
          <w:rFonts w:hint="default" w:ascii="Times New Roman" w:hAnsi="Times New Roman" w:cs="Times New Roman"/>
          <w:lang w:eastAsia="zh-Hans"/>
        </w:rPr>
        <w:t>（2）直连单位需完成乐企数字能力的订阅。</w:t>
      </w:r>
    </w:p>
    <w:p w14:paraId="7631923A">
      <w:pPr>
        <w:rPr>
          <w:rFonts w:hint="default" w:ascii="Times New Roman" w:hAnsi="Times New Roman" w:cs="Times New Roman"/>
          <w:lang w:eastAsia="zh-Hans"/>
        </w:rPr>
      </w:pPr>
      <w:r>
        <w:rPr>
          <w:rFonts w:hint="default" w:ascii="Times New Roman" w:hAnsi="Times New Roman" w:cs="Times New Roman"/>
          <w:lang w:eastAsia="zh-Hans"/>
        </w:rPr>
        <w:t>（3）直连单位需要获取自身及虚拟使用单位平台编号（乐企ID）。</w:t>
      </w:r>
    </w:p>
    <w:p w14:paraId="0E2264B7">
      <w:pPr>
        <w:rPr>
          <w:rFonts w:hint="default" w:ascii="Times New Roman" w:hAnsi="Times New Roman" w:cs="Times New Roman"/>
          <w:lang w:eastAsia="zh-Hans"/>
        </w:rPr>
      </w:pPr>
      <w:r>
        <w:rPr>
          <w:rFonts w:hint="default" w:ascii="Times New Roman" w:hAnsi="Times New Roman" w:cs="Times New Roman"/>
          <w:lang w:eastAsia="zh-Hans"/>
        </w:rPr>
        <w:t>（4）直连单位需要获取沙箱密钥用于报文请求加密。</w:t>
      </w:r>
    </w:p>
    <w:bookmarkEnd w:id="14"/>
    <w:bookmarkEnd w:id="15"/>
    <w:p w14:paraId="439C3680">
      <w:pPr>
        <w:widowControl/>
        <w:rPr>
          <w:rFonts w:hint="default" w:ascii="Times New Roman" w:hAnsi="Times New Roman" w:eastAsia="宋体" w:cs="Times New Roman"/>
          <w:lang w:eastAsia="zh-Hans"/>
        </w:rPr>
      </w:pPr>
      <w:r>
        <w:rPr>
          <w:rFonts w:hint="default" w:ascii="Times New Roman" w:hAnsi="Times New Roman" w:cs="Times New Roman"/>
          <w:lang w:eastAsia="zh-Hans"/>
        </w:rPr>
        <w:t>（5）在沙箱环境，一个直连单位默认分配一个虚拟使用单位。</w:t>
      </w:r>
      <w:r>
        <w:rPr>
          <w:rFonts w:hint="default" w:ascii="Times New Roman" w:hAnsi="Times New Roman" w:cs="Times New Roman"/>
        </w:rPr>
        <w:t>除保险、航空、铁路行业企业外销售方纳税人识别号和购买方纳税人识别号不能相同，</w:t>
      </w:r>
      <w:r>
        <w:rPr>
          <w:rFonts w:hint="default" w:ascii="Times New Roman" w:hAnsi="Times New Roman" w:cs="Times New Roman"/>
          <w:lang w:eastAsia="zh-Hans"/>
        </w:rPr>
        <w:t>直连单位只能给虚拟使用单位开票，或接收虚拟使用单位开票</w:t>
      </w:r>
      <w:r>
        <w:rPr>
          <w:rFonts w:hint="default" w:ascii="Times New Roman" w:hAnsi="Times New Roman" w:cs="Times New Roman"/>
        </w:rPr>
        <w:t>。保险、航空、铁路行业企业允许购销方纳税人识别号一致，需调用</w:t>
      </w:r>
      <w:r>
        <w:rPr>
          <w:rFonts w:hint="default" w:ascii="Times New Roman" w:hAnsi="Times New Roman" w:cs="Times New Roman"/>
          <w:lang w:eastAsia="zh-Hans"/>
        </w:rPr>
        <w:t>企业基础信息更新接口</w:t>
      </w:r>
      <w:r>
        <w:rPr>
          <w:rFonts w:hint="default" w:ascii="Times New Roman" w:hAnsi="Times New Roman" w:cs="Times New Roman"/>
        </w:rPr>
        <w:t>设置行业代码</w:t>
      </w:r>
      <w:r>
        <w:rPr>
          <w:rFonts w:hint="default" w:ascii="Times New Roman" w:hAnsi="Times New Roman" w:cs="Times New Roman"/>
          <w:i/>
          <w:iCs/>
          <w:color w:val="7F7F7F"/>
        </w:rPr>
        <w:t>(详见5.2.4 )</w:t>
      </w:r>
      <w:r>
        <w:rPr>
          <w:rFonts w:hint="default" w:ascii="Times New Roman" w:hAnsi="Times New Roman" w:cs="Times New Roman"/>
        </w:rPr>
        <w:t>。</w:t>
      </w:r>
    </w:p>
    <w:p w14:paraId="42F3EE6C">
      <w:pPr>
        <w:pStyle w:val="53"/>
        <w:jc w:val="both"/>
        <w:rPr>
          <w:rFonts w:hint="default" w:ascii="Times New Roman" w:hAnsi="Times New Roman" w:eastAsia="宋体" w:cs="Times New Roman"/>
        </w:rPr>
      </w:pPr>
      <w:r>
        <w:rPr>
          <w:rFonts w:hint="default" w:ascii="Times New Roman" w:hAnsi="Times New Roman" w:eastAsia="宋体" w:cs="Times New Roman"/>
        </w:rPr>
        <w:t xml:space="preserve"> </w:t>
      </w:r>
    </w:p>
    <w:p w14:paraId="06A6317C">
      <w:pPr>
        <w:pStyle w:val="3"/>
        <w:numPr>
          <w:ilvl w:val="0"/>
          <w:numId w:val="0"/>
        </w:numPr>
        <w:spacing w:before="156" w:after="156"/>
        <w:rPr>
          <w:rFonts w:hint="default" w:ascii="Times New Roman" w:hAnsi="Times New Roman" w:eastAsia="黑体" w:cs="Times New Roman"/>
          <w:sz w:val="44"/>
          <w:szCs w:val="44"/>
        </w:rPr>
      </w:pPr>
      <w:r>
        <w:rPr>
          <w:rFonts w:hint="default" w:ascii="Times New Roman" w:hAnsi="Times New Roman" w:eastAsia="黑体" w:cs="Times New Roman"/>
          <w:sz w:val="44"/>
          <w:szCs w:val="44"/>
        </w:rPr>
        <w:br w:type="page"/>
      </w:r>
      <w:bookmarkStart w:id="20" w:name="_Toc27995"/>
      <w:bookmarkStart w:id="21" w:name="_Toc1429"/>
      <w:r>
        <w:rPr>
          <w:rFonts w:hint="default" w:ascii="Times New Roman" w:hAnsi="Times New Roman" w:eastAsia="黑体" w:cs="Times New Roman"/>
          <w:sz w:val="44"/>
          <w:szCs w:val="44"/>
        </w:rPr>
        <w:t>第三章 测试指引</w:t>
      </w:r>
      <w:bookmarkEnd w:id="20"/>
      <w:bookmarkEnd w:id="21"/>
    </w:p>
    <w:p w14:paraId="5FF0AD13">
      <w:pPr>
        <w:jc w:val="both"/>
        <w:rPr>
          <w:rFonts w:hint="default" w:ascii="Times New Roman" w:hAnsi="Times New Roman" w:cs="Times New Roman"/>
        </w:rPr>
      </w:pPr>
      <w:r>
        <w:rPr>
          <w:rFonts w:hint="default" w:ascii="Times New Roman" w:hAnsi="Times New Roman" w:cs="Times New Roman"/>
        </w:rPr>
        <w:t>乐企沙箱基于场景化测试要求，为直连单位提供沙箱数字能力和沙箱控制服务。沙箱数字能力用于企业做业务联调测试，和正式环境的实现逻辑一样，例如开票上传、查询服务等。沙箱控制服务为企业提供修改返回结果和关联条件的功能，用于测试不同的业务场景，包括虚拟使用单位信息调整、直连单位信息调整、赋额额度调整等功能。企业在使用乐企沙箱服务时，要结合测试场景，需要初始化的，要先调用沙箱控制服务完成初始化，再按照测试场景要求调用沙箱数字能力进行业务联调。</w:t>
      </w:r>
    </w:p>
    <w:p w14:paraId="066F439C">
      <w:pPr>
        <w:rPr>
          <w:rFonts w:hint="default" w:ascii="Times New Roman" w:hAnsi="Times New Roman" w:cs="Times New Roman"/>
        </w:rPr>
      </w:pPr>
      <w:r>
        <w:rPr>
          <w:rFonts w:hint="default" w:ascii="Times New Roman" w:hAnsi="Times New Roman" w:cs="Times New Roman"/>
          <w:lang w:eastAsia="zh-Hans"/>
        </w:rPr>
        <w:t>沙箱数字能力和正式环境数字能力的数据相互隔离，访问路径不同，使用报文加密密钥也不同，沙箱环境测试不会影响生产业务数据，但沙箱数字能力和正式环境数字能力的能力编码和接口编码一样，在使用过程中要做好管理，避免混淆。</w:t>
      </w:r>
    </w:p>
    <w:p w14:paraId="0A514F26">
      <w:pPr>
        <w:pStyle w:val="4"/>
        <w:numPr>
          <w:ilvl w:val="1"/>
          <w:numId w:val="0"/>
        </w:numPr>
        <w:spacing w:before="156"/>
        <w:jc w:val="both"/>
        <w:rPr>
          <w:rFonts w:hint="default" w:ascii="Times New Roman" w:hAnsi="Times New Roman" w:cs="Times New Roman"/>
        </w:rPr>
      </w:pPr>
      <w:bookmarkStart w:id="22" w:name="_Toc18929"/>
      <w:bookmarkStart w:id="23" w:name="_Toc11205"/>
      <w:r>
        <w:rPr>
          <w:rFonts w:hint="default" w:ascii="Times New Roman" w:hAnsi="Times New Roman" w:cs="Times New Roman"/>
        </w:rPr>
        <w:t>3.1准备工作</w:t>
      </w:r>
      <w:bookmarkEnd w:id="22"/>
      <w:bookmarkEnd w:id="23"/>
    </w:p>
    <w:p w14:paraId="184D056C">
      <w:pPr>
        <w:pStyle w:val="5"/>
        <w:numPr>
          <w:ilvl w:val="2"/>
          <w:numId w:val="0"/>
        </w:numPr>
        <w:spacing w:before="156" w:after="156"/>
        <w:rPr>
          <w:rFonts w:hint="default" w:ascii="Times New Roman" w:hAnsi="Times New Roman" w:cs="Times New Roman"/>
        </w:rPr>
      </w:pPr>
      <w:bookmarkStart w:id="24" w:name="_Toc10161"/>
      <w:bookmarkStart w:id="25" w:name="_Toc13449"/>
      <w:r>
        <w:rPr>
          <w:rFonts w:hint="default" w:ascii="Times New Roman" w:hAnsi="Times New Roman" w:cs="Times New Roman"/>
        </w:rPr>
        <w:t>3.1.1直连接入申请和网络白名单开通</w:t>
      </w:r>
      <w:bookmarkEnd w:id="24"/>
      <w:bookmarkEnd w:id="25"/>
    </w:p>
    <w:p w14:paraId="655D3BCC">
      <w:pPr>
        <w:rPr>
          <w:rFonts w:hint="default" w:ascii="Times New Roman" w:hAnsi="Times New Roman" w:eastAsia="方正仿宋简体" w:cs="Times New Roman"/>
          <w:lang w:eastAsia="zh-Hans"/>
        </w:rPr>
      </w:pPr>
      <w:r>
        <w:rPr>
          <w:rFonts w:hint="default" w:ascii="Times New Roman" w:hAnsi="Times New Roman" w:cs="Times New Roman"/>
        </w:rPr>
        <w:t>乐企直连单位登录</w:t>
      </w:r>
      <w:r>
        <w:rPr>
          <w:rFonts w:hint="default" w:ascii="Times New Roman" w:hAnsi="Times New Roman" w:cs="Times New Roman"/>
          <w:lang w:eastAsia="zh-Hans"/>
        </w:rPr>
        <w:t>省</w:t>
      </w:r>
      <w:r>
        <w:rPr>
          <w:rFonts w:hint="default" w:ascii="Times New Roman" w:hAnsi="Times New Roman" w:cs="Times New Roman"/>
        </w:rPr>
        <w:t>电子税务局，</w:t>
      </w:r>
      <w:r>
        <w:rPr>
          <w:rFonts w:hint="default" w:ascii="Times New Roman" w:hAnsi="Times New Roman" w:cs="Times New Roman"/>
          <w:lang w:eastAsia="zh-Hans"/>
        </w:rPr>
        <w:t>完成直连单位</w:t>
      </w:r>
      <w:r>
        <w:rPr>
          <w:rFonts w:hint="default" w:ascii="Times New Roman" w:hAnsi="Times New Roman" w:cs="Times New Roman"/>
        </w:rPr>
        <w:t>接入</w:t>
      </w:r>
      <w:r>
        <w:rPr>
          <w:rFonts w:hint="default" w:ascii="Times New Roman" w:hAnsi="Times New Roman" w:cs="Times New Roman"/>
          <w:lang w:eastAsia="zh-Hans"/>
        </w:rPr>
        <w:t>申请</w:t>
      </w:r>
      <w:r>
        <w:rPr>
          <w:rFonts w:hint="default" w:ascii="Times New Roman" w:hAnsi="Times New Roman" w:cs="Times New Roman"/>
        </w:rPr>
        <w:t>。</w:t>
      </w:r>
      <w:r>
        <w:rPr>
          <w:rFonts w:hint="default" w:ascii="Times New Roman" w:hAnsi="Times New Roman" w:cs="Times New Roman"/>
          <w:lang w:eastAsia="zh-Hans"/>
        </w:rPr>
        <w:t>在试点推广阶段，需要开通IP白名单后，才可以调用沙箱数字能力和沙箱控制服务，直连单位提交IP备案表时，需要报备联调测试系统的互联网出口IP。省局主管税务机关</w:t>
      </w:r>
      <w:r>
        <w:rPr>
          <w:rFonts w:hint="default" w:ascii="Times New Roman" w:hAnsi="Times New Roman" w:cs="Times New Roman"/>
        </w:rPr>
        <w:t>接入</w:t>
      </w:r>
      <w:r>
        <w:rPr>
          <w:rFonts w:hint="default" w:ascii="Times New Roman" w:hAnsi="Times New Roman" w:cs="Times New Roman"/>
          <w:lang w:eastAsia="zh-Hans"/>
        </w:rPr>
        <w:t>确认</w:t>
      </w:r>
      <w:r>
        <w:rPr>
          <w:rFonts w:hint="default" w:ascii="Times New Roman" w:hAnsi="Times New Roman" w:cs="Times New Roman"/>
        </w:rPr>
        <w:t>后，系统会自动为直连单位匹配一个用于沙箱测试的虚拟使用单位。</w:t>
      </w:r>
    </w:p>
    <w:p w14:paraId="57A800BE">
      <w:pPr>
        <w:pStyle w:val="5"/>
        <w:numPr>
          <w:ilvl w:val="2"/>
          <w:numId w:val="0"/>
        </w:numPr>
        <w:spacing w:before="156" w:after="156"/>
        <w:jc w:val="both"/>
        <w:rPr>
          <w:rFonts w:hint="default" w:ascii="Times New Roman" w:hAnsi="Times New Roman" w:cs="Times New Roman"/>
        </w:rPr>
      </w:pPr>
      <w:bookmarkStart w:id="26" w:name="_Toc11296"/>
      <w:bookmarkStart w:id="27" w:name="_Toc22768"/>
      <w:r>
        <w:rPr>
          <w:rFonts w:hint="default" w:ascii="Times New Roman" w:hAnsi="Times New Roman" w:cs="Times New Roman"/>
        </w:rPr>
        <w:t>3.1.2能力订阅开通</w:t>
      </w:r>
      <w:bookmarkEnd w:id="26"/>
      <w:bookmarkEnd w:id="27"/>
    </w:p>
    <w:p w14:paraId="448CFA10">
      <w:pPr>
        <w:rPr>
          <w:rFonts w:hint="default" w:ascii="Times New Roman" w:hAnsi="Times New Roman" w:cs="Times New Roman"/>
        </w:rPr>
      </w:pPr>
      <w:r>
        <w:rPr>
          <w:rFonts w:hint="default" w:ascii="Times New Roman" w:hAnsi="Times New Roman" w:cs="Times New Roman"/>
        </w:rPr>
        <w:t>直连单位</w:t>
      </w:r>
      <w:r>
        <w:rPr>
          <w:rFonts w:hint="default" w:ascii="Times New Roman" w:hAnsi="Times New Roman" w:cs="Times New Roman"/>
          <w:lang w:eastAsia="zh-Hans"/>
        </w:rPr>
        <w:t>在接入申请后，选择需要开通的能力，申请订阅开通。发起订阅申请后，会在测试中心自动生成能力测试任务。启动能力订阅验收测试。</w:t>
      </w:r>
    </w:p>
    <w:p w14:paraId="575FAAE0">
      <w:pPr>
        <w:pStyle w:val="5"/>
        <w:numPr>
          <w:ilvl w:val="2"/>
          <w:numId w:val="0"/>
        </w:numPr>
        <w:spacing w:before="156" w:after="156"/>
        <w:jc w:val="both"/>
        <w:rPr>
          <w:rFonts w:hint="default" w:ascii="Times New Roman" w:hAnsi="Times New Roman" w:cs="Times New Roman"/>
        </w:rPr>
      </w:pPr>
      <w:bookmarkStart w:id="28" w:name="_Toc7477"/>
      <w:bookmarkStart w:id="29" w:name="_Toc23957"/>
      <w:r>
        <w:rPr>
          <w:rFonts w:hint="default" w:ascii="Times New Roman" w:hAnsi="Times New Roman" w:cs="Times New Roman"/>
        </w:rPr>
        <w:t>3.1.3获取直连单位平台编号</w:t>
      </w:r>
      <w:bookmarkEnd w:id="28"/>
      <w:bookmarkEnd w:id="29"/>
    </w:p>
    <w:p w14:paraId="3B0C0908">
      <w:pPr>
        <w:rPr>
          <w:rFonts w:hint="default" w:ascii="Times New Roman" w:hAnsi="Times New Roman" w:cs="Times New Roman"/>
        </w:rPr>
      </w:pPr>
      <w:r>
        <w:rPr>
          <w:rFonts w:hint="default" w:ascii="Times New Roman" w:hAnsi="Times New Roman" w:cs="Times New Roman"/>
        </w:rPr>
        <w:t>乐企直连单位接入确认后，进入</w:t>
      </w:r>
      <w:r>
        <w:rPr>
          <w:rFonts w:hint="default" w:ascii="Times New Roman" w:hAnsi="Times New Roman" w:cs="Times New Roman"/>
          <w:lang w:eastAsia="zh-Hans"/>
        </w:rPr>
        <w:t>乐企平台</w:t>
      </w:r>
      <w:r>
        <w:rPr>
          <w:rFonts w:hint="default" w:ascii="Times New Roman" w:hAnsi="Times New Roman" w:cs="Times New Roman"/>
        </w:rPr>
        <w:t>【接入管理】模块，</w:t>
      </w:r>
      <w:r>
        <w:rPr>
          <w:rFonts w:hint="default" w:ascii="Times New Roman" w:hAnsi="Times New Roman" w:cs="Times New Roman"/>
          <w:highlight w:val="yellow"/>
          <w:lang w:val="en-US" w:eastAsia="zh-CN"/>
        </w:rPr>
        <w:t>选择已接入成功的直连单位类型，点击【查看详情】</w:t>
      </w:r>
      <w:r>
        <w:rPr>
          <w:rFonts w:hint="default" w:ascii="Times New Roman" w:hAnsi="Times New Roman" w:cs="Times New Roman"/>
          <w:highlight w:val="yellow"/>
        </w:rPr>
        <w:t>进入【接入申请】页面，</w:t>
      </w:r>
      <w:r>
        <w:rPr>
          <w:rFonts w:hint="default" w:ascii="Times New Roman" w:hAnsi="Times New Roman" w:cs="Times New Roman"/>
        </w:rPr>
        <w:t>会展示企业相关信息。其中“乐企ID”就是沙箱测试以及能力调用时所需的“ptbh”。</w:t>
      </w:r>
    </w:p>
    <w:p w14:paraId="621F0986">
      <w:pPr>
        <w:rPr>
          <w:rFonts w:hint="default" w:ascii="Times New Roman" w:hAnsi="Times New Roman" w:cs="Times New Roman"/>
        </w:rPr>
      </w:pPr>
      <w:r>
        <w:rPr>
          <w:rFonts w:hint="default" w:ascii="Times New Roman" w:hAnsi="Times New Roman" w:cs="Times New Roman"/>
        </w:rPr>
        <w:drawing>
          <wp:inline distT="0" distB="0" distL="114300" distR="114300">
            <wp:extent cx="4275455" cy="5761990"/>
            <wp:effectExtent l="0" t="0" r="4445" b="381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14"/>
                    <a:stretch>
                      <a:fillRect/>
                    </a:stretch>
                  </pic:blipFill>
                  <pic:spPr>
                    <a:xfrm>
                      <a:off x="0" y="0"/>
                      <a:ext cx="4275455" cy="5761990"/>
                    </a:xfrm>
                    <a:prstGeom prst="rect">
                      <a:avLst/>
                    </a:prstGeom>
                    <a:noFill/>
                    <a:ln>
                      <a:noFill/>
                    </a:ln>
                  </pic:spPr>
                </pic:pic>
              </a:graphicData>
            </a:graphic>
          </wp:inline>
        </w:drawing>
      </w:r>
    </w:p>
    <w:p w14:paraId="1D77822E">
      <w:pPr>
        <w:pStyle w:val="53"/>
        <w:snapToGrid w:val="0"/>
        <w:spacing w:line="360" w:lineRule="auto"/>
        <w:jc w:val="both"/>
        <w:rPr>
          <w:rFonts w:hint="default" w:ascii="Times New Roman" w:hAnsi="Times New Roman" w:eastAsia="宋体" w:cs="Times New Roman"/>
          <w:color w:val="333333"/>
          <w:sz w:val="24"/>
        </w:rPr>
      </w:pPr>
      <w:r>
        <w:rPr>
          <w:rFonts w:hint="default" w:ascii="Times New Roman" w:hAnsi="Times New Roman" w:cs="Times New Roman"/>
        </w:rPr>
        <w:drawing>
          <wp:inline distT="0" distB="0" distL="114300" distR="114300">
            <wp:extent cx="5262880" cy="2758440"/>
            <wp:effectExtent l="0" t="0" r="7620" b="1016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5"/>
                    <a:stretch>
                      <a:fillRect/>
                    </a:stretch>
                  </pic:blipFill>
                  <pic:spPr>
                    <a:xfrm>
                      <a:off x="0" y="0"/>
                      <a:ext cx="5262880" cy="2758440"/>
                    </a:xfrm>
                    <a:prstGeom prst="rect">
                      <a:avLst/>
                    </a:prstGeom>
                    <a:noFill/>
                    <a:ln>
                      <a:noFill/>
                    </a:ln>
                  </pic:spPr>
                </pic:pic>
              </a:graphicData>
            </a:graphic>
          </wp:inline>
        </w:drawing>
      </w:r>
    </w:p>
    <w:p w14:paraId="7163EC93">
      <w:pPr>
        <w:pStyle w:val="5"/>
        <w:numPr>
          <w:ilvl w:val="2"/>
          <w:numId w:val="0"/>
        </w:numPr>
        <w:spacing w:before="156" w:after="156"/>
        <w:jc w:val="both"/>
        <w:rPr>
          <w:rFonts w:hint="default" w:ascii="Times New Roman" w:hAnsi="Times New Roman" w:cs="Times New Roman"/>
        </w:rPr>
      </w:pPr>
      <w:bookmarkStart w:id="30" w:name="_Toc12365"/>
      <w:bookmarkStart w:id="31" w:name="_Toc2172"/>
      <w:r>
        <w:rPr>
          <w:rFonts w:hint="default" w:ascii="Times New Roman" w:hAnsi="Times New Roman" w:cs="Times New Roman"/>
        </w:rPr>
        <w:t>3.1.4获取沙箱密钥</w:t>
      </w:r>
      <w:bookmarkEnd w:id="30"/>
      <w:bookmarkEnd w:id="31"/>
    </w:p>
    <w:p w14:paraId="26A0820C">
      <w:pPr>
        <w:rPr>
          <w:rFonts w:hint="default" w:ascii="Times New Roman" w:hAnsi="Times New Roman" w:cs="Times New Roman"/>
        </w:rPr>
      </w:pPr>
      <w:r>
        <w:rPr>
          <w:rFonts w:hint="default" w:ascii="Times New Roman" w:hAnsi="Times New Roman" w:cs="Times New Roman"/>
        </w:rPr>
        <w:t>直连单位进行沙箱测试时，需要使用【</w:t>
      </w:r>
      <w:r>
        <w:rPr>
          <w:rFonts w:hint="default" w:ascii="Times New Roman" w:hAnsi="Times New Roman" w:cs="Times New Roman"/>
          <w:lang w:eastAsia="zh-Hans"/>
        </w:rPr>
        <w:t>测试环境密钥</w:t>
      </w:r>
      <w:r>
        <w:rPr>
          <w:rFonts w:hint="default" w:ascii="Times New Roman" w:hAnsi="Times New Roman" w:cs="Times New Roman"/>
        </w:rPr>
        <w:t>】</w:t>
      </w:r>
      <w:r>
        <w:rPr>
          <w:rFonts w:hint="default" w:ascii="Times New Roman" w:hAnsi="Times New Roman" w:cs="Times New Roman"/>
          <w:lang w:eastAsia="zh-Hans"/>
        </w:rPr>
        <w:t>对请求报文做</w:t>
      </w:r>
      <w:r>
        <w:rPr>
          <w:rFonts w:hint="default" w:ascii="Times New Roman" w:hAnsi="Times New Roman" w:cs="Times New Roman"/>
        </w:rPr>
        <w:t>加密，</w:t>
      </w:r>
      <w:r>
        <w:rPr>
          <w:rFonts w:hint="default" w:ascii="Times New Roman" w:hAnsi="Times New Roman" w:cs="Times New Roman"/>
          <w:lang w:eastAsia="zh-Hans"/>
        </w:rPr>
        <w:t>对</w:t>
      </w:r>
      <w:r>
        <w:rPr>
          <w:rFonts w:hint="default" w:ascii="Times New Roman" w:hAnsi="Times New Roman" w:cs="Times New Roman"/>
        </w:rPr>
        <w:t>返回报文</w:t>
      </w:r>
      <w:r>
        <w:rPr>
          <w:rFonts w:hint="default" w:ascii="Times New Roman" w:hAnsi="Times New Roman" w:cs="Times New Roman"/>
          <w:lang w:eastAsia="zh-Hans"/>
        </w:rPr>
        <w:t>做</w:t>
      </w:r>
      <w:r>
        <w:rPr>
          <w:rFonts w:hint="default" w:ascii="Times New Roman" w:hAnsi="Times New Roman" w:cs="Times New Roman"/>
        </w:rPr>
        <w:t>解密。</w:t>
      </w:r>
      <w:r>
        <w:rPr>
          <w:rFonts w:hint="default" w:ascii="Times New Roman" w:hAnsi="Times New Roman" w:cs="Times New Roman"/>
          <w:lang w:eastAsia="zh-Hans"/>
        </w:rPr>
        <w:t>企业通过</w:t>
      </w:r>
      <w:r>
        <w:rPr>
          <w:rFonts w:hint="default" w:ascii="Times New Roman" w:hAnsi="Times New Roman" w:cs="Times New Roman"/>
        </w:rPr>
        <w:t>【接入管理】-</w:t>
      </w:r>
      <w:r>
        <w:rPr>
          <w:rFonts w:hint="default" w:ascii="Times New Roman" w:hAnsi="Times New Roman" w:cs="Times New Roman"/>
          <w:highlight w:val="yellow"/>
        </w:rPr>
        <w:t>【</w:t>
      </w:r>
      <w:r>
        <w:rPr>
          <w:rFonts w:hint="default" w:ascii="Times New Roman" w:hAnsi="Times New Roman" w:cs="Times New Roman"/>
          <w:highlight w:val="yellow"/>
          <w:lang w:val="en-US" w:eastAsia="zh-CN"/>
        </w:rPr>
        <w:t>密</w:t>
      </w:r>
      <w:r>
        <w:rPr>
          <w:rFonts w:hint="default" w:ascii="Times New Roman" w:hAnsi="Times New Roman" w:cs="Times New Roman"/>
          <w:highlight w:val="yellow"/>
        </w:rPr>
        <w:t>钥管理】，</w:t>
      </w:r>
      <w:r>
        <w:rPr>
          <w:rFonts w:hint="default" w:ascii="Times New Roman" w:hAnsi="Times New Roman" w:cs="Times New Roman"/>
          <w:highlight w:val="yellow"/>
          <w:lang w:val="en-US" w:eastAsia="zh-CN"/>
        </w:rPr>
        <w:t>点击【生成密钥】</w:t>
      </w:r>
      <w:r>
        <w:rPr>
          <w:rFonts w:hint="default" w:ascii="Times New Roman" w:hAnsi="Times New Roman" w:cs="Times New Roman"/>
          <w:lang w:eastAsia="zh-Hans"/>
        </w:rPr>
        <w:t>获取【</w:t>
      </w:r>
      <w:r>
        <w:rPr>
          <w:rFonts w:hint="default" w:ascii="Times New Roman" w:hAnsi="Times New Roman" w:cs="Times New Roman"/>
        </w:rPr>
        <w:t>测试环境秘钥】。</w:t>
      </w:r>
    </w:p>
    <w:p w14:paraId="3C642BB6">
      <w:pPr>
        <w:pStyle w:val="2"/>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909570" cy="3920490"/>
            <wp:effectExtent l="0" t="0" r="11430" b="381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16"/>
                    <a:stretch>
                      <a:fillRect/>
                    </a:stretch>
                  </pic:blipFill>
                  <pic:spPr>
                    <a:xfrm>
                      <a:off x="0" y="0"/>
                      <a:ext cx="2909570" cy="3920490"/>
                    </a:xfrm>
                    <a:prstGeom prst="rect">
                      <a:avLst/>
                    </a:prstGeom>
                    <a:noFill/>
                    <a:ln>
                      <a:noFill/>
                    </a:ln>
                  </pic:spPr>
                </pic:pic>
              </a:graphicData>
            </a:graphic>
          </wp:inline>
        </w:drawing>
      </w:r>
    </w:p>
    <w:p w14:paraId="0427E5DF">
      <w:pPr>
        <w:pStyle w:val="5"/>
        <w:numPr>
          <w:ilvl w:val="2"/>
          <w:numId w:val="0"/>
        </w:numPr>
        <w:spacing w:before="156" w:after="156"/>
        <w:jc w:val="both"/>
        <w:rPr>
          <w:rFonts w:hint="default" w:ascii="Times New Roman" w:hAnsi="Times New Roman" w:cs="Times New Roman"/>
        </w:rPr>
      </w:pPr>
      <w:bookmarkStart w:id="32" w:name="_Toc13211"/>
      <w:bookmarkStart w:id="33" w:name="_Toc7679"/>
      <w:r>
        <w:rPr>
          <w:rFonts w:hint="default" w:ascii="Times New Roman" w:hAnsi="Times New Roman" w:cs="Times New Roman"/>
        </w:rPr>
        <w:t>3.1.5获取能力编码、接口编码和用例编码</w:t>
      </w:r>
      <w:bookmarkEnd w:id="32"/>
      <w:bookmarkEnd w:id="33"/>
    </w:p>
    <w:p w14:paraId="1659FA99">
      <w:pPr>
        <w:rPr>
          <w:rFonts w:hint="default" w:ascii="Times New Roman" w:hAnsi="Times New Roman" w:cs="Times New Roman"/>
        </w:rPr>
      </w:pPr>
      <w:r>
        <w:rPr>
          <w:rFonts w:hint="default" w:ascii="Times New Roman" w:hAnsi="Times New Roman" w:cs="Times New Roman"/>
          <w:lang w:eastAsia="zh-Hans"/>
        </w:rPr>
        <w:t>直连单位在访问沙箱环境</w:t>
      </w:r>
      <w:r>
        <w:rPr>
          <w:rFonts w:hint="default" w:ascii="Times New Roman" w:hAnsi="Times New Roman" w:cs="Times New Roman"/>
        </w:rPr>
        <w:t>，需要获取对应能力编码、接口编码和用例编码。</w:t>
      </w:r>
    </w:p>
    <w:p w14:paraId="7633ABE0">
      <w:pPr>
        <w:rPr>
          <w:rFonts w:hint="default" w:ascii="Times New Roman" w:hAnsi="Times New Roman" w:cs="Times New Roman"/>
        </w:rPr>
      </w:pPr>
      <w:r>
        <w:rPr>
          <w:rFonts w:hint="default" w:ascii="Times New Roman" w:hAnsi="Times New Roman" w:cs="Times New Roman"/>
          <w:b/>
          <w:bCs/>
        </w:rPr>
        <w:t>能力编码：</w:t>
      </w:r>
      <w:r>
        <w:rPr>
          <w:rFonts w:hint="default" w:ascii="Times New Roman" w:hAnsi="Times New Roman" w:cs="Times New Roman"/>
        </w:rPr>
        <w:t>能力是乐企平台提供某一具体业务的形式，某一具体能力由一个或多个相互关联的服务（接口）和调用规则组成，能力编码是乐企平台对某一具体能力的唯一识别编号，可在能力订阅请求页面和测试中心详情页查询：</w:t>
      </w:r>
    </w:p>
    <w:p w14:paraId="05F90A33">
      <w:pPr>
        <w:rPr>
          <w:rFonts w:hint="default" w:ascii="Times New Roman" w:hAnsi="Times New Roman" w:cs="Times New Roman"/>
        </w:rPr>
      </w:pPr>
      <w:r>
        <w:rPr>
          <w:rFonts w:hint="default" w:ascii="Times New Roman" w:hAnsi="Times New Roman" w:cs="Times New Roman"/>
          <w:b/>
          <w:bCs/>
        </w:rPr>
        <w:t>服务编码：</w:t>
      </w:r>
      <w:r>
        <w:rPr>
          <w:rFonts w:hint="default" w:ascii="Times New Roman" w:hAnsi="Times New Roman" w:cs="Times New Roman"/>
        </w:rPr>
        <w:t>服务是构成乐企平台某一具体能力的接口，服务（接口）分为实时和异步，实时接口可实时返回请求所需数据，异步接口返回流水号或批次流水号，可在处理完成后调用对应查询接口获得所需数据，服务编码是乐企平台某一具体能力中的服务(接口)的唯一识别码，可在能力详情页面和测试中心详情页查询。</w:t>
      </w:r>
    </w:p>
    <w:p w14:paraId="56BC21E7">
      <w:pPr>
        <w:rPr>
          <w:rFonts w:hint="default" w:ascii="Times New Roman" w:hAnsi="Times New Roman" w:cs="Times New Roman"/>
        </w:rPr>
      </w:pPr>
      <w:r>
        <w:rPr>
          <w:rFonts w:hint="default" w:ascii="Times New Roman" w:hAnsi="Times New Roman" w:cs="Times New Roman"/>
          <w:b/>
          <w:bCs/>
          <w:lang w:eastAsia="zh-Hans"/>
        </w:rPr>
        <w:t>用例编码：</w:t>
      </w:r>
      <w:r>
        <w:rPr>
          <w:rFonts w:hint="default" w:ascii="Times New Roman" w:hAnsi="Times New Roman" w:cs="Times New Roman"/>
          <w:lang w:eastAsia="zh-Hans"/>
        </w:rPr>
        <w:t>用例是乐企能力订阅沙箱测试的场景及要求描述，用例编码是乐企平台某一具体能力用例的唯一识别码，可在测试中心详情页查询。用例编码在沙箱能力请求的报文头中，和沙箱环境测试标识配套，两者互斥使用，用例编码仅在乐企沙箱订阅测试使用。</w:t>
      </w:r>
    </w:p>
    <w:p w14:paraId="483E4C09">
      <w:pPr>
        <w:pStyle w:val="5"/>
        <w:numPr>
          <w:ilvl w:val="2"/>
          <w:numId w:val="0"/>
        </w:numPr>
        <w:spacing w:before="156" w:after="156"/>
        <w:jc w:val="both"/>
        <w:rPr>
          <w:rFonts w:hint="default" w:ascii="Times New Roman" w:hAnsi="Times New Roman" w:cs="Times New Roman"/>
        </w:rPr>
      </w:pPr>
      <w:bookmarkStart w:id="34" w:name="_Toc24222"/>
      <w:bookmarkStart w:id="35" w:name="_Toc7935"/>
      <w:r>
        <w:rPr>
          <w:rFonts w:hint="default" w:ascii="Times New Roman" w:hAnsi="Times New Roman" w:cs="Times New Roman"/>
        </w:rPr>
        <w:t>3.1.6虚拟单位初始化</w:t>
      </w:r>
      <w:bookmarkEnd w:id="34"/>
      <w:bookmarkEnd w:id="35"/>
    </w:p>
    <w:p w14:paraId="755CE23D">
      <w:pPr>
        <w:rPr>
          <w:rFonts w:hint="default" w:ascii="Times New Roman" w:hAnsi="Times New Roman" w:eastAsia="微软雅黑" w:cs="Times New Roman"/>
          <w:color w:val="FF0000"/>
        </w:rPr>
      </w:pPr>
      <w:r>
        <w:rPr>
          <w:rFonts w:hint="default" w:ascii="Times New Roman" w:hAnsi="Times New Roman" w:cs="Times New Roman"/>
          <w:lang w:eastAsia="zh-Hans"/>
        </w:rPr>
        <w:t>直连单位通过</w:t>
      </w:r>
      <w:r>
        <w:rPr>
          <w:rFonts w:hint="default" w:ascii="Times New Roman" w:hAnsi="Times New Roman" w:cs="Times New Roman"/>
        </w:rPr>
        <w:t>调用虚拟单位企业数据查询接口</w:t>
      </w:r>
      <w:r>
        <w:rPr>
          <w:rFonts w:hint="default" w:ascii="Times New Roman" w:hAnsi="Times New Roman" w:cs="Times New Roman"/>
          <w:i/>
          <w:iCs/>
          <w:color w:val="7F7F7F"/>
        </w:rPr>
        <w:t>(详见5.2.1 )</w:t>
      </w:r>
      <w:r>
        <w:rPr>
          <w:rFonts w:hint="default" w:ascii="Times New Roman" w:hAnsi="Times New Roman" w:cs="Times New Roman"/>
        </w:rPr>
        <w:t>，查询虚拟单位企业数据，并保存到单位本地，完成虚拟单位信息初始化。</w:t>
      </w:r>
    </w:p>
    <w:p w14:paraId="1AD434C9">
      <w:pPr>
        <w:pStyle w:val="4"/>
        <w:numPr>
          <w:ilvl w:val="1"/>
          <w:numId w:val="0"/>
        </w:numPr>
        <w:spacing w:before="156"/>
        <w:jc w:val="both"/>
        <w:rPr>
          <w:rFonts w:hint="default" w:ascii="Times New Roman" w:hAnsi="Times New Roman" w:cs="Times New Roman"/>
        </w:rPr>
      </w:pPr>
      <w:bookmarkStart w:id="36" w:name="_Toc17338"/>
      <w:bookmarkStart w:id="37" w:name="_Toc1497"/>
      <w:r>
        <w:rPr>
          <w:rFonts w:hint="default" w:ascii="Times New Roman" w:hAnsi="Times New Roman" w:cs="Times New Roman"/>
        </w:rPr>
        <w:t>3.2调用沙箱控制服务</w:t>
      </w:r>
      <w:bookmarkEnd w:id="36"/>
      <w:bookmarkEnd w:id="37"/>
    </w:p>
    <w:p w14:paraId="0209B365">
      <w:pPr>
        <w:rPr>
          <w:rFonts w:hint="default" w:ascii="Times New Roman" w:hAnsi="Times New Roman" w:eastAsia="方正仿宋简体" w:cs="Times New Roman"/>
          <w:lang w:eastAsia="zh-Hans"/>
        </w:rPr>
      </w:pPr>
      <w:r>
        <w:rPr>
          <w:rFonts w:hint="default" w:ascii="Times New Roman" w:hAnsi="Times New Roman" w:cs="Times New Roman"/>
        </w:rPr>
        <w:t>直连单位</w:t>
      </w:r>
      <w:r>
        <w:rPr>
          <w:rFonts w:hint="default" w:ascii="Times New Roman" w:hAnsi="Times New Roman" w:cs="Times New Roman"/>
          <w:lang w:eastAsia="zh-Hans"/>
        </w:rPr>
        <w:t>使用乐企</w:t>
      </w:r>
      <w:r>
        <w:rPr>
          <w:rFonts w:hint="default" w:ascii="Times New Roman" w:hAnsi="Times New Roman" w:cs="Times New Roman"/>
        </w:rPr>
        <w:t>沙箱，可通过沙箱控制服务进行</w:t>
      </w:r>
      <w:r>
        <w:rPr>
          <w:rFonts w:hint="default" w:ascii="Times New Roman" w:hAnsi="Times New Roman" w:cs="Times New Roman"/>
          <w:lang w:eastAsia="zh-Hans"/>
        </w:rPr>
        <w:t>数据</w:t>
      </w:r>
      <w:r>
        <w:rPr>
          <w:rFonts w:hint="default" w:ascii="Times New Roman" w:hAnsi="Times New Roman" w:cs="Times New Roman"/>
        </w:rPr>
        <w:t>初始化和调整。例如赋额额度，发票入账抵扣状态调整</w:t>
      </w:r>
      <w:r>
        <w:rPr>
          <w:rFonts w:hint="default" w:ascii="Times New Roman" w:hAnsi="Times New Roman" w:cs="Times New Roman"/>
          <w:lang w:eastAsia="zh-Hans"/>
        </w:rPr>
        <w:t>等</w:t>
      </w:r>
      <w:r>
        <w:rPr>
          <w:rFonts w:hint="default" w:ascii="Times New Roman" w:hAnsi="Times New Roman" w:cs="Times New Roman"/>
        </w:rPr>
        <w:t>。</w:t>
      </w:r>
      <w:r>
        <w:rPr>
          <w:rFonts w:hint="default" w:ascii="Times New Roman" w:hAnsi="Times New Roman" w:cs="Times New Roman"/>
          <w:lang w:eastAsia="zh-Hans"/>
        </w:rPr>
        <w:t>详见沙箱控制接口说明文档。</w:t>
      </w:r>
    </w:p>
    <w:p w14:paraId="7A059F66">
      <w:pPr>
        <w:pStyle w:val="5"/>
        <w:numPr>
          <w:ilvl w:val="2"/>
          <w:numId w:val="0"/>
        </w:numPr>
        <w:spacing w:before="156" w:after="156"/>
        <w:jc w:val="both"/>
        <w:rPr>
          <w:rFonts w:hint="default" w:ascii="Times New Roman" w:hAnsi="Times New Roman" w:cs="Times New Roman"/>
          <w:lang w:eastAsia="zh-Hans"/>
        </w:rPr>
      </w:pPr>
      <w:bookmarkStart w:id="38" w:name="_Toc24620"/>
      <w:bookmarkStart w:id="39" w:name="_Toc31590"/>
      <w:r>
        <w:rPr>
          <w:rFonts w:hint="default" w:ascii="Times New Roman" w:hAnsi="Times New Roman" w:cs="Times New Roman"/>
        </w:rPr>
        <w:t>3.2.1</w:t>
      </w:r>
      <w:r>
        <w:rPr>
          <w:rFonts w:hint="default" w:ascii="Times New Roman" w:hAnsi="Times New Roman" w:cs="Times New Roman"/>
          <w:lang w:eastAsia="zh-Hans"/>
        </w:rPr>
        <w:t>请求地址</w:t>
      </w:r>
      <w:bookmarkEnd w:id="38"/>
      <w:bookmarkEnd w:id="39"/>
    </w:p>
    <w:p w14:paraId="3A7B0DD5">
      <w:pPr>
        <w:rPr>
          <w:rFonts w:hint="default" w:ascii="Times New Roman" w:hAnsi="Times New Roman" w:eastAsia="方正仿宋简体" w:cs="Times New Roman"/>
          <w:lang w:eastAsia="zh-Hans"/>
        </w:rPr>
      </w:pPr>
      <w:r>
        <w:rPr>
          <w:rFonts w:hint="default" w:ascii="Times New Roman" w:hAnsi="Times New Roman" w:cs="Times New Roman"/>
        </w:rPr>
        <w:t>乐企平台沙箱控制服务接口服务请求地址（URL）：</w:t>
      </w:r>
      <w:r>
        <w:rPr>
          <w:rFonts w:hint="default" w:ascii="Times New Roman" w:hAnsi="Times New Roman" w:cs="Times New Roman"/>
          <w:color w:val="000000"/>
        </w:rPr>
        <w:fldChar w:fldCharType="begin"/>
      </w:r>
      <w:r>
        <w:rPr>
          <w:rFonts w:hint="default" w:ascii="Times New Roman" w:hAnsi="Times New Roman" w:cs="Times New Roman"/>
          <w:color w:val="000000"/>
        </w:rPr>
        <w:instrText xml:space="preserve"> HYPERLINK "https://lqpt.chinatax.gov.cn:8443/access/sandbox_kzfw/v1/{服务编码}" </w:instrText>
      </w:r>
      <w:r>
        <w:rPr>
          <w:rFonts w:hint="default" w:ascii="Times New Roman" w:hAnsi="Times New Roman" w:cs="Times New Roman"/>
          <w:color w:val="000000"/>
        </w:rPr>
        <w:fldChar w:fldCharType="separate"/>
      </w:r>
      <w:r>
        <w:rPr>
          <w:rStyle w:val="36"/>
          <w:rFonts w:hint="default" w:ascii="Times New Roman" w:hAnsi="Times New Roman" w:cs="Times New Roman"/>
          <w:color w:val="000000"/>
        </w:rPr>
        <w:t>https://lqpt.chinatax.gov.cn:8443/access/sandbox_kzfw/v1/{服务编码}</w:t>
      </w:r>
      <w:r>
        <w:rPr>
          <w:rFonts w:hint="default" w:ascii="Times New Roman" w:hAnsi="Times New Roman" w:cs="Times New Roman"/>
          <w:color w:val="000000"/>
        </w:rPr>
        <w:fldChar w:fldCharType="end"/>
      </w:r>
      <w:r>
        <w:rPr>
          <w:rFonts w:hint="default" w:ascii="Times New Roman" w:hAnsi="Times New Roman" w:cs="Times New Roman"/>
          <w:color w:val="000000"/>
        </w:rPr>
        <w:t xml:space="preserve">  </w:t>
      </w:r>
      <w:r>
        <w:rPr>
          <w:rFonts w:hint="default" w:ascii="Times New Roman" w:hAnsi="Times New Roman" w:cs="Times New Roman"/>
        </w:rPr>
        <w:t>其中服务编码是某一具体控制服务(接口)的唯一识别码。</w:t>
      </w:r>
      <w:r>
        <w:rPr>
          <w:rFonts w:hint="default" w:ascii="Times New Roman" w:hAnsi="Times New Roman" w:cs="Times New Roman"/>
          <w:lang w:eastAsia="zh-Hans"/>
        </w:rPr>
        <w:t>沙箱控制服务的服务编码如下表所示：</w:t>
      </w:r>
    </w:p>
    <w:tbl>
      <w:tblPr>
        <w:tblStyle w:val="32"/>
        <w:tblW w:w="4998" w:type="pct"/>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14"/>
        <w:gridCol w:w="3303"/>
        <w:gridCol w:w="4302"/>
      </w:tblGrid>
      <w:tr w14:paraId="401237F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3599299B">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序号</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3E20D436">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lang w:eastAsia="zh-Hans"/>
              </w:rPr>
              <w:t>沙箱控制服务</w:t>
            </w:r>
            <w:r>
              <w:rPr>
                <w:rFonts w:hint="default" w:ascii="Times New Roman" w:hAnsi="Times New Roman" w:cs="Times New Roman"/>
                <w:color w:val="000000"/>
                <w:sz w:val="22"/>
                <w:szCs w:val="22"/>
              </w:rPr>
              <w:t>服务名称</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74AC0F66">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服务编码</w:t>
            </w:r>
          </w:p>
        </w:tc>
      </w:tr>
      <w:tr w14:paraId="7833F2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5D57A0AC">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181D536">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虚拟单位企业数据查询</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2755057">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LQSX_SWZJ_GT4_CXXNQYXX</w:t>
            </w:r>
          </w:p>
        </w:tc>
      </w:tr>
      <w:tr w14:paraId="24CE560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418091D8">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4B5E43F5">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企业基础信息更新</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1BD53B4">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LQSX_SWZJ_GT4_GXQYXX</w:t>
            </w:r>
          </w:p>
        </w:tc>
      </w:tr>
      <w:tr w14:paraId="0B17E3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33ABE2E7">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E269D4C">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企业信息重置</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7DCE403B">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LQSX_SWZJ_GT4_CZQYXX</w:t>
            </w:r>
          </w:p>
        </w:tc>
      </w:tr>
      <w:tr w14:paraId="0D8FF3E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4D9BEB28">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4</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5BCCE41">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发票入账抵扣状态变更</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67344CAB">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LQSX_SWZJ_GT4_FPRZDKZTBG</w:t>
            </w:r>
          </w:p>
        </w:tc>
      </w:tr>
      <w:tr w14:paraId="27413A5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83D90F5">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5</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3A7E72F">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增加纳税人授信额度</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719A903B">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LQSX_SWZJ_GT4_ZJNSRSXED</w:t>
            </w:r>
          </w:p>
        </w:tc>
      </w:tr>
      <w:tr w14:paraId="0DF1E5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5FE5EC57">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6</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27F83FD">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企业信息初始化</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683B252D">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LQSX_SWZJ_GT4_QYXXCSH</w:t>
            </w:r>
          </w:p>
        </w:tc>
      </w:tr>
      <w:tr w14:paraId="2EB29F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768C4C3D">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7</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CDAA744">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税控蓝票初始化</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DF5421A">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LQSX_SWZJ_GT4_SKLPCSH</w:t>
            </w:r>
          </w:p>
        </w:tc>
      </w:tr>
      <w:tr w14:paraId="021909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460E933">
            <w:pPr>
              <w:ind w:firstLine="0" w:firstLineChars="0"/>
              <w:jc w:val="both"/>
              <w:rPr>
                <w:rFonts w:hint="default" w:ascii="Times New Roman" w:hAnsi="Times New Roman" w:eastAsia="Songti SC" w:cs="Times New Roman"/>
                <w:color w:val="000000"/>
                <w:sz w:val="22"/>
                <w:szCs w:val="22"/>
                <w:lang w:val="en-US" w:eastAsia="zh-CN"/>
              </w:rPr>
            </w:pPr>
            <w:r>
              <w:rPr>
                <w:rFonts w:hint="default" w:ascii="Times New Roman" w:hAnsi="Times New Roman" w:cs="Times New Roman"/>
                <w:color w:val="000000"/>
                <w:sz w:val="22"/>
                <w:szCs w:val="22"/>
                <w:lang w:val="en-US" w:eastAsia="zh-CN"/>
              </w:rPr>
              <w:t>8</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79CA2C10">
            <w:pPr>
              <w:ind w:firstLine="440"/>
              <w:rPr>
                <w:rFonts w:hint="default" w:ascii="Times New Roman" w:hAnsi="Times New Roman" w:eastAsia="Songti SC" w:cs="Times New Roman"/>
                <w:color w:val="000000"/>
                <w:sz w:val="22"/>
                <w:szCs w:val="22"/>
                <w:lang w:val="en-US" w:eastAsia="zh-CN"/>
              </w:rPr>
            </w:pPr>
            <w:r>
              <w:rPr>
                <w:rFonts w:hint="default" w:ascii="Times New Roman" w:hAnsi="Times New Roman" w:cs="Times New Roman"/>
                <w:color w:val="000000"/>
                <w:sz w:val="22"/>
                <w:szCs w:val="22"/>
                <w:lang w:val="en-US" w:eastAsia="zh-CN"/>
              </w:rPr>
              <w:t>入账信息初始化</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54263CB">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LQSX_SWZJ_GT4_SXFW_RZXXCSH</w:t>
            </w:r>
          </w:p>
        </w:tc>
      </w:tr>
      <w:tr w14:paraId="100FE3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5D4EEDB">
            <w:pPr>
              <w:ind w:firstLine="0" w:firstLineChars="0"/>
              <w:jc w:val="both"/>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9</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5856DBA2">
            <w:pPr>
              <w:ind w:firstLine="44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自然人开票信息变更</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4A63DED">
            <w:pPr>
              <w:ind w:firstLine="440"/>
              <w:rPr>
                <w:rFonts w:hint="default" w:ascii="Times New Roman" w:hAnsi="Times New Roman" w:eastAsia="Songti SC" w:cs="Times New Roman"/>
                <w:color w:val="000000"/>
                <w:sz w:val="22"/>
                <w:szCs w:val="22"/>
                <w:lang w:val="en-US" w:eastAsia="zh-CN"/>
              </w:rPr>
            </w:pPr>
            <w:r>
              <w:rPr>
                <w:rFonts w:hint="default" w:ascii="Times New Roman" w:hAnsi="Times New Roman" w:cs="Times New Roman"/>
                <w:color w:val="000000"/>
                <w:sz w:val="22"/>
                <w:szCs w:val="22"/>
                <w:lang w:val="en-US" w:eastAsia="zh-CN"/>
              </w:rPr>
              <w:t>LQSX_SWZJ_GT4_ZRRKPXXBG</w:t>
            </w:r>
          </w:p>
        </w:tc>
      </w:tr>
      <w:tr w14:paraId="72367F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F721F6D">
            <w:pPr>
              <w:ind w:firstLine="0" w:firstLineChars="0"/>
              <w:jc w:val="both"/>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10</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402CC645">
            <w:pPr>
              <w:ind w:firstLine="44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报废产品税款信息缴纳</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47CDD93">
            <w:pPr>
              <w:ind w:firstLine="44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LQSX_SWZJ_GT4_BFCPSKXXJN</w:t>
            </w:r>
          </w:p>
        </w:tc>
      </w:tr>
      <w:tr w14:paraId="4E1591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6A6B559">
            <w:pPr>
              <w:ind w:firstLine="0" w:firstLineChars="0"/>
              <w:jc w:val="both"/>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11</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42D1F8A">
            <w:pPr>
              <w:ind w:firstLine="44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生成机动车合格证信息</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BF67FD4">
            <w:pPr>
              <w:ind w:firstLine="44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LQSX_SWZJ_GT4_SCJDCHGZXX</w:t>
            </w:r>
          </w:p>
        </w:tc>
      </w:tr>
      <w:tr w14:paraId="494CED1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65830E6F">
            <w:pPr>
              <w:ind w:firstLine="0" w:firstLineChars="0"/>
              <w:jc w:val="both"/>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12</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D107AD8">
            <w:pPr>
              <w:ind w:firstLine="44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退税信息初始化</w:t>
            </w:r>
          </w:p>
        </w:tc>
        <w:tc>
          <w:tcPr>
            <w:tcW w:w="3692" w:type="dxa"/>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59D3E55C">
            <w:pPr>
              <w:ind w:firstLine="440" w:firstLineChars="20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LQSX_SWZJ_GT4_TSXXCSH</w:t>
            </w:r>
          </w:p>
        </w:tc>
      </w:tr>
      <w:tr w14:paraId="729BA17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E5E9DE9">
            <w:pPr>
              <w:ind w:firstLine="0" w:firstLineChars="0"/>
              <w:jc w:val="both"/>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13</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630A9207">
            <w:pPr>
              <w:ind w:firstLine="44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退税申请状态更新</w:t>
            </w:r>
          </w:p>
        </w:tc>
        <w:tc>
          <w:tcPr>
            <w:tcW w:w="3692" w:type="dxa"/>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7BB5D5F">
            <w:pPr>
              <w:ind w:firstLine="440" w:firstLineChars="20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LQSX_SWZJ_GT4_TSSQZTGX</w:t>
            </w:r>
          </w:p>
        </w:tc>
      </w:tr>
      <w:tr w14:paraId="753395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1DB9FC6">
            <w:pPr>
              <w:ind w:left="0" w:leftChars="0" w:firstLine="0" w:firstLineChars="0"/>
              <w:jc w:val="left"/>
              <w:rPr>
                <w:rFonts w:hint="default" w:ascii="Times New Roman" w:hAnsi="Times New Roman" w:cs="Times New Roman"/>
                <w:color w:val="000000"/>
                <w:sz w:val="22"/>
                <w:szCs w:val="22"/>
                <w:lang w:eastAsia="zh-CN"/>
                <w:woUserID w:val="0"/>
              </w:rPr>
            </w:pPr>
            <w:r>
              <w:rPr>
                <w:rFonts w:hint="default" w:ascii="Times New Roman" w:hAnsi="Times New Roman" w:cs="Times New Roman"/>
                <w:color w:val="000000"/>
                <w:sz w:val="22"/>
                <w:szCs w:val="22"/>
                <w:lang w:eastAsia="zh-CN"/>
                <w:woUserID w:val="0"/>
              </w:rPr>
              <w:t>14</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546AC4EA">
            <w:pPr>
              <w:ind w:left="0" w:leftChars="0" w:firstLine="440" w:firstLineChars="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woUserID w:val="0"/>
              </w:rPr>
              <w:t>跨区域涉税数据事项初始化</w:t>
            </w:r>
          </w:p>
        </w:tc>
        <w:tc>
          <w:tcPr>
            <w:tcW w:w="3692" w:type="dxa"/>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D3B4BD7">
            <w:pPr>
              <w:ind w:left="0" w:leftChars="0" w:firstLine="440" w:firstLineChars="0"/>
              <w:rPr>
                <w:rFonts w:hint="default" w:ascii="Times New Roman" w:hAnsi="Times New Roman" w:cs="Times New Roman"/>
                <w:color w:val="000000"/>
                <w:sz w:val="22"/>
                <w:szCs w:val="22"/>
                <w:lang w:val="en-US" w:eastAsia="zh-CN"/>
              </w:rPr>
            </w:pPr>
            <w:r>
              <w:rPr>
                <w:rFonts w:hint="default" w:ascii="Times New Roman" w:hAnsi="Times New Roman" w:eastAsia="Songti SC" w:cs="Times New Roman"/>
                <w:color w:val="000000"/>
                <w:sz w:val="22"/>
                <w:szCs w:val="22"/>
                <w:lang w:val="en-US" w:eastAsia="zh-CN"/>
                <w:woUserID w:val="0"/>
              </w:rPr>
              <w:t>LQSX</w:t>
            </w:r>
            <w:r>
              <w:rPr>
                <w:rFonts w:hint="default" w:ascii="Times New Roman" w:hAnsi="Times New Roman" w:cs="Times New Roman"/>
                <w:color w:val="000000"/>
                <w:sz w:val="22"/>
                <w:szCs w:val="22"/>
                <w:woUserID w:val="0"/>
              </w:rPr>
              <w:t>_</w:t>
            </w:r>
            <w:r>
              <w:rPr>
                <w:rFonts w:hint="default" w:ascii="Times New Roman" w:hAnsi="Times New Roman" w:eastAsia="Songti SC" w:cs="Times New Roman"/>
                <w:color w:val="000000"/>
                <w:sz w:val="22"/>
                <w:szCs w:val="22"/>
                <w:lang w:val="en-US" w:eastAsia="zh-CN"/>
                <w:woUserID w:val="0"/>
              </w:rPr>
              <w:t>SWZJ_GT4_</w:t>
            </w:r>
            <w:r>
              <w:rPr>
                <w:rFonts w:hint="default" w:ascii="Times New Roman" w:hAnsi="Times New Roman" w:cs="Times New Roman"/>
                <w:color w:val="000000"/>
                <w:sz w:val="22"/>
                <w:szCs w:val="22"/>
                <w:lang w:val="en-US" w:eastAsia="zh-CN"/>
                <w:woUserID w:val="0"/>
              </w:rPr>
              <w:t>KQYSSSJSXCSH</w:t>
            </w:r>
          </w:p>
        </w:tc>
      </w:tr>
    </w:tbl>
    <w:p w14:paraId="79370424">
      <w:pPr>
        <w:ind w:firstLine="0" w:firstLineChars="0"/>
        <w:rPr>
          <w:rFonts w:hint="default" w:ascii="Times New Roman" w:hAnsi="Times New Roman" w:cs="Times New Roman"/>
        </w:rPr>
      </w:pPr>
    </w:p>
    <w:p w14:paraId="436CC885">
      <w:pPr>
        <w:pStyle w:val="5"/>
        <w:numPr>
          <w:ilvl w:val="2"/>
          <w:numId w:val="0"/>
        </w:numPr>
        <w:spacing w:before="156" w:after="156"/>
        <w:jc w:val="both"/>
        <w:rPr>
          <w:rFonts w:hint="default" w:ascii="Times New Roman" w:hAnsi="Times New Roman" w:cs="Times New Roman"/>
          <w:lang w:eastAsia="zh-Hans"/>
        </w:rPr>
      </w:pPr>
      <w:bookmarkStart w:id="40" w:name="_Toc9587"/>
      <w:bookmarkStart w:id="41" w:name="_Toc27876"/>
      <w:r>
        <w:rPr>
          <w:rFonts w:hint="default" w:ascii="Times New Roman" w:hAnsi="Times New Roman" w:cs="Times New Roman"/>
        </w:rPr>
        <w:t>3.2.2</w:t>
      </w:r>
      <w:r>
        <w:rPr>
          <w:rFonts w:hint="default" w:ascii="Times New Roman" w:hAnsi="Times New Roman" w:cs="Times New Roman"/>
          <w:lang w:eastAsia="zh-Hans"/>
        </w:rPr>
        <w:t>请求报文</w:t>
      </w:r>
      <w:bookmarkEnd w:id="40"/>
      <w:bookmarkEnd w:id="41"/>
    </w:p>
    <w:p w14:paraId="6F7199C3">
      <w:pPr>
        <w:rPr>
          <w:rFonts w:hint="default" w:ascii="Times New Roman" w:hAnsi="Times New Roman" w:cs="Times New Roman"/>
          <w:b/>
          <w:bCs/>
        </w:rPr>
      </w:pPr>
      <w:r>
        <w:rPr>
          <w:rFonts w:hint="default" w:ascii="Times New Roman" w:hAnsi="Times New Roman" w:cs="Times New Roman"/>
          <w:b/>
          <w:bCs/>
        </w:rPr>
        <w:t>（1）请求报文头（header）</w:t>
      </w:r>
    </w:p>
    <w:p w14:paraId="680FC241">
      <w:pPr>
        <w:rPr>
          <w:rFonts w:hint="default" w:ascii="Times New Roman" w:hAnsi="Times New Roman" w:cs="Times New Roman"/>
        </w:rPr>
      </w:pPr>
      <w:r>
        <w:rPr>
          <w:rFonts w:hint="default" w:ascii="Times New Roman" w:hAnsi="Times New Roman" w:cs="Times New Roman"/>
        </w:rPr>
        <w:t>沙箱控制服务请求报文头包含直连单位乐企ID、使用单位乐企ID和签名加密串，说明如下。</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2690"/>
        <w:gridCol w:w="2502"/>
        <w:gridCol w:w="3327"/>
      </w:tblGrid>
      <w:tr w14:paraId="6275AB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61C86907">
            <w:pPr>
              <w:rPr>
                <w:rFonts w:hint="default" w:ascii="Times New Roman" w:hAnsi="Times New Roman" w:cs="Times New Roman"/>
              </w:rPr>
            </w:pPr>
            <w:r>
              <w:rPr>
                <w:rFonts w:hint="default" w:ascii="Times New Roman" w:hAnsi="Times New Roman" w:cs="Times New Roman"/>
              </w:rPr>
              <w:t>Key</w:t>
            </w:r>
          </w:p>
        </w:tc>
        <w:tc>
          <w:tcPr>
            <w:tcW w:w="1468"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3508C95B">
            <w:pPr>
              <w:rPr>
                <w:rFonts w:hint="default" w:ascii="Times New Roman" w:hAnsi="Times New Roman" w:cs="Times New Roman"/>
              </w:rPr>
            </w:pPr>
            <w:r>
              <w:rPr>
                <w:rFonts w:hint="default" w:ascii="Times New Roman" w:hAnsi="Times New Roman" w:cs="Times New Roman"/>
              </w:rPr>
              <w:t>名称</w:t>
            </w:r>
          </w:p>
        </w:tc>
        <w:tc>
          <w:tcPr>
            <w:tcW w:w="1952"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0DA953BA">
            <w:pPr>
              <w:rPr>
                <w:rFonts w:hint="default" w:ascii="Times New Roman" w:hAnsi="Times New Roman" w:cs="Times New Roman"/>
              </w:rPr>
            </w:pPr>
            <w:r>
              <w:rPr>
                <w:rFonts w:hint="default" w:ascii="Times New Roman" w:hAnsi="Times New Roman" w:cs="Times New Roman"/>
              </w:rPr>
              <w:t>说明</w:t>
            </w:r>
          </w:p>
        </w:tc>
      </w:tr>
      <w:tr w14:paraId="2189DC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9D74990">
            <w:pPr>
              <w:rPr>
                <w:rFonts w:hint="default" w:ascii="Times New Roman" w:hAnsi="Times New Roman" w:cs="Times New Roman"/>
              </w:rPr>
            </w:pPr>
            <w:r>
              <w:rPr>
                <w:rFonts w:hint="default" w:ascii="Times New Roman" w:hAnsi="Times New Roman" w:cs="Times New Roman"/>
              </w:rPr>
              <w:t>jrdwptbh</w:t>
            </w:r>
          </w:p>
        </w:tc>
        <w:tc>
          <w:tcPr>
            <w:tcW w:w="146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AA3613E">
            <w:pPr>
              <w:rPr>
                <w:rFonts w:hint="default" w:ascii="Times New Roman" w:hAnsi="Times New Roman" w:cs="Times New Roman"/>
              </w:rPr>
            </w:pPr>
            <w:r>
              <w:rPr>
                <w:rFonts w:hint="default" w:ascii="Times New Roman" w:hAnsi="Times New Roman" w:cs="Times New Roman"/>
              </w:rPr>
              <w:t>直连单位平台ID</w:t>
            </w:r>
          </w:p>
        </w:tc>
        <w:tc>
          <w:tcPr>
            <w:tcW w:w="1952"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7EC57C3">
            <w:pPr>
              <w:rPr>
                <w:rFonts w:hint="default" w:ascii="Times New Roman" w:hAnsi="Times New Roman" w:cs="Times New Roman"/>
              </w:rPr>
            </w:pPr>
            <w:r>
              <w:rPr>
                <w:rFonts w:hint="default" w:ascii="Times New Roman" w:hAnsi="Times New Roman" w:cs="Times New Roman"/>
              </w:rPr>
              <w:t>直连单位乐企ID</w:t>
            </w:r>
          </w:p>
        </w:tc>
      </w:tr>
      <w:tr w14:paraId="55AEF4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0B5D3AC">
            <w:pPr>
              <w:rPr>
                <w:rFonts w:hint="default" w:ascii="Times New Roman" w:hAnsi="Times New Roman" w:cs="Times New Roman"/>
              </w:rPr>
            </w:pPr>
            <w:r>
              <w:rPr>
                <w:rFonts w:hint="default" w:ascii="Times New Roman" w:hAnsi="Times New Roman" w:cs="Times New Roman"/>
              </w:rPr>
              <w:t>sydwptbh</w:t>
            </w:r>
          </w:p>
        </w:tc>
        <w:tc>
          <w:tcPr>
            <w:tcW w:w="146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2DC3529">
            <w:pPr>
              <w:rPr>
                <w:rFonts w:hint="default" w:ascii="Times New Roman" w:hAnsi="Times New Roman" w:cs="Times New Roman"/>
              </w:rPr>
            </w:pPr>
            <w:r>
              <w:rPr>
                <w:rFonts w:hint="default" w:ascii="Times New Roman" w:hAnsi="Times New Roman" w:cs="Times New Roman"/>
              </w:rPr>
              <w:t>使用单位平台ID</w:t>
            </w:r>
          </w:p>
        </w:tc>
        <w:tc>
          <w:tcPr>
            <w:tcW w:w="1952"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07D04FD">
            <w:pPr>
              <w:rPr>
                <w:rFonts w:hint="default" w:ascii="Times New Roman" w:hAnsi="Times New Roman" w:cs="Times New Roman"/>
              </w:rPr>
            </w:pPr>
            <w:r>
              <w:rPr>
                <w:rFonts w:hint="default" w:ascii="Times New Roman" w:hAnsi="Times New Roman" w:cs="Times New Roman"/>
              </w:rPr>
              <w:t>使用单位乐企ID</w:t>
            </w:r>
          </w:p>
        </w:tc>
      </w:tr>
      <w:tr w14:paraId="6008DCB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4B79F40">
            <w:pPr>
              <w:rPr>
                <w:rFonts w:hint="default" w:ascii="Times New Roman" w:hAnsi="Times New Roman" w:cs="Times New Roman"/>
              </w:rPr>
            </w:pPr>
            <w:r>
              <w:rPr>
                <w:rFonts w:hint="default" w:ascii="Times New Roman" w:hAnsi="Times New Roman" w:cs="Times New Roman"/>
              </w:rPr>
              <w:t>access_signature</w:t>
            </w:r>
          </w:p>
        </w:tc>
        <w:tc>
          <w:tcPr>
            <w:tcW w:w="146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95BF332">
            <w:pPr>
              <w:rPr>
                <w:rFonts w:hint="default" w:ascii="Times New Roman" w:hAnsi="Times New Roman" w:cs="Times New Roman"/>
              </w:rPr>
            </w:pPr>
            <w:r>
              <w:rPr>
                <w:rFonts w:hint="default" w:ascii="Times New Roman" w:hAnsi="Times New Roman" w:cs="Times New Roman"/>
              </w:rPr>
              <w:t>签名加密串</w:t>
            </w:r>
          </w:p>
        </w:tc>
        <w:tc>
          <w:tcPr>
            <w:tcW w:w="1952"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8F00F57">
            <w:pPr>
              <w:rPr>
                <w:rFonts w:hint="default" w:ascii="Times New Roman" w:hAnsi="Times New Roman" w:cs="Times New Roman"/>
              </w:rPr>
            </w:pPr>
            <w:r>
              <w:rPr>
                <w:rFonts w:hint="default" w:ascii="Times New Roman" w:hAnsi="Times New Roman" w:cs="Times New Roman"/>
              </w:rPr>
              <w:t>暂不填写</w:t>
            </w:r>
          </w:p>
        </w:tc>
      </w:tr>
      <w:tr w14:paraId="369B51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42FDBDC">
            <w:pPr>
              <w:rPr>
                <w:rFonts w:hint="default" w:ascii="Times New Roman" w:hAnsi="Times New Roman" w:eastAsia="Songti SC" w:cs="Times New Roman"/>
                <w:lang w:val="en-US" w:eastAsia="zh-CN"/>
              </w:rPr>
            </w:pPr>
            <w:r>
              <w:rPr>
                <w:rFonts w:hint="default" w:ascii="Times New Roman" w:hAnsi="Times New Roman" w:cs="Times New Roman"/>
                <w:lang w:val="en-US" w:eastAsia="zh-CN"/>
              </w:rPr>
              <w:t>clientTid</w:t>
            </w:r>
          </w:p>
        </w:tc>
        <w:tc>
          <w:tcPr>
            <w:tcW w:w="146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1AA8209">
            <w:pPr>
              <w:rPr>
                <w:rFonts w:hint="default" w:ascii="Times New Roman" w:hAnsi="Times New Roman" w:eastAsia="Songti SC" w:cs="Times New Roman"/>
                <w:lang w:val="en-US" w:eastAsia="zh-CN"/>
              </w:rPr>
            </w:pPr>
            <w:r>
              <w:rPr>
                <w:rFonts w:hint="default" w:ascii="Times New Roman" w:hAnsi="Times New Roman" w:cs="Times New Roman"/>
                <w:lang w:eastAsia="zh-CN"/>
              </w:rPr>
              <w:t>客户端交易</w:t>
            </w:r>
            <w:r>
              <w:rPr>
                <w:rFonts w:hint="default" w:ascii="Times New Roman" w:hAnsi="Times New Roman" w:cs="Times New Roman"/>
                <w:lang w:val="en-US" w:eastAsia="zh-CN"/>
              </w:rPr>
              <w:t>ID</w:t>
            </w:r>
          </w:p>
        </w:tc>
        <w:tc>
          <w:tcPr>
            <w:tcW w:w="1952"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FEBC66B">
            <w:pPr>
              <w:rPr>
                <w:rFonts w:hint="default" w:ascii="Times New Roman" w:hAnsi="Times New Roman" w:cs="Times New Roman"/>
              </w:rPr>
            </w:pPr>
            <w:r>
              <w:rPr>
                <w:rFonts w:hint="default" w:ascii="Times New Roman" w:hAnsi="Times New Roman" w:cs="Times New Roman"/>
                <w:b/>
                <w:bCs/>
              </w:rPr>
              <w:t>非必录</w:t>
            </w:r>
            <w:r>
              <w:rPr>
                <w:rFonts w:hint="default" w:ascii="Times New Roman" w:hAnsi="Times New Roman" w:cs="Times New Roman"/>
              </w:rPr>
              <w:t>，用于企业侧与乐企侧之间的请求响应时长监测或其他业务跟踪。</w:t>
            </w:r>
          </w:p>
          <w:p w14:paraId="738DE5C7">
            <w:pPr>
              <w:rPr>
                <w:rFonts w:hint="default" w:ascii="Times New Roman" w:hAnsi="Times New Roman" w:cs="Times New Roman"/>
              </w:rPr>
            </w:pPr>
            <w:r>
              <w:rPr>
                <w:rFonts w:hint="default" w:ascii="Times New Roman" w:hAnsi="Times New Roman" w:cs="Times New Roman"/>
                <w:b/>
                <w:bCs/>
              </w:rPr>
              <w:t>特别注意</w:t>
            </w:r>
            <w:r>
              <w:rPr>
                <w:rFonts w:hint="default" w:ascii="Times New Roman" w:hAnsi="Times New Roman" w:cs="Times New Roman"/>
              </w:rPr>
              <w:t>：建议使用UUID或自有业务系统会话ID，以减少重复概率。</w:t>
            </w:r>
          </w:p>
        </w:tc>
      </w:tr>
      <w:tr w14:paraId="4BFF02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EFBCC55">
            <w:pPr>
              <w:rPr>
                <w:rFonts w:hint="default" w:ascii="Times New Roman" w:hAnsi="Times New Roman" w:eastAsia="Songti SC" w:cs="Times New Roman"/>
                <w:lang w:val="en-US" w:eastAsia="zh-CN"/>
              </w:rPr>
            </w:pPr>
            <w:r>
              <w:rPr>
                <w:rFonts w:hint="default" w:ascii="Times New Roman" w:hAnsi="Times New Roman" w:cs="Times New Roman"/>
                <w:lang w:val="en-US" w:eastAsia="zh-CN"/>
              </w:rPr>
              <w:t>ptlx</w:t>
            </w:r>
          </w:p>
        </w:tc>
        <w:tc>
          <w:tcPr>
            <w:tcW w:w="146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4F1B034">
            <w:pPr>
              <w:rPr>
                <w:rFonts w:hint="default" w:ascii="Times New Roman" w:hAnsi="Times New Roman" w:eastAsia="Songti SC" w:cs="Times New Roman"/>
                <w:lang w:eastAsia="zh-CN"/>
              </w:rPr>
            </w:pPr>
            <w:r>
              <w:rPr>
                <w:rFonts w:hint="default" w:ascii="Times New Roman" w:hAnsi="Times New Roman" w:cs="Times New Roman"/>
                <w:lang w:eastAsia="zh-CN"/>
              </w:rPr>
              <w:t>平台类型</w:t>
            </w:r>
          </w:p>
        </w:tc>
        <w:tc>
          <w:tcPr>
            <w:tcW w:w="1952"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1CFB697">
            <w:pPr>
              <w:rPr>
                <w:rFonts w:hint="default" w:ascii="Times New Roman" w:hAnsi="Times New Roman" w:cs="Times New Roman"/>
              </w:rPr>
            </w:pPr>
            <w:r>
              <w:rPr>
                <w:rFonts w:hint="default" w:ascii="Times New Roman" w:hAnsi="Times New Roman" w:cs="Times New Roman"/>
                <w:b/>
                <w:bCs/>
              </w:rPr>
              <w:t>非必录</w:t>
            </w:r>
            <w:r>
              <w:rPr>
                <w:rFonts w:hint="default" w:ascii="Times New Roman" w:hAnsi="Times New Roman" w:cs="Times New Roman"/>
              </w:rPr>
              <w:t>，当使用单位与直连单位关系为不具有控制关系时且直连单位接入类型为他用+联用时必录，用于区分使用单位采用何种直连平台接入类型进行能力服务调用</w:t>
            </w:r>
          </w:p>
        </w:tc>
      </w:tr>
    </w:tbl>
    <w:p w14:paraId="009BF306">
      <w:pPr>
        <w:rPr>
          <w:rFonts w:hint="default" w:ascii="Times New Roman" w:hAnsi="Times New Roman" w:cs="Times New Roman"/>
          <w:lang w:eastAsia="zh-Hans"/>
        </w:rPr>
      </w:pPr>
      <w:r>
        <w:rPr>
          <w:rFonts w:hint="default" w:ascii="Times New Roman" w:hAnsi="Times New Roman" w:cs="Times New Roman"/>
          <w:lang w:eastAsia="zh-Hans"/>
        </w:rPr>
        <w:t>请求报头头示例:</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7B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center"/>
          </w:tcPr>
          <w:p w14:paraId="29B6904B">
            <w:pPr>
              <w:rPr>
                <w:rFonts w:hint="default" w:ascii="Times New Roman" w:hAnsi="Times New Roman" w:cs="Times New Roman"/>
              </w:rPr>
            </w:pPr>
            <w:r>
              <w:rPr>
                <w:rFonts w:hint="default" w:ascii="Times New Roman" w:hAnsi="Times New Roman" w:cs="Times New Roman"/>
              </w:rPr>
              <w:t>"jrdwptbh": "</w:t>
            </w:r>
            <w:r>
              <w:rPr>
                <w:rFonts w:hint="default" w:ascii="Times New Roman" w:hAnsi="Times New Roman" w:cs="Times New Roman"/>
                <w:color w:val="000000"/>
              </w:rPr>
              <w:t>直连单位ID</w:t>
            </w:r>
            <w:r>
              <w:rPr>
                <w:rFonts w:hint="default" w:ascii="Times New Roman" w:hAnsi="Times New Roman" w:cs="Times New Roman"/>
              </w:rPr>
              <w:t>",</w:t>
            </w:r>
          </w:p>
          <w:p w14:paraId="5AC1DDD6">
            <w:pPr>
              <w:rPr>
                <w:rFonts w:hint="default" w:ascii="Times New Roman" w:hAnsi="Times New Roman" w:cs="Times New Roman"/>
              </w:rPr>
            </w:pPr>
            <w:r>
              <w:rPr>
                <w:rFonts w:hint="default" w:ascii="Times New Roman" w:hAnsi="Times New Roman" w:cs="Times New Roman"/>
              </w:rPr>
              <w:t>"sydwptbh": "使用单位ID"</w:t>
            </w:r>
          </w:p>
        </w:tc>
      </w:tr>
    </w:tbl>
    <w:p w14:paraId="3DE74B28">
      <w:pPr>
        <w:rPr>
          <w:rFonts w:hint="default" w:ascii="Times New Roman" w:hAnsi="Times New Roman" w:cs="Times New Roman"/>
          <w:b/>
          <w:bCs/>
        </w:rPr>
      </w:pPr>
      <w:r>
        <w:rPr>
          <w:rFonts w:hint="default" w:ascii="Times New Roman" w:hAnsi="Times New Roman" w:cs="Times New Roman"/>
          <w:b/>
          <w:bCs/>
        </w:rPr>
        <w:t>（2）请求报文体（body）</w:t>
      </w:r>
    </w:p>
    <w:p w14:paraId="5D3AD0C3">
      <w:pPr>
        <w:rPr>
          <w:rFonts w:hint="default" w:ascii="Times New Roman" w:hAnsi="Times New Roman" w:cs="Times New Roman"/>
        </w:rPr>
      </w:pPr>
      <w:r>
        <w:rPr>
          <w:rFonts w:hint="default" w:ascii="Times New Roman" w:hAnsi="Times New Roman" w:cs="Times New Roman"/>
          <w:lang w:eastAsia="zh-Hans"/>
        </w:rPr>
        <w:t>报文体按照沙箱控制服务入参要求，传入JSON格式的报文。并且</w:t>
      </w:r>
      <w:r>
        <w:rPr>
          <w:rFonts w:hint="default" w:ascii="Times New Roman" w:hAnsi="Times New Roman" w:cs="Times New Roman"/>
        </w:rPr>
        <w:t>使用沙箱密钥对请求报文进行 SM4 加密。</w:t>
      </w:r>
    </w:p>
    <w:p w14:paraId="4A557842">
      <w:pPr>
        <w:rPr>
          <w:rFonts w:hint="default" w:ascii="Times New Roman" w:hAnsi="Times New Roman" w:cs="Times New Roman"/>
        </w:rPr>
      </w:pPr>
      <w:r>
        <w:rPr>
          <w:rFonts w:hint="default" w:ascii="Times New Roman" w:hAnsi="Times New Roman" w:cs="Times New Roman"/>
        </w:rPr>
        <w:t>请求报文体示例（</w:t>
      </w:r>
      <w:r>
        <w:rPr>
          <w:rFonts w:hint="default" w:ascii="Times New Roman" w:hAnsi="Times New Roman" w:cs="Times New Roman"/>
          <w:lang w:eastAsia="zh-Hans"/>
        </w:rPr>
        <w:t>未加密）</w:t>
      </w:r>
      <w:r>
        <w:rPr>
          <w:rFonts w:hint="default" w:ascii="Times New Roman" w:hAnsi="Times New Roman" w:cs="Times New Roman"/>
        </w:rPr>
        <w:t>:</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386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center"/>
          </w:tcPr>
          <w:p w14:paraId="71F30426">
            <w:pPr>
              <w:rPr>
                <w:rFonts w:hint="default" w:ascii="Times New Roman" w:hAnsi="Times New Roman" w:cs="Times New Roman"/>
              </w:rPr>
            </w:pPr>
            <w:r>
              <w:rPr>
                <w:rFonts w:hint="default" w:ascii="Times New Roman" w:hAnsi="Times New Roman" w:cs="Times New Roman"/>
              </w:rPr>
              <w:t>{</w:t>
            </w:r>
          </w:p>
          <w:p w14:paraId="3685058A">
            <w:pPr>
              <w:rPr>
                <w:rFonts w:hint="default" w:ascii="Times New Roman" w:hAnsi="Times New Roman" w:cs="Times New Roman"/>
              </w:rPr>
            </w:pPr>
            <w:r>
              <w:rPr>
                <w:rFonts w:hint="default" w:ascii="Times New Roman" w:hAnsi="Times New Roman" w:cs="Times New Roman"/>
              </w:rPr>
              <w:t>"nsrsbh": "纳税人识别号",</w:t>
            </w:r>
          </w:p>
          <w:p w14:paraId="0B909B48">
            <w:pPr>
              <w:rPr>
                <w:rFonts w:hint="default" w:ascii="Times New Roman" w:hAnsi="Times New Roman" w:cs="Times New Roman"/>
              </w:rPr>
            </w:pPr>
            <w:r>
              <w:rPr>
                <w:rFonts w:hint="default" w:ascii="Times New Roman" w:hAnsi="Times New Roman" w:cs="Times New Roman"/>
              </w:rPr>
              <w:t>"ssjswjgDm": "省市级税务机关代码"</w:t>
            </w:r>
          </w:p>
          <w:p w14:paraId="3FB30078">
            <w:pPr>
              <w:rPr>
                <w:rFonts w:hint="default" w:ascii="Times New Roman" w:hAnsi="Times New Roman" w:cs="Times New Roman"/>
              </w:rPr>
            </w:pPr>
            <w:r>
              <w:rPr>
                <w:rFonts w:hint="default" w:ascii="Times New Roman" w:hAnsi="Times New Roman" w:cs="Times New Roman"/>
              </w:rPr>
              <w:t>}</w:t>
            </w:r>
          </w:p>
        </w:tc>
      </w:tr>
    </w:tbl>
    <w:p w14:paraId="3B2B482C">
      <w:pPr>
        <w:pStyle w:val="53"/>
        <w:snapToGrid w:val="0"/>
        <w:spacing w:before="60" w:after="120" w:line="312" w:lineRule="auto"/>
        <w:jc w:val="both"/>
        <w:rPr>
          <w:rFonts w:hint="default" w:ascii="Times New Roman" w:hAnsi="Times New Roman" w:eastAsia="宋体" w:cs="Times New Roman"/>
          <w:color w:val="333333"/>
          <w:sz w:val="22"/>
        </w:rPr>
      </w:pPr>
    </w:p>
    <w:p w14:paraId="13BC25BC">
      <w:pPr>
        <w:pStyle w:val="5"/>
        <w:numPr>
          <w:ilvl w:val="2"/>
          <w:numId w:val="0"/>
        </w:numPr>
        <w:spacing w:before="156" w:after="156"/>
        <w:jc w:val="both"/>
        <w:rPr>
          <w:rFonts w:hint="default" w:ascii="Times New Roman" w:hAnsi="Times New Roman" w:cs="Times New Roman"/>
          <w:lang w:eastAsia="zh-Hans"/>
        </w:rPr>
      </w:pPr>
      <w:bookmarkStart w:id="42" w:name="_Toc19450"/>
      <w:bookmarkStart w:id="43" w:name="_Toc28845"/>
      <w:r>
        <w:rPr>
          <w:rFonts w:hint="default" w:ascii="Times New Roman" w:hAnsi="Times New Roman" w:cs="Times New Roman"/>
        </w:rPr>
        <w:t>3.2.3</w:t>
      </w:r>
      <w:r>
        <w:rPr>
          <w:rFonts w:hint="default" w:ascii="Times New Roman" w:hAnsi="Times New Roman" w:cs="Times New Roman"/>
          <w:lang w:eastAsia="zh-Hans"/>
        </w:rPr>
        <w:t>返回报文</w:t>
      </w:r>
      <w:bookmarkEnd w:id="42"/>
      <w:bookmarkEnd w:id="43"/>
    </w:p>
    <w:p w14:paraId="2BE77602">
      <w:pPr>
        <w:rPr>
          <w:rFonts w:hint="default" w:ascii="Times New Roman" w:hAnsi="Times New Roman" w:cs="Times New Roman"/>
        </w:rPr>
      </w:pPr>
      <w:r>
        <w:rPr>
          <w:rFonts w:hint="default" w:ascii="Times New Roman" w:hAnsi="Times New Roman" w:cs="Times New Roman"/>
        </w:rPr>
        <w:t>返回</w:t>
      </w:r>
      <w:r>
        <w:rPr>
          <w:rFonts w:hint="default" w:ascii="Times New Roman" w:hAnsi="Times New Roman" w:cs="Times New Roman"/>
          <w:lang w:eastAsia="zh-Hans"/>
        </w:rPr>
        <w:t>报</w:t>
      </w:r>
      <w:r>
        <w:rPr>
          <w:rFonts w:hint="default" w:ascii="Times New Roman" w:hAnsi="Times New Roman" w:cs="Times New Roman"/>
        </w:rPr>
        <w:t>文</w:t>
      </w:r>
      <w:r>
        <w:rPr>
          <w:rFonts w:hint="default" w:ascii="Times New Roman" w:hAnsi="Times New Roman" w:cs="Times New Roman"/>
          <w:lang w:eastAsia="zh-Hans"/>
        </w:rPr>
        <w:t>字段信息如下表所示：</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2778"/>
        <w:gridCol w:w="2195"/>
        <w:gridCol w:w="1807"/>
        <w:gridCol w:w="1739"/>
      </w:tblGrid>
      <w:tr w14:paraId="4F2539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45A02A6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Key</w:t>
            </w:r>
          </w:p>
        </w:tc>
        <w:tc>
          <w:tcPr>
            <w:tcW w:w="1288"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36B2455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名称</w:t>
            </w:r>
          </w:p>
        </w:tc>
        <w:tc>
          <w:tcPr>
            <w:tcW w:w="1060"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3A4DEAE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值</w:t>
            </w:r>
          </w:p>
        </w:tc>
        <w:tc>
          <w:tcPr>
            <w:tcW w:w="1020"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6B412C8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说明</w:t>
            </w:r>
          </w:p>
        </w:tc>
      </w:tr>
      <w:tr w14:paraId="775018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97E5B9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sz w:val="22"/>
              </w:rPr>
              <w:t>httpStatusCode</w:t>
            </w:r>
          </w:p>
        </w:tc>
        <w:tc>
          <w:tcPr>
            <w:tcW w:w="128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AAEEE0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返回码</w:t>
            </w:r>
          </w:p>
        </w:tc>
        <w:tc>
          <w:tcPr>
            <w:tcW w:w="106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BEED60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参照对照表</w:t>
            </w:r>
          </w:p>
        </w:tc>
        <w:tc>
          <w:tcPr>
            <w:tcW w:w="102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579F687">
            <w:pPr>
              <w:pStyle w:val="53"/>
              <w:snapToGrid w:val="0"/>
              <w:spacing w:before="60" w:after="60" w:line="312" w:lineRule="auto"/>
              <w:jc w:val="both"/>
              <w:rPr>
                <w:rFonts w:hint="default" w:ascii="Times New Roman" w:hAnsi="Times New Roman" w:cs="Times New Roman"/>
              </w:rPr>
            </w:pPr>
          </w:p>
        </w:tc>
      </w:tr>
      <w:tr w14:paraId="6ECB8DA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D54937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sz w:val="22"/>
              </w:rPr>
              <w:t>body</w:t>
            </w:r>
          </w:p>
        </w:tc>
        <w:tc>
          <w:tcPr>
            <w:tcW w:w="128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1620AE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报文体</w:t>
            </w:r>
          </w:p>
        </w:tc>
        <w:tc>
          <w:tcPr>
            <w:tcW w:w="106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B77C954">
            <w:pPr>
              <w:pStyle w:val="53"/>
              <w:snapToGrid w:val="0"/>
              <w:spacing w:before="60" w:after="60" w:line="312" w:lineRule="auto"/>
              <w:jc w:val="both"/>
              <w:rPr>
                <w:rFonts w:hint="default" w:ascii="Times New Roman" w:hAnsi="Times New Roman" w:cs="Times New Roman"/>
              </w:rPr>
            </w:pPr>
          </w:p>
        </w:tc>
        <w:tc>
          <w:tcPr>
            <w:tcW w:w="102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974E546">
            <w:pPr>
              <w:pStyle w:val="53"/>
              <w:snapToGrid w:val="0"/>
              <w:spacing w:before="60" w:after="60" w:line="312" w:lineRule="auto"/>
              <w:jc w:val="both"/>
              <w:rPr>
                <w:rFonts w:hint="default" w:ascii="Times New Roman" w:hAnsi="Times New Roman" w:cs="Times New Roman"/>
              </w:rPr>
            </w:pPr>
          </w:p>
        </w:tc>
      </w:tr>
      <w:tr w14:paraId="4A5481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346499E">
            <w:pPr>
              <w:pStyle w:val="53"/>
              <w:snapToGrid w:val="0"/>
              <w:spacing w:before="60" w:after="60" w:line="312" w:lineRule="auto"/>
              <w:jc w:val="both"/>
              <w:rPr>
                <w:rFonts w:hint="default" w:ascii="Times New Roman" w:hAnsi="Times New Roman" w:eastAsia="宋体" w:cs="Times New Roman"/>
                <w:color w:val="333333"/>
                <w:sz w:val="22"/>
              </w:rPr>
            </w:pPr>
            <w:r>
              <w:rPr>
                <w:rFonts w:hint="default" w:ascii="Times New Roman" w:hAnsi="Times New Roman" w:eastAsia="宋体" w:cs="Times New Roman"/>
                <w:color w:val="333333"/>
                <w:sz w:val="22"/>
              </w:rPr>
              <w:t xml:space="preserve">     |-Response</w:t>
            </w:r>
          </w:p>
        </w:tc>
        <w:tc>
          <w:tcPr>
            <w:tcW w:w="128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750B03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响应体</w:t>
            </w:r>
          </w:p>
        </w:tc>
        <w:tc>
          <w:tcPr>
            <w:tcW w:w="106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730340F">
            <w:pPr>
              <w:pStyle w:val="53"/>
              <w:snapToGrid w:val="0"/>
              <w:spacing w:before="60" w:after="60" w:line="312" w:lineRule="auto"/>
              <w:jc w:val="both"/>
              <w:rPr>
                <w:rFonts w:hint="default" w:ascii="Times New Roman" w:hAnsi="Times New Roman" w:cs="Times New Roman"/>
              </w:rPr>
            </w:pPr>
          </w:p>
        </w:tc>
        <w:tc>
          <w:tcPr>
            <w:tcW w:w="102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245DDDD">
            <w:pPr>
              <w:pStyle w:val="53"/>
              <w:snapToGrid w:val="0"/>
              <w:spacing w:before="60" w:after="60" w:line="312" w:lineRule="auto"/>
              <w:jc w:val="both"/>
              <w:rPr>
                <w:rFonts w:hint="default" w:ascii="Times New Roman" w:hAnsi="Times New Roman" w:cs="Times New Roman"/>
              </w:rPr>
            </w:pPr>
          </w:p>
        </w:tc>
      </w:tr>
      <w:tr w14:paraId="3BA6B0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14A9C31">
            <w:pPr>
              <w:pStyle w:val="53"/>
              <w:snapToGrid w:val="0"/>
              <w:spacing w:before="60" w:after="60" w:line="312" w:lineRule="auto"/>
              <w:jc w:val="both"/>
              <w:rPr>
                <w:rFonts w:hint="default" w:ascii="Times New Roman" w:hAnsi="Times New Roman" w:eastAsia="宋体" w:cs="Times New Roman"/>
                <w:color w:val="333333"/>
                <w:sz w:val="22"/>
              </w:rPr>
            </w:pPr>
            <w:r>
              <w:rPr>
                <w:rFonts w:hint="default" w:ascii="Times New Roman" w:hAnsi="Times New Roman" w:eastAsia="宋体" w:cs="Times New Roman"/>
                <w:color w:val="333333"/>
                <w:sz w:val="22"/>
              </w:rPr>
              <w:t xml:space="preserve">       |-RequestId</w:t>
            </w:r>
          </w:p>
        </w:tc>
        <w:tc>
          <w:tcPr>
            <w:tcW w:w="128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787698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请求唯一码</w:t>
            </w:r>
          </w:p>
        </w:tc>
        <w:tc>
          <w:tcPr>
            <w:tcW w:w="106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A73A2B8">
            <w:pPr>
              <w:pStyle w:val="53"/>
              <w:snapToGrid w:val="0"/>
              <w:spacing w:before="60" w:after="60" w:line="312" w:lineRule="auto"/>
              <w:jc w:val="both"/>
              <w:rPr>
                <w:rFonts w:hint="default" w:ascii="Times New Roman" w:hAnsi="Times New Roman" w:cs="Times New Roman"/>
              </w:rPr>
            </w:pPr>
          </w:p>
        </w:tc>
        <w:tc>
          <w:tcPr>
            <w:tcW w:w="102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F80300B">
            <w:pPr>
              <w:pStyle w:val="53"/>
              <w:snapToGrid w:val="0"/>
              <w:spacing w:before="60" w:after="60" w:line="312" w:lineRule="auto"/>
              <w:jc w:val="both"/>
              <w:rPr>
                <w:rFonts w:hint="default" w:ascii="Times New Roman" w:hAnsi="Times New Roman" w:cs="Times New Roman"/>
              </w:rPr>
            </w:pPr>
          </w:p>
        </w:tc>
      </w:tr>
      <w:tr w14:paraId="643CDA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395CBE4">
            <w:pPr>
              <w:pStyle w:val="53"/>
              <w:snapToGrid w:val="0"/>
              <w:spacing w:before="60" w:after="60" w:line="312" w:lineRule="auto"/>
              <w:jc w:val="both"/>
              <w:rPr>
                <w:rFonts w:hint="default" w:ascii="Times New Roman" w:hAnsi="Times New Roman" w:eastAsia="宋体" w:cs="Times New Roman"/>
                <w:color w:val="333333"/>
                <w:sz w:val="22"/>
              </w:rPr>
            </w:pPr>
            <w:r>
              <w:rPr>
                <w:rFonts w:hint="default" w:ascii="Times New Roman" w:hAnsi="Times New Roman" w:eastAsia="宋体" w:cs="Times New Roman"/>
                <w:color w:val="333333"/>
                <w:sz w:val="22"/>
              </w:rPr>
              <w:t xml:space="preserve">       |-Data</w:t>
            </w:r>
          </w:p>
        </w:tc>
        <w:tc>
          <w:tcPr>
            <w:tcW w:w="128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38CFAB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返回数据包</w:t>
            </w:r>
          </w:p>
        </w:tc>
        <w:tc>
          <w:tcPr>
            <w:tcW w:w="106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318D6E5">
            <w:pPr>
              <w:pStyle w:val="53"/>
              <w:snapToGrid w:val="0"/>
              <w:spacing w:before="60" w:after="60" w:line="312" w:lineRule="auto"/>
              <w:jc w:val="both"/>
              <w:rPr>
                <w:rFonts w:hint="default" w:ascii="Times New Roman" w:hAnsi="Times New Roman" w:cs="Times New Roman"/>
              </w:rPr>
            </w:pPr>
          </w:p>
        </w:tc>
        <w:tc>
          <w:tcPr>
            <w:tcW w:w="102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D69E2E2">
            <w:pPr>
              <w:pStyle w:val="53"/>
              <w:snapToGrid w:val="0"/>
              <w:spacing w:before="60" w:after="60" w:line="312" w:lineRule="auto"/>
              <w:jc w:val="both"/>
              <w:rPr>
                <w:rFonts w:hint="default" w:ascii="Times New Roman" w:hAnsi="Times New Roman" w:cs="Times New Roman"/>
              </w:rPr>
            </w:pPr>
          </w:p>
        </w:tc>
      </w:tr>
    </w:tbl>
    <w:p w14:paraId="6E559978">
      <w:pPr>
        <w:pStyle w:val="53"/>
        <w:snapToGrid w:val="0"/>
        <w:spacing w:before="60" w:after="60" w:line="312" w:lineRule="auto"/>
        <w:jc w:val="both"/>
        <w:rPr>
          <w:rFonts w:hint="default" w:ascii="Times New Roman" w:hAnsi="Times New Roman" w:eastAsia="宋体" w:cs="Times New Roman"/>
          <w:color w:val="333333"/>
          <w:sz w:val="22"/>
        </w:rPr>
      </w:pPr>
    </w:p>
    <w:p w14:paraId="68733AB3">
      <w:pPr>
        <w:pStyle w:val="53"/>
        <w:snapToGrid w:val="0"/>
        <w:spacing w:before="60" w:after="60" w:line="312" w:lineRule="auto"/>
        <w:jc w:val="both"/>
        <w:rPr>
          <w:rFonts w:hint="default" w:ascii="Times New Roman" w:hAnsi="Times New Roman" w:eastAsia="宋体" w:cs="Times New Roman"/>
          <w:color w:val="333333"/>
          <w:sz w:val="22"/>
          <w:lang w:eastAsia="zh-Hans"/>
        </w:rPr>
      </w:pPr>
      <w:r>
        <w:rPr>
          <w:rFonts w:hint="default" w:ascii="Times New Roman" w:hAnsi="Times New Roman" w:eastAsia="宋体" w:cs="Times New Roman"/>
          <w:color w:val="333333"/>
          <w:sz w:val="22"/>
          <w:lang w:eastAsia="zh-Hans"/>
        </w:rPr>
        <w:t>httpStatusCode（返回码）状态值如下表所示：</w:t>
      </w:r>
    </w:p>
    <w:tbl>
      <w:tblPr>
        <w:tblStyle w:val="32"/>
        <w:tblpPr w:leftFromText="180" w:rightFromText="180" w:vertAnchor="text" w:horzAnchor="page" w:tblpX="1794" w:tblpY="459"/>
        <w:tblOverlap w:val="never"/>
        <w:tblW w:w="8576" w:type="dxa"/>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717"/>
        <w:gridCol w:w="1164"/>
        <w:gridCol w:w="5695"/>
      </w:tblGrid>
      <w:tr w14:paraId="18B5A5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6E9C7AB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Key</w:t>
            </w:r>
          </w:p>
        </w:tc>
        <w:tc>
          <w:tcPr>
            <w:tcW w:w="1164"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0A0E351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值</w:t>
            </w:r>
          </w:p>
        </w:tc>
        <w:tc>
          <w:tcPr>
            <w:tcW w:w="5695"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35D4077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说明</w:t>
            </w:r>
          </w:p>
        </w:tc>
      </w:tr>
      <w:tr w14:paraId="4FCB0B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restar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70E944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sz w:val="22"/>
              </w:rPr>
              <w:t>httpStatusCode</w:t>
            </w: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804244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200</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D907FB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成功</w:t>
            </w:r>
          </w:p>
        </w:tc>
      </w:tr>
      <w:tr w14:paraId="2670ED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320D2EB">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8992AD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500</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75D4B3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请求云服务集成平台异常|服务接入异常，请联系管理员</w:t>
            </w:r>
          </w:p>
        </w:tc>
      </w:tr>
      <w:tr w14:paraId="449F13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6BEC4B5">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C2DDDA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5001</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D6E228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云服务集成平台响应异常</w:t>
            </w:r>
          </w:p>
        </w:tc>
      </w:tr>
      <w:tr w14:paraId="067F915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AA05808">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8319CC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40322</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DC4AE5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直连单位无资格</w:t>
            </w:r>
          </w:p>
        </w:tc>
      </w:tr>
      <w:tr w14:paraId="53D9FB6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6548717">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21E8C3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40321</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DAA1AD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使用单位无资格</w:t>
            </w:r>
          </w:p>
        </w:tc>
      </w:tr>
      <w:tr w14:paraId="1E1BBB0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4E90F30">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6A7366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4055</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A8B23D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通过平台序号未查询到此使用单位信息</w:t>
            </w:r>
          </w:p>
        </w:tc>
      </w:tr>
      <w:tr w14:paraId="79AEF44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97B4907">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439F33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4054</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AF3631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通过平台序号未查询到此直连单位信息</w:t>
            </w:r>
          </w:p>
        </w:tc>
      </w:tr>
      <w:tr w14:paraId="4F3786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986C600">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C39ED1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4047</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66DA89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未查询到该单位的测试批次号</w:t>
            </w:r>
          </w:p>
        </w:tc>
      </w:tr>
      <w:tr w14:paraId="50370FB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41152B3">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317271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4049</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BD270F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未查询到该能力与对应服务的相关信息</w:t>
            </w:r>
          </w:p>
        </w:tc>
      </w:tr>
      <w:tr w14:paraId="0566BC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2538B87">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1E81D7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4032</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AF992C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使用单位无授权服务</w:t>
            </w:r>
          </w:p>
        </w:tc>
      </w:tr>
      <w:tr w14:paraId="3BC122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BCE7CEC">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A353E7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4033</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6F1156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使用单位未授权此服务</w:t>
            </w:r>
          </w:p>
        </w:tc>
      </w:tr>
      <w:tr w14:paraId="78A13D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6594361">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9D16E8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4056</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A857CC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云服务APP未找到</w:t>
            </w:r>
          </w:p>
        </w:tc>
      </w:tr>
      <w:tr w14:paraId="03C950D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C98E902">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0CB396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4057</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DE04DA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报文解密失败</w:t>
            </w:r>
          </w:p>
        </w:tc>
      </w:tr>
      <w:tr w14:paraId="08EF41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7A84659">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4AA6CA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46A6D8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未知错误</w:t>
            </w:r>
          </w:p>
        </w:tc>
      </w:tr>
    </w:tbl>
    <w:p w14:paraId="15DBA5F1">
      <w:pPr>
        <w:pStyle w:val="53"/>
        <w:snapToGrid w:val="0"/>
        <w:spacing w:before="60" w:after="120" w:line="312" w:lineRule="auto"/>
        <w:jc w:val="both"/>
        <w:rPr>
          <w:rFonts w:hint="default" w:ascii="Times New Roman" w:hAnsi="Times New Roman" w:eastAsia="宋体" w:cs="Times New Roman"/>
          <w:color w:val="333333"/>
          <w:sz w:val="22"/>
        </w:rPr>
      </w:pPr>
    </w:p>
    <w:p w14:paraId="771ED0E2">
      <w:pPr>
        <w:rPr>
          <w:rFonts w:hint="default" w:ascii="Times New Roman" w:hAnsi="Times New Roman" w:cs="Times New Roman"/>
          <w:lang w:eastAsia="zh-Hans"/>
        </w:rPr>
      </w:pPr>
      <w:r>
        <w:rPr>
          <w:rFonts w:hint="default" w:ascii="Times New Roman" w:hAnsi="Times New Roman" w:cs="Times New Roman"/>
          <w:lang w:eastAsia="zh-Hans"/>
        </w:rPr>
        <w:t>报文返回的body报文体内容已加密，</w:t>
      </w:r>
      <w:r>
        <w:rPr>
          <w:rFonts w:hint="default" w:ascii="Times New Roman" w:hAnsi="Times New Roman" w:cs="Times New Roman"/>
        </w:rPr>
        <w:t>以乐企沙箱控制服务虚拟单位查询接口</w:t>
      </w:r>
      <w:r>
        <w:rPr>
          <w:rFonts w:hint="default" w:ascii="Times New Roman" w:hAnsi="Times New Roman" w:cs="Times New Roman"/>
          <w:lang w:eastAsia="zh-Hans"/>
        </w:rPr>
        <w:t>为例，</w:t>
      </w:r>
      <w:r>
        <w:rPr>
          <w:rFonts w:hint="default" w:ascii="Times New Roman" w:hAnsi="Times New Roman" w:cs="Times New Roman"/>
        </w:rPr>
        <w:t>请求成功返回报文</w:t>
      </w:r>
      <w:r>
        <w:rPr>
          <w:rFonts w:hint="default" w:ascii="Times New Roman" w:hAnsi="Times New Roman" w:cs="Times New Roman"/>
          <w:lang w:eastAsia="zh-Hans"/>
        </w:rPr>
        <w:t>如下所示：</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B4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center"/>
          </w:tcPr>
          <w:p w14:paraId="79E3C2B8">
            <w:pPr>
              <w:rPr>
                <w:rFonts w:hint="default" w:ascii="Times New Roman" w:hAnsi="Times New Roman" w:cs="Times New Roman"/>
              </w:rPr>
            </w:pPr>
            <w:r>
              <w:rPr>
                <w:rFonts w:hint="default" w:ascii="Times New Roman" w:hAnsi="Times New Roman" w:cs="Times New Roman"/>
              </w:rPr>
              <w:t>{</w:t>
            </w:r>
          </w:p>
          <w:p w14:paraId="1E8A1DBE">
            <w:pPr>
              <w:rPr>
                <w:rFonts w:hint="default" w:ascii="Times New Roman" w:hAnsi="Times New Roman" w:cs="Times New Roman"/>
              </w:rPr>
            </w:pPr>
            <w:r>
              <w:rPr>
                <w:rFonts w:hint="default" w:ascii="Times New Roman" w:hAnsi="Times New Roman" w:cs="Times New Roman"/>
              </w:rPr>
              <w:t xml:space="preserve">    "httpStatusCode": 200,</w:t>
            </w:r>
          </w:p>
          <w:p w14:paraId="5375ADFF">
            <w:pPr>
              <w:rPr>
                <w:rFonts w:hint="default" w:ascii="Times New Roman" w:hAnsi="Times New Roman" w:cs="Times New Roman"/>
              </w:rPr>
            </w:pPr>
            <w:r>
              <w:rPr>
                <w:rFonts w:hint="default" w:ascii="Times New Roman" w:hAnsi="Times New Roman" w:cs="Times New Roman"/>
              </w:rPr>
              <w:t xml:space="preserve">    "body": "{\"Response\":{\"RequestId\":\"0379d75e317315c2\",\"Data\":\"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\"}}"</w:t>
            </w:r>
          </w:p>
          <w:p w14:paraId="0F48E0A4">
            <w:pPr>
              <w:rPr>
                <w:rFonts w:hint="default" w:ascii="Times New Roman" w:hAnsi="Times New Roman" w:cs="Times New Roman"/>
                <w:lang w:eastAsia="zh-Hans"/>
              </w:rPr>
            </w:pPr>
            <w:r>
              <w:rPr>
                <w:rFonts w:hint="default" w:ascii="Times New Roman" w:hAnsi="Times New Roman" w:cs="Times New Roman"/>
              </w:rPr>
              <w:t>}</w:t>
            </w:r>
          </w:p>
        </w:tc>
      </w:tr>
    </w:tbl>
    <w:p w14:paraId="347E6FD2">
      <w:pPr>
        <w:rPr>
          <w:rFonts w:hint="default" w:ascii="Times New Roman" w:hAnsi="Times New Roman" w:cs="Times New Roman"/>
        </w:rPr>
      </w:pPr>
    </w:p>
    <w:p w14:paraId="0B1E8B81">
      <w:pPr>
        <w:rPr>
          <w:rFonts w:hint="default" w:ascii="Times New Roman" w:hAnsi="Times New Roman" w:cs="Times New Roman"/>
        </w:rPr>
      </w:pPr>
      <w:r>
        <w:rPr>
          <w:rFonts w:hint="default" w:ascii="Times New Roman" w:hAnsi="Times New Roman" w:cs="Times New Roman"/>
        </w:rPr>
        <w:t>解密后报文示例</w:t>
      </w:r>
      <w:r>
        <w:rPr>
          <w:rFonts w:hint="default" w:ascii="Times New Roman" w:hAnsi="Times New Roman" w:cs="Times New Roman"/>
          <w:lang w:eastAsia="zh-Hans"/>
        </w:rPr>
        <w:t>如下</w:t>
      </w:r>
      <w:r>
        <w:rPr>
          <w:rFonts w:hint="default" w:ascii="Times New Roman" w:hAnsi="Times New Roman" w:cs="Times New Roman"/>
        </w:rPr>
        <w:t>：</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9A8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center"/>
          </w:tcPr>
          <w:p w14:paraId="7EBF0A5E">
            <w:pPr>
              <w:rPr>
                <w:rFonts w:hint="default" w:ascii="Times New Roman" w:hAnsi="Times New Roman" w:cs="Times New Roman"/>
              </w:rPr>
            </w:pPr>
            <w:r>
              <w:rPr>
                <w:rFonts w:hint="default" w:ascii="Times New Roman" w:hAnsi="Times New Roman" w:cs="Times New Roman"/>
              </w:rPr>
              <w:t>{</w:t>
            </w:r>
          </w:p>
          <w:p w14:paraId="3EA0864D">
            <w:pPr>
              <w:rPr>
                <w:rFonts w:hint="default" w:ascii="Times New Roman" w:hAnsi="Times New Roman" w:cs="Times New Roman"/>
              </w:rPr>
            </w:pPr>
            <w:r>
              <w:rPr>
                <w:rFonts w:hint="default" w:ascii="Times New Roman" w:hAnsi="Times New Roman" w:cs="Times New Roman"/>
              </w:rPr>
              <w:t xml:space="preserve">  "Response":{</w:t>
            </w:r>
          </w:p>
          <w:p w14:paraId="147132CC">
            <w:pPr>
              <w:rPr>
                <w:rFonts w:hint="default" w:ascii="Times New Roman" w:hAnsi="Times New Roman" w:cs="Times New Roman"/>
              </w:rPr>
            </w:pPr>
            <w:r>
              <w:rPr>
                <w:rFonts w:hint="default" w:ascii="Times New Roman" w:hAnsi="Times New Roman" w:cs="Times New Roman"/>
              </w:rPr>
              <w:t xml:space="preserve">    "RequestId":"xxxx",</w:t>
            </w:r>
          </w:p>
          <w:p w14:paraId="79CD88B9">
            <w:pPr>
              <w:rPr>
                <w:rFonts w:hint="default" w:ascii="Times New Roman" w:hAnsi="Times New Roman" w:cs="Times New Roman"/>
              </w:rPr>
            </w:pPr>
            <w:r>
              <w:rPr>
                <w:rFonts w:hint="default" w:ascii="Times New Roman" w:hAnsi="Times New Roman" w:cs="Times New Roman"/>
              </w:rPr>
              <w:t xml:space="preserve">    "Data":{</w:t>
            </w:r>
          </w:p>
          <w:p w14:paraId="39F84111">
            <w:pPr>
              <w:rPr>
                <w:rFonts w:hint="default" w:ascii="Times New Roman" w:hAnsi="Times New Roman" w:cs="Times New Roman"/>
              </w:rPr>
            </w:pPr>
            <w:r>
              <w:rPr>
                <w:rFonts w:hint="default" w:ascii="Times New Roman" w:hAnsi="Times New Roman" w:cs="Times New Roman"/>
              </w:rPr>
              <w:t xml:space="preserve">      "nsrsbh":"xxxx",</w:t>
            </w:r>
          </w:p>
          <w:p w14:paraId="5F374FA4">
            <w:pPr>
              <w:rPr>
                <w:rFonts w:hint="default" w:ascii="Times New Roman" w:hAnsi="Times New Roman" w:cs="Times New Roman"/>
              </w:rPr>
            </w:pPr>
            <w:r>
              <w:rPr>
                <w:rFonts w:hint="default" w:ascii="Times New Roman" w:hAnsi="Times New Roman" w:cs="Times New Roman"/>
              </w:rPr>
              <w:t xml:space="preserve">      "ssjswjgDm":"xxxx",</w:t>
            </w:r>
          </w:p>
          <w:p w14:paraId="5058AFE3">
            <w:pPr>
              <w:rPr>
                <w:rFonts w:hint="default" w:ascii="Times New Roman" w:hAnsi="Times New Roman" w:cs="Times New Roman"/>
              </w:rPr>
            </w:pPr>
            <w:r>
              <w:rPr>
                <w:rFonts w:hint="default" w:ascii="Times New Roman" w:hAnsi="Times New Roman" w:cs="Times New Roman"/>
              </w:rPr>
              <w:t xml:space="preserve">      "zgswjgDm":"xxxx",</w:t>
            </w:r>
          </w:p>
          <w:p w14:paraId="2BC8F9DF">
            <w:pPr>
              <w:rPr>
                <w:rFonts w:hint="default" w:ascii="Times New Roman" w:hAnsi="Times New Roman" w:cs="Times New Roman"/>
              </w:rPr>
            </w:pPr>
            <w:r>
              <w:rPr>
                <w:rFonts w:hint="default" w:ascii="Times New Roman" w:hAnsi="Times New Roman" w:cs="Times New Roman"/>
              </w:rPr>
              <w:t xml:space="preserve">      "nsrmc":"xxxx",</w:t>
            </w:r>
          </w:p>
          <w:p w14:paraId="7E200DC3">
            <w:pPr>
              <w:rPr>
                <w:rFonts w:hint="default" w:ascii="Times New Roman" w:hAnsi="Times New Roman" w:cs="Times New Roman"/>
              </w:rPr>
            </w:pPr>
            <w:r>
              <w:rPr>
                <w:rFonts w:hint="default" w:ascii="Times New Roman" w:hAnsi="Times New Roman" w:cs="Times New Roman"/>
              </w:rPr>
              <w:t xml:space="preserve">      "lqdwid":"xxxx",</w:t>
            </w:r>
          </w:p>
          <w:p w14:paraId="136003EA">
            <w:pPr>
              <w:rPr>
                <w:rFonts w:hint="default" w:ascii="Times New Roman" w:hAnsi="Times New Roman" w:cs="Times New Roman"/>
              </w:rPr>
            </w:pPr>
            <w:r>
              <w:rPr>
                <w:rFonts w:hint="default" w:ascii="Times New Roman" w:hAnsi="Times New Roman" w:cs="Times New Roman"/>
              </w:rPr>
              <w:t xml:space="preserve">      "xndwNsrsbh":"xxxx",</w:t>
            </w:r>
          </w:p>
          <w:p w14:paraId="4B1F8FEF">
            <w:pPr>
              <w:rPr>
                <w:rFonts w:hint="default" w:ascii="Times New Roman" w:hAnsi="Times New Roman" w:cs="Times New Roman"/>
              </w:rPr>
            </w:pPr>
            <w:r>
              <w:rPr>
                <w:rFonts w:hint="default" w:ascii="Times New Roman" w:hAnsi="Times New Roman" w:cs="Times New Roman"/>
              </w:rPr>
              <w:t xml:space="preserve">      "xndwSsjswjgDm":"xxxx",</w:t>
            </w:r>
          </w:p>
          <w:p w14:paraId="675574A0">
            <w:pPr>
              <w:rPr>
                <w:rFonts w:hint="default" w:ascii="Times New Roman" w:hAnsi="Times New Roman" w:cs="Times New Roman"/>
              </w:rPr>
            </w:pPr>
            <w:r>
              <w:rPr>
                <w:rFonts w:hint="default" w:ascii="Times New Roman" w:hAnsi="Times New Roman" w:cs="Times New Roman"/>
              </w:rPr>
              <w:t xml:space="preserve">      "xndwZgswjgDm":"xxxx",</w:t>
            </w:r>
          </w:p>
          <w:p w14:paraId="69A09414">
            <w:pPr>
              <w:rPr>
                <w:rFonts w:hint="default" w:ascii="Times New Roman" w:hAnsi="Times New Roman" w:cs="Times New Roman"/>
              </w:rPr>
            </w:pPr>
            <w:r>
              <w:rPr>
                <w:rFonts w:hint="default" w:ascii="Times New Roman" w:hAnsi="Times New Roman" w:cs="Times New Roman"/>
              </w:rPr>
              <w:t xml:space="preserve">      "xndwNsrmc":"xxxx",</w:t>
            </w:r>
          </w:p>
          <w:p w14:paraId="0E490A67">
            <w:pPr>
              <w:rPr>
                <w:rFonts w:hint="default" w:ascii="Times New Roman" w:hAnsi="Times New Roman" w:cs="Times New Roman"/>
              </w:rPr>
            </w:pPr>
            <w:r>
              <w:rPr>
                <w:rFonts w:hint="default" w:ascii="Times New Roman" w:hAnsi="Times New Roman" w:cs="Times New Roman"/>
              </w:rPr>
              <w:t xml:space="preserve">      "xndwLqdwid":"xxxx"</w:t>
            </w:r>
          </w:p>
          <w:p w14:paraId="121AC71B">
            <w:pPr>
              <w:rPr>
                <w:rFonts w:hint="default" w:ascii="Times New Roman" w:hAnsi="Times New Roman" w:cs="Times New Roman"/>
              </w:rPr>
            </w:pPr>
            <w:r>
              <w:rPr>
                <w:rFonts w:hint="default" w:ascii="Times New Roman" w:hAnsi="Times New Roman" w:cs="Times New Roman"/>
              </w:rPr>
              <w:t xml:space="preserve">    }</w:t>
            </w:r>
          </w:p>
          <w:p w14:paraId="368D8DBA">
            <w:pPr>
              <w:rPr>
                <w:rFonts w:hint="default" w:ascii="Times New Roman" w:hAnsi="Times New Roman" w:cs="Times New Roman"/>
              </w:rPr>
            </w:pPr>
            <w:r>
              <w:rPr>
                <w:rFonts w:hint="default" w:ascii="Times New Roman" w:hAnsi="Times New Roman" w:cs="Times New Roman"/>
              </w:rPr>
              <w:t xml:space="preserve">  }</w:t>
            </w:r>
          </w:p>
          <w:p w14:paraId="29B5E368">
            <w:pPr>
              <w:rPr>
                <w:rFonts w:hint="default" w:ascii="Times New Roman" w:hAnsi="Times New Roman" w:cs="Times New Roman"/>
              </w:rPr>
            </w:pPr>
            <w:r>
              <w:rPr>
                <w:rFonts w:hint="default" w:ascii="Times New Roman" w:hAnsi="Times New Roman" w:cs="Times New Roman"/>
              </w:rPr>
              <w:t>}</w:t>
            </w:r>
          </w:p>
          <w:p w14:paraId="6B7A4070">
            <w:pPr>
              <w:pStyle w:val="2"/>
              <w:rPr>
                <w:rFonts w:hint="default" w:ascii="Times New Roman" w:hAnsi="Times New Roman" w:cs="Times New Roman"/>
              </w:rPr>
            </w:pPr>
          </w:p>
        </w:tc>
      </w:tr>
    </w:tbl>
    <w:p w14:paraId="3E9D2FC0">
      <w:pPr>
        <w:pStyle w:val="2"/>
        <w:rPr>
          <w:rFonts w:hint="default" w:ascii="Times New Roman" w:hAnsi="Times New Roman" w:cs="Times New Roman"/>
        </w:rPr>
      </w:pPr>
    </w:p>
    <w:p w14:paraId="198E1697">
      <w:pPr>
        <w:rPr>
          <w:rFonts w:hint="default" w:ascii="Times New Roman" w:hAnsi="Times New Roman" w:cs="Times New Roman"/>
        </w:rPr>
      </w:pPr>
      <w:r>
        <w:rPr>
          <w:rFonts w:hint="default" w:ascii="Times New Roman" w:hAnsi="Times New Roman" w:cs="Times New Roman"/>
        </w:rPr>
        <w:t>请求失败返回报文示例</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A4EC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center"/>
          </w:tcPr>
          <w:p w14:paraId="572FCEA4">
            <w:pPr>
              <w:rPr>
                <w:rFonts w:hint="default" w:ascii="Times New Roman" w:hAnsi="Times New Roman" w:cs="Times New Roman"/>
              </w:rPr>
            </w:pPr>
            <w:r>
              <w:rPr>
                <w:rFonts w:hint="default" w:ascii="Times New Roman" w:hAnsi="Times New Roman" w:cs="Times New Roman"/>
              </w:rPr>
              <w:t>{</w:t>
            </w:r>
          </w:p>
          <w:p w14:paraId="251F965C">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 {</w:t>
            </w:r>
          </w:p>
          <w:p w14:paraId="5173893F">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220EF741">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"Error": {</w:t>
            </w:r>
          </w:p>
          <w:p w14:paraId="09A8F3CE">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"Code": "1",</w:t>
            </w:r>
          </w:p>
          <w:p w14:paraId="7AF39899">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"Message": "错误说明"</w:t>
            </w:r>
          </w:p>
          <w:p w14:paraId="5EE5B406">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xml:space="preserve">       }</w:t>
            </w:r>
          </w:p>
          <w:p w14:paraId="65EA87B0">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 xml:space="preserve">     }</w:t>
            </w:r>
          </w:p>
          <w:p w14:paraId="010DDA63">
            <w:pPr>
              <w:rPr>
                <w:rFonts w:hint="default" w:ascii="Times New Roman" w:hAnsi="Times New Roman" w:cs="Times New Roman"/>
              </w:rPr>
            </w:pPr>
            <w:r>
              <w:rPr>
                <w:rFonts w:hint="default" w:ascii="Times New Roman" w:hAnsi="Times New Roman" w:cs="Times New Roman"/>
              </w:rPr>
              <w:t>}</w:t>
            </w:r>
          </w:p>
        </w:tc>
      </w:tr>
    </w:tbl>
    <w:p w14:paraId="1AADDD31">
      <w:pPr>
        <w:rPr>
          <w:rFonts w:hint="default" w:ascii="Times New Roman" w:hAnsi="Times New Roman" w:cs="Times New Roman"/>
          <w:vanish/>
        </w:rPr>
      </w:pPr>
    </w:p>
    <w:tbl>
      <w:tblPr>
        <w:tblStyle w:val="32"/>
        <w:tblpPr w:leftFromText="180" w:rightFromText="180" w:vertAnchor="text" w:horzAnchor="page" w:tblpX="1770" w:tblpY="581"/>
        <w:tblOverlap w:val="never"/>
        <w:tblW w:w="0" w:type="auto"/>
        <w:tblInd w:w="0" w:type="dxa"/>
        <w:tblLayout w:type="autofit"/>
        <w:tblCellMar>
          <w:top w:w="15" w:type="dxa"/>
          <w:left w:w="15" w:type="dxa"/>
          <w:bottom w:w="15" w:type="dxa"/>
          <w:right w:w="15" w:type="dxa"/>
        </w:tblCellMar>
      </w:tblPr>
      <w:tblGrid>
        <w:gridCol w:w="1546"/>
        <w:gridCol w:w="1355"/>
        <w:gridCol w:w="5693"/>
      </w:tblGrid>
      <w:tr w14:paraId="499CFCC4">
        <w:tblPrEx>
          <w:tblCellMar>
            <w:top w:w="15" w:type="dxa"/>
            <w:left w:w="15" w:type="dxa"/>
            <w:bottom w:w="15" w:type="dxa"/>
            <w:right w:w="15" w:type="dxa"/>
          </w:tblCellMar>
        </w:tblPrEx>
        <w:trPr>
          <w:trHeight w:val="540" w:hRule="atLeast"/>
        </w:trPr>
        <w:tc>
          <w:tcPr>
            <w:tcW w:w="1546"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4D9CB4A0">
            <w:pPr>
              <w:pStyle w:val="53"/>
              <w:snapToGrid w:val="0"/>
              <w:spacing w:before="60" w:after="60" w:line="312" w:lineRule="auto"/>
              <w:jc w:val="center"/>
              <w:rPr>
                <w:rFonts w:hint="default" w:ascii="Times New Roman" w:hAnsi="Times New Roman" w:eastAsia="宋体" w:cs="Times New Roman"/>
                <w:b/>
                <w:color w:val="333333"/>
              </w:rPr>
            </w:pPr>
            <w:r>
              <w:rPr>
                <w:rFonts w:hint="default" w:ascii="Times New Roman" w:hAnsi="Times New Roman" w:eastAsia="宋体" w:cs="Times New Roman"/>
                <w:b/>
                <w:color w:val="333333"/>
              </w:rPr>
              <w:t>key</w:t>
            </w: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63E81C15">
            <w:pPr>
              <w:pStyle w:val="53"/>
              <w:snapToGrid w:val="0"/>
              <w:spacing w:before="60" w:after="60" w:line="312" w:lineRule="auto"/>
              <w:jc w:val="center"/>
              <w:rPr>
                <w:rFonts w:hint="default" w:ascii="Times New Roman" w:hAnsi="Times New Roman" w:eastAsia="宋体" w:cs="Times New Roman"/>
                <w:b/>
                <w:color w:val="333333"/>
              </w:rPr>
            </w:pPr>
            <w:r>
              <w:rPr>
                <w:rFonts w:hint="default" w:ascii="Times New Roman" w:hAnsi="Times New Roman" w:eastAsia="宋体" w:cs="Times New Roman"/>
                <w:b/>
                <w:color w:val="333333"/>
              </w:rPr>
              <w:t>值</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055B5CE7">
            <w:pPr>
              <w:pStyle w:val="53"/>
              <w:snapToGrid w:val="0"/>
              <w:spacing w:before="60" w:after="60" w:line="312" w:lineRule="auto"/>
              <w:jc w:val="center"/>
              <w:rPr>
                <w:rFonts w:hint="default" w:ascii="Times New Roman" w:hAnsi="Times New Roman" w:eastAsia="宋体" w:cs="Times New Roman"/>
                <w:b/>
                <w:color w:val="333333"/>
              </w:rPr>
            </w:pPr>
            <w:r>
              <w:rPr>
                <w:rFonts w:hint="default" w:ascii="Times New Roman" w:hAnsi="Times New Roman" w:eastAsia="宋体" w:cs="Times New Roman"/>
                <w:b/>
                <w:color w:val="333333"/>
              </w:rPr>
              <w:t>说明</w:t>
            </w:r>
          </w:p>
        </w:tc>
      </w:tr>
      <w:tr w14:paraId="19C7909F">
        <w:tblPrEx>
          <w:tblCellMar>
            <w:top w:w="15" w:type="dxa"/>
            <w:left w:w="15" w:type="dxa"/>
            <w:bottom w:w="15" w:type="dxa"/>
            <w:right w:w="15" w:type="dxa"/>
          </w:tblCellMar>
        </w:tblPrEx>
        <w:trPr>
          <w:trHeight w:val="540" w:hRule="atLeast"/>
        </w:trPr>
        <w:tc>
          <w:tcPr>
            <w:tcW w:w="1546" w:type="dxa"/>
            <w:vMerge w:val="restart"/>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2C83010B">
            <w:pPr>
              <w:pStyle w:val="29"/>
              <w:widowControl/>
              <w:spacing w:line="480" w:lineRule="atLeast"/>
              <w:ind w:firstLine="480"/>
              <w:jc w:val="center"/>
              <w:rPr>
                <w:rFonts w:hint="default" w:ascii="Times New Roman" w:hAnsi="Times New Roman" w:cs="Times New Roman"/>
              </w:rPr>
            </w:pPr>
            <w:r>
              <w:rPr>
                <w:rFonts w:hint="default" w:ascii="Times New Roman" w:hAnsi="Times New Roman" w:eastAsia="宋体" w:cs="Times New Roman"/>
                <w:color w:val="000000"/>
              </w:rPr>
              <w:t>Code</w:t>
            </w: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775D865B">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-2</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4F19F293">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参数错误</w:t>
            </w:r>
          </w:p>
        </w:tc>
      </w:tr>
      <w:tr w14:paraId="4F4237E0">
        <w:tblPrEx>
          <w:tblCellMar>
            <w:top w:w="15" w:type="dxa"/>
            <w:left w:w="15" w:type="dxa"/>
            <w:bottom w:w="15" w:type="dxa"/>
            <w:right w:w="15" w:type="dxa"/>
          </w:tblCellMar>
        </w:tblPrEx>
        <w:trPr>
          <w:trHeight w:val="540" w:hRule="atLeast"/>
        </w:trPr>
        <w:tc>
          <w:tcPr>
            <w:tcW w:w="1546" w:type="dxa"/>
            <w:vMerge w:val="continue"/>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0D6192AE">
            <w:pPr>
              <w:rPr>
                <w:rFonts w:hint="default" w:ascii="Times New Roman" w:hAnsi="Times New Roman" w:cs="Times New Roman"/>
              </w:rPr>
            </w:pP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26773113">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1</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09DBF1F4">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数据库操作失败</w:t>
            </w:r>
          </w:p>
        </w:tc>
      </w:tr>
      <w:tr w14:paraId="584FEDDF">
        <w:tblPrEx>
          <w:tblCellMar>
            <w:top w:w="15" w:type="dxa"/>
            <w:left w:w="15" w:type="dxa"/>
            <w:bottom w:w="15" w:type="dxa"/>
            <w:right w:w="15" w:type="dxa"/>
          </w:tblCellMar>
        </w:tblPrEx>
        <w:trPr>
          <w:trHeight w:val="540" w:hRule="atLeast"/>
        </w:trPr>
        <w:tc>
          <w:tcPr>
            <w:tcW w:w="1546" w:type="dxa"/>
            <w:vMerge w:val="continue"/>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709DFC69">
            <w:pPr>
              <w:rPr>
                <w:rFonts w:hint="default" w:ascii="Times New Roman" w:hAnsi="Times New Roman" w:cs="Times New Roman"/>
              </w:rPr>
            </w:pP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04CFDB80">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2</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70B9D3F5">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数据不存在</w:t>
            </w:r>
          </w:p>
        </w:tc>
      </w:tr>
      <w:tr w14:paraId="084E09E2">
        <w:tblPrEx>
          <w:tblCellMar>
            <w:top w:w="15" w:type="dxa"/>
            <w:left w:w="15" w:type="dxa"/>
            <w:bottom w:w="15" w:type="dxa"/>
            <w:right w:w="15" w:type="dxa"/>
          </w:tblCellMar>
        </w:tblPrEx>
        <w:trPr>
          <w:trHeight w:val="540" w:hRule="atLeast"/>
        </w:trPr>
        <w:tc>
          <w:tcPr>
            <w:tcW w:w="1546" w:type="dxa"/>
            <w:vMerge w:val="continue"/>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10827EC1">
            <w:pPr>
              <w:rPr>
                <w:rFonts w:hint="default" w:ascii="Times New Roman" w:hAnsi="Times New Roman" w:cs="Times New Roman"/>
              </w:rPr>
            </w:pP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20762F4F">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3</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01B1E954">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增加授信额度异常</w:t>
            </w:r>
          </w:p>
        </w:tc>
      </w:tr>
      <w:tr w14:paraId="0AF166B3">
        <w:tblPrEx>
          <w:tblCellMar>
            <w:top w:w="15" w:type="dxa"/>
            <w:left w:w="15" w:type="dxa"/>
            <w:bottom w:w="15" w:type="dxa"/>
            <w:right w:w="15" w:type="dxa"/>
          </w:tblCellMar>
        </w:tblPrEx>
        <w:trPr>
          <w:trHeight w:val="540" w:hRule="atLeast"/>
        </w:trPr>
        <w:tc>
          <w:tcPr>
            <w:tcW w:w="1546" w:type="dxa"/>
            <w:vMerge w:val="continue"/>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3D26081C">
            <w:pPr>
              <w:rPr>
                <w:rFonts w:hint="default" w:ascii="Times New Roman" w:hAnsi="Times New Roman" w:cs="Times New Roman"/>
              </w:rPr>
            </w:pP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16282155">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4</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5FAD0CD6">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日期类型转换异常</w:t>
            </w:r>
          </w:p>
        </w:tc>
      </w:tr>
    </w:tbl>
    <w:p w14:paraId="2361BD6F">
      <w:pPr>
        <w:pStyle w:val="2"/>
        <w:rPr>
          <w:rFonts w:hint="default" w:ascii="Times New Roman" w:hAnsi="Times New Roman" w:cs="Times New Roman"/>
        </w:rPr>
      </w:pPr>
    </w:p>
    <w:p w14:paraId="4026FA0E">
      <w:pPr>
        <w:pStyle w:val="4"/>
        <w:numPr>
          <w:ilvl w:val="1"/>
          <w:numId w:val="0"/>
        </w:numPr>
        <w:spacing w:before="156"/>
        <w:jc w:val="both"/>
        <w:rPr>
          <w:rFonts w:hint="default" w:ascii="Times New Roman" w:hAnsi="Times New Roman" w:cs="Times New Roman"/>
        </w:rPr>
      </w:pPr>
      <w:bookmarkStart w:id="44" w:name="_Toc25280"/>
      <w:bookmarkStart w:id="45" w:name="_Toc12405"/>
      <w:r>
        <w:rPr>
          <w:rFonts w:hint="default" w:ascii="Times New Roman" w:hAnsi="Times New Roman" w:cs="Times New Roman"/>
        </w:rPr>
        <w:t>3.3调用沙箱数字能力</w:t>
      </w:r>
      <w:bookmarkEnd w:id="44"/>
      <w:bookmarkEnd w:id="45"/>
    </w:p>
    <w:p w14:paraId="0845A1DE">
      <w:pPr>
        <w:rPr>
          <w:rFonts w:hint="default" w:ascii="Times New Roman" w:hAnsi="Times New Roman" w:cs="Times New Roman"/>
        </w:rPr>
      </w:pPr>
      <w:r>
        <w:rPr>
          <w:rFonts w:hint="default" w:ascii="Times New Roman" w:hAnsi="Times New Roman" w:cs="Times New Roman"/>
        </w:rPr>
        <w:t>访问沙箱数字能力和访问生产环境数字能力一样，数字能力的入参、处理逻辑和返回报文可以参考能力说明文档。</w:t>
      </w:r>
    </w:p>
    <w:p w14:paraId="7BF43834">
      <w:pPr>
        <w:pStyle w:val="5"/>
        <w:numPr>
          <w:ilvl w:val="2"/>
          <w:numId w:val="0"/>
        </w:numPr>
        <w:spacing w:before="156" w:after="156"/>
        <w:jc w:val="both"/>
        <w:rPr>
          <w:rFonts w:hint="default" w:ascii="Times New Roman" w:hAnsi="Times New Roman" w:cs="Times New Roman"/>
          <w:lang w:eastAsia="zh-Hans"/>
        </w:rPr>
      </w:pPr>
      <w:bookmarkStart w:id="46" w:name="_Toc30478"/>
      <w:bookmarkStart w:id="47" w:name="_Toc21474"/>
      <w:r>
        <w:rPr>
          <w:rFonts w:hint="default" w:ascii="Times New Roman" w:hAnsi="Times New Roman" w:cs="Times New Roman"/>
        </w:rPr>
        <w:t>3.3.1</w:t>
      </w:r>
      <w:r>
        <w:rPr>
          <w:rFonts w:hint="default" w:ascii="Times New Roman" w:hAnsi="Times New Roman" w:cs="Times New Roman"/>
          <w:lang w:eastAsia="zh-Hans"/>
        </w:rPr>
        <w:t>请求地址</w:t>
      </w:r>
      <w:bookmarkEnd w:id="46"/>
      <w:bookmarkEnd w:id="47"/>
    </w:p>
    <w:p w14:paraId="51CA2B16">
      <w:pPr>
        <w:rPr>
          <w:rFonts w:hint="default" w:ascii="Times New Roman" w:hAnsi="Times New Roman" w:cs="Times New Roman"/>
        </w:rPr>
      </w:pPr>
      <w:r>
        <w:rPr>
          <w:rFonts w:hint="default" w:ascii="Times New Roman" w:hAnsi="Times New Roman" w:cs="Times New Roman"/>
        </w:rPr>
        <w:t>以下是乐企平台沙箱接口服务请求地址（URL）：</w:t>
      </w:r>
    </w:p>
    <w:p w14:paraId="20EED977">
      <w:pPr>
        <w:rPr>
          <w:rFonts w:hint="default" w:ascii="Times New Roman" w:hAnsi="Times New Roman" w:cs="Times New Roman"/>
        </w:rPr>
      </w:pPr>
      <w:r>
        <w:rPr>
          <w:rFonts w:hint="default" w:ascii="Times New Roman" w:hAnsi="Times New Roman" w:cs="Times New Roman"/>
        </w:rPr>
        <w:t>https://lqpt.chinatax.gov.cn:8443/access/sandbox/v2/invoke/{能力编码}/{服务编码}/</w:t>
      </w:r>
    </w:p>
    <w:p w14:paraId="65D72E94">
      <w:pPr>
        <w:rPr>
          <w:rFonts w:hint="default" w:ascii="Times New Roman" w:hAnsi="Times New Roman" w:cs="Times New Roman"/>
          <w:lang w:eastAsia="zh-Hans"/>
        </w:rPr>
      </w:pPr>
      <w:r>
        <w:rPr>
          <w:rFonts w:hint="default" w:ascii="Times New Roman" w:hAnsi="Times New Roman" w:cs="Times New Roman"/>
          <w:lang w:eastAsia="zh-Hans"/>
        </w:rPr>
        <w:t>能力编码和服务编码的定义详见3.1.5获取能力编码、接口编码和用例编码章节</w:t>
      </w:r>
    </w:p>
    <w:p w14:paraId="00EB9580">
      <w:pPr>
        <w:pStyle w:val="5"/>
        <w:numPr>
          <w:ilvl w:val="2"/>
          <w:numId w:val="0"/>
        </w:numPr>
        <w:spacing w:before="156" w:after="156"/>
        <w:jc w:val="both"/>
        <w:rPr>
          <w:rFonts w:hint="default" w:ascii="Times New Roman" w:hAnsi="Times New Roman" w:cs="Times New Roman"/>
          <w:lang w:eastAsia="zh-Hans"/>
        </w:rPr>
      </w:pPr>
      <w:bookmarkStart w:id="48" w:name="_Toc2351"/>
      <w:bookmarkStart w:id="49" w:name="_Toc13497"/>
      <w:r>
        <w:rPr>
          <w:rFonts w:hint="default" w:ascii="Times New Roman" w:hAnsi="Times New Roman" w:cs="Times New Roman"/>
        </w:rPr>
        <w:t>3.3.2</w:t>
      </w:r>
      <w:r>
        <w:rPr>
          <w:rFonts w:hint="default" w:ascii="Times New Roman" w:hAnsi="Times New Roman" w:cs="Times New Roman"/>
          <w:lang w:eastAsia="zh-Hans"/>
        </w:rPr>
        <w:t>请求报文</w:t>
      </w:r>
      <w:bookmarkEnd w:id="48"/>
      <w:bookmarkEnd w:id="49"/>
    </w:p>
    <w:p w14:paraId="3297A098">
      <w:pPr>
        <w:rPr>
          <w:rFonts w:hint="default" w:ascii="Times New Roman" w:hAnsi="Times New Roman" w:cs="Times New Roman"/>
          <w:lang w:eastAsia="zh-Hans"/>
        </w:rPr>
      </w:pPr>
      <w:r>
        <w:rPr>
          <w:rFonts w:hint="default" w:ascii="Times New Roman" w:hAnsi="Times New Roman" w:cs="Times New Roman"/>
          <w:lang w:eastAsia="zh-Hans"/>
        </w:rPr>
        <w:t>沙箱数字能力访问的报文头要区分能力订阅验收测试请求和系统联调测试需求。两者仅通过报文头区分，报文体内容一致，参考能力说明文档。</w:t>
      </w:r>
    </w:p>
    <w:p w14:paraId="0E8E5756">
      <w:pPr>
        <w:rPr>
          <w:rFonts w:hint="default" w:ascii="Times New Roman" w:hAnsi="Times New Roman" w:cs="Times New Roman"/>
          <w:b/>
          <w:bCs/>
          <w:lang w:eastAsia="zh-Hans"/>
        </w:rPr>
      </w:pPr>
      <w:r>
        <w:rPr>
          <w:rFonts w:hint="default" w:ascii="Times New Roman" w:hAnsi="Times New Roman" w:cs="Times New Roman"/>
          <w:b/>
          <w:bCs/>
        </w:rPr>
        <w:t>（</w:t>
      </w:r>
      <w:r>
        <w:rPr>
          <w:rFonts w:hint="default" w:ascii="Times New Roman" w:hAnsi="Times New Roman" w:cs="Times New Roman"/>
          <w:b/>
          <w:bCs/>
          <w:lang w:eastAsia="zh-Hans"/>
        </w:rPr>
        <w:t>1）能力订阅验收测试请求</w:t>
      </w:r>
    </w:p>
    <w:p w14:paraId="18A076DB">
      <w:pPr>
        <w:rPr>
          <w:rFonts w:hint="default" w:ascii="Times New Roman" w:hAnsi="Times New Roman" w:cs="Times New Roman"/>
        </w:rPr>
      </w:pPr>
      <w:r>
        <w:rPr>
          <w:rFonts w:hint="default" w:ascii="Times New Roman" w:hAnsi="Times New Roman" w:cs="Times New Roman"/>
        </w:rPr>
        <w:t>直连单位在首次订阅开通能力时，需要完成能力订阅沙箱测试，可前往测试中心模块查看测试指引与测试用例，通过测试中心启动测试后，需要在限定时间（72小时）内完成指定测试任务，测试任务通过后生成测试报告，提交税务部门确认通过后，才能完成能力订阅开通。能力订阅验收测试需要在报文通中传入对应的用例编码。</w:t>
      </w:r>
    </w:p>
    <w:tbl>
      <w:tblPr>
        <w:tblStyle w:val="3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276"/>
        <w:gridCol w:w="2292"/>
        <w:gridCol w:w="3443"/>
      </w:tblGrid>
      <w:tr w14:paraId="38FF32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003CEC9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Key</w:t>
            </w:r>
          </w:p>
        </w:tc>
        <w:tc>
          <w:tcPr>
            <w:tcW w:w="2292"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027D41F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名称</w:t>
            </w:r>
          </w:p>
        </w:tc>
        <w:tc>
          <w:tcPr>
            <w:tcW w:w="3443"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2D57F75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说明</w:t>
            </w:r>
          </w:p>
        </w:tc>
      </w:tr>
      <w:tr w14:paraId="5D668C1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8FF971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jrdwptbh</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4EBDAB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直连单位平台ID</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5CEBD2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直连单位乐企ID</w:t>
            </w:r>
          </w:p>
        </w:tc>
      </w:tr>
      <w:tr w14:paraId="76CE654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BFAAA4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sydwptbh</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671614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使用单位平台ID</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87B071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使用单位乐企ID</w:t>
            </w:r>
          </w:p>
        </w:tc>
      </w:tr>
      <w:tr w14:paraId="55431E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890935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ylbm</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96E24D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用例编码</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82547C8">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能力订阅验收测试任务重对应的测试用例编码</w:t>
            </w:r>
          </w:p>
        </w:tc>
      </w:tr>
      <w:tr w14:paraId="17E988F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4097D6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sxcsbz</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B7ADA9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沙箱测试标志</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84E2F1A">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能力订阅验收测试模式下，该字段为空</w:t>
            </w:r>
          </w:p>
        </w:tc>
      </w:tr>
      <w:tr w14:paraId="2F7F45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F7AB4B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access_signature</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28C9EB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签名加密串</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7B2ECB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暂不填写</w:t>
            </w:r>
          </w:p>
        </w:tc>
      </w:tr>
      <w:tr w14:paraId="2C9CDE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0237AEB">
            <w:pPr>
              <w:ind w:left="0" w:leftChars="0" w:firstLine="0" w:firstLineChars="0"/>
              <w:rPr>
                <w:rFonts w:hint="default" w:ascii="Times New Roman" w:hAnsi="Times New Roman" w:eastAsia="宋体" w:cs="Times New Roman"/>
                <w:color w:val="333333"/>
                <w:kern w:val="2"/>
                <w:sz w:val="21"/>
                <w:szCs w:val="24"/>
                <w:lang w:val="en-US" w:eastAsia="zh-CN" w:bidi="ar-SA"/>
              </w:rPr>
            </w:pPr>
            <w:r>
              <w:rPr>
                <w:rFonts w:hint="default" w:ascii="Times New Roman" w:hAnsi="Times New Roman" w:eastAsia="宋体" w:cs="Times New Roman"/>
                <w:color w:val="333333"/>
                <w:kern w:val="2"/>
                <w:sz w:val="21"/>
                <w:szCs w:val="24"/>
                <w:lang w:val="en-US" w:eastAsia="zh-CN" w:bidi="ar-SA"/>
              </w:rPr>
              <w:t>clientTid</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1978749">
            <w:pPr>
              <w:ind w:left="0" w:leftChars="0" w:firstLine="0" w:firstLineChars="0"/>
              <w:rPr>
                <w:rFonts w:hint="default" w:ascii="Times New Roman" w:hAnsi="Times New Roman" w:eastAsia="宋体" w:cs="Times New Roman"/>
                <w:color w:val="333333"/>
                <w:kern w:val="2"/>
                <w:sz w:val="21"/>
                <w:szCs w:val="24"/>
                <w:lang w:val="en-US" w:eastAsia="zh-CN" w:bidi="ar-SA"/>
              </w:rPr>
            </w:pPr>
            <w:r>
              <w:rPr>
                <w:rFonts w:hint="default" w:ascii="Times New Roman" w:hAnsi="Times New Roman" w:eastAsia="宋体" w:cs="Times New Roman"/>
                <w:color w:val="333333"/>
                <w:kern w:val="2"/>
                <w:sz w:val="21"/>
                <w:szCs w:val="24"/>
                <w:lang w:val="en-US" w:eastAsia="zh-CN" w:bidi="ar-SA"/>
              </w:rPr>
              <w:t>客户端交易ID</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E57D908">
            <w:pPr>
              <w:ind w:left="0" w:leftChars="0" w:firstLine="0" w:firstLineChars="0"/>
              <w:rPr>
                <w:rFonts w:hint="default" w:ascii="Times New Roman" w:hAnsi="Times New Roman" w:eastAsia="宋体" w:cs="Times New Roman"/>
                <w:color w:val="333333"/>
                <w:kern w:val="2"/>
                <w:sz w:val="21"/>
                <w:szCs w:val="24"/>
                <w:lang w:val="en-US" w:eastAsia="zh-CN" w:bidi="ar-SA"/>
              </w:rPr>
            </w:pPr>
            <w:r>
              <w:rPr>
                <w:rFonts w:hint="default" w:ascii="Times New Roman" w:hAnsi="Times New Roman" w:eastAsia="宋体" w:cs="Times New Roman"/>
                <w:b/>
                <w:bCs/>
                <w:color w:val="333333"/>
                <w:kern w:val="2"/>
                <w:sz w:val="21"/>
                <w:szCs w:val="24"/>
                <w:lang w:val="en-US" w:eastAsia="zh-CN" w:bidi="ar-SA"/>
              </w:rPr>
              <w:t>非必录</w:t>
            </w:r>
            <w:r>
              <w:rPr>
                <w:rFonts w:hint="default" w:ascii="Times New Roman" w:hAnsi="Times New Roman" w:eastAsia="宋体" w:cs="Times New Roman"/>
                <w:color w:val="333333"/>
                <w:kern w:val="2"/>
                <w:sz w:val="21"/>
                <w:szCs w:val="24"/>
                <w:lang w:val="en-US" w:eastAsia="zh-CN" w:bidi="ar-SA"/>
              </w:rPr>
              <w:t>，用于企业侧与乐企侧之间的请求响应时长监测或其他业务跟踪。</w:t>
            </w:r>
          </w:p>
          <w:p w14:paraId="16E66B16">
            <w:pPr>
              <w:ind w:left="0" w:leftChars="0" w:firstLine="0" w:firstLineChars="0"/>
              <w:rPr>
                <w:rFonts w:hint="default" w:ascii="Times New Roman" w:hAnsi="Times New Roman" w:eastAsia="宋体" w:cs="Times New Roman"/>
                <w:color w:val="333333"/>
                <w:kern w:val="2"/>
                <w:sz w:val="21"/>
                <w:szCs w:val="24"/>
                <w:lang w:val="en-US" w:eastAsia="zh-CN" w:bidi="ar-SA"/>
              </w:rPr>
            </w:pPr>
            <w:r>
              <w:rPr>
                <w:rFonts w:hint="default" w:ascii="Times New Roman" w:hAnsi="Times New Roman" w:eastAsia="宋体" w:cs="Times New Roman"/>
                <w:b/>
                <w:bCs/>
                <w:color w:val="333333"/>
                <w:kern w:val="2"/>
                <w:sz w:val="21"/>
                <w:szCs w:val="24"/>
                <w:lang w:val="en-US" w:eastAsia="zh-CN" w:bidi="ar-SA"/>
              </w:rPr>
              <w:t>特别注意</w:t>
            </w:r>
            <w:r>
              <w:rPr>
                <w:rFonts w:hint="default" w:ascii="Times New Roman" w:hAnsi="Times New Roman" w:eastAsia="宋体" w:cs="Times New Roman"/>
                <w:color w:val="333333"/>
                <w:kern w:val="2"/>
                <w:sz w:val="21"/>
                <w:szCs w:val="24"/>
                <w:lang w:val="en-US" w:eastAsia="zh-CN" w:bidi="ar-SA"/>
              </w:rPr>
              <w:t>：建议使用UUID或自有业务系统会话ID，以减少重复概率。</w:t>
            </w:r>
          </w:p>
        </w:tc>
      </w:tr>
      <w:tr w14:paraId="39384F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0557E06">
            <w:pPr>
              <w:ind w:left="0" w:leftChars="0" w:firstLine="0" w:firstLineChars="0"/>
              <w:rPr>
                <w:rFonts w:hint="default" w:ascii="Times New Roman" w:hAnsi="Times New Roman" w:eastAsia="宋体" w:cs="Times New Roman"/>
                <w:color w:val="333333"/>
                <w:kern w:val="2"/>
                <w:sz w:val="21"/>
                <w:szCs w:val="24"/>
                <w:lang w:val="en-US" w:eastAsia="zh-CN" w:bidi="ar-SA"/>
              </w:rPr>
            </w:pPr>
            <w:r>
              <w:rPr>
                <w:rFonts w:hint="default" w:ascii="Times New Roman" w:hAnsi="Times New Roman" w:eastAsia="宋体" w:cs="Times New Roman"/>
                <w:color w:val="333333"/>
                <w:kern w:val="2"/>
                <w:sz w:val="21"/>
                <w:szCs w:val="24"/>
                <w:lang w:val="en-US" w:eastAsia="zh-CN" w:bidi="ar-SA"/>
              </w:rPr>
              <w:t>ptlx</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94EE88B">
            <w:pPr>
              <w:ind w:left="0" w:leftChars="0" w:firstLine="0" w:firstLineChars="0"/>
              <w:rPr>
                <w:rFonts w:hint="default" w:ascii="Times New Roman" w:hAnsi="Times New Roman" w:eastAsia="宋体" w:cs="Times New Roman"/>
                <w:color w:val="333333"/>
                <w:kern w:val="2"/>
                <w:sz w:val="21"/>
                <w:szCs w:val="24"/>
                <w:lang w:val="en-US" w:eastAsia="zh-CN" w:bidi="ar-SA"/>
              </w:rPr>
            </w:pPr>
            <w:r>
              <w:rPr>
                <w:rFonts w:hint="default" w:ascii="Times New Roman" w:hAnsi="Times New Roman" w:eastAsia="宋体" w:cs="Times New Roman"/>
                <w:color w:val="333333"/>
                <w:kern w:val="2"/>
                <w:sz w:val="21"/>
                <w:szCs w:val="24"/>
                <w:lang w:val="en-US" w:eastAsia="zh-CN" w:bidi="ar-SA"/>
              </w:rPr>
              <w:t>平台类型</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C93016D">
            <w:pPr>
              <w:ind w:left="0" w:leftChars="0" w:firstLine="0" w:firstLineChars="0"/>
              <w:rPr>
                <w:rFonts w:hint="default" w:ascii="Times New Roman" w:hAnsi="Times New Roman" w:eastAsia="宋体" w:cs="Times New Roman"/>
                <w:color w:val="333333"/>
                <w:kern w:val="2"/>
                <w:sz w:val="21"/>
                <w:szCs w:val="24"/>
                <w:lang w:val="en-US" w:eastAsia="zh-CN" w:bidi="ar-SA"/>
              </w:rPr>
            </w:pPr>
            <w:r>
              <w:rPr>
                <w:rFonts w:hint="default" w:ascii="Times New Roman" w:hAnsi="Times New Roman" w:eastAsia="宋体" w:cs="Times New Roman"/>
                <w:b/>
                <w:bCs/>
                <w:color w:val="333333"/>
                <w:kern w:val="2"/>
                <w:sz w:val="21"/>
                <w:szCs w:val="24"/>
                <w:lang w:val="en-US" w:eastAsia="zh-CN" w:bidi="ar-SA"/>
              </w:rPr>
              <w:t>非必录</w:t>
            </w:r>
            <w:r>
              <w:rPr>
                <w:rFonts w:hint="default" w:ascii="Times New Roman" w:hAnsi="Times New Roman" w:eastAsia="宋体" w:cs="Times New Roman"/>
                <w:color w:val="333333"/>
                <w:kern w:val="2"/>
                <w:sz w:val="21"/>
                <w:szCs w:val="24"/>
                <w:lang w:val="en-US" w:eastAsia="zh-CN" w:bidi="ar-SA"/>
              </w:rPr>
              <w:t>，当使用单位与直连单位关系为不具有控制关系时且直连单位接入类型为他用+联用时必录，用于区分使用单位采用何种直连平台接入类型进行能力服务调用</w:t>
            </w:r>
          </w:p>
        </w:tc>
      </w:tr>
    </w:tbl>
    <w:p w14:paraId="56A151B2">
      <w:pPr>
        <w:pStyle w:val="2"/>
        <w:rPr>
          <w:rFonts w:hint="default" w:ascii="Times New Roman" w:hAnsi="Times New Roman" w:cs="Times New Roman"/>
          <w:lang w:eastAsia="zh-Hans"/>
        </w:rPr>
      </w:pPr>
    </w:p>
    <w:p w14:paraId="134E4C48">
      <w:pPr>
        <w:jc w:val="both"/>
        <w:rPr>
          <w:rFonts w:hint="default" w:ascii="Times New Roman" w:hAnsi="Times New Roman" w:cs="Times New Roman"/>
          <w:b/>
          <w:bCs/>
          <w:lang w:eastAsia="zh-Hans"/>
        </w:rPr>
      </w:pPr>
      <w:r>
        <w:rPr>
          <w:rFonts w:hint="default" w:ascii="Times New Roman" w:hAnsi="Times New Roman" w:cs="Times New Roman"/>
          <w:b/>
          <w:bCs/>
        </w:rPr>
        <w:t>（</w:t>
      </w:r>
      <w:r>
        <w:rPr>
          <w:rFonts w:hint="default" w:ascii="Times New Roman" w:hAnsi="Times New Roman" w:cs="Times New Roman"/>
          <w:b/>
          <w:bCs/>
          <w:lang w:eastAsia="zh-Hans"/>
        </w:rPr>
        <w:t>2）系统联调测试</w:t>
      </w:r>
    </w:p>
    <w:p w14:paraId="55E050B4">
      <w:pPr>
        <w:rPr>
          <w:rFonts w:hint="default" w:ascii="Times New Roman" w:hAnsi="Times New Roman" w:cs="Times New Roman"/>
        </w:rPr>
      </w:pPr>
      <w:r>
        <w:rPr>
          <w:rFonts w:hint="default" w:ascii="Times New Roman" w:hAnsi="Times New Roman" w:cs="Times New Roman"/>
        </w:rPr>
        <w:t>直连单位在订阅开通能力后，在日常业务联调测试中，可以通过系统联调测试进行业务联调。在不同测试场景中，要配合沙箱控制服务进行使用。在沙箱数字能力调用的请求报文头中进行设置。</w:t>
      </w:r>
    </w:p>
    <w:tbl>
      <w:tblPr>
        <w:tblStyle w:val="3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246"/>
        <w:gridCol w:w="2412"/>
        <w:gridCol w:w="3353"/>
      </w:tblGrid>
      <w:tr w14:paraId="798C36D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349C7AD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Key</w:t>
            </w:r>
          </w:p>
        </w:tc>
        <w:tc>
          <w:tcPr>
            <w:tcW w:w="2412"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41F5E5C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名称</w:t>
            </w:r>
          </w:p>
        </w:tc>
        <w:tc>
          <w:tcPr>
            <w:tcW w:w="3353"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6896CCA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说明</w:t>
            </w:r>
          </w:p>
        </w:tc>
      </w:tr>
      <w:tr w14:paraId="01DD7A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A772C3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jrdwptbh</w:t>
            </w:r>
          </w:p>
        </w:tc>
        <w:tc>
          <w:tcPr>
            <w:tcW w:w="241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81FA9F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直连单位平台ID</w:t>
            </w:r>
          </w:p>
        </w:tc>
        <w:tc>
          <w:tcPr>
            <w:tcW w:w="335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C7E568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直连单位乐企ID</w:t>
            </w:r>
          </w:p>
        </w:tc>
      </w:tr>
      <w:tr w14:paraId="511E9DC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17D745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sydwptbh</w:t>
            </w:r>
          </w:p>
        </w:tc>
        <w:tc>
          <w:tcPr>
            <w:tcW w:w="241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550C1A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使用单位平台ID</w:t>
            </w:r>
          </w:p>
        </w:tc>
        <w:tc>
          <w:tcPr>
            <w:tcW w:w="335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976586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使用单位乐企ID</w:t>
            </w:r>
          </w:p>
        </w:tc>
      </w:tr>
      <w:tr w14:paraId="44AD87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A9F169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ylbm</w:t>
            </w:r>
          </w:p>
        </w:tc>
        <w:tc>
          <w:tcPr>
            <w:tcW w:w="241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E4CBAD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用例编码</w:t>
            </w:r>
          </w:p>
        </w:tc>
        <w:tc>
          <w:tcPr>
            <w:tcW w:w="335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F942561">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系统联调测试模式下，用例编码为空</w:t>
            </w:r>
          </w:p>
        </w:tc>
      </w:tr>
      <w:tr w14:paraId="4CF938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E6F179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sxcsbz</w:t>
            </w:r>
          </w:p>
        </w:tc>
        <w:tc>
          <w:tcPr>
            <w:tcW w:w="241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4A4D5A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沙箱测试标志</w:t>
            </w:r>
          </w:p>
        </w:tc>
        <w:tc>
          <w:tcPr>
            <w:tcW w:w="335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C783CF3">
            <w:pPr>
              <w:pStyle w:val="53"/>
              <w:snapToGrid w:val="0"/>
              <w:spacing w:before="60" w:after="60" w:line="312" w:lineRule="auto"/>
              <w:jc w:val="both"/>
              <w:rPr>
                <w:rFonts w:hint="eastAsia" w:ascii="Times New Roman" w:hAnsi="Times New Roman" w:eastAsia="宋体" w:cs="Times New Roman"/>
                <w:color w:val="333333"/>
                <w:lang w:val="en-US" w:eastAsia="zh-CN"/>
              </w:rPr>
            </w:pPr>
            <w:r>
              <w:rPr>
                <w:rFonts w:hint="default" w:ascii="Times New Roman" w:hAnsi="Times New Roman" w:eastAsia="宋体" w:cs="Times New Roman"/>
                <w:color w:val="333333"/>
              </w:rPr>
              <w:t>能力订阅验收测试模式下，该字段为</w:t>
            </w:r>
            <w:r>
              <w:rPr>
                <w:rFonts w:hint="eastAsia" w:ascii="Times New Roman" w:hAnsi="Times New Roman" w:eastAsia="宋体" w:cs="Times New Roman"/>
                <w:color w:val="333333"/>
                <w:lang w:val="en-US" w:eastAsia="zh-CN"/>
              </w:rPr>
              <w:t>空</w:t>
            </w:r>
          </w:p>
        </w:tc>
      </w:tr>
      <w:tr w14:paraId="7FAEA78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DF962F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access_signature</w:t>
            </w:r>
          </w:p>
        </w:tc>
        <w:tc>
          <w:tcPr>
            <w:tcW w:w="241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F4AD5A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签名加密串</w:t>
            </w:r>
          </w:p>
        </w:tc>
        <w:tc>
          <w:tcPr>
            <w:tcW w:w="335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E29C9C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暂不填写</w:t>
            </w:r>
          </w:p>
        </w:tc>
      </w:tr>
    </w:tbl>
    <w:p w14:paraId="2A941C49">
      <w:pPr>
        <w:pStyle w:val="53"/>
        <w:snapToGrid w:val="0"/>
        <w:spacing w:before="60" w:after="120" w:line="312" w:lineRule="auto"/>
        <w:jc w:val="both"/>
        <w:rPr>
          <w:rFonts w:hint="default" w:ascii="Times New Roman" w:hAnsi="Times New Roman" w:eastAsia="宋体" w:cs="Times New Roman"/>
          <w:color w:val="333333"/>
          <w:sz w:val="22"/>
        </w:rPr>
      </w:pPr>
    </w:p>
    <w:p w14:paraId="0F114835">
      <w:pPr>
        <w:pStyle w:val="5"/>
        <w:numPr>
          <w:ilvl w:val="2"/>
          <w:numId w:val="0"/>
        </w:numPr>
        <w:spacing w:before="156" w:after="156"/>
        <w:jc w:val="both"/>
        <w:rPr>
          <w:rFonts w:hint="default" w:ascii="Times New Roman" w:hAnsi="Times New Roman" w:eastAsia="宋体" w:cs="Times New Roman"/>
          <w:color w:val="333333"/>
          <w:sz w:val="22"/>
        </w:rPr>
      </w:pPr>
      <w:bookmarkStart w:id="50" w:name="_Toc5772"/>
      <w:bookmarkStart w:id="51" w:name="_Toc6875"/>
      <w:r>
        <w:rPr>
          <w:rFonts w:hint="default" w:ascii="Times New Roman" w:hAnsi="Times New Roman" w:cs="Times New Roman"/>
        </w:rPr>
        <w:t>3.3.3</w:t>
      </w:r>
      <w:r>
        <w:rPr>
          <w:rFonts w:hint="default" w:ascii="Times New Roman" w:hAnsi="Times New Roman" w:cs="Times New Roman"/>
          <w:lang w:eastAsia="zh-Hans"/>
        </w:rPr>
        <w:t>返回报文</w:t>
      </w:r>
      <w:bookmarkEnd w:id="50"/>
      <w:bookmarkEnd w:id="51"/>
    </w:p>
    <w:p w14:paraId="0013C2F9">
      <w:pPr>
        <w:rPr>
          <w:rFonts w:hint="default" w:ascii="Times New Roman" w:hAnsi="Times New Roman" w:cs="Times New Roman"/>
        </w:rPr>
      </w:pPr>
      <w:r>
        <w:rPr>
          <w:rFonts w:hint="default" w:ascii="Times New Roman" w:hAnsi="Times New Roman" w:cs="Times New Roman"/>
          <w:lang w:eastAsia="zh-Hans"/>
        </w:rPr>
        <w:t>详见能力文档。</w:t>
      </w:r>
    </w:p>
    <w:p w14:paraId="196849BA">
      <w:pPr>
        <w:jc w:val="both"/>
        <w:rPr>
          <w:rFonts w:hint="default" w:ascii="Times New Roman" w:hAnsi="Times New Roman" w:cs="Times New Roman"/>
        </w:rPr>
      </w:pPr>
    </w:p>
    <w:p w14:paraId="003F1A71">
      <w:pPr>
        <w:pStyle w:val="3"/>
        <w:numPr>
          <w:ilvl w:val="0"/>
          <w:numId w:val="0"/>
        </w:numPr>
        <w:spacing w:before="156" w:after="156"/>
        <w:rPr>
          <w:rFonts w:hint="default" w:ascii="Times New Roman" w:hAnsi="Times New Roman" w:eastAsia="黑体" w:cs="Times New Roman"/>
          <w:sz w:val="44"/>
          <w:szCs w:val="44"/>
        </w:rPr>
      </w:pPr>
      <w:r>
        <w:rPr>
          <w:rFonts w:hint="default" w:ascii="Times New Roman" w:hAnsi="Times New Roman" w:eastAsia="黑体" w:cs="Times New Roman"/>
          <w:sz w:val="44"/>
          <w:szCs w:val="44"/>
        </w:rPr>
        <w:br w:type="page"/>
      </w:r>
      <w:bookmarkStart w:id="52" w:name="_Toc11808"/>
      <w:bookmarkStart w:id="53" w:name="_Toc29439"/>
      <w:r>
        <w:rPr>
          <w:rFonts w:hint="default" w:ascii="Times New Roman" w:hAnsi="Times New Roman" w:eastAsia="黑体" w:cs="Times New Roman"/>
          <w:sz w:val="44"/>
          <w:szCs w:val="44"/>
        </w:rPr>
        <w:t>第四章 测试场景</w:t>
      </w:r>
      <w:bookmarkEnd w:id="52"/>
      <w:bookmarkEnd w:id="53"/>
    </w:p>
    <w:p w14:paraId="4339F3E8">
      <w:pPr>
        <w:rPr>
          <w:rFonts w:hint="default" w:ascii="Times New Roman" w:hAnsi="Times New Roman" w:cs="Times New Roman"/>
        </w:rPr>
      </w:pPr>
      <w:r>
        <w:rPr>
          <w:rFonts w:hint="default" w:ascii="Times New Roman" w:hAnsi="Times New Roman" w:cs="Times New Roman"/>
        </w:rPr>
        <w:t>测试场景</w:t>
      </w:r>
      <w:r>
        <w:rPr>
          <w:rFonts w:hint="default" w:ascii="Times New Roman" w:hAnsi="Times New Roman" w:cs="Times New Roman"/>
          <w:lang w:eastAsia="zh-Hans"/>
        </w:rPr>
        <w:t>描述乐</w:t>
      </w:r>
      <w:r>
        <w:rPr>
          <w:rFonts w:hint="default" w:ascii="Times New Roman" w:hAnsi="Times New Roman" w:cs="Times New Roman"/>
        </w:rPr>
        <w:t>直连单位在不同</w:t>
      </w:r>
      <w:r>
        <w:rPr>
          <w:rFonts w:hint="default" w:ascii="Times New Roman" w:hAnsi="Times New Roman" w:cs="Times New Roman"/>
          <w:lang w:eastAsia="zh-Hans"/>
        </w:rPr>
        <w:t>业务场景</w:t>
      </w:r>
      <w:r>
        <w:rPr>
          <w:rFonts w:hint="default" w:ascii="Times New Roman" w:hAnsi="Times New Roman" w:cs="Times New Roman"/>
        </w:rPr>
        <w:t>下，调用沙箱数字能力和沙箱控制服务接口的</w:t>
      </w:r>
      <w:r>
        <w:rPr>
          <w:rFonts w:hint="default" w:ascii="Times New Roman" w:hAnsi="Times New Roman" w:cs="Times New Roman"/>
          <w:lang w:eastAsia="zh-Hans"/>
        </w:rPr>
        <w:t>测试建议</w:t>
      </w:r>
      <w:r>
        <w:rPr>
          <w:rFonts w:hint="default" w:ascii="Times New Roman" w:hAnsi="Times New Roman" w:cs="Times New Roman"/>
        </w:rPr>
        <w:t>。</w:t>
      </w:r>
    </w:p>
    <w:p w14:paraId="0B782FA1">
      <w:pPr>
        <w:pStyle w:val="4"/>
        <w:numPr>
          <w:ilvl w:val="1"/>
          <w:numId w:val="0"/>
        </w:numPr>
        <w:spacing w:before="156"/>
        <w:jc w:val="both"/>
        <w:rPr>
          <w:rFonts w:hint="default" w:ascii="Times New Roman" w:hAnsi="Times New Roman" w:cs="Times New Roman"/>
        </w:rPr>
      </w:pPr>
      <w:bookmarkStart w:id="54" w:name="_Toc31273"/>
      <w:bookmarkStart w:id="55" w:name="_Toc27412"/>
      <w:r>
        <w:rPr>
          <w:rFonts w:hint="default" w:ascii="Times New Roman" w:hAnsi="Times New Roman" w:cs="Times New Roman"/>
        </w:rPr>
        <w:t>4.1赋额额度管理</w:t>
      </w:r>
      <w:bookmarkEnd w:id="54"/>
      <w:bookmarkEnd w:id="55"/>
    </w:p>
    <w:p w14:paraId="21C96239">
      <w:pPr>
        <w:pStyle w:val="5"/>
        <w:numPr>
          <w:ilvl w:val="2"/>
          <w:numId w:val="0"/>
        </w:numPr>
        <w:tabs>
          <w:tab w:val="clear" w:pos="576"/>
        </w:tabs>
        <w:spacing w:before="156" w:after="156"/>
        <w:jc w:val="both"/>
        <w:rPr>
          <w:rFonts w:hint="default" w:ascii="Times New Roman" w:hAnsi="Times New Roman" w:cs="Times New Roman"/>
        </w:rPr>
      </w:pPr>
      <w:bookmarkStart w:id="56" w:name="_Toc24826"/>
      <w:bookmarkStart w:id="57" w:name="_Toc10355"/>
      <w:r>
        <w:rPr>
          <w:rFonts w:hint="default" w:ascii="Times New Roman" w:hAnsi="Times New Roman" w:cs="Times New Roman"/>
        </w:rPr>
        <w:t>4.1.1月初赋额额度查询/下载</w:t>
      </w:r>
      <w:bookmarkEnd w:id="56"/>
      <w:bookmarkEnd w:id="57"/>
    </w:p>
    <w:p w14:paraId="6E9A8A96">
      <w:pPr>
        <w:rPr>
          <w:rFonts w:hint="default" w:ascii="Times New Roman" w:hAnsi="Times New Roman" w:cs="Times New Roman"/>
        </w:rPr>
      </w:pPr>
      <w:r>
        <w:rPr>
          <w:rFonts w:hint="default" w:ascii="Times New Roman" w:hAnsi="Times New Roman" w:cs="Times New Roman"/>
        </w:rPr>
        <w:t>单位每月月初从税局下载企业赋额额度到本地，在本地进行赋额额度管理，确保单位本地赋额额度足额可用，避免无法开票。</w:t>
      </w:r>
    </w:p>
    <w:p w14:paraId="775E3A62">
      <w:pPr>
        <w:numPr>
          <w:ilvl w:val="0"/>
          <w:numId w:val="6"/>
        </w:numPr>
        <w:ind w:firstLineChars="0"/>
        <w:rPr>
          <w:rFonts w:hint="default" w:ascii="Times New Roman" w:hAnsi="Times New Roman" w:cs="Times New Roman"/>
        </w:rPr>
      </w:pPr>
      <w:r>
        <w:rPr>
          <w:rFonts w:hint="default" w:ascii="Times New Roman" w:hAnsi="Times New Roman" w:cs="Times New Roman"/>
        </w:rPr>
        <w:t>单位调用《查询赋额额度》接口，从税局查询当月可下载赋额额度。</w:t>
      </w:r>
    </w:p>
    <w:p w14:paraId="55685531">
      <w:pPr>
        <w:numPr>
          <w:ilvl w:val="0"/>
          <w:numId w:val="6"/>
        </w:numPr>
        <w:ind w:firstLineChars="0"/>
        <w:rPr>
          <w:rFonts w:hint="default" w:ascii="Times New Roman" w:hAnsi="Times New Roman" w:cs="Times New Roman"/>
        </w:rPr>
      </w:pPr>
      <w:r>
        <w:rPr>
          <w:rFonts w:hint="default" w:ascii="Times New Roman" w:hAnsi="Times New Roman" w:cs="Times New Roman"/>
        </w:rPr>
        <w:t>单位根据业务需要调用《下载/退回赋额额度》接口，填写需要下载的赋额额度，从税局下载赋额额度，并更新本地赋额额度。</w:t>
      </w:r>
    </w:p>
    <w:p w14:paraId="0EC9C5F3">
      <w:pPr>
        <w:numPr>
          <w:ilvl w:val="0"/>
          <w:numId w:val="6"/>
        </w:numPr>
        <w:ind w:firstLineChars="0"/>
        <w:rPr>
          <w:rFonts w:hint="default" w:ascii="Times New Roman" w:hAnsi="Times New Roman" w:cs="Times New Roman"/>
        </w:rPr>
      </w:pPr>
      <w:r>
        <w:rPr>
          <w:rFonts w:hint="default" w:ascii="Times New Roman" w:hAnsi="Times New Roman" w:cs="Times New Roman"/>
        </w:rPr>
        <w:t>若赋额额度不足，则调用《增加纳税人赋额额度》接口，增加纳税人赋额额度。</w:t>
      </w:r>
    </w:p>
    <w:p w14:paraId="278EE9DA">
      <w:pPr>
        <w:pStyle w:val="5"/>
        <w:numPr>
          <w:ilvl w:val="2"/>
          <w:numId w:val="0"/>
        </w:numPr>
        <w:tabs>
          <w:tab w:val="clear" w:pos="576"/>
        </w:tabs>
        <w:spacing w:before="156" w:after="156"/>
        <w:jc w:val="both"/>
        <w:rPr>
          <w:rFonts w:hint="default" w:ascii="Times New Roman" w:hAnsi="Times New Roman" w:cs="Times New Roman"/>
        </w:rPr>
      </w:pPr>
      <w:bookmarkStart w:id="58" w:name="_Toc4493"/>
      <w:bookmarkStart w:id="59" w:name="_Toc14993"/>
      <w:r>
        <w:rPr>
          <w:rFonts w:hint="default" w:ascii="Times New Roman" w:hAnsi="Times New Roman" w:cs="Times New Roman"/>
        </w:rPr>
        <w:t>4.1.2日常赋额额度查询</w:t>
      </w:r>
      <w:bookmarkEnd w:id="58"/>
      <w:bookmarkEnd w:id="59"/>
    </w:p>
    <w:p w14:paraId="17C1C3A3">
      <w:pPr>
        <w:rPr>
          <w:rFonts w:hint="default" w:ascii="Times New Roman" w:hAnsi="Times New Roman" w:cs="Times New Roman"/>
        </w:rPr>
      </w:pPr>
      <w:r>
        <w:rPr>
          <w:rFonts w:hint="default" w:ascii="Times New Roman" w:hAnsi="Times New Roman" w:cs="Times New Roman"/>
        </w:rPr>
        <w:t>单位发票开具后，</w:t>
      </w:r>
      <w:r>
        <w:rPr>
          <w:rFonts w:hint="default" w:ascii="Times New Roman" w:hAnsi="Times New Roman" w:cs="Times New Roman"/>
          <w:lang w:eastAsia="zh-Hans"/>
        </w:rPr>
        <w:t>通过</w:t>
      </w:r>
      <w:r>
        <w:rPr>
          <w:rFonts w:hint="default" w:ascii="Times New Roman" w:hAnsi="Times New Roman" w:cs="Times New Roman"/>
        </w:rPr>
        <w:t>《查询赋额额度》接口，查询企业赋额额度信息，</w:t>
      </w:r>
      <w:r>
        <w:rPr>
          <w:rFonts w:hint="default" w:ascii="Times New Roman" w:hAnsi="Times New Roman" w:cs="Times New Roman"/>
          <w:lang w:eastAsia="zh-Hans"/>
        </w:rPr>
        <w:t>并与</w:t>
      </w:r>
      <w:r>
        <w:rPr>
          <w:rFonts w:hint="default" w:ascii="Times New Roman" w:hAnsi="Times New Roman" w:cs="Times New Roman"/>
        </w:rPr>
        <w:t>本地</w:t>
      </w:r>
      <w:r>
        <w:rPr>
          <w:rFonts w:hint="default" w:ascii="Times New Roman" w:hAnsi="Times New Roman" w:cs="Times New Roman"/>
          <w:lang w:eastAsia="zh-Hans"/>
        </w:rPr>
        <w:t>存储的赋额额度</w:t>
      </w:r>
      <w:r>
        <w:rPr>
          <w:rFonts w:hint="default" w:ascii="Times New Roman" w:hAnsi="Times New Roman" w:cs="Times New Roman"/>
        </w:rPr>
        <w:t>进行对账，确保本地</w:t>
      </w:r>
      <w:r>
        <w:rPr>
          <w:rFonts w:hint="default" w:ascii="Times New Roman" w:hAnsi="Times New Roman" w:cs="Times New Roman"/>
          <w:lang w:eastAsia="zh-Hans"/>
        </w:rPr>
        <w:t>存储的可用赋额额度+已开票未上传额度</w:t>
      </w:r>
      <w:r>
        <w:rPr>
          <w:rFonts w:hint="default" w:ascii="Times New Roman" w:hAnsi="Times New Roman" w:cs="Times New Roman"/>
        </w:rPr>
        <w:t>与</w:t>
      </w:r>
      <w:r>
        <w:rPr>
          <w:rFonts w:hint="default" w:ascii="Times New Roman" w:hAnsi="Times New Roman" w:cs="Times New Roman"/>
          <w:lang w:eastAsia="zh-Hans"/>
        </w:rPr>
        <w:t>乐企平台企业的</w:t>
      </w:r>
      <w:r>
        <w:rPr>
          <w:rFonts w:hint="default" w:ascii="Times New Roman" w:hAnsi="Times New Roman" w:cs="Times New Roman"/>
        </w:rPr>
        <w:t>赋额额度保持一致。</w:t>
      </w:r>
    </w:p>
    <w:p w14:paraId="6C2214E8">
      <w:pPr>
        <w:pStyle w:val="5"/>
        <w:numPr>
          <w:ilvl w:val="2"/>
          <w:numId w:val="0"/>
        </w:numPr>
        <w:tabs>
          <w:tab w:val="clear" w:pos="576"/>
        </w:tabs>
        <w:spacing w:before="156" w:after="156"/>
        <w:jc w:val="both"/>
        <w:rPr>
          <w:rFonts w:hint="default" w:ascii="Times New Roman" w:hAnsi="Times New Roman" w:cs="Times New Roman"/>
        </w:rPr>
      </w:pPr>
      <w:bookmarkStart w:id="60" w:name="_Toc753"/>
      <w:bookmarkStart w:id="61" w:name="_Toc28857"/>
      <w:r>
        <w:rPr>
          <w:rFonts w:hint="default" w:ascii="Times New Roman" w:hAnsi="Times New Roman" w:cs="Times New Roman"/>
        </w:rPr>
        <w:t>4.1.3申报所属期变更赋额额度有效期</w:t>
      </w:r>
      <w:bookmarkEnd w:id="60"/>
      <w:bookmarkEnd w:id="61"/>
    </w:p>
    <w:p w14:paraId="76DB2400">
      <w:pPr>
        <w:rPr>
          <w:rFonts w:hint="default" w:ascii="Times New Roman" w:hAnsi="Times New Roman" w:cs="Times New Roman"/>
        </w:rPr>
      </w:pPr>
      <w:r>
        <w:rPr>
          <w:rFonts w:hint="default" w:ascii="Times New Roman" w:hAnsi="Times New Roman" w:cs="Times New Roman"/>
          <w:lang w:eastAsia="zh-Hans"/>
        </w:rPr>
        <w:t>单位使用</w:t>
      </w:r>
      <w:r>
        <w:rPr>
          <w:rFonts w:hint="default" w:ascii="Times New Roman" w:hAnsi="Times New Roman" w:cs="Times New Roman"/>
        </w:rPr>
        <w:t>赋额额度分为申报所属期之前</w:t>
      </w:r>
      <w:r>
        <w:rPr>
          <w:rFonts w:hint="default" w:ascii="Times New Roman" w:hAnsi="Times New Roman" w:cs="Times New Roman"/>
          <w:lang w:eastAsia="zh-Hans"/>
        </w:rPr>
        <w:t>使用</w:t>
      </w:r>
      <w:r>
        <w:rPr>
          <w:rFonts w:hint="default" w:ascii="Times New Roman" w:hAnsi="Times New Roman" w:cs="Times New Roman"/>
        </w:rPr>
        <w:t>与申报所属期之后</w:t>
      </w:r>
      <w:r>
        <w:rPr>
          <w:rFonts w:hint="default" w:ascii="Times New Roman" w:hAnsi="Times New Roman" w:cs="Times New Roman"/>
          <w:lang w:eastAsia="zh-Hans"/>
        </w:rPr>
        <w:t>使用两种情况</w:t>
      </w:r>
      <w:r>
        <w:rPr>
          <w:rFonts w:hint="default" w:ascii="Times New Roman" w:hAnsi="Times New Roman" w:cs="Times New Roman"/>
        </w:rPr>
        <w:t>。企业在月初未申报时下载的赋额额度有效期止为当月申报截止日期，超过赋额额度有效期止后，无法开具数字化电子发票。企业在完成申报或到达赋额额度有效期止后，调用《调整赋额额度有效期》，变更</w:t>
      </w:r>
      <w:r>
        <w:rPr>
          <w:rFonts w:hint="default" w:ascii="Times New Roman" w:hAnsi="Times New Roman" w:cs="Times New Roman"/>
          <w:lang w:eastAsia="zh-Hans"/>
        </w:rPr>
        <w:t>乐企平台</w:t>
      </w:r>
      <w:r>
        <w:rPr>
          <w:rFonts w:hint="default" w:ascii="Times New Roman" w:hAnsi="Times New Roman" w:cs="Times New Roman"/>
        </w:rPr>
        <w:t>赋额额度有效期。并根据税局端返回的</w:t>
      </w:r>
      <w:r>
        <w:rPr>
          <w:rFonts w:hint="default" w:ascii="Times New Roman" w:hAnsi="Times New Roman" w:cs="Times New Roman"/>
          <w:lang w:eastAsia="zh-Hans"/>
        </w:rPr>
        <w:t>赋额额度</w:t>
      </w:r>
      <w:r>
        <w:rPr>
          <w:rFonts w:hint="default" w:ascii="Times New Roman" w:hAnsi="Times New Roman" w:cs="Times New Roman"/>
        </w:rPr>
        <w:t>有效期，更新本地</w:t>
      </w:r>
      <w:r>
        <w:rPr>
          <w:rFonts w:hint="default" w:ascii="Times New Roman" w:hAnsi="Times New Roman" w:cs="Times New Roman"/>
          <w:lang w:eastAsia="zh-Hans"/>
        </w:rPr>
        <w:t>数据</w:t>
      </w:r>
      <w:r>
        <w:rPr>
          <w:rFonts w:hint="default" w:ascii="Times New Roman" w:hAnsi="Times New Roman" w:cs="Times New Roman"/>
        </w:rPr>
        <w:t>。</w:t>
      </w:r>
    </w:p>
    <w:p w14:paraId="66518A79">
      <w:pPr>
        <w:pStyle w:val="5"/>
        <w:numPr>
          <w:ilvl w:val="2"/>
          <w:numId w:val="0"/>
        </w:numPr>
        <w:tabs>
          <w:tab w:val="clear" w:pos="576"/>
        </w:tabs>
        <w:spacing w:before="156" w:after="156"/>
        <w:jc w:val="both"/>
        <w:rPr>
          <w:rFonts w:hint="default" w:ascii="Times New Roman" w:hAnsi="Times New Roman" w:cs="Times New Roman"/>
        </w:rPr>
      </w:pPr>
      <w:bookmarkStart w:id="62" w:name="_Toc14234"/>
      <w:bookmarkStart w:id="63" w:name="_Toc32364"/>
      <w:r>
        <w:rPr>
          <w:rFonts w:hint="default" w:ascii="Times New Roman" w:hAnsi="Times New Roman" w:cs="Times New Roman"/>
        </w:rPr>
        <w:t>4.1.4赋额额度退回</w:t>
      </w:r>
      <w:bookmarkEnd w:id="62"/>
      <w:bookmarkEnd w:id="63"/>
    </w:p>
    <w:p w14:paraId="2C6EE593">
      <w:pPr>
        <w:rPr>
          <w:rFonts w:hint="default" w:ascii="Times New Roman" w:hAnsi="Times New Roman" w:cs="Times New Roman"/>
        </w:rPr>
      </w:pPr>
      <w:r>
        <w:rPr>
          <w:rFonts w:hint="default" w:ascii="Times New Roman" w:hAnsi="Times New Roman" w:cs="Times New Roman"/>
          <w:lang w:eastAsia="zh-Hans"/>
        </w:rPr>
        <w:t>企业</w:t>
      </w:r>
      <w:r>
        <w:rPr>
          <w:rFonts w:hint="default" w:ascii="Times New Roman" w:hAnsi="Times New Roman" w:cs="Times New Roman"/>
        </w:rPr>
        <w:t>在</w:t>
      </w:r>
      <w:r>
        <w:rPr>
          <w:rFonts w:hint="default" w:ascii="Times New Roman" w:hAnsi="Times New Roman" w:cs="Times New Roman"/>
          <w:lang w:eastAsia="zh-Hans"/>
        </w:rPr>
        <w:t>电票平台或税控平台等</w:t>
      </w:r>
      <w:r>
        <w:rPr>
          <w:rFonts w:hint="default" w:ascii="Times New Roman" w:hAnsi="Times New Roman" w:cs="Times New Roman"/>
        </w:rPr>
        <w:t>其他</w:t>
      </w:r>
      <w:r>
        <w:rPr>
          <w:rFonts w:hint="default" w:ascii="Times New Roman" w:hAnsi="Times New Roman" w:cs="Times New Roman"/>
          <w:lang w:eastAsia="zh-Hans"/>
        </w:rPr>
        <w:t>渠道</w:t>
      </w:r>
      <w:r>
        <w:rPr>
          <w:rFonts w:hint="default" w:ascii="Times New Roman" w:hAnsi="Times New Roman" w:cs="Times New Roman"/>
        </w:rPr>
        <w:t>开具发票，若赋额额度不足，单位可调用《下载/退回赋额额度》接口，将本地已下载</w:t>
      </w:r>
      <w:r>
        <w:rPr>
          <w:rFonts w:hint="default" w:ascii="Times New Roman" w:hAnsi="Times New Roman" w:cs="Times New Roman"/>
          <w:lang w:eastAsia="zh-Hans"/>
        </w:rPr>
        <w:t>未使用</w:t>
      </w:r>
      <w:r>
        <w:rPr>
          <w:rFonts w:hint="default" w:ascii="Times New Roman" w:hAnsi="Times New Roman" w:cs="Times New Roman"/>
        </w:rPr>
        <w:t>的赋额额度退回至</w:t>
      </w:r>
      <w:r>
        <w:rPr>
          <w:rFonts w:hint="default" w:ascii="Times New Roman" w:hAnsi="Times New Roman" w:cs="Times New Roman"/>
          <w:lang w:eastAsia="zh-Hans"/>
        </w:rPr>
        <w:t>应用支撑，调拨给其他渠道使用</w:t>
      </w:r>
      <w:r>
        <w:rPr>
          <w:rFonts w:hint="default" w:ascii="Times New Roman" w:hAnsi="Times New Roman" w:cs="Times New Roman"/>
        </w:rPr>
        <w:t>。</w:t>
      </w:r>
    </w:p>
    <w:p w14:paraId="34869EC8">
      <w:pPr>
        <w:pStyle w:val="29"/>
        <w:widowControl/>
        <w:ind w:left="60" w:leftChars="25" w:firstLine="0" w:firstLineChars="0"/>
        <w:jc w:val="both"/>
        <w:rPr>
          <w:rFonts w:hint="default" w:ascii="Times New Roman" w:hAnsi="Times New Roman" w:cs="Times New Roman"/>
        </w:rPr>
      </w:pPr>
    </w:p>
    <w:p w14:paraId="71E78227">
      <w:pPr>
        <w:pStyle w:val="4"/>
        <w:numPr>
          <w:ilvl w:val="1"/>
          <w:numId w:val="0"/>
        </w:numPr>
        <w:spacing w:before="156"/>
        <w:jc w:val="both"/>
        <w:rPr>
          <w:rFonts w:hint="default" w:ascii="Times New Roman" w:hAnsi="Times New Roman" w:cs="Times New Roman"/>
        </w:rPr>
      </w:pPr>
      <w:bookmarkStart w:id="64" w:name="_Toc2196"/>
      <w:bookmarkStart w:id="65" w:name="_Toc9152"/>
      <w:r>
        <w:rPr>
          <w:rFonts w:hint="default" w:ascii="Times New Roman" w:hAnsi="Times New Roman" w:cs="Times New Roman"/>
        </w:rPr>
        <w:t>4.2蓝字发票开具</w:t>
      </w:r>
      <w:bookmarkEnd w:id="64"/>
      <w:bookmarkEnd w:id="65"/>
    </w:p>
    <w:p w14:paraId="1C1491FF">
      <w:pPr>
        <w:pStyle w:val="5"/>
        <w:numPr>
          <w:ilvl w:val="2"/>
          <w:numId w:val="0"/>
        </w:numPr>
        <w:tabs>
          <w:tab w:val="clear" w:pos="576"/>
        </w:tabs>
        <w:spacing w:before="156" w:after="156"/>
        <w:jc w:val="both"/>
        <w:rPr>
          <w:rFonts w:hint="default" w:ascii="Times New Roman" w:hAnsi="Times New Roman" w:cs="Times New Roman"/>
        </w:rPr>
      </w:pPr>
      <w:bookmarkStart w:id="66" w:name="_Toc27560"/>
      <w:bookmarkStart w:id="67" w:name="_Toc27766"/>
      <w:r>
        <w:rPr>
          <w:rFonts w:hint="default" w:ascii="Times New Roman" w:hAnsi="Times New Roman" w:cs="Times New Roman"/>
        </w:rPr>
        <w:t>4.2.1日常开票场景</w:t>
      </w:r>
      <w:bookmarkEnd w:id="66"/>
      <w:bookmarkEnd w:id="67"/>
    </w:p>
    <w:p w14:paraId="1A2FB7D2">
      <w:pPr>
        <w:rPr>
          <w:rFonts w:hint="default" w:ascii="Times New Roman" w:hAnsi="Times New Roman" w:eastAsia="等线" w:cs="Times New Roman"/>
          <w:highlight w:val="yellow"/>
        </w:rPr>
      </w:pPr>
      <w:r>
        <w:rPr>
          <w:rFonts w:hint="default" w:ascii="Times New Roman" w:hAnsi="Times New Roman" w:cs="Times New Roman"/>
        </w:rPr>
        <w:t>单位销售货物或提供服务，在本地开具蓝字发票后，将发票信息上传至税局。日常开票场景适用开票能力包括：基础版开票能力、稀土开票能力、代收车船税开票能力、旅客运输服务开票能力、货物运输开票能力、不动产经营租赁开票能力、医疗服务（门诊/住院）开票能力、自产农产品销售开票能力、农产品收购开票能力、光伏收购开票能力、拖拉机和联合收割机开票能力。</w:t>
      </w:r>
    </w:p>
    <w:p w14:paraId="6187716E">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3C58C423">
      <w:pPr>
        <w:rPr>
          <w:rFonts w:hint="default" w:ascii="Times New Roman" w:hAnsi="Times New Roman" w:cs="Times New Roman"/>
        </w:rPr>
      </w:pPr>
      <w:r>
        <w:rPr>
          <w:rFonts w:hint="default" w:ascii="Times New Roman" w:hAnsi="Times New Roman" w:cs="Times New Roman"/>
        </w:rPr>
        <w:t>单位按照税局规则在本地开具蓝字发票，并完成开票资格、发票号段结余、赋额额度和数据合规性等校验。</w:t>
      </w:r>
    </w:p>
    <w:p w14:paraId="6ACB75FA">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6F5E5CAC">
      <w:pPr>
        <w:numPr>
          <w:ilvl w:val="0"/>
          <w:numId w:val="8"/>
        </w:numPr>
        <w:ind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5A4B4B39">
      <w:pPr>
        <w:numPr>
          <w:ilvl w:val="0"/>
          <w:numId w:val="8"/>
        </w:numPr>
        <w:ind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44E0C2FD">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056E947E">
      <w:pPr>
        <w:numPr>
          <w:ilvl w:val="0"/>
          <w:numId w:val="9"/>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，将企业基础信息/风险信息调整为以下任意条件时禁止开具数字化电子蓝字发票：</w:t>
      </w:r>
    </w:p>
    <w:p w14:paraId="09EDEB05">
      <w:pPr>
        <w:numPr>
          <w:ilvl w:val="0"/>
          <w:numId w:val="10"/>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78ADC9D7">
      <w:pPr>
        <w:numPr>
          <w:ilvl w:val="0"/>
          <w:numId w:val="10"/>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6E8B5A36">
      <w:pPr>
        <w:numPr>
          <w:ilvl w:val="0"/>
          <w:numId w:val="10"/>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3CF6E567">
      <w:pPr>
        <w:numPr>
          <w:ilvl w:val="0"/>
          <w:numId w:val="10"/>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43E98DBE">
      <w:pPr>
        <w:numPr>
          <w:ilvl w:val="0"/>
          <w:numId w:val="9"/>
        </w:numPr>
        <w:ind w:left="0" w:firstLine="0"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48EDF587">
      <w:pPr>
        <w:numPr>
          <w:ilvl w:val="0"/>
          <w:numId w:val="9"/>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6EC34218">
      <w:pPr>
        <w:numPr>
          <w:ilvl w:val="0"/>
          <w:numId w:val="9"/>
        </w:numPr>
        <w:ind w:left="0" w:firstLine="0" w:firstLineChars="0"/>
        <w:rPr>
          <w:rFonts w:hint="default" w:ascii="Times New Roman" w:hAnsi="Times New Roman" w:cs="Times New Roman"/>
          <w:b/>
          <w:bCs/>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770CF48A">
      <w:pPr>
        <w:pStyle w:val="5"/>
        <w:numPr>
          <w:ilvl w:val="2"/>
          <w:numId w:val="0"/>
        </w:numPr>
        <w:tabs>
          <w:tab w:val="clear" w:pos="576"/>
        </w:tabs>
        <w:spacing w:before="156" w:after="156"/>
        <w:jc w:val="both"/>
        <w:rPr>
          <w:rFonts w:hint="default" w:ascii="Times New Roman" w:hAnsi="Times New Roman" w:cs="Times New Roman"/>
        </w:rPr>
      </w:pPr>
      <w:bookmarkStart w:id="68" w:name="_Toc4430"/>
      <w:bookmarkStart w:id="69" w:name="_Toc17079"/>
      <w:r>
        <w:rPr>
          <w:rFonts w:hint="default" w:ascii="Times New Roman" w:hAnsi="Times New Roman" w:cs="Times New Roman"/>
        </w:rPr>
        <w:t>4.2.2差额征税-差额开票场景</w:t>
      </w:r>
      <w:bookmarkEnd w:id="68"/>
      <w:bookmarkEnd w:id="69"/>
    </w:p>
    <w:p w14:paraId="17D8C2F8">
      <w:pPr>
        <w:rPr>
          <w:rFonts w:hint="default" w:ascii="Times New Roman" w:hAnsi="Times New Roman" w:cs="Times New Roman"/>
        </w:rPr>
      </w:pPr>
      <w:r>
        <w:rPr>
          <w:rFonts w:hint="default" w:ascii="Times New Roman" w:hAnsi="Times New Roman" w:cs="Times New Roman"/>
        </w:rPr>
        <w:t>单位在提供金融商品转让、经济代理服务和人力资源外包等差额部分不允许开具专票的服务时，在本地采用差额开票方式开具蓝字专票后，将发票信息上传至税局。</w:t>
      </w:r>
    </w:p>
    <w:p w14:paraId="5ECABE1C">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05E23DA7">
      <w:pPr>
        <w:rPr>
          <w:rFonts w:hint="default" w:ascii="Times New Roman" w:hAnsi="Times New Roman" w:cs="Times New Roman"/>
        </w:rPr>
      </w:pPr>
      <w:r>
        <w:rPr>
          <w:rFonts w:hint="default" w:ascii="Times New Roman" w:hAnsi="Times New Roman" w:cs="Times New Roman"/>
        </w:rPr>
        <w:t>单位按照税局规则在本地开具蓝字发票，并完成开票资格、发票号段结余、赋额额度和数据合规性等校验。</w:t>
      </w:r>
    </w:p>
    <w:p w14:paraId="5D108DD0">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78EEEF43">
      <w:pPr>
        <w:numPr>
          <w:ilvl w:val="0"/>
          <w:numId w:val="11"/>
        </w:numPr>
        <w:ind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3E3ECF1F">
      <w:pPr>
        <w:numPr>
          <w:ilvl w:val="0"/>
          <w:numId w:val="11"/>
        </w:numPr>
        <w:ind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515C4FE5">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5BA89BB0">
      <w:pPr>
        <w:numPr>
          <w:ilvl w:val="0"/>
          <w:numId w:val="12"/>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，将企业基础信息/风险信息调整为以下任意条件时禁止开具数字化电子蓝字发票：</w:t>
      </w:r>
    </w:p>
    <w:p w14:paraId="2B454466">
      <w:pPr>
        <w:numPr>
          <w:ilvl w:val="0"/>
          <w:numId w:val="13"/>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75B288E3">
      <w:pPr>
        <w:numPr>
          <w:ilvl w:val="0"/>
          <w:numId w:val="13"/>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3DD1D623">
      <w:pPr>
        <w:numPr>
          <w:ilvl w:val="0"/>
          <w:numId w:val="13"/>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1422345E">
      <w:pPr>
        <w:numPr>
          <w:ilvl w:val="0"/>
          <w:numId w:val="13"/>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7D3E6DDB">
      <w:pPr>
        <w:numPr>
          <w:ilvl w:val="0"/>
          <w:numId w:val="12"/>
        </w:numPr>
        <w:ind w:left="0" w:firstLine="0"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1F5F2909">
      <w:pPr>
        <w:numPr>
          <w:ilvl w:val="0"/>
          <w:numId w:val="12"/>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794F7D64">
      <w:pPr>
        <w:numPr>
          <w:ilvl w:val="0"/>
          <w:numId w:val="12"/>
        </w:numPr>
        <w:ind w:left="0" w:firstLine="0" w:firstLineChars="0"/>
        <w:rPr>
          <w:rFonts w:hint="default" w:ascii="Times New Roman" w:hAnsi="Times New Roman" w:cs="Times New Roman"/>
          <w:color w:val="000000"/>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7450E503">
      <w:pPr>
        <w:pStyle w:val="5"/>
        <w:numPr>
          <w:ilvl w:val="2"/>
          <w:numId w:val="0"/>
        </w:numPr>
        <w:tabs>
          <w:tab w:val="clear" w:pos="576"/>
        </w:tabs>
        <w:spacing w:before="156" w:after="156"/>
        <w:jc w:val="both"/>
        <w:rPr>
          <w:rFonts w:hint="default" w:ascii="Times New Roman" w:hAnsi="Times New Roman" w:cs="Times New Roman"/>
        </w:rPr>
      </w:pPr>
      <w:bookmarkStart w:id="70" w:name="_Toc28133"/>
      <w:bookmarkStart w:id="71" w:name="_Toc29306"/>
      <w:r>
        <w:rPr>
          <w:rFonts w:hint="default" w:ascii="Times New Roman" w:hAnsi="Times New Roman" w:cs="Times New Roman"/>
        </w:rPr>
        <w:t>4.2.3差额征税-全额开票场景</w:t>
      </w:r>
      <w:bookmarkEnd w:id="70"/>
      <w:bookmarkEnd w:id="71"/>
    </w:p>
    <w:p w14:paraId="1685F9B3">
      <w:pPr>
        <w:rPr>
          <w:rFonts w:hint="default" w:ascii="Times New Roman" w:hAnsi="Times New Roman" w:cs="Times New Roman"/>
        </w:rPr>
      </w:pPr>
      <w:r>
        <w:rPr>
          <w:rFonts w:hint="default" w:ascii="Times New Roman" w:hAnsi="Times New Roman" w:cs="Times New Roman"/>
        </w:rPr>
        <w:t>单位在提供建筑服务预缴以及建筑服务简易计税可扣除服务的分包款等差额部分允许开具专票的服务时，在本地采用全额开票方式开具蓝字专票后，将发票信息上传至税局。</w:t>
      </w:r>
    </w:p>
    <w:p w14:paraId="207C01E1">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63604AB6">
      <w:pPr>
        <w:rPr>
          <w:rFonts w:hint="default" w:ascii="Times New Roman" w:hAnsi="Times New Roman" w:cs="Times New Roman"/>
        </w:rPr>
      </w:pPr>
      <w:r>
        <w:rPr>
          <w:rFonts w:hint="default" w:ascii="Times New Roman" w:hAnsi="Times New Roman" w:cs="Times New Roman"/>
        </w:rPr>
        <w:t>单位按照税局规则在本地开具蓝字发票，并完成开票资格、发票号段结余、赋额额度和数据合规性等校验。</w:t>
      </w:r>
    </w:p>
    <w:p w14:paraId="7DAD4FAF">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5C93E385">
      <w:pPr>
        <w:numPr>
          <w:ilvl w:val="0"/>
          <w:numId w:val="14"/>
        </w:numPr>
        <w:ind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034E1ABE">
      <w:pPr>
        <w:numPr>
          <w:ilvl w:val="0"/>
          <w:numId w:val="14"/>
        </w:numPr>
        <w:ind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22CD00ED">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29A5CE65">
      <w:pPr>
        <w:numPr>
          <w:ilvl w:val="0"/>
          <w:numId w:val="15"/>
        </w:numPr>
        <w:ind w:left="0" w:hanging="5"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，将企业基础信息/风险信息调整为以下任意条件时禁止开具数字化电子蓝字发票：</w:t>
      </w:r>
    </w:p>
    <w:p w14:paraId="08304281">
      <w:pPr>
        <w:numPr>
          <w:ilvl w:val="0"/>
          <w:numId w:val="16"/>
        </w:numPr>
        <w:ind w:hanging="5"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0C10FC3C">
      <w:pPr>
        <w:numPr>
          <w:ilvl w:val="0"/>
          <w:numId w:val="16"/>
        </w:numPr>
        <w:ind w:hanging="5"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37C76D5E">
      <w:pPr>
        <w:numPr>
          <w:ilvl w:val="0"/>
          <w:numId w:val="16"/>
        </w:numPr>
        <w:ind w:hanging="5"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697B1C36">
      <w:pPr>
        <w:numPr>
          <w:ilvl w:val="0"/>
          <w:numId w:val="16"/>
        </w:numPr>
        <w:ind w:hanging="5"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147F6119">
      <w:pPr>
        <w:numPr>
          <w:ilvl w:val="0"/>
          <w:numId w:val="15"/>
        </w:numPr>
        <w:ind w:left="0" w:hanging="5"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5F707F36">
      <w:pPr>
        <w:numPr>
          <w:ilvl w:val="0"/>
          <w:numId w:val="15"/>
        </w:numPr>
        <w:ind w:left="0" w:hanging="5"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7F9AED3B">
      <w:pPr>
        <w:numPr>
          <w:ilvl w:val="0"/>
          <w:numId w:val="15"/>
        </w:numPr>
        <w:ind w:left="0" w:hanging="5" w:firstLineChars="0"/>
        <w:rPr>
          <w:rFonts w:hint="default" w:ascii="Times New Roman" w:hAnsi="Times New Roman" w:cs="Times New Roman"/>
          <w:bCs/>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24113DF2">
      <w:pPr>
        <w:pStyle w:val="5"/>
        <w:numPr>
          <w:ilvl w:val="2"/>
          <w:numId w:val="0"/>
        </w:numPr>
        <w:spacing w:before="156" w:after="156"/>
        <w:rPr>
          <w:rFonts w:hint="default" w:ascii="Times New Roman" w:hAnsi="Times New Roman" w:cs="Times New Roman"/>
        </w:rPr>
      </w:pPr>
      <w:bookmarkStart w:id="72" w:name="_Toc25917"/>
      <w:bookmarkStart w:id="73" w:name="_Toc23626"/>
      <w:r>
        <w:rPr>
          <w:rFonts w:hint="default" w:ascii="Times New Roman" w:hAnsi="Times New Roman" w:cs="Times New Roman"/>
        </w:rPr>
        <w:t>4.2.4成品油开票场景</w:t>
      </w:r>
      <w:bookmarkEnd w:id="72"/>
      <w:bookmarkEnd w:id="73"/>
    </w:p>
    <w:p w14:paraId="54C4130B">
      <w:pPr>
        <w:rPr>
          <w:rFonts w:hint="default" w:ascii="Times New Roman" w:hAnsi="Times New Roman" w:cs="Times New Roman"/>
        </w:rPr>
      </w:pPr>
      <w:r>
        <w:rPr>
          <w:rFonts w:hint="default" w:ascii="Times New Roman" w:hAnsi="Times New Roman" w:cs="Times New Roman"/>
        </w:rPr>
        <w:t>成品油生产企业或成品油经销企业，在本地开具蓝字发票后，将发票信息上传至税局。</w:t>
      </w:r>
    </w:p>
    <w:p w14:paraId="43B4F083">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040E7E6E">
      <w:pPr>
        <w:rPr>
          <w:rFonts w:hint="default" w:ascii="Times New Roman" w:hAnsi="Times New Roman" w:eastAsia="方正仿宋简体" w:cs="Times New Roman"/>
        </w:rPr>
      </w:pPr>
      <w:r>
        <w:rPr>
          <w:rFonts w:hint="default" w:ascii="Times New Roman" w:hAnsi="Times New Roman" w:cs="Times New Roman"/>
        </w:rPr>
        <w:t>单位根据能力文档描述，通过《查询成品油可用税收分类编码信息》、《查询成品油库存》、《下载或退回成品油库存》接口，将单位的成品油授权编码、库存信息在本地进行保存，用于开票时本地校验。</w:t>
      </w:r>
    </w:p>
    <w:p w14:paraId="664F9726">
      <w:pPr>
        <w:rPr>
          <w:rFonts w:hint="default" w:ascii="Times New Roman" w:hAnsi="Times New Roman" w:cs="Times New Roman"/>
        </w:rPr>
      </w:pPr>
      <w:r>
        <w:rPr>
          <w:rFonts w:hint="default" w:ascii="Times New Roman" w:hAnsi="Times New Roman" w:cs="Times New Roman"/>
        </w:rPr>
        <w:t>单位按照税局规则在本地开具蓝字发票，并完成开票资格、发票号段结余、赋额额度和数据合规性等校验。</w:t>
      </w:r>
    </w:p>
    <w:p w14:paraId="23E41EA6">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16AD5BA7">
      <w:pPr>
        <w:numPr>
          <w:ilvl w:val="0"/>
          <w:numId w:val="17"/>
        </w:numPr>
        <w:ind w:firstLineChars="0"/>
        <w:rPr>
          <w:rFonts w:hint="default" w:ascii="Times New Roman" w:hAnsi="Times New Roman" w:cs="Times New Roman"/>
        </w:rPr>
      </w:pPr>
      <w:r>
        <w:rPr>
          <w:rFonts w:hint="default" w:ascii="Times New Roman" w:hAnsi="Times New Roman" w:cs="Times New Roman"/>
        </w:rPr>
        <w:t>单位调用《成品油发票上传》接口，将本地开具的发票上传税局端。</w:t>
      </w:r>
    </w:p>
    <w:p w14:paraId="647D117E">
      <w:pPr>
        <w:numPr>
          <w:ilvl w:val="0"/>
          <w:numId w:val="17"/>
        </w:numPr>
        <w:ind w:firstLineChars="0"/>
        <w:rPr>
          <w:rFonts w:hint="default" w:ascii="Times New Roman" w:hAnsi="Times New Roman" w:eastAsia="方正仿宋简体" w:cs="Times New Roman"/>
        </w:rPr>
      </w:pPr>
      <w:r>
        <w:rPr>
          <w:rFonts w:hint="default" w:ascii="Times New Roman" w:hAnsi="Times New Roman" w:cs="Times New Roman"/>
        </w:rPr>
        <w:t>单位调用《查询成品油发票上传结果》接口，从税局查询发票上传结果。</w:t>
      </w:r>
    </w:p>
    <w:p w14:paraId="120507A2">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117C54E3">
      <w:pPr>
        <w:numPr>
          <w:ilvl w:val="0"/>
          <w:numId w:val="18"/>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，将企业基础信息/风险信息调整为以下任意条件时禁止开具数字化电子蓝字发票：</w:t>
      </w:r>
    </w:p>
    <w:p w14:paraId="6182FDAE">
      <w:pPr>
        <w:numPr>
          <w:ilvl w:val="0"/>
          <w:numId w:val="19"/>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6525EECF">
      <w:pPr>
        <w:numPr>
          <w:ilvl w:val="0"/>
          <w:numId w:val="19"/>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54C82E14">
      <w:pPr>
        <w:numPr>
          <w:ilvl w:val="0"/>
          <w:numId w:val="19"/>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4C07582A">
      <w:pPr>
        <w:numPr>
          <w:ilvl w:val="0"/>
          <w:numId w:val="19"/>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44549909">
      <w:pPr>
        <w:numPr>
          <w:ilvl w:val="0"/>
          <w:numId w:val="18"/>
        </w:numPr>
        <w:ind w:left="0" w:firstLine="0" w:firstLineChars="0"/>
        <w:rPr>
          <w:rFonts w:hint="default" w:ascii="Times New Roman" w:hAnsi="Times New Roman" w:cs="Times New Roman"/>
        </w:rPr>
      </w:pPr>
      <w:r>
        <w:rPr>
          <w:rFonts w:hint="default" w:ascii="Times New Roman" w:hAnsi="Times New Roman" w:cs="Times New Roman"/>
        </w:rPr>
        <w:t>单位调用《成品油发票上传》接口，将本地开具的发票上传税局端。</w:t>
      </w:r>
    </w:p>
    <w:p w14:paraId="10FA3E40">
      <w:pPr>
        <w:numPr>
          <w:ilvl w:val="0"/>
          <w:numId w:val="18"/>
        </w:numPr>
        <w:ind w:left="0" w:firstLine="0" w:firstLineChars="0"/>
        <w:rPr>
          <w:rFonts w:hint="default" w:ascii="Times New Roman" w:hAnsi="Times New Roman" w:cs="Times New Roman"/>
        </w:rPr>
      </w:pPr>
      <w:r>
        <w:rPr>
          <w:rFonts w:hint="default" w:ascii="Times New Roman" w:hAnsi="Times New Roman" w:cs="Times New Roman"/>
        </w:rPr>
        <w:t>单位调用《查询成品油发票上传结果》接口，从税局查询发票上传结果。</w:t>
      </w:r>
    </w:p>
    <w:p w14:paraId="37572972">
      <w:pPr>
        <w:numPr>
          <w:ilvl w:val="0"/>
          <w:numId w:val="18"/>
        </w:numPr>
        <w:ind w:left="0" w:firstLine="0" w:firstLineChars="0"/>
        <w:rPr>
          <w:rFonts w:hint="default" w:ascii="Times New Roman" w:hAnsi="Times New Roman" w:eastAsia="微软雅黑" w:cs="Times New Roman"/>
          <w:b/>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5F8EFE7F">
      <w:pPr>
        <w:pStyle w:val="5"/>
        <w:numPr>
          <w:ilvl w:val="2"/>
          <w:numId w:val="0"/>
        </w:numPr>
        <w:spacing w:before="156" w:after="156"/>
        <w:rPr>
          <w:rFonts w:hint="default" w:ascii="Times New Roman" w:hAnsi="Times New Roman" w:cs="Times New Roman"/>
        </w:rPr>
      </w:pPr>
      <w:bookmarkStart w:id="74" w:name="_Toc14013"/>
      <w:bookmarkStart w:id="75" w:name="_Toc16784"/>
      <w:r>
        <w:rPr>
          <w:rFonts w:hint="default" w:ascii="Times New Roman" w:hAnsi="Times New Roman" w:cs="Times New Roman"/>
        </w:rPr>
        <w:t>4.2.5卷烟/电子烟开票场景</w:t>
      </w:r>
      <w:bookmarkEnd w:id="74"/>
      <w:bookmarkEnd w:id="75"/>
    </w:p>
    <w:p w14:paraId="074FB952">
      <w:pPr>
        <w:rPr>
          <w:rFonts w:hint="default" w:ascii="Times New Roman" w:hAnsi="Times New Roman" w:cs="Times New Roman"/>
        </w:rPr>
      </w:pPr>
      <w:r>
        <w:rPr>
          <w:rFonts w:hint="default" w:ascii="Times New Roman" w:hAnsi="Times New Roman" w:cs="Times New Roman"/>
        </w:rPr>
        <w:t>卷烟/电子烟生产企业或批发企业使用卷烟/电子烟开票能力，在本地开具蓝字发票后，将发票信息上传至税局。</w:t>
      </w:r>
    </w:p>
    <w:p w14:paraId="35AC6120">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046D99D2">
      <w:pPr>
        <w:rPr>
          <w:rFonts w:hint="default" w:ascii="Times New Roman" w:hAnsi="Times New Roman" w:eastAsia="方正仿宋简体" w:cs="Times New Roman"/>
        </w:rPr>
      </w:pPr>
      <w:r>
        <w:rPr>
          <w:rFonts w:hint="default" w:ascii="Times New Roman" w:hAnsi="Times New Roman" w:cs="Times New Roman"/>
        </w:rPr>
        <w:t>单位根据能力文档描述，通过《查询卷烟/电子烟税收分类编码信息》将卷烟/电子烟专用编码在本地进行保存，用于开票时本地校验。</w:t>
      </w:r>
    </w:p>
    <w:p w14:paraId="34C14C0D">
      <w:pPr>
        <w:rPr>
          <w:rFonts w:hint="default" w:ascii="Times New Roman" w:hAnsi="Times New Roman" w:cs="Times New Roman"/>
        </w:rPr>
      </w:pPr>
      <w:r>
        <w:rPr>
          <w:rFonts w:hint="default" w:ascii="Times New Roman" w:hAnsi="Times New Roman" w:cs="Times New Roman"/>
        </w:rPr>
        <w:t>单位按照税局规则在本地开具蓝字发票，并完成开票资格、发票号段结余、赋额额度和数据合规性等校验。</w:t>
      </w:r>
    </w:p>
    <w:p w14:paraId="2D6D25EA">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55DC0DF8">
      <w:pPr>
        <w:numPr>
          <w:ilvl w:val="0"/>
          <w:numId w:val="20"/>
        </w:numPr>
        <w:ind w:firstLineChars="0"/>
        <w:rPr>
          <w:rFonts w:hint="default" w:ascii="Times New Roman" w:hAnsi="Times New Roman" w:cs="Times New Roman"/>
        </w:rPr>
      </w:pPr>
      <w:r>
        <w:rPr>
          <w:rFonts w:hint="default" w:ascii="Times New Roman" w:hAnsi="Times New Roman" w:cs="Times New Roman"/>
        </w:rPr>
        <w:t>单位调用《卷烟/电子烟发票上传》接口，将本地开具的发票上传税局端。</w:t>
      </w:r>
    </w:p>
    <w:p w14:paraId="01CC2927">
      <w:pPr>
        <w:numPr>
          <w:ilvl w:val="0"/>
          <w:numId w:val="20"/>
        </w:numPr>
        <w:ind w:firstLineChars="0"/>
        <w:rPr>
          <w:rFonts w:hint="default" w:ascii="Times New Roman" w:hAnsi="Times New Roman" w:eastAsia="方正仿宋简体" w:cs="Times New Roman"/>
        </w:rPr>
      </w:pPr>
      <w:r>
        <w:rPr>
          <w:rFonts w:hint="default" w:ascii="Times New Roman" w:hAnsi="Times New Roman" w:cs="Times New Roman"/>
        </w:rPr>
        <w:t>单位调用《查询卷烟/电子烟发票上传结果》接口，从税局查询发票上传结果。</w:t>
      </w:r>
    </w:p>
    <w:p w14:paraId="2712137E">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487407C9">
      <w:pPr>
        <w:numPr>
          <w:ilvl w:val="0"/>
          <w:numId w:val="21"/>
        </w:numPr>
        <w:adjustRightInd w:val="0"/>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，将企业基础信息/风险信息调整为以下任意条件时禁止开具数字化电子蓝字发票：</w:t>
      </w:r>
    </w:p>
    <w:p w14:paraId="6572ECF9">
      <w:pPr>
        <w:numPr>
          <w:ilvl w:val="0"/>
          <w:numId w:val="22"/>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611DC7EC">
      <w:pPr>
        <w:numPr>
          <w:ilvl w:val="0"/>
          <w:numId w:val="22"/>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5DF77046">
      <w:pPr>
        <w:numPr>
          <w:ilvl w:val="0"/>
          <w:numId w:val="22"/>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03FB0829">
      <w:pPr>
        <w:numPr>
          <w:ilvl w:val="0"/>
          <w:numId w:val="22"/>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7928EB36">
      <w:pPr>
        <w:numPr>
          <w:ilvl w:val="0"/>
          <w:numId w:val="21"/>
        </w:numPr>
        <w:ind w:left="0" w:firstLine="0" w:firstLineChars="0"/>
        <w:rPr>
          <w:rFonts w:hint="default" w:ascii="Times New Roman" w:hAnsi="Times New Roman" w:cs="Times New Roman"/>
        </w:rPr>
      </w:pPr>
      <w:r>
        <w:rPr>
          <w:rFonts w:hint="default" w:ascii="Times New Roman" w:hAnsi="Times New Roman" w:cs="Times New Roman"/>
        </w:rPr>
        <w:t>单位调用《卷烟/电子烟发票上传》接口，将本地开具的发票上传税局端。</w:t>
      </w:r>
    </w:p>
    <w:p w14:paraId="0403C23C">
      <w:pPr>
        <w:numPr>
          <w:ilvl w:val="0"/>
          <w:numId w:val="21"/>
        </w:numPr>
        <w:ind w:left="0" w:firstLine="0" w:firstLineChars="0"/>
        <w:rPr>
          <w:rFonts w:hint="default" w:ascii="Times New Roman" w:hAnsi="Times New Roman" w:cs="Times New Roman"/>
        </w:rPr>
      </w:pPr>
      <w:r>
        <w:rPr>
          <w:rFonts w:hint="default" w:ascii="Times New Roman" w:hAnsi="Times New Roman" w:cs="Times New Roman"/>
        </w:rPr>
        <w:t>单位调用《查询卷烟/电子烟发票上传结果》接口，从税局查询发票上传结果</w:t>
      </w:r>
      <w:r>
        <w:rPr>
          <w:rFonts w:hint="default" w:ascii="Times New Roman" w:hAnsi="Times New Roman" w:eastAsia="方正仿宋简体" w:cs="Times New Roman"/>
        </w:rPr>
        <w:t>。</w:t>
      </w:r>
    </w:p>
    <w:p w14:paraId="4342CDAB">
      <w:pPr>
        <w:numPr>
          <w:ilvl w:val="0"/>
          <w:numId w:val="21"/>
        </w:numPr>
        <w:ind w:left="0" w:firstLine="0"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24A50178">
      <w:pPr>
        <w:pStyle w:val="5"/>
        <w:numPr>
          <w:ilvl w:val="2"/>
          <w:numId w:val="0"/>
        </w:numPr>
        <w:spacing w:before="156" w:after="156"/>
        <w:rPr>
          <w:rFonts w:hint="default" w:ascii="Times New Roman" w:hAnsi="Times New Roman" w:cs="Times New Roman"/>
        </w:rPr>
      </w:pPr>
      <w:bookmarkStart w:id="76" w:name="_Toc2441"/>
      <w:bookmarkStart w:id="77" w:name="_Toc29973"/>
      <w:r>
        <w:rPr>
          <w:rFonts w:hint="default" w:ascii="Times New Roman" w:hAnsi="Times New Roman" w:cs="Times New Roman"/>
        </w:rPr>
        <w:t>4.2.6建筑服务开票场景</w:t>
      </w:r>
      <w:bookmarkEnd w:id="76"/>
      <w:bookmarkEnd w:id="77"/>
    </w:p>
    <w:p w14:paraId="03B2E50B">
      <w:pPr>
        <w:rPr>
          <w:rFonts w:hint="default" w:ascii="Times New Roman" w:hAnsi="Times New Roman" w:cs="Times New Roman"/>
        </w:rPr>
      </w:pPr>
      <w:r>
        <w:rPr>
          <w:rFonts w:hint="default" w:ascii="Times New Roman" w:hAnsi="Times New Roman" w:cs="Times New Roman"/>
        </w:rPr>
        <w:t>企业使用建筑服务开票能力，在本地开具蓝字发票后，将发票信息上传至税局。</w:t>
      </w:r>
    </w:p>
    <w:p w14:paraId="09F12259">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076E945D">
      <w:pPr>
        <w:rPr>
          <w:rFonts w:hint="default" w:ascii="Times New Roman" w:hAnsi="Times New Roman" w:eastAsia="方正仿宋简体" w:cs="Times New Roman"/>
        </w:rPr>
      </w:pPr>
      <w:r>
        <w:rPr>
          <w:rFonts w:hint="default" w:ascii="Times New Roman" w:hAnsi="Times New Roman" w:cs="Times New Roman"/>
        </w:rPr>
        <w:t>单位根据能力文档描述，通过《查询建筑服务信息》查询可用于开具发票的建筑服务信息，用于进行建筑服务发票开具。</w:t>
      </w:r>
    </w:p>
    <w:p w14:paraId="12F17E03">
      <w:pPr>
        <w:rPr>
          <w:rFonts w:hint="default" w:ascii="Times New Roman" w:hAnsi="Times New Roman" w:cs="Times New Roman"/>
        </w:rPr>
      </w:pPr>
      <w:r>
        <w:rPr>
          <w:rFonts w:hint="default" w:ascii="Times New Roman" w:hAnsi="Times New Roman" w:cs="Times New Roman"/>
        </w:rPr>
        <w:t>单位按照税局规则在本地开具蓝字发票，并完成开票资格、发票号段结余、赋额额度和数据合规性等校验。</w:t>
      </w:r>
    </w:p>
    <w:p w14:paraId="399169E6">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4B450E36">
      <w:pPr>
        <w:numPr>
          <w:ilvl w:val="0"/>
          <w:numId w:val="23"/>
        </w:numPr>
        <w:ind w:firstLineChars="0"/>
        <w:rPr>
          <w:rFonts w:hint="default" w:ascii="Times New Roman" w:hAnsi="Times New Roman" w:cs="Times New Roman"/>
        </w:rPr>
      </w:pPr>
      <w:r>
        <w:rPr>
          <w:rFonts w:hint="default" w:ascii="Times New Roman" w:hAnsi="Times New Roman" w:cs="Times New Roman"/>
        </w:rPr>
        <w:t>单位调用《建筑服务发票上传》接口，将本地开具的发票上传税局端。</w:t>
      </w:r>
    </w:p>
    <w:p w14:paraId="74FD4BF4">
      <w:pPr>
        <w:numPr>
          <w:ilvl w:val="0"/>
          <w:numId w:val="23"/>
        </w:numPr>
        <w:ind w:firstLineChars="0"/>
        <w:rPr>
          <w:rFonts w:hint="default" w:ascii="Times New Roman" w:hAnsi="Times New Roman" w:eastAsia="方正仿宋简体" w:cs="Times New Roman"/>
        </w:rPr>
      </w:pPr>
      <w:r>
        <w:rPr>
          <w:rFonts w:hint="default" w:ascii="Times New Roman" w:hAnsi="Times New Roman" w:cs="Times New Roman"/>
        </w:rPr>
        <w:t>单位调用《查询建筑服务发票上传结果》接口，从税局查询发票上传结果。</w:t>
      </w:r>
    </w:p>
    <w:p w14:paraId="2F9D890E">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22C785D7">
      <w:pPr>
        <w:numPr>
          <w:ilvl w:val="0"/>
          <w:numId w:val="24"/>
        </w:numPr>
        <w:ind w:left="-12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，将企业基础信息/风险信息调整为以下任意条件时禁止开具数字化电子蓝字发票：</w:t>
      </w:r>
    </w:p>
    <w:p w14:paraId="3015C4FF">
      <w:pPr>
        <w:numPr>
          <w:ilvl w:val="0"/>
          <w:numId w:val="25"/>
        </w:numPr>
        <w:ind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5056376F">
      <w:pPr>
        <w:numPr>
          <w:ilvl w:val="0"/>
          <w:numId w:val="25"/>
        </w:numPr>
        <w:ind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77877099">
      <w:pPr>
        <w:numPr>
          <w:ilvl w:val="0"/>
          <w:numId w:val="25"/>
        </w:numPr>
        <w:ind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3991CC67">
      <w:pPr>
        <w:numPr>
          <w:ilvl w:val="0"/>
          <w:numId w:val="25"/>
        </w:numPr>
        <w:ind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153D7403">
      <w:pPr>
        <w:numPr>
          <w:ilvl w:val="0"/>
          <w:numId w:val="24"/>
        </w:numPr>
        <w:ind w:left="-120" w:firstLine="0" w:firstLineChars="0"/>
        <w:rPr>
          <w:rFonts w:hint="default" w:ascii="Times New Roman" w:hAnsi="Times New Roman" w:cs="Times New Roman"/>
        </w:rPr>
      </w:pPr>
      <w:r>
        <w:rPr>
          <w:rFonts w:hint="default" w:ascii="Times New Roman" w:hAnsi="Times New Roman" w:cs="Times New Roman"/>
        </w:rPr>
        <w:t>单位调用《建筑服务发票上传》接口，将本地开具的发票上传税局端。</w:t>
      </w:r>
    </w:p>
    <w:p w14:paraId="21755B99">
      <w:pPr>
        <w:numPr>
          <w:ilvl w:val="0"/>
          <w:numId w:val="24"/>
        </w:numPr>
        <w:ind w:left="-120" w:firstLine="0" w:firstLineChars="0"/>
        <w:rPr>
          <w:rFonts w:hint="default" w:ascii="Times New Roman" w:hAnsi="Times New Roman" w:cs="Times New Roman"/>
        </w:rPr>
      </w:pPr>
      <w:r>
        <w:rPr>
          <w:rFonts w:hint="default" w:ascii="Times New Roman" w:hAnsi="Times New Roman" w:cs="Times New Roman"/>
        </w:rPr>
        <w:t>单位调用《查询建筑服务发票上传结果》接口，从税局查询发票上传结果。</w:t>
      </w:r>
    </w:p>
    <w:p w14:paraId="232DD45D">
      <w:pPr>
        <w:numPr>
          <w:ilvl w:val="0"/>
          <w:numId w:val="24"/>
        </w:numPr>
        <w:ind w:left="-120" w:firstLine="0"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7E6E4F91">
      <w:pPr>
        <w:pStyle w:val="5"/>
        <w:numPr>
          <w:ilvl w:val="2"/>
          <w:numId w:val="0"/>
        </w:numPr>
        <w:spacing w:before="156" w:after="156"/>
        <w:rPr>
          <w:rFonts w:hint="default" w:ascii="Times New Roman" w:hAnsi="Times New Roman" w:cs="Times New Roman"/>
        </w:rPr>
      </w:pPr>
      <w:bookmarkStart w:id="78" w:name="_Toc27249"/>
      <w:bookmarkStart w:id="79" w:name="_Toc21812"/>
      <w:r>
        <w:rPr>
          <w:rFonts w:hint="default" w:ascii="Times New Roman" w:hAnsi="Times New Roman" w:cs="Times New Roman"/>
        </w:rPr>
        <w:t>4.2.7不动产销售开票场景</w:t>
      </w:r>
      <w:bookmarkEnd w:id="78"/>
      <w:bookmarkEnd w:id="79"/>
    </w:p>
    <w:p w14:paraId="7E59C110">
      <w:pPr>
        <w:rPr>
          <w:rFonts w:hint="default" w:ascii="Times New Roman" w:hAnsi="Times New Roman" w:cs="Times New Roman"/>
        </w:rPr>
      </w:pPr>
      <w:r>
        <w:rPr>
          <w:rFonts w:hint="default" w:ascii="Times New Roman" w:hAnsi="Times New Roman" w:cs="Times New Roman"/>
        </w:rPr>
        <w:t>企业使用不动产销售开票能力，在本地开具蓝字发票后，将发票信息上传至税局。</w:t>
      </w:r>
    </w:p>
    <w:p w14:paraId="1967A0F2">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69A43458">
      <w:pPr>
        <w:rPr>
          <w:rFonts w:hint="default" w:ascii="Times New Roman" w:hAnsi="Times New Roman" w:eastAsia="方正仿宋简体" w:cs="Times New Roman"/>
        </w:rPr>
      </w:pPr>
      <w:r>
        <w:rPr>
          <w:rFonts w:hint="default" w:ascii="Times New Roman" w:hAnsi="Times New Roman" w:cs="Times New Roman"/>
        </w:rPr>
        <w:t>单位根据能力文档描述，通过《查询房源信息》获取房源信息用于进行蓝字发票开票。</w:t>
      </w:r>
    </w:p>
    <w:p w14:paraId="4D6B28F6">
      <w:pPr>
        <w:rPr>
          <w:rFonts w:hint="default" w:ascii="Times New Roman" w:hAnsi="Times New Roman" w:cs="Times New Roman"/>
        </w:rPr>
      </w:pPr>
      <w:r>
        <w:rPr>
          <w:rFonts w:hint="default" w:ascii="Times New Roman" w:hAnsi="Times New Roman" w:cs="Times New Roman"/>
        </w:rPr>
        <w:t>单位按照税局规则在本地开具蓝字发票，并完成开票资格、发票号段结余、赋额额度和数据合规性等校验。</w:t>
      </w:r>
    </w:p>
    <w:p w14:paraId="4EA32623">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20BA01EE">
      <w:pPr>
        <w:numPr>
          <w:ilvl w:val="0"/>
          <w:numId w:val="26"/>
        </w:numPr>
        <w:ind w:firstLineChars="0"/>
        <w:rPr>
          <w:rFonts w:hint="default" w:ascii="Times New Roman" w:hAnsi="Times New Roman" w:cs="Times New Roman"/>
        </w:rPr>
      </w:pPr>
      <w:r>
        <w:rPr>
          <w:rFonts w:hint="default" w:ascii="Times New Roman" w:hAnsi="Times New Roman" w:cs="Times New Roman"/>
        </w:rPr>
        <w:t>单位调用《不动产销售发票上传》接口，将本地开具的发票上传税局端。</w:t>
      </w:r>
    </w:p>
    <w:p w14:paraId="748DEB57">
      <w:pPr>
        <w:numPr>
          <w:ilvl w:val="0"/>
          <w:numId w:val="26"/>
        </w:numPr>
        <w:ind w:firstLineChars="0"/>
        <w:rPr>
          <w:rFonts w:hint="default" w:ascii="Times New Roman" w:hAnsi="Times New Roman" w:eastAsia="方正仿宋简体" w:cs="Times New Roman"/>
        </w:rPr>
      </w:pPr>
      <w:r>
        <w:rPr>
          <w:rFonts w:hint="default" w:ascii="Times New Roman" w:hAnsi="Times New Roman" w:cs="Times New Roman"/>
        </w:rPr>
        <w:t>单位调用《查询不动产销售发票上传结果》接口，从税局查询发票上传结果。</w:t>
      </w:r>
    </w:p>
    <w:p w14:paraId="3ED836B8">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54CD506E">
      <w:pPr>
        <w:numPr>
          <w:ilvl w:val="0"/>
          <w:numId w:val="27"/>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w:t>
      </w:r>
      <w:r>
        <w:rPr>
          <w:rFonts w:hint="default" w:ascii="Times New Roman" w:hAnsi="Times New Roman" w:cs="Times New Roman"/>
          <w:i/>
          <w:iCs/>
          <w:color w:val="7F7F7F"/>
        </w:rPr>
        <w:t>(详见5.2.4 )</w:t>
      </w:r>
      <w:r>
        <w:rPr>
          <w:rFonts w:hint="default" w:ascii="Times New Roman" w:hAnsi="Times New Roman" w:cs="Times New Roman"/>
        </w:rPr>
        <w:t>接口，将企业基础信息/风险信息调整为以下任意条件时禁止开具数字化电子蓝字发票：</w:t>
      </w:r>
    </w:p>
    <w:p w14:paraId="26683A52">
      <w:pPr>
        <w:numPr>
          <w:ilvl w:val="0"/>
          <w:numId w:val="28"/>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2D03DA70">
      <w:pPr>
        <w:numPr>
          <w:ilvl w:val="0"/>
          <w:numId w:val="28"/>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14878132">
      <w:pPr>
        <w:numPr>
          <w:ilvl w:val="0"/>
          <w:numId w:val="28"/>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7C35E9CB">
      <w:pPr>
        <w:numPr>
          <w:ilvl w:val="0"/>
          <w:numId w:val="28"/>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469CD545">
      <w:pPr>
        <w:numPr>
          <w:ilvl w:val="0"/>
          <w:numId w:val="27"/>
        </w:numPr>
        <w:ind w:left="0" w:firstLine="0" w:firstLineChars="0"/>
        <w:rPr>
          <w:rFonts w:hint="default" w:ascii="Times New Roman" w:hAnsi="Times New Roman" w:cs="Times New Roman"/>
        </w:rPr>
      </w:pPr>
      <w:r>
        <w:rPr>
          <w:rFonts w:hint="default" w:ascii="Times New Roman" w:hAnsi="Times New Roman" w:cs="Times New Roman"/>
        </w:rPr>
        <w:t>单位调用《不动产销售发票上传》接口，将本地开具的发票上传税局端。</w:t>
      </w:r>
    </w:p>
    <w:p w14:paraId="3A912132">
      <w:pPr>
        <w:numPr>
          <w:ilvl w:val="0"/>
          <w:numId w:val="27"/>
        </w:numPr>
        <w:ind w:left="0" w:firstLine="0" w:firstLineChars="0"/>
        <w:rPr>
          <w:rFonts w:hint="default" w:ascii="Times New Roman" w:hAnsi="Times New Roman" w:cs="Times New Roman"/>
        </w:rPr>
      </w:pPr>
      <w:r>
        <w:rPr>
          <w:rFonts w:hint="default" w:ascii="Times New Roman" w:hAnsi="Times New Roman" w:cs="Times New Roman"/>
        </w:rPr>
        <w:t>单位调用《查询不动产销售发票上传结果》接口，从税局查询发票上传结果。</w:t>
      </w:r>
    </w:p>
    <w:p w14:paraId="46F4CE93">
      <w:pPr>
        <w:numPr>
          <w:ilvl w:val="0"/>
          <w:numId w:val="27"/>
        </w:numPr>
        <w:ind w:left="0" w:firstLine="0"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25CF9E66">
      <w:pPr>
        <w:pStyle w:val="5"/>
        <w:numPr>
          <w:ilvl w:val="2"/>
          <w:numId w:val="0"/>
        </w:numPr>
        <w:spacing w:before="156" w:after="156"/>
        <w:rPr>
          <w:rFonts w:hint="default" w:ascii="Times New Roman" w:hAnsi="Times New Roman" w:cs="Times New Roman"/>
        </w:rPr>
      </w:pPr>
      <w:bookmarkStart w:id="80" w:name="_Toc31926"/>
      <w:bookmarkStart w:id="81" w:name="_Toc2137"/>
      <w:r>
        <w:rPr>
          <w:rFonts w:hint="default" w:ascii="Times New Roman" w:hAnsi="Times New Roman" w:cs="Times New Roman"/>
        </w:rPr>
        <w:t>4.2.8航空运输电子客票行程单开具场景</w:t>
      </w:r>
      <w:bookmarkEnd w:id="80"/>
      <w:bookmarkEnd w:id="81"/>
    </w:p>
    <w:p w14:paraId="0FD4C15D">
      <w:pPr>
        <w:rPr>
          <w:rFonts w:hint="default" w:ascii="Times New Roman" w:hAnsi="Times New Roman" w:cs="Times New Roman"/>
        </w:rPr>
      </w:pPr>
      <w:r>
        <w:rPr>
          <w:rFonts w:hint="default" w:ascii="Times New Roman" w:hAnsi="Times New Roman" w:cs="Times New Roman"/>
        </w:rPr>
        <w:t>企业使用航空运输电子客票行程单开票能力，在本地开具蓝字发票后，将发票信息上传至税局。</w:t>
      </w:r>
    </w:p>
    <w:p w14:paraId="792003C9">
      <w:pPr>
        <w:numPr>
          <w:ilvl w:val="0"/>
          <w:numId w:val="7"/>
        </w:numPr>
        <w:ind w:firstLineChars="0"/>
        <w:rPr>
          <w:rFonts w:hint="default" w:ascii="Times New Roman" w:hAnsi="Times New Roman" w:eastAsia="方正仿宋简体" w:cs="Times New Roman"/>
        </w:rPr>
      </w:pPr>
      <w:r>
        <w:rPr>
          <w:rFonts w:hint="default" w:ascii="Times New Roman" w:hAnsi="Times New Roman" w:cs="Times New Roman"/>
          <w:b/>
          <w:bCs/>
        </w:rPr>
        <w:t>前置条件：</w:t>
      </w:r>
    </w:p>
    <w:p w14:paraId="1D83D34F">
      <w:pPr>
        <w:rPr>
          <w:rFonts w:hint="default" w:ascii="Times New Roman" w:hAnsi="Times New Roman" w:cs="Times New Roman"/>
        </w:rPr>
      </w:pPr>
      <w:r>
        <w:rPr>
          <w:rFonts w:hint="default" w:ascii="Times New Roman" w:hAnsi="Times New Roman" w:cs="Times New Roman"/>
        </w:rPr>
        <w:t>单位按照税局规则在本地开具蓝字发票，完成开票资格、数据合规性等校验，并按照赋码规则进行发票赋码。</w:t>
      </w:r>
    </w:p>
    <w:p w14:paraId="1F1B63DD">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379366D2">
      <w:pPr>
        <w:numPr>
          <w:ilvl w:val="0"/>
          <w:numId w:val="29"/>
        </w:numPr>
        <w:ind w:firstLineChars="0"/>
        <w:rPr>
          <w:rFonts w:hint="default" w:ascii="Times New Roman" w:hAnsi="Times New Roman" w:cs="Times New Roman"/>
        </w:rPr>
      </w:pPr>
      <w:r>
        <w:rPr>
          <w:rFonts w:hint="default" w:ascii="Times New Roman" w:hAnsi="Times New Roman" w:cs="Times New Roman"/>
        </w:rPr>
        <w:t>单位调用《电子行程单上传》接口，将本地开具的发票上传税局端。</w:t>
      </w:r>
    </w:p>
    <w:p w14:paraId="58EAE107">
      <w:pPr>
        <w:numPr>
          <w:ilvl w:val="0"/>
          <w:numId w:val="29"/>
        </w:numPr>
        <w:ind w:firstLineChars="0"/>
        <w:rPr>
          <w:rFonts w:hint="default" w:ascii="Times New Roman" w:hAnsi="Times New Roman" w:eastAsia="方正仿宋简体" w:cs="Times New Roman"/>
        </w:rPr>
      </w:pPr>
      <w:r>
        <w:rPr>
          <w:rFonts w:hint="default" w:ascii="Times New Roman" w:hAnsi="Times New Roman" w:cs="Times New Roman"/>
        </w:rPr>
        <w:t>单位调用《查询电子行程单上传结果》接口，从税局查询发票上传结果。</w:t>
      </w:r>
    </w:p>
    <w:p w14:paraId="0ACAC8B5">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2ACB9219">
      <w:pPr>
        <w:numPr>
          <w:ilvl w:val="0"/>
          <w:numId w:val="30"/>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，将企业基础信息/风险信息调整为以下任意条件时禁止开具数字化电子蓝字发票：</w:t>
      </w:r>
    </w:p>
    <w:p w14:paraId="03218A6E">
      <w:pPr>
        <w:numPr>
          <w:ilvl w:val="0"/>
          <w:numId w:val="31"/>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7A26DCAC">
      <w:pPr>
        <w:numPr>
          <w:ilvl w:val="0"/>
          <w:numId w:val="30"/>
        </w:numPr>
        <w:ind w:left="0" w:firstLine="0" w:firstLineChars="0"/>
        <w:rPr>
          <w:rFonts w:hint="default" w:ascii="Times New Roman" w:hAnsi="Times New Roman" w:cs="Times New Roman"/>
        </w:rPr>
      </w:pPr>
      <w:r>
        <w:rPr>
          <w:rFonts w:hint="default" w:ascii="Times New Roman" w:hAnsi="Times New Roman" w:cs="Times New Roman"/>
        </w:rPr>
        <w:t>单位调用《电子行程单上传》接口，将本地开具的发票上传税局端。</w:t>
      </w:r>
    </w:p>
    <w:p w14:paraId="600525C4">
      <w:pPr>
        <w:numPr>
          <w:ilvl w:val="0"/>
          <w:numId w:val="30"/>
        </w:numPr>
        <w:ind w:left="0" w:firstLine="0" w:firstLineChars="0"/>
        <w:rPr>
          <w:rFonts w:hint="default" w:ascii="Times New Roman" w:hAnsi="Times New Roman" w:cs="Times New Roman"/>
        </w:rPr>
      </w:pPr>
      <w:r>
        <w:rPr>
          <w:rFonts w:hint="default" w:ascii="Times New Roman" w:hAnsi="Times New Roman" w:cs="Times New Roman"/>
        </w:rPr>
        <w:t>单位调用《查询电子行程单上传结果》接口，从税局查询发票上传结果。</w:t>
      </w:r>
    </w:p>
    <w:p w14:paraId="619BD80C">
      <w:pPr>
        <w:numPr>
          <w:ilvl w:val="0"/>
          <w:numId w:val="30"/>
        </w:numPr>
        <w:ind w:left="0" w:firstLine="0"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5265C319">
      <w:pPr>
        <w:pStyle w:val="5"/>
        <w:numPr>
          <w:ilvl w:val="2"/>
          <w:numId w:val="0"/>
        </w:numPr>
        <w:spacing w:before="156" w:after="156"/>
        <w:rPr>
          <w:rFonts w:hint="default" w:ascii="Times New Roman" w:hAnsi="Times New Roman" w:cs="Times New Roman"/>
        </w:rPr>
      </w:pPr>
      <w:bookmarkStart w:id="82" w:name="_Toc17809"/>
      <w:bookmarkStart w:id="83" w:name="_Toc18592"/>
      <w:r>
        <w:rPr>
          <w:rFonts w:hint="default" w:ascii="Times New Roman" w:hAnsi="Times New Roman" w:cs="Times New Roman"/>
        </w:rPr>
        <w:t>4.2.9铁路电子客票开票场景</w:t>
      </w:r>
      <w:bookmarkEnd w:id="82"/>
      <w:bookmarkEnd w:id="83"/>
    </w:p>
    <w:p w14:paraId="00F8B9DA">
      <w:pPr>
        <w:rPr>
          <w:rFonts w:hint="default" w:ascii="Times New Roman" w:hAnsi="Times New Roman" w:cs="Times New Roman"/>
        </w:rPr>
      </w:pPr>
      <w:r>
        <w:rPr>
          <w:rFonts w:hint="default" w:ascii="Times New Roman" w:hAnsi="Times New Roman" w:cs="Times New Roman"/>
        </w:rPr>
        <w:t>企业使用铁路电子客票开票能力，在本地开具蓝字发票后，将发票信息上传至税局。</w:t>
      </w:r>
    </w:p>
    <w:p w14:paraId="56AF6574">
      <w:pPr>
        <w:numPr>
          <w:ilvl w:val="0"/>
          <w:numId w:val="7"/>
        </w:numPr>
        <w:ind w:firstLineChars="0"/>
        <w:rPr>
          <w:rFonts w:hint="default" w:ascii="Times New Roman" w:hAnsi="Times New Roman" w:cs="Times New Roman"/>
        </w:rPr>
      </w:pPr>
      <w:r>
        <w:rPr>
          <w:rFonts w:hint="default" w:ascii="Times New Roman" w:hAnsi="Times New Roman" w:cs="Times New Roman"/>
          <w:b/>
          <w:bCs/>
        </w:rPr>
        <w:t>前置条件：</w:t>
      </w:r>
    </w:p>
    <w:p w14:paraId="6933D124">
      <w:pPr>
        <w:pStyle w:val="52"/>
        <w:ind w:firstLine="0" w:firstLineChars="0"/>
        <w:rPr>
          <w:rFonts w:hint="default" w:ascii="Times New Roman" w:hAnsi="Times New Roman" w:cs="Times New Roman"/>
        </w:rPr>
      </w:pPr>
      <w:r>
        <w:rPr>
          <w:rFonts w:hint="default" w:ascii="Times New Roman" w:hAnsi="Times New Roman" w:cs="Times New Roman"/>
        </w:rPr>
        <w:t>单位按照税局规则在本地开具蓝字发票，完成开票资格、数据合规性等校验，并按照赋码规则进行发票赋码。</w:t>
      </w:r>
    </w:p>
    <w:p w14:paraId="057894B4">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00FC17C6">
      <w:pPr>
        <w:numPr>
          <w:ilvl w:val="0"/>
          <w:numId w:val="32"/>
        </w:numPr>
        <w:ind w:firstLineChars="0"/>
        <w:rPr>
          <w:rFonts w:hint="default" w:ascii="Times New Roman" w:hAnsi="Times New Roman" w:cs="Times New Roman"/>
        </w:rPr>
      </w:pPr>
      <w:r>
        <w:rPr>
          <w:rFonts w:hint="default" w:ascii="Times New Roman" w:hAnsi="Times New Roman" w:cs="Times New Roman"/>
        </w:rPr>
        <w:t>单位调用《铁路电子客票上传》接口，将本地开具的发票上传税局端。</w:t>
      </w:r>
    </w:p>
    <w:p w14:paraId="389C79B1">
      <w:pPr>
        <w:numPr>
          <w:ilvl w:val="0"/>
          <w:numId w:val="32"/>
        </w:numPr>
        <w:ind w:firstLineChars="0"/>
        <w:rPr>
          <w:rFonts w:hint="default" w:ascii="Times New Roman" w:hAnsi="Times New Roman" w:eastAsia="方正仿宋简体" w:cs="Times New Roman"/>
        </w:rPr>
      </w:pPr>
      <w:r>
        <w:rPr>
          <w:rFonts w:hint="default" w:ascii="Times New Roman" w:hAnsi="Times New Roman" w:cs="Times New Roman"/>
        </w:rPr>
        <w:t>单位调用《查询铁路电子客票上传结果》接口，从税局查询发票上传结果。</w:t>
      </w:r>
    </w:p>
    <w:p w14:paraId="18A55EFD">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49469EAD">
      <w:pPr>
        <w:numPr>
          <w:ilvl w:val="0"/>
          <w:numId w:val="33"/>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 xml:space="preserve">，将企业基础信息/风险信息调整为以下任意条件时禁止开具数字化电子蓝字发票： </w:t>
      </w:r>
    </w:p>
    <w:p w14:paraId="3E058F92">
      <w:pPr>
        <w:numPr>
          <w:ilvl w:val="0"/>
          <w:numId w:val="34"/>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55F45EFC">
      <w:pPr>
        <w:numPr>
          <w:ilvl w:val="0"/>
          <w:numId w:val="33"/>
        </w:numPr>
        <w:ind w:left="0" w:firstLine="0" w:firstLineChars="0"/>
        <w:rPr>
          <w:rFonts w:hint="default" w:ascii="Times New Roman" w:hAnsi="Times New Roman" w:cs="Times New Roman"/>
        </w:rPr>
      </w:pPr>
      <w:r>
        <w:rPr>
          <w:rFonts w:hint="default" w:ascii="Times New Roman" w:hAnsi="Times New Roman" w:cs="Times New Roman"/>
        </w:rPr>
        <w:t>单位调用《铁路电子客票上传》接口，将本地开具的发票上传税局端。</w:t>
      </w:r>
    </w:p>
    <w:p w14:paraId="0BD7D775">
      <w:pPr>
        <w:numPr>
          <w:ilvl w:val="0"/>
          <w:numId w:val="33"/>
        </w:numPr>
        <w:ind w:left="0" w:firstLine="0" w:firstLineChars="0"/>
        <w:rPr>
          <w:rFonts w:hint="default" w:ascii="Times New Roman" w:hAnsi="Times New Roman" w:cs="Times New Roman"/>
        </w:rPr>
      </w:pPr>
      <w:r>
        <w:rPr>
          <w:rFonts w:hint="default" w:ascii="Times New Roman" w:hAnsi="Times New Roman" w:cs="Times New Roman"/>
        </w:rPr>
        <w:t>单位调用《查询铁路电子客票上传结果》接口，从税局查询发票上传结果。</w:t>
      </w:r>
    </w:p>
    <w:p w14:paraId="26BF7285">
      <w:pPr>
        <w:numPr>
          <w:ilvl w:val="0"/>
          <w:numId w:val="33"/>
        </w:numPr>
        <w:ind w:left="0" w:firstLine="0"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2BE34A77">
      <w:pPr>
        <w:pStyle w:val="4"/>
        <w:numPr>
          <w:ilvl w:val="1"/>
          <w:numId w:val="0"/>
        </w:numPr>
        <w:spacing w:before="156"/>
        <w:jc w:val="both"/>
        <w:rPr>
          <w:rFonts w:hint="default" w:ascii="Times New Roman" w:hAnsi="Times New Roman" w:cs="Times New Roman"/>
        </w:rPr>
      </w:pPr>
      <w:bookmarkStart w:id="84" w:name="_Toc14242"/>
      <w:bookmarkStart w:id="85" w:name="_Toc22112"/>
      <w:r>
        <w:rPr>
          <w:rFonts w:hint="default" w:ascii="Times New Roman" w:hAnsi="Times New Roman" w:cs="Times New Roman"/>
        </w:rPr>
        <w:t>4.3红票发票开具</w:t>
      </w:r>
      <w:bookmarkEnd w:id="84"/>
      <w:bookmarkEnd w:id="85"/>
    </w:p>
    <w:p w14:paraId="6C4F3B6D">
      <w:pPr>
        <w:rPr>
          <w:rFonts w:hint="default" w:ascii="Times New Roman" w:hAnsi="Times New Roman" w:eastAsia="方正仿宋简体" w:cs="Times New Roman"/>
        </w:rPr>
      </w:pPr>
      <w:r>
        <w:rPr>
          <w:rFonts w:hint="default" w:ascii="Times New Roman" w:hAnsi="Times New Roman" w:cs="Times New Roman"/>
        </w:rPr>
        <w:t>各个开票能力通用，除规则校验参考各个开票能力说明外，需注意包含特定要素的红字发票上传时，要保证特定要素与蓝字发票一致。</w:t>
      </w:r>
    </w:p>
    <w:p w14:paraId="0DE257EB">
      <w:pPr>
        <w:pStyle w:val="5"/>
        <w:numPr>
          <w:ilvl w:val="2"/>
          <w:numId w:val="0"/>
        </w:numPr>
        <w:tabs>
          <w:tab w:val="clear" w:pos="576"/>
        </w:tabs>
        <w:spacing w:before="156" w:after="156"/>
        <w:jc w:val="both"/>
        <w:rPr>
          <w:rFonts w:hint="default" w:ascii="Times New Roman" w:hAnsi="Times New Roman" w:cs="Times New Roman"/>
        </w:rPr>
      </w:pPr>
      <w:bookmarkStart w:id="86" w:name="_Toc9534"/>
      <w:bookmarkStart w:id="87" w:name="_Toc8583"/>
      <w:r>
        <w:rPr>
          <w:rFonts w:hint="default" w:ascii="Times New Roman" w:hAnsi="Times New Roman" w:cs="Times New Roman"/>
        </w:rPr>
        <w:t>4.3.1销方申请红字确认单，蓝票未使用未入账</w:t>
      </w:r>
      <w:bookmarkEnd w:id="86"/>
      <w:bookmarkEnd w:id="87"/>
    </w:p>
    <w:p w14:paraId="02EC98ED">
      <w:pPr>
        <w:rPr>
          <w:rFonts w:hint="default" w:ascii="Times New Roman" w:hAnsi="Times New Roman" w:cs="Times New Roman"/>
        </w:rPr>
      </w:pPr>
      <w:r>
        <w:rPr>
          <w:rFonts w:hint="default" w:ascii="Times New Roman" w:hAnsi="Times New Roman" w:cs="Times New Roman"/>
        </w:rPr>
        <w:t>单位销售货物或提供服务，开具蓝字发票后，发现开票开具有误且蓝票未使用且未入账，单位进行发票冲红。</w:t>
      </w:r>
    </w:p>
    <w:p w14:paraId="0FAD96FE">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1B2E3653">
      <w:pPr>
        <w:rPr>
          <w:rFonts w:hint="default" w:ascii="Times New Roman" w:hAnsi="Times New Roman" w:cs="Times New Roman"/>
        </w:rPr>
      </w:pPr>
      <w:r>
        <w:rPr>
          <w:rFonts w:hint="default" w:ascii="Times New Roman" w:hAnsi="Times New Roman" w:cs="Times New Roman"/>
        </w:rPr>
        <w:t>单位已开具蓝字发票并上传至税局，单位按照税局规则，在本地录入红字确认单，并完成冲红资格和数据合规性等校验。</w:t>
      </w:r>
    </w:p>
    <w:p w14:paraId="56510370">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585E9B6A">
      <w:pPr>
        <w:numPr>
          <w:ilvl w:val="0"/>
          <w:numId w:val="35"/>
        </w:numPr>
        <w:ind w:left="0" w:firstLine="0" w:firstLineChars="0"/>
        <w:rPr>
          <w:rFonts w:hint="default" w:ascii="Times New Roman" w:hAnsi="Times New Roman" w:cs="Times New Roman"/>
        </w:rPr>
      </w:pPr>
      <w:r>
        <w:rPr>
          <w:rFonts w:hint="default" w:ascii="Times New Roman" w:hAnsi="Times New Roman" w:cs="Times New Roman"/>
        </w:rPr>
        <w:t>单位调用《数字化电子红字确认单申请》接口，将本地的红字确认单上传税局端。</w:t>
      </w:r>
    </w:p>
    <w:p w14:paraId="2307B0CA">
      <w:pPr>
        <w:numPr>
          <w:ilvl w:val="0"/>
          <w:numId w:val="35"/>
        </w:numPr>
        <w:ind w:left="0" w:firstLine="0" w:firstLineChars="0"/>
        <w:rPr>
          <w:rFonts w:hint="default" w:ascii="Times New Roman" w:hAnsi="Times New Roman" w:cs="Times New Roman"/>
        </w:rPr>
      </w:pPr>
      <w:r>
        <w:rPr>
          <w:rFonts w:hint="default" w:ascii="Times New Roman" w:hAnsi="Times New Roman" w:cs="Times New Roman"/>
        </w:rPr>
        <w:t>红字确认单状态为【无需确认】时，单位在本地完成红票开具，并完成冲红资格、发票号段结余和数据合规性等校验。</w:t>
      </w:r>
    </w:p>
    <w:p w14:paraId="3B9D7A5B">
      <w:pPr>
        <w:numPr>
          <w:ilvl w:val="0"/>
          <w:numId w:val="35"/>
        </w:numPr>
        <w:ind w:left="0" w:firstLine="0"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0BB5EA4F">
      <w:pPr>
        <w:numPr>
          <w:ilvl w:val="0"/>
          <w:numId w:val="35"/>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25A64450">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4D102FA3">
      <w:pPr>
        <w:numPr>
          <w:ilvl w:val="0"/>
          <w:numId w:val="36"/>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，将企业基础信息/风险信息调整为以下任意条件时禁止红字确认单申请、红字确认单确认和数字化电子红字发票开具：</w:t>
      </w:r>
    </w:p>
    <w:p w14:paraId="75D89187">
      <w:pPr>
        <w:numPr>
          <w:ilvl w:val="0"/>
          <w:numId w:val="37"/>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014C974D">
      <w:pPr>
        <w:numPr>
          <w:ilvl w:val="0"/>
          <w:numId w:val="37"/>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674C5DCA">
      <w:pPr>
        <w:numPr>
          <w:ilvl w:val="0"/>
          <w:numId w:val="37"/>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52B2C2AC">
      <w:pPr>
        <w:numPr>
          <w:ilvl w:val="0"/>
          <w:numId w:val="37"/>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20D5432B">
      <w:pPr>
        <w:numPr>
          <w:ilvl w:val="0"/>
          <w:numId w:val="36"/>
        </w:numPr>
        <w:ind w:left="0" w:firstLine="0" w:firstLineChars="0"/>
        <w:rPr>
          <w:rFonts w:hint="default" w:ascii="Times New Roman" w:hAnsi="Times New Roman" w:cs="Times New Roman"/>
        </w:rPr>
      </w:pPr>
      <w:r>
        <w:rPr>
          <w:rFonts w:hint="default" w:ascii="Times New Roman" w:hAnsi="Times New Roman" w:cs="Times New Roman"/>
        </w:rPr>
        <w:t>单位调用《数字化电子红字确认单申请》接口，将本地的红字确认单上传税局端。</w:t>
      </w:r>
    </w:p>
    <w:p w14:paraId="39A928D2">
      <w:pPr>
        <w:numPr>
          <w:ilvl w:val="0"/>
          <w:numId w:val="36"/>
        </w:numPr>
        <w:ind w:left="0" w:firstLine="0" w:firstLineChars="0"/>
        <w:rPr>
          <w:rFonts w:hint="default" w:ascii="Times New Roman" w:hAnsi="Times New Roman" w:cs="Times New Roman"/>
        </w:rPr>
      </w:pPr>
      <w:r>
        <w:rPr>
          <w:rFonts w:hint="default" w:ascii="Times New Roman" w:hAnsi="Times New Roman" w:cs="Times New Roman"/>
        </w:rPr>
        <w:t>红字确认单状态为【无需确认】时，单位在本地完成红票开具，并完成冲红资格、发票号段结余和数据合规性等校验。</w:t>
      </w:r>
    </w:p>
    <w:p w14:paraId="23E96809">
      <w:pPr>
        <w:numPr>
          <w:ilvl w:val="0"/>
          <w:numId w:val="36"/>
        </w:numPr>
        <w:ind w:left="0" w:firstLine="0"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415F2641">
      <w:pPr>
        <w:numPr>
          <w:ilvl w:val="0"/>
          <w:numId w:val="36"/>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4A0529F0">
      <w:pPr>
        <w:numPr>
          <w:ilvl w:val="0"/>
          <w:numId w:val="36"/>
        </w:numPr>
        <w:ind w:left="0" w:firstLine="0"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49602193">
      <w:pPr>
        <w:pStyle w:val="5"/>
        <w:numPr>
          <w:ilvl w:val="2"/>
          <w:numId w:val="0"/>
        </w:numPr>
        <w:tabs>
          <w:tab w:val="clear" w:pos="576"/>
        </w:tabs>
        <w:spacing w:before="156" w:after="156"/>
        <w:jc w:val="both"/>
        <w:rPr>
          <w:rFonts w:hint="default" w:ascii="Times New Roman" w:hAnsi="Times New Roman" w:cs="Times New Roman"/>
        </w:rPr>
      </w:pPr>
      <w:bookmarkStart w:id="88" w:name="_Toc25778"/>
      <w:bookmarkStart w:id="89" w:name="_Toc29066"/>
      <w:r>
        <w:rPr>
          <w:rFonts w:hint="default" w:ascii="Times New Roman" w:hAnsi="Times New Roman" w:cs="Times New Roman"/>
        </w:rPr>
        <w:t>4.3.2销方申请红字确认单，蓝票已使用已入账</w:t>
      </w:r>
      <w:bookmarkEnd w:id="88"/>
      <w:bookmarkEnd w:id="89"/>
    </w:p>
    <w:p w14:paraId="5616B5A2">
      <w:pPr>
        <w:rPr>
          <w:rFonts w:hint="default" w:ascii="Times New Roman" w:hAnsi="Times New Roman" w:cs="Times New Roman"/>
        </w:rPr>
      </w:pPr>
      <w:r>
        <w:rPr>
          <w:rFonts w:hint="default" w:ascii="Times New Roman" w:hAnsi="Times New Roman" w:cs="Times New Roman"/>
        </w:rPr>
        <w:t>单位销售货物或提供服务，开具蓝字发票后，发现开票开具有误且蓝票已使用/已入账，单位进行发票冲红。</w:t>
      </w:r>
    </w:p>
    <w:p w14:paraId="6DF01DAE">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6D127C62">
      <w:pPr>
        <w:rPr>
          <w:rFonts w:hint="default" w:ascii="Times New Roman" w:hAnsi="Times New Roman" w:cs="Times New Roman"/>
        </w:rPr>
      </w:pPr>
      <w:r>
        <w:rPr>
          <w:rFonts w:hint="default" w:ascii="Times New Roman" w:hAnsi="Times New Roman" w:cs="Times New Roman"/>
        </w:rPr>
        <w:t>单位已开具蓝字发票并上传至税局，单位按照税局规则，在本地录入红字确认单，并完成冲红资格和数据合规性等校验。</w:t>
      </w:r>
    </w:p>
    <w:p w14:paraId="1B4997BF">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588DA15C">
      <w:pPr>
        <w:numPr>
          <w:ilvl w:val="0"/>
          <w:numId w:val="38"/>
        </w:numPr>
        <w:ind w:left="0" w:firstLine="0" w:firstLineChars="0"/>
        <w:rPr>
          <w:rFonts w:hint="default" w:ascii="Times New Roman" w:hAnsi="Times New Roman" w:cs="Times New Roman"/>
        </w:rPr>
      </w:pPr>
      <w:r>
        <w:rPr>
          <w:rFonts w:hint="default" w:ascii="Times New Roman" w:hAnsi="Times New Roman" w:cs="Times New Roman"/>
        </w:rPr>
        <w:t>虚拟单位（购方单位）调用《发票入账、抵扣状态变更》接口，将入账状态调整为【已入账】，或将抵扣状态调整【已抵扣】。</w:t>
      </w:r>
    </w:p>
    <w:p w14:paraId="472FBD72">
      <w:pPr>
        <w:numPr>
          <w:ilvl w:val="0"/>
          <w:numId w:val="38"/>
        </w:numPr>
        <w:ind w:left="0" w:firstLine="0" w:firstLineChars="0"/>
        <w:rPr>
          <w:rFonts w:hint="default" w:ascii="Times New Roman" w:hAnsi="Times New Roman" w:cs="Times New Roman"/>
        </w:rPr>
      </w:pPr>
      <w:r>
        <w:rPr>
          <w:rFonts w:hint="default" w:ascii="Times New Roman" w:hAnsi="Times New Roman" w:cs="Times New Roman"/>
        </w:rPr>
        <w:t>单位调用《数字化电子红字确认单申请》接口，将本地的红字确认单上传税局端。</w:t>
      </w:r>
    </w:p>
    <w:p w14:paraId="23C89668">
      <w:pPr>
        <w:numPr>
          <w:ilvl w:val="0"/>
          <w:numId w:val="38"/>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单位调用《查询数字化电子红字确认单列表信息》/《查询数字化电子红字确认单明细信息》接口，从税局查询红字确认单状态，并保存至单位本地。</w:t>
      </w:r>
    </w:p>
    <w:p w14:paraId="1B72A3AD">
      <w:pPr>
        <w:numPr>
          <w:ilvl w:val="0"/>
          <w:numId w:val="38"/>
        </w:numPr>
        <w:ind w:left="0" w:firstLine="0" w:firstLineChars="0"/>
        <w:rPr>
          <w:rFonts w:hint="default" w:ascii="Times New Roman" w:hAnsi="Times New Roman" w:cs="Times New Roman"/>
        </w:rPr>
      </w:pPr>
      <w:r>
        <w:rPr>
          <w:rFonts w:hint="default" w:ascii="Times New Roman" w:hAnsi="Times New Roman" w:cs="Times New Roman"/>
        </w:rPr>
        <w:t>红字确认单状态为【购销双方已确认】时，单位在本地完成红票开具，并完成冲红资格、发票号段结余和数据合规性等校验。</w:t>
      </w:r>
    </w:p>
    <w:p w14:paraId="51760863">
      <w:pPr>
        <w:numPr>
          <w:ilvl w:val="0"/>
          <w:numId w:val="38"/>
        </w:numPr>
        <w:ind w:left="0" w:firstLine="0"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6DD58610">
      <w:pPr>
        <w:numPr>
          <w:ilvl w:val="0"/>
          <w:numId w:val="38"/>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3A86ACEF">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53B71F34">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，将企业基础信息/风险信息调整为以下任意条件时，禁止红字确认单申请、红字确认单确认和数字化电子红字发票开具：</w:t>
      </w:r>
    </w:p>
    <w:p w14:paraId="57B76513">
      <w:pPr>
        <w:numPr>
          <w:ilvl w:val="0"/>
          <w:numId w:val="40"/>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663281BD">
      <w:pPr>
        <w:numPr>
          <w:ilvl w:val="0"/>
          <w:numId w:val="40"/>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4A5F47DC">
      <w:pPr>
        <w:numPr>
          <w:ilvl w:val="0"/>
          <w:numId w:val="40"/>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556E4AC5">
      <w:pPr>
        <w:numPr>
          <w:ilvl w:val="0"/>
          <w:numId w:val="40"/>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7F6D4598">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虚拟单位（购方单位）调用《发票入账、抵扣状态变更》接口，将入账状态调整为【已入账】，或将抵扣状态调整【已抵扣】。</w:t>
      </w:r>
    </w:p>
    <w:p w14:paraId="26ED68E7">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单位调用《数字化电子红字确认单申请》接口，将本地的红字确认单上传税局端。</w:t>
      </w:r>
    </w:p>
    <w:p w14:paraId="6B9D3EB8">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单位调用《查询数字化电子红字确认单列表信息》/《查询数字化电子红字确认单明细信息》接口，从税局查询红字确认单状态，并保存至单位本地。</w:t>
      </w:r>
    </w:p>
    <w:p w14:paraId="701639F2">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红字确认单状态为【购销双方已确认】时，单位在本地完成红票开具，并完成冲红资格、发票号段结余和数据合规性等校验。</w:t>
      </w:r>
    </w:p>
    <w:p w14:paraId="704FCCF2">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3C6BC18A">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1018D1F6">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1FAF16EC">
      <w:pPr>
        <w:pStyle w:val="5"/>
        <w:numPr>
          <w:ilvl w:val="2"/>
          <w:numId w:val="0"/>
        </w:numPr>
        <w:tabs>
          <w:tab w:val="clear" w:pos="576"/>
        </w:tabs>
        <w:spacing w:before="156" w:after="156"/>
        <w:jc w:val="both"/>
        <w:rPr>
          <w:rFonts w:hint="default" w:ascii="Times New Roman" w:hAnsi="Times New Roman" w:cs="Times New Roman"/>
        </w:rPr>
      </w:pPr>
      <w:bookmarkStart w:id="90" w:name="_Toc281"/>
      <w:bookmarkStart w:id="91" w:name="_Toc21084"/>
      <w:r>
        <w:rPr>
          <w:rFonts w:hint="default" w:ascii="Times New Roman" w:hAnsi="Times New Roman" w:cs="Times New Roman"/>
        </w:rPr>
        <w:t>4.3.3销方确认红字确认单，蓝票已使用/已入账</w:t>
      </w:r>
      <w:bookmarkEnd w:id="90"/>
      <w:bookmarkEnd w:id="91"/>
    </w:p>
    <w:p w14:paraId="74DE535E">
      <w:pPr>
        <w:rPr>
          <w:rFonts w:hint="default" w:ascii="Times New Roman" w:hAnsi="Times New Roman" w:cs="Times New Roman"/>
        </w:rPr>
      </w:pPr>
      <w:r>
        <w:rPr>
          <w:rFonts w:hint="default" w:ascii="Times New Roman" w:hAnsi="Times New Roman" w:cs="Times New Roman"/>
        </w:rPr>
        <w:t>单位提供服务，开具蓝字发票后，发现开票开具有误且购方已申请红字确认单，单位红字确认单确认和发票冲红。</w:t>
      </w:r>
    </w:p>
    <w:p w14:paraId="7BFBE21D">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1DB9914A">
      <w:pPr>
        <w:rPr>
          <w:rFonts w:hint="default" w:ascii="Times New Roman" w:hAnsi="Times New Roman" w:cs="Times New Roman"/>
        </w:rPr>
      </w:pPr>
      <w:r>
        <w:rPr>
          <w:rFonts w:hint="default" w:ascii="Times New Roman" w:hAnsi="Times New Roman" w:cs="Times New Roman"/>
        </w:rPr>
        <w:t>购方已申请红字确认单，单位向税局查询红字确认单并在本地下载红字确认单。</w:t>
      </w:r>
    </w:p>
    <w:p w14:paraId="08BF869D">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689E94D3">
      <w:pPr>
        <w:numPr>
          <w:ilvl w:val="0"/>
          <w:numId w:val="41"/>
        </w:numPr>
        <w:ind w:left="5" w:hanging="5" w:firstLineChars="0"/>
        <w:rPr>
          <w:rFonts w:hint="default" w:ascii="Times New Roman" w:hAnsi="Times New Roman" w:cs="Times New Roman"/>
        </w:rPr>
      </w:pPr>
      <w:r>
        <w:rPr>
          <w:rFonts w:hint="default" w:ascii="Times New Roman" w:hAnsi="Times New Roman" w:cs="Times New Roman"/>
        </w:rPr>
        <w:t>单位调用《查询数字化电子红字确认单列表信息》接口，从税局查询确认红字确认单列表信息，并保存至单位本地。</w:t>
      </w:r>
    </w:p>
    <w:p w14:paraId="59D32BDE">
      <w:pPr>
        <w:numPr>
          <w:ilvl w:val="0"/>
          <w:numId w:val="41"/>
        </w:numPr>
        <w:ind w:left="5" w:hanging="5" w:firstLineChars="0"/>
        <w:rPr>
          <w:rFonts w:hint="default" w:ascii="Times New Roman" w:hAnsi="Times New Roman" w:cs="Times New Roman"/>
        </w:rPr>
      </w:pPr>
      <w:r>
        <w:rPr>
          <w:rFonts w:hint="default" w:ascii="Times New Roman" w:hAnsi="Times New Roman" w:cs="Times New Roman"/>
        </w:rPr>
        <w:t>单位调用《查询数字化电子红字确认单明细信息》接口，从税局查询红字确认单明细信息，并保存至单位本地。</w:t>
      </w:r>
    </w:p>
    <w:p w14:paraId="65CFAD68">
      <w:pPr>
        <w:numPr>
          <w:ilvl w:val="0"/>
          <w:numId w:val="41"/>
        </w:numPr>
        <w:ind w:left="5" w:hanging="5" w:firstLineChars="0"/>
        <w:rPr>
          <w:rFonts w:hint="default" w:ascii="Times New Roman" w:hAnsi="Times New Roman" w:cs="Times New Roman"/>
        </w:rPr>
      </w:pPr>
      <w:r>
        <w:rPr>
          <w:rFonts w:hint="default" w:ascii="Times New Roman" w:hAnsi="Times New Roman" w:cs="Times New Roman"/>
        </w:rPr>
        <w:t>单位调用《数字化电子红字确认单确认》接口，向税局上传红字确认单确认结果。</w:t>
      </w:r>
    </w:p>
    <w:p w14:paraId="43DC7ED8">
      <w:pPr>
        <w:numPr>
          <w:ilvl w:val="0"/>
          <w:numId w:val="41"/>
        </w:numPr>
        <w:ind w:left="5" w:hanging="5" w:firstLineChars="0"/>
        <w:rPr>
          <w:rFonts w:hint="default" w:ascii="Times New Roman" w:hAnsi="Times New Roman" w:cs="Times New Roman"/>
        </w:rPr>
      </w:pPr>
      <w:r>
        <w:rPr>
          <w:rFonts w:hint="default" w:ascii="Times New Roman" w:hAnsi="Times New Roman" w:cs="Times New Roman"/>
        </w:rPr>
        <w:t>红字确认单状态为【购销双方已确认】时，单位在本地完成红票开具，并完成冲红资格、发票号段结余和数据合规性等校验。</w:t>
      </w:r>
    </w:p>
    <w:p w14:paraId="3169B172">
      <w:pPr>
        <w:numPr>
          <w:ilvl w:val="0"/>
          <w:numId w:val="41"/>
        </w:numPr>
        <w:ind w:left="5" w:hanging="5"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1934D407">
      <w:pPr>
        <w:numPr>
          <w:ilvl w:val="0"/>
          <w:numId w:val="41"/>
        </w:numPr>
        <w:ind w:left="5" w:hanging="5"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47CB6FDF">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6B7F777C">
      <w:pPr>
        <w:numPr>
          <w:ilvl w:val="0"/>
          <w:numId w:val="42"/>
        </w:numPr>
        <w:ind w:left="5" w:hanging="5"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，将企业基础信息/风险信息调整为以下任意条件时，禁止红字确认单申请、红字确认单确认和数字化电子红字发票开具：</w:t>
      </w:r>
    </w:p>
    <w:p w14:paraId="6837F8AB">
      <w:pPr>
        <w:numPr>
          <w:ilvl w:val="0"/>
          <w:numId w:val="43"/>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60E63399">
      <w:pPr>
        <w:numPr>
          <w:ilvl w:val="0"/>
          <w:numId w:val="43"/>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7E1EB857">
      <w:pPr>
        <w:numPr>
          <w:ilvl w:val="0"/>
          <w:numId w:val="43"/>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1832ED7C">
      <w:pPr>
        <w:numPr>
          <w:ilvl w:val="0"/>
          <w:numId w:val="43"/>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028CBED8">
      <w:pPr>
        <w:numPr>
          <w:ilvl w:val="0"/>
          <w:numId w:val="42"/>
        </w:numPr>
        <w:ind w:left="5" w:hanging="5" w:firstLineChars="0"/>
        <w:rPr>
          <w:rFonts w:hint="default" w:ascii="Times New Roman" w:hAnsi="Times New Roman" w:cs="Times New Roman"/>
        </w:rPr>
      </w:pPr>
      <w:r>
        <w:rPr>
          <w:rFonts w:hint="default" w:ascii="Times New Roman" w:hAnsi="Times New Roman" w:cs="Times New Roman"/>
        </w:rPr>
        <w:t>单位调用《查询数字化电子红字确认单列表信息》接口，从税局查询确认红字确认单列表信息，并保存至单位本地。</w:t>
      </w:r>
    </w:p>
    <w:p w14:paraId="1F7505DA">
      <w:pPr>
        <w:numPr>
          <w:ilvl w:val="0"/>
          <w:numId w:val="42"/>
        </w:numPr>
        <w:ind w:left="5" w:hanging="5" w:firstLineChars="0"/>
        <w:rPr>
          <w:rFonts w:hint="default" w:ascii="Times New Roman" w:hAnsi="Times New Roman" w:cs="Times New Roman"/>
        </w:rPr>
      </w:pPr>
      <w:r>
        <w:rPr>
          <w:rFonts w:hint="default" w:ascii="Times New Roman" w:hAnsi="Times New Roman" w:cs="Times New Roman"/>
        </w:rPr>
        <w:t>单位调用《查询数字化电子红字确认单明细信息》接口，从税局查询红字确认单明细信息，并保存至单位本地。</w:t>
      </w:r>
    </w:p>
    <w:p w14:paraId="438EF924">
      <w:pPr>
        <w:numPr>
          <w:ilvl w:val="0"/>
          <w:numId w:val="42"/>
        </w:numPr>
        <w:ind w:left="5" w:hanging="5" w:firstLineChars="0"/>
        <w:rPr>
          <w:rFonts w:hint="default" w:ascii="Times New Roman" w:hAnsi="Times New Roman" w:cs="Times New Roman"/>
        </w:rPr>
      </w:pPr>
      <w:r>
        <w:rPr>
          <w:rFonts w:hint="default" w:ascii="Times New Roman" w:hAnsi="Times New Roman" w:cs="Times New Roman"/>
        </w:rPr>
        <w:t>单位调用《数字化电子红字确认单确认》接口，向税局上传红字确认单确认结果。</w:t>
      </w:r>
    </w:p>
    <w:p w14:paraId="6EC7D2C2">
      <w:pPr>
        <w:numPr>
          <w:ilvl w:val="0"/>
          <w:numId w:val="42"/>
        </w:numPr>
        <w:ind w:left="5" w:hanging="5" w:firstLineChars="0"/>
        <w:rPr>
          <w:rFonts w:hint="default" w:ascii="Times New Roman" w:hAnsi="Times New Roman" w:cs="Times New Roman"/>
        </w:rPr>
      </w:pPr>
      <w:r>
        <w:rPr>
          <w:rFonts w:hint="default" w:ascii="Times New Roman" w:hAnsi="Times New Roman" w:cs="Times New Roman"/>
        </w:rPr>
        <w:t>红字确认单状态为【购销双方已确认】时，单位在本地完成红票开具，并完成冲红资格、发票号段结余和数据合规性等校验。</w:t>
      </w:r>
    </w:p>
    <w:p w14:paraId="29A375A6">
      <w:pPr>
        <w:numPr>
          <w:ilvl w:val="0"/>
          <w:numId w:val="42"/>
        </w:numPr>
        <w:ind w:left="5" w:hanging="5"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0DB3781D">
      <w:pPr>
        <w:numPr>
          <w:ilvl w:val="0"/>
          <w:numId w:val="42"/>
        </w:numPr>
        <w:ind w:left="5" w:hanging="5"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55D3713A">
      <w:pPr>
        <w:pStyle w:val="5"/>
        <w:numPr>
          <w:ilvl w:val="2"/>
          <w:numId w:val="0"/>
        </w:numPr>
        <w:tabs>
          <w:tab w:val="clear" w:pos="576"/>
        </w:tabs>
        <w:spacing w:before="156" w:after="156"/>
        <w:jc w:val="both"/>
        <w:rPr>
          <w:rFonts w:hint="default" w:ascii="Times New Roman" w:hAnsi="Times New Roman" w:cs="Times New Roman"/>
        </w:rPr>
      </w:pPr>
      <w:bookmarkStart w:id="92" w:name="_Toc6546"/>
      <w:bookmarkStart w:id="93" w:name="_Toc13502"/>
      <w:r>
        <w:rPr>
          <w:rFonts w:hint="default" w:ascii="Times New Roman" w:hAnsi="Times New Roman" w:cs="Times New Roman"/>
        </w:rPr>
        <w:t>4.3.4购方申请红字确认单，蓝票未使用未入账</w:t>
      </w:r>
      <w:bookmarkEnd w:id="92"/>
      <w:bookmarkEnd w:id="93"/>
    </w:p>
    <w:p w14:paraId="2737553D">
      <w:pPr>
        <w:rPr>
          <w:rFonts w:hint="default" w:ascii="Times New Roman" w:hAnsi="Times New Roman" w:cs="Times New Roman"/>
        </w:rPr>
      </w:pPr>
      <w:r>
        <w:rPr>
          <w:rFonts w:hint="default" w:ascii="Times New Roman" w:hAnsi="Times New Roman" w:cs="Times New Roman"/>
        </w:rPr>
        <w:t>单位购买货物或享受服务，归集蓝字发票后，发现开票开具有误且蓝票未使用/未入账，单位进行红字确认单申请。</w:t>
      </w:r>
    </w:p>
    <w:p w14:paraId="1C941A81">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71429C83">
      <w:pPr>
        <w:rPr>
          <w:rFonts w:hint="default" w:ascii="Times New Roman" w:hAnsi="Times New Roman" w:cs="Times New Roman"/>
        </w:rPr>
      </w:pPr>
      <w:r>
        <w:rPr>
          <w:rFonts w:hint="default" w:ascii="Times New Roman" w:hAnsi="Times New Roman" w:cs="Times New Roman"/>
        </w:rPr>
        <w:t>单位本地已归集蓝字发票，单位按照税局规则，在本地录入红字确认单，并完成红字确认单资格和数据合规性等校验。</w:t>
      </w:r>
    </w:p>
    <w:p w14:paraId="53D15A99">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正常流程：</w:t>
      </w:r>
    </w:p>
    <w:p w14:paraId="29B23B9E">
      <w:pPr>
        <w:rPr>
          <w:rFonts w:hint="default" w:ascii="Times New Roman" w:hAnsi="Times New Roman" w:cs="Times New Roman"/>
        </w:rPr>
      </w:pPr>
      <w:r>
        <w:rPr>
          <w:rFonts w:hint="default" w:ascii="Times New Roman" w:hAnsi="Times New Roman" w:cs="Times New Roman"/>
        </w:rPr>
        <w:t>发票未入账/未抵扣，虚拟单位调用《数字化电子红字确认单申请》接口，将本地的红字确认单上传税局端。</w:t>
      </w:r>
    </w:p>
    <w:p w14:paraId="23314917">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异常流程：</w:t>
      </w:r>
    </w:p>
    <w:p w14:paraId="29D6D0E7">
      <w:pPr>
        <w:rPr>
          <w:rFonts w:hint="default" w:ascii="Times New Roman" w:hAnsi="Times New Roman" w:cs="Times New Roman"/>
        </w:rPr>
      </w:pPr>
      <w:r>
        <w:rPr>
          <w:rFonts w:hint="default" w:ascii="Times New Roman" w:hAnsi="Times New Roman" w:cs="Times New Roman"/>
        </w:rPr>
        <w:t>发票未入账/未抵扣，不支持购方发起；</w:t>
      </w:r>
    </w:p>
    <w:p w14:paraId="45D710F4">
      <w:pPr>
        <w:pStyle w:val="5"/>
        <w:numPr>
          <w:ilvl w:val="2"/>
          <w:numId w:val="0"/>
        </w:numPr>
        <w:tabs>
          <w:tab w:val="clear" w:pos="576"/>
        </w:tabs>
        <w:spacing w:before="156" w:after="156"/>
        <w:jc w:val="both"/>
        <w:rPr>
          <w:rFonts w:hint="default" w:ascii="Times New Roman" w:hAnsi="Times New Roman" w:cs="Times New Roman"/>
        </w:rPr>
      </w:pPr>
      <w:bookmarkStart w:id="94" w:name="_Toc15654"/>
      <w:bookmarkStart w:id="95" w:name="_Toc26855"/>
      <w:r>
        <w:rPr>
          <w:rFonts w:hint="default" w:ascii="Times New Roman" w:hAnsi="Times New Roman" w:cs="Times New Roman"/>
        </w:rPr>
        <w:t>4.3.5购方申请红字确认单，蓝票已使用已入账</w:t>
      </w:r>
      <w:bookmarkEnd w:id="94"/>
      <w:bookmarkEnd w:id="95"/>
    </w:p>
    <w:p w14:paraId="32157FB9">
      <w:pPr>
        <w:rPr>
          <w:rFonts w:hint="default" w:ascii="Times New Roman" w:hAnsi="Times New Roman" w:cs="Times New Roman"/>
        </w:rPr>
      </w:pPr>
      <w:r>
        <w:rPr>
          <w:rFonts w:hint="default" w:ascii="Times New Roman" w:hAnsi="Times New Roman" w:cs="Times New Roman"/>
        </w:rPr>
        <w:t>单位购买货物或享受服务，归集蓝字发票后，发现开票开具有误且蓝票已使用/已入账，单位进行红字确认单申请。</w:t>
      </w:r>
    </w:p>
    <w:p w14:paraId="271D3E46">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前置条件：</w:t>
      </w:r>
    </w:p>
    <w:p w14:paraId="23B569D9">
      <w:pPr>
        <w:rPr>
          <w:rFonts w:hint="default" w:ascii="Times New Roman" w:hAnsi="Times New Roman" w:cs="Times New Roman"/>
        </w:rPr>
      </w:pPr>
      <w:r>
        <w:rPr>
          <w:rFonts w:hint="default" w:ascii="Times New Roman" w:hAnsi="Times New Roman" w:cs="Times New Roman"/>
        </w:rPr>
        <w:t>单位本地已归集蓝字发票，单位按照税局规则，在本地录入红字确认单，并完成红字确认单资格和数据合规性等校验。</w:t>
      </w:r>
    </w:p>
    <w:p w14:paraId="470BC30A">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正常流程：</w:t>
      </w:r>
    </w:p>
    <w:p w14:paraId="6965F034">
      <w:pPr>
        <w:numPr>
          <w:ilvl w:val="0"/>
          <w:numId w:val="44"/>
        </w:numPr>
        <w:ind w:left="5" w:hanging="5" w:firstLineChars="0"/>
        <w:rPr>
          <w:rFonts w:hint="default" w:ascii="Times New Roman" w:hAnsi="Times New Roman" w:cs="Times New Roman"/>
        </w:rPr>
      </w:pPr>
      <w:r>
        <w:rPr>
          <w:rFonts w:hint="default" w:ascii="Times New Roman" w:hAnsi="Times New Roman" w:cs="Times New Roman"/>
        </w:rPr>
        <w:t>虚拟单位（购方单位）调用《发票入账、抵扣状态变更》接口，将入账状态调整为【已入账】，或将抵扣状态调整【已抵扣】。</w:t>
      </w:r>
    </w:p>
    <w:p w14:paraId="428B64C4">
      <w:pPr>
        <w:numPr>
          <w:ilvl w:val="0"/>
          <w:numId w:val="44"/>
        </w:numPr>
        <w:ind w:left="5" w:hanging="5" w:firstLineChars="0"/>
        <w:rPr>
          <w:rFonts w:hint="default" w:ascii="Times New Roman" w:hAnsi="Times New Roman" w:cs="Times New Roman"/>
        </w:rPr>
      </w:pPr>
      <w:r>
        <w:rPr>
          <w:rFonts w:hint="default" w:ascii="Times New Roman" w:hAnsi="Times New Roman" w:cs="Times New Roman"/>
        </w:rPr>
        <w:t>虚拟单位调用《数字化电子红字确认单申请》接口，将本地的红字确认单上传税局端。</w:t>
      </w:r>
    </w:p>
    <w:p w14:paraId="43831A62">
      <w:pPr>
        <w:numPr>
          <w:ilvl w:val="0"/>
          <w:numId w:val="44"/>
        </w:numPr>
        <w:ind w:left="5" w:hanging="5" w:firstLineChars="0"/>
        <w:rPr>
          <w:rFonts w:hint="default" w:ascii="Times New Roman" w:hAnsi="Times New Roman" w:cs="Times New Roman"/>
        </w:rPr>
      </w:pPr>
      <w:r>
        <w:rPr>
          <w:rFonts w:hint="default" w:ascii="Times New Roman" w:hAnsi="Times New Roman" w:cs="Times New Roman"/>
        </w:rPr>
        <w:t>虚拟单位调用《查询数字化电子红字确认单列表信息》/《查询数字化电子红字确认单明细信息》接口，从税局查询红字确认单状态，并保存至单位本地。</w:t>
      </w:r>
    </w:p>
    <w:p w14:paraId="430B10FF">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异常流程：</w:t>
      </w:r>
    </w:p>
    <w:p w14:paraId="4B1B1B7F">
      <w:pPr>
        <w:numPr>
          <w:ilvl w:val="0"/>
          <w:numId w:val="45"/>
        </w:numPr>
        <w:ind w:left="5" w:hanging="5"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，将企业基础信息/风险信息调整为以下任意条件时，禁止红字确认单申请、红字确认单确认和数字化电子红字发票开具：</w:t>
      </w:r>
    </w:p>
    <w:p w14:paraId="1B2F996B">
      <w:pPr>
        <w:numPr>
          <w:ilvl w:val="0"/>
          <w:numId w:val="46"/>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442BA476">
      <w:pPr>
        <w:numPr>
          <w:ilvl w:val="0"/>
          <w:numId w:val="46"/>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55E5E678">
      <w:pPr>
        <w:numPr>
          <w:ilvl w:val="0"/>
          <w:numId w:val="46"/>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6A92380C">
      <w:pPr>
        <w:numPr>
          <w:ilvl w:val="0"/>
          <w:numId w:val="46"/>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0C962370">
      <w:pPr>
        <w:numPr>
          <w:ilvl w:val="0"/>
          <w:numId w:val="45"/>
        </w:numPr>
        <w:ind w:left="5" w:hanging="5" w:firstLineChars="0"/>
        <w:rPr>
          <w:rFonts w:hint="default" w:ascii="Times New Roman" w:hAnsi="Times New Roman" w:cs="Times New Roman"/>
        </w:rPr>
      </w:pPr>
      <w:r>
        <w:rPr>
          <w:rFonts w:hint="default" w:ascii="Times New Roman" w:hAnsi="Times New Roman" w:cs="Times New Roman"/>
        </w:rPr>
        <w:t>虚拟单位（购方单位）调用《发票入账、抵扣状态变更》接口，将入账状态调整为【已入账】，或将抵扣状态调整【已抵扣】。</w:t>
      </w:r>
    </w:p>
    <w:p w14:paraId="2A312EE9">
      <w:pPr>
        <w:numPr>
          <w:ilvl w:val="0"/>
          <w:numId w:val="45"/>
        </w:numPr>
        <w:ind w:left="5" w:hanging="5" w:firstLineChars="0"/>
        <w:rPr>
          <w:rFonts w:hint="default" w:ascii="Times New Roman" w:hAnsi="Times New Roman" w:cs="Times New Roman"/>
        </w:rPr>
      </w:pPr>
      <w:r>
        <w:rPr>
          <w:rFonts w:hint="default" w:ascii="Times New Roman" w:hAnsi="Times New Roman" w:cs="Times New Roman"/>
        </w:rPr>
        <w:t>虚拟单位调用《数字化电子红字确认单申请》接口，将本地的红字确认单上传税局端。</w:t>
      </w:r>
    </w:p>
    <w:p w14:paraId="1380AD52">
      <w:pPr>
        <w:numPr>
          <w:ilvl w:val="0"/>
          <w:numId w:val="45"/>
        </w:numPr>
        <w:ind w:left="5" w:hanging="5" w:firstLineChars="0"/>
        <w:rPr>
          <w:rFonts w:hint="default" w:ascii="Times New Roman" w:hAnsi="Times New Roman" w:cs="Times New Roman"/>
        </w:rPr>
      </w:pPr>
      <w:r>
        <w:rPr>
          <w:rFonts w:hint="default" w:ascii="Times New Roman" w:hAnsi="Times New Roman" w:cs="Times New Roman"/>
        </w:rPr>
        <w:t>虚拟单位调用《查询数字化电子红字确认单列表信息》/《查询数字化电子红字确认单明细信息》接口，从税局查询红字确认单状态，并保存至单位本地。</w:t>
      </w:r>
    </w:p>
    <w:p w14:paraId="0DE00DC6">
      <w:pPr>
        <w:numPr>
          <w:ilvl w:val="0"/>
          <w:numId w:val="45"/>
        </w:numPr>
        <w:ind w:left="5" w:hanging="5" w:firstLineChars="0"/>
        <w:rPr>
          <w:rFonts w:hint="default" w:ascii="Times New Roman" w:hAnsi="Times New Roman" w:cs="Times New Roman"/>
          <w:color w:val="000000"/>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1C4830BB">
      <w:pPr>
        <w:pStyle w:val="5"/>
        <w:numPr>
          <w:ilvl w:val="2"/>
          <w:numId w:val="0"/>
        </w:numPr>
        <w:tabs>
          <w:tab w:val="clear" w:pos="576"/>
        </w:tabs>
        <w:spacing w:before="156" w:after="156"/>
        <w:jc w:val="both"/>
        <w:rPr>
          <w:rFonts w:hint="default" w:ascii="Times New Roman" w:hAnsi="Times New Roman" w:cs="Times New Roman"/>
        </w:rPr>
      </w:pPr>
      <w:bookmarkStart w:id="96" w:name="_Toc9756"/>
      <w:bookmarkStart w:id="97" w:name="_Toc16438"/>
      <w:r>
        <w:rPr>
          <w:rFonts w:hint="default" w:ascii="Times New Roman" w:hAnsi="Times New Roman" w:cs="Times New Roman"/>
        </w:rPr>
        <w:t>4.3.6购方确认红字确认单，蓝票已使用/已入账</w:t>
      </w:r>
      <w:bookmarkEnd w:id="96"/>
      <w:bookmarkEnd w:id="97"/>
    </w:p>
    <w:p w14:paraId="556DC6B8">
      <w:pPr>
        <w:rPr>
          <w:rFonts w:hint="default" w:ascii="Times New Roman" w:hAnsi="Times New Roman" w:cs="Times New Roman"/>
        </w:rPr>
      </w:pPr>
      <w:r>
        <w:rPr>
          <w:rFonts w:hint="default" w:ascii="Times New Roman" w:hAnsi="Times New Roman" w:cs="Times New Roman"/>
        </w:rPr>
        <w:t>单位提供服务，开具蓝字发票后，发现开票开具有误且销方已申请红字确认单，单位进行红字确认单确认。</w:t>
      </w:r>
    </w:p>
    <w:p w14:paraId="51EB7BA4">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前置条件：</w:t>
      </w:r>
    </w:p>
    <w:p w14:paraId="30DD33E0">
      <w:pPr>
        <w:rPr>
          <w:rFonts w:hint="default" w:ascii="Times New Roman" w:hAnsi="Times New Roman" w:cs="Times New Roman"/>
        </w:rPr>
      </w:pPr>
      <w:r>
        <w:rPr>
          <w:rFonts w:hint="default" w:ascii="Times New Roman" w:hAnsi="Times New Roman" w:cs="Times New Roman"/>
        </w:rPr>
        <w:t>销方已申请红字确认单，单位向税局查询红字确认单并在本地下载红字确认单。</w:t>
      </w:r>
    </w:p>
    <w:p w14:paraId="119819BB">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正常流程：</w:t>
      </w:r>
    </w:p>
    <w:p w14:paraId="0D0F3954">
      <w:pPr>
        <w:numPr>
          <w:ilvl w:val="0"/>
          <w:numId w:val="47"/>
        </w:numPr>
        <w:ind w:left="5" w:hanging="5" w:firstLineChars="0"/>
        <w:rPr>
          <w:rFonts w:hint="default" w:ascii="Times New Roman" w:hAnsi="Times New Roman" w:cs="Times New Roman"/>
        </w:rPr>
      </w:pPr>
      <w:r>
        <w:rPr>
          <w:rFonts w:hint="default" w:ascii="Times New Roman" w:hAnsi="Times New Roman" w:cs="Times New Roman"/>
        </w:rPr>
        <w:t>虚拟单位（购方单位）调用《发票入账、抵扣状态变更》接口，将入账状态调整为【已入账】，或将抵扣状态调整【已抵扣】。</w:t>
      </w:r>
    </w:p>
    <w:p w14:paraId="425E5F6F">
      <w:pPr>
        <w:numPr>
          <w:ilvl w:val="0"/>
          <w:numId w:val="47"/>
        </w:numPr>
        <w:ind w:left="5" w:hanging="5" w:firstLineChars="0"/>
        <w:rPr>
          <w:rFonts w:hint="default" w:ascii="Times New Roman" w:hAnsi="Times New Roman" w:cs="Times New Roman"/>
        </w:rPr>
      </w:pPr>
      <w:r>
        <w:rPr>
          <w:rFonts w:hint="default" w:ascii="Times New Roman" w:hAnsi="Times New Roman" w:cs="Times New Roman"/>
        </w:rPr>
        <w:t>虚拟单位调用《查询数字化电子红字确认单列表信息》接口，从税局查询确认红字确认单列表信息，并保存至单位本地。</w:t>
      </w:r>
    </w:p>
    <w:p w14:paraId="45F8B4DA">
      <w:pPr>
        <w:numPr>
          <w:ilvl w:val="0"/>
          <w:numId w:val="47"/>
        </w:numPr>
        <w:ind w:left="5" w:hanging="5" w:firstLineChars="0"/>
        <w:rPr>
          <w:rFonts w:hint="default" w:ascii="Times New Roman" w:hAnsi="Times New Roman" w:cs="Times New Roman"/>
        </w:rPr>
      </w:pPr>
      <w:r>
        <w:rPr>
          <w:rFonts w:hint="default" w:ascii="Times New Roman" w:hAnsi="Times New Roman" w:cs="Times New Roman"/>
        </w:rPr>
        <w:t>虚拟单位调用《查询数字化电子红字确认单明细信息》接口，从税局查询红字确认单明细信息，并保存至单位本地。</w:t>
      </w:r>
    </w:p>
    <w:p w14:paraId="7949947B">
      <w:pPr>
        <w:numPr>
          <w:ilvl w:val="0"/>
          <w:numId w:val="47"/>
        </w:numPr>
        <w:ind w:left="5" w:hanging="5" w:firstLineChars="0"/>
        <w:rPr>
          <w:rFonts w:hint="default" w:ascii="Times New Roman" w:hAnsi="Times New Roman" w:cs="Times New Roman"/>
        </w:rPr>
      </w:pPr>
      <w:r>
        <w:rPr>
          <w:rFonts w:hint="default" w:ascii="Times New Roman" w:hAnsi="Times New Roman" w:cs="Times New Roman"/>
        </w:rPr>
        <w:t>虚拟单位调用《数字化电子红字确认单确认》接口，向税局上传红字确认单确认结果。</w:t>
      </w:r>
    </w:p>
    <w:p w14:paraId="1FAA3064">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异常流程：</w:t>
      </w:r>
    </w:p>
    <w:p w14:paraId="59CDBB1D">
      <w:pPr>
        <w:numPr>
          <w:ilvl w:val="0"/>
          <w:numId w:val="48"/>
        </w:numPr>
        <w:ind w:left="5" w:hanging="5"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，将企业基础信息/风险信息调整为以下任意条件时，禁止1）红字确认单申请、红字确认单确认和数字化电子红字发票开具：</w:t>
      </w:r>
    </w:p>
    <w:p w14:paraId="00DC4C5C">
      <w:pPr>
        <w:numPr>
          <w:ilvl w:val="0"/>
          <w:numId w:val="49"/>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3BCDB98E">
      <w:pPr>
        <w:numPr>
          <w:ilvl w:val="0"/>
          <w:numId w:val="49"/>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4C0323CB">
      <w:pPr>
        <w:numPr>
          <w:ilvl w:val="0"/>
          <w:numId w:val="49"/>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7EB857FC">
      <w:pPr>
        <w:numPr>
          <w:ilvl w:val="0"/>
          <w:numId w:val="49"/>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080AFBB5">
      <w:pPr>
        <w:numPr>
          <w:ilvl w:val="0"/>
          <w:numId w:val="48"/>
        </w:numPr>
        <w:ind w:left="5" w:hanging="5" w:firstLineChars="0"/>
        <w:rPr>
          <w:rFonts w:hint="default" w:ascii="Times New Roman" w:hAnsi="Times New Roman" w:cs="Times New Roman"/>
        </w:rPr>
      </w:pPr>
      <w:r>
        <w:rPr>
          <w:rFonts w:hint="default" w:ascii="Times New Roman" w:hAnsi="Times New Roman" w:cs="Times New Roman"/>
        </w:rPr>
        <w:t>虚拟单位（购方单位）调用《发票入账、抵扣状态变更》接口，将入账状态调整为【已入账】，或将抵扣状态调整【已抵扣】。</w:t>
      </w:r>
    </w:p>
    <w:p w14:paraId="51B5AF08">
      <w:pPr>
        <w:numPr>
          <w:ilvl w:val="0"/>
          <w:numId w:val="48"/>
        </w:numPr>
        <w:ind w:left="5" w:hanging="5" w:firstLineChars="0"/>
        <w:rPr>
          <w:rFonts w:hint="default" w:ascii="Times New Roman" w:hAnsi="Times New Roman" w:cs="Times New Roman"/>
        </w:rPr>
      </w:pPr>
      <w:r>
        <w:rPr>
          <w:rFonts w:hint="default" w:ascii="Times New Roman" w:hAnsi="Times New Roman" w:cs="Times New Roman"/>
        </w:rPr>
        <w:t>虚拟单位调用《查询数字化电子红字确认单列表信息》接口，从税局查询确认红字确认单列表信息，并保存至单位本地。</w:t>
      </w:r>
    </w:p>
    <w:p w14:paraId="28E5EE36">
      <w:pPr>
        <w:numPr>
          <w:ilvl w:val="0"/>
          <w:numId w:val="48"/>
        </w:numPr>
        <w:ind w:left="5" w:hanging="5" w:firstLineChars="0"/>
        <w:rPr>
          <w:rFonts w:hint="default" w:ascii="Times New Roman" w:hAnsi="Times New Roman" w:cs="Times New Roman"/>
        </w:rPr>
      </w:pPr>
      <w:r>
        <w:rPr>
          <w:rFonts w:hint="default" w:ascii="Times New Roman" w:hAnsi="Times New Roman" w:cs="Times New Roman"/>
        </w:rPr>
        <w:t>虚拟单位调用《查询数字化电子红字确认单明细信息》接口，从税局查询红字确认单明细信息，并保存至单位本地。</w:t>
      </w:r>
    </w:p>
    <w:p w14:paraId="18C2514D">
      <w:pPr>
        <w:numPr>
          <w:ilvl w:val="0"/>
          <w:numId w:val="48"/>
        </w:numPr>
        <w:ind w:left="5" w:hanging="5" w:firstLineChars="0"/>
        <w:rPr>
          <w:rFonts w:hint="default" w:ascii="Times New Roman" w:hAnsi="Times New Roman" w:cs="Times New Roman"/>
        </w:rPr>
      </w:pPr>
      <w:r>
        <w:rPr>
          <w:rFonts w:hint="default" w:ascii="Times New Roman" w:hAnsi="Times New Roman" w:cs="Times New Roman"/>
        </w:rPr>
        <w:t>虚拟单位调用《数字化电子红字确认单确认》接口，向税局上传红字确认单确认结果。</w:t>
      </w:r>
    </w:p>
    <w:p w14:paraId="12A1B9C8">
      <w:pPr>
        <w:numPr>
          <w:ilvl w:val="0"/>
          <w:numId w:val="48"/>
        </w:numPr>
        <w:ind w:left="5" w:hanging="5"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14448E70">
      <w:pPr>
        <w:pStyle w:val="29"/>
        <w:widowControl/>
        <w:ind w:left="420" w:firstLine="60" w:firstLineChars="25"/>
        <w:jc w:val="both"/>
        <w:rPr>
          <w:rFonts w:hint="default" w:ascii="Times New Roman" w:hAnsi="Times New Roman" w:cs="Times New Roman"/>
          <w:color w:val="000000"/>
        </w:rPr>
      </w:pPr>
    </w:p>
    <w:p w14:paraId="1DB360AC">
      <w:pPr>
        <w:pStyle w:val="29"/>
        <w:widowControl/>
        <w:ind w:left="60" w:leftChars="25" w:firstLine="0" w:firstLineChars="0"/>
        <w:jc w:val="both"/>
        <w:rPr>
          <w:rFonts w:hint="default" w:ascii="Times New Roman" w:hAnsi="Times New Roman" w:eastAsia="微软雅黑" w:cs="Times New Roman"/>
          <w:color w:val="FF0000"/>
        </w:rPr>
      </w:pPr>
    </w:p>
    <w:p w14:paraId="52957C95">
      <w:pPr>
        <w:pStyle w:val="3"/>
        <w:numPr>
          <w:ilvl w:val="0"/>
          <w:numId w:val="0"/>
        </w:numPr>
        <w:spacing w:before="156" w:after="156"/>
        <w:rPr>
          <w:rFonts w:hint="default" w:ascii="Times New Roman" w:hAnsi="Times New Roman" w:eastAsia="黑体" w:cs="Times New Roman"/>
          <w:sz w:val="44"/>
          <w:szCs w:val="44"/>
        </w:rPr>
      </w:pPr>
      <w:r>
        <w:rPr>
          <w:rFonts w:hint="default" w:ascii="Times New Roman" w:hAnsi="Times New Roman" w:eastAsia="黑体" w:cs="Times New Roman"/>
          <w:sz w:val="44"/>
          <w:szCs w:val="44"/>
        </w:rPr>
        <w:br w:type="page"/>
      </w:r>
      <w:bookmarkStart w:id="98" w:name="_Toc8548"/>
      <w:bookmarkStart w:id="99" w:name="_Toc19600"/>
      <w:r>
        <w:rPr>
          <w:rFonts w:hint="default" w:ascii="Times New Roman" w:hAnsi="Times New Roman" w:eastAsia="黑体" w:cs="Times New Roman"/>
          <w:sz w:val="44"/>
          <w:szCs w:val="44"/>
        </w:rPr>
        <w:t>第五章 附录</w:t>
      </w:r>
      <w:bookmarkEnd w:id="98"/>
      <w:bookmarkEnd w:id="99"/>
    </w:p>
    <w:p w14:paraId="046B5591">
      <w:pPr>
        <w:pStyle w:val="4"/>
        <w:numPr>
          <w:ilvl w:val="1"/>
          <w:numId w:val="0"/>
        </w:numPr>
        <w:spacing w:before="156"/>
        <w:jc w:val="both"/>
        <w:rPr>
          <w:rFonts w:hint="default" w:ascii="Times New Roman" w:hAnsi="Times New Roman" w:cs="Times New Roman"/>
        </w:rPr>
      </w:pPr>
      <w:bookmarkStart w:id="100" w:name="_Toc16688"/>
      <w:bookmarkStart w:id="101" w:name="_Toc24553"/>
      <w:r>
        <w:rPr>
          <w:rFonts w:hint="default" w:ascii="Times New Roman" w:hAnsi="Times New Roman" w:cs="Times New Roman"/>
        </w:rPr>
        <w:t>5.1乐企数字化电子发票开票能力相关编码</w:t>
      </w:r>
      <w:bookmarkEnd w:id="100"/>
      <w:bookmarkEnd w:id="101"/>
    </w:p>
    <w:p w14:paraId="6FD61BFB">
      <w:pPr>
        <w:pStyle w:val="5"/>
        <w:numPr>
          <w:ilvl w:val="2"/>
          <w:numId w:val="0"/>
        </w:numPr>
        <w:spacing w:before="156" w:after="156"/>
        <w:rPr>
          <w:rFonts w:hint="default" w:ascii="Times New Roman" w:hAnsi="Times New Roman" w:cs="Times New Roman"/>
        </w:rPr>
      </w:pPr>
      <w:bookmarkStart w:id="102" w:name="_Toc20601"/>
      <w:bookmarkStart w:id="103" w:name="_Toc28398"/>
      <w:r>
        <w:rPr>
          <w:rFonts w:hint="default" w:ascii="Times New Roman" w:hAnsi="Times New Roman" w:cs="Times New Roman"/>
        </w:rPr>
        <w:t>5.1.1基础版开票能力</w:t>
      </w:r>
      <w:bookmarkEnd w:id="102"/>
      <w:bookmarkEnd w:id="103"/>
    </w:p>
    <w:p w14:paraId="05C85C11">
      <w:pPr>
        <w:rPr>
          <w:rFonts w:hint="default" w:ascii="Times New Roman" w:hAnsi="Times New Roman" w:cs="Times New Roman"/>
        </w:rPr>
      </w:pPr>
      <w:r>
        <w:rPr>
          <w:rFonts w:hint="default" w:ascii="Times New Roman" w:hAnsi="Times New Roman" w:cs="Times New Roman"/>
        </w:rPr>
        <w:t>乐企联用数电发票（基础版）开票能力，能力编码：202076用例编码：102302；</w:t>
      </w:r>
    </w:p>
    <w:p w14:paraId="7970436D">
      <w:pPr>
        <w:rPr>
          <w:rFonts w:hint="default" w:ascii="Times New Roman" w:hAnsi="Times New Roman" w:cs="Times New Roman"/>
        </w:rPr>
      </w:pPr>
      <w:r>
        <w:rPr>
          <w:rFonts w:hint="default" w:ascii="Times New Roman" w:hAnsi="Times New Roman" w:cs="Times New Roman"/>
        </w:rPr>
        <w:t>乐企他用数电发票（基础版）开票能力，能力编码：202077用例编码：102301；</w:t>
      </w:r>
    </w:p>
    <w:p w14:paraId="7B1B24F7">
      <w:pPr>
        <w:rPr>
          <w:rFonts w:hint="default" w:ascii="Times New Roman" w:hAnsi="Times New Roman" w:cs="Times New Roman"/>
        </w:rPr>
      </w:pPr>
      <w:r>
        <w:rPr>
          <w:rFonts w:hint="default" w:ascii="Times New Roman" w:hAnsi="Times New Roman" w:cs="Times New Roman"/>
        </w:rPr>
        <w:t>乐企自用数电发票（基础版）开票能力，能力编码：202007用例编码：911001。</w:t>
      </w:r>
    </w:p>
    <w:p w14:paraId="4F3ECFF1">
      <w:pPr>
        <w:rPr>
          <w:rFonts w:hint="default" w:ascii="Times New Roman" w:hAnsi="Times New Roman" w:cs="Times New Roman"/>
        </w:rPr>
      </w:pP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314CA9A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CEB0A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0E116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7CE45D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2E0B7F5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DA39F9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52D317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B416CA">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QDFPPLFM</w:t>
            </w:r>
          </w:p>
          <w:p w14:paraId="3D5A71D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(请求报文中nsrsbh，需为使用单位平台id对应的企业的纳税人识别号 )</w:t>
            </w:r>
          </w:p>
        </w:tc>
      </w:tr>
      <w:tr w14:paraId="5E73959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9550CD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D0E091">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58BFBC">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CXSSFLBM</w:t>
            </w:r>
          </w:p>
          <w:p w14:paraId="5A39030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(请求报文中nsrsbh，需为使用单位平台id对应的企业的纳税人识别号 )</w:t>
            </w:r>
          </w:p>
        </w:tc>
      </w:tr>
      <w:tr w14:paraId="29D1E4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F926F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2F1637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56CB6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CXKYSL</w:t>
            </w:r>
          </w:p>
        </w:tc>
      </w:tr>
      <w:tr w14:paraId="74EC441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1711E5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F2FE4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查询赋额额度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11AFA8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CXSXED</w:t>
            </w:r>
          </w:p>
          <w:p w14:paraId="4DE1DFAA">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(请求报文中nsrsbh，需为使用单位平台id对应的企业的纳税人识别号 )</w:t>
            </w:r>
          </w:p>
        </w:tc>
      </w:tr>
      <w:tr w14:paraId="49DD0A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C5F484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6B7E7D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下载或退回赋额额度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08F5C8">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XZTHSXED</w:t>
            </w:r>
          </w:p>
          <w:p w14:paraId="00227282">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(请求报文中nsrsbh，需为使用单位平台id对应的企业的纳税人识别号 )</w:t>
            </w:r>
          </w:p>
        </w:tc>
      </w:tr>
      <w:tr w14:paraId="2E7219A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D3CA8E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7DF81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调整赋额额度有效期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93DD03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TZSXEDYXQ</w:t>
            </w:r>
          </w:p>
          <w:p w14:paraId="73B71717">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(请求报文中xsfnsrsbh，需为使用单位平台id对应的企业的纳税人识别号 )</w:t>
            </w:r>
          </w:p>
        </w:tc>
      </w:tr>
      <w:tr w14:paraId="73CDCE1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BF4DF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FA8645B">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86934B">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CXNSRFXXX</w:t>
            </w:r>
          </w:p>
          <w:p w14:paraId="740C39DD">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(请求报文中nsrsbh，需为使用单位平台id对应的企业的纳税人识别号 )</w:t>
            </w:r>
          </w:p>
        </w:tc>
      </w:tr>
      <w:tr w14:paraId="3B6CAC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44E9C8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786377">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F0E5DBB">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CXNSRJBXX</w:t>
            </w:r>
          </w:p>
          <w:p w14:paraId="5FB335F1">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(请求报文中nsrsbh，需为使用单位平台id对应的企业的纳税人识别号 )</w:t>
            </w:r>
          </w:p>
        </w:tc>
      </w:tr>
      <w:tr w14:paraId="0CCB8A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566472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A272D7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数字化电子发票上传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28785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QDFPSC</w:t>
            </w:r>
          </w:p>
          <w:p w14:paraId="7309986C">
            <w:pPr>
              <w:pStyle w:val="53"/>
              <w:snapToGrid w:val="0"/>
              <w:spacing w:before="60" w:after="60" w:line="312" w:lineRule="auto"/>
              <w:jc w:val="both"/>
              <w:rPr>
                <w:rFonts w:hint="default" w:ascii="Times New Roman" w:hAnsi="Times New Roman" w:cs="Times New Roman"/>
                <w:i/>
                <w:iCs/>
                <w:color w:val="7F7F7F"/>
                <w:sz w:val="18"/>
                <w:szCs w:val="18"/>
              </w:rPr>
            </w:pPr>
            <w:r>
              <w:rPr>
                <w:rFonts w:hint="default" w:ascii="Times New Roman" w:hAnsi="Times New Roman" w:cs="Times New Roman"/>
                <w:i/>
                <w:iCs/>
                <w:color w:val="7F7F7F"/>
                <w:sz w:val="18"/>
                <w:szCs w:val="18"/>
              </w:rPr>
              <w:t>(请求报文中：</w:t>
            </w:r>
          </w:p>
          <w:p w14:paraId="25DBABAE">
            <w:pPr>
              <w:pStyle w:val="53"/>
              <w:snapToGrid w:val="0"/>
              <w:spacing w:before="60" w:after="60" w:line="312" w:lineRule="auto"/>
              <w:jc w:val="both"/>
              <w:rPr>
                <w:rFonts w:hint="default" w:ascii="Times New Roman" w:hAnsi="Times New Roman" w:cs="Times New Roman"/>
                <w:i/>
                <w:iCs/>
                <w:color w:val="7F7F7F"/>
                <w:sz w:val="18"/>
                <w:szCs w:val="18"/>
              </w:rPr>
            </w:pPr>
            <w:r>
              <w:rPr>
                <w:rFonts w:hint="default" w:ascii="Times New Roman" w:hAnsi="Times New Roman" w:cs="Times New Roman"/>
                <w:i/>
                <w:iCs/>
                <w:color w:val="7F7F7F"/>
                <w:sz w:val="18"/>
                <w:szCs w:val="18"/>
              </w:rPr>
              <w:t>1、xsfnsrsbh，需为使用单位平台id对应的企业的纳税人识别号</w:t>
            </w:r>
          </w:p>
          <w:p w14:paraId="513F3CE5">
            <w:pPr>
              <w:pStyle w:val="53"/>
              <w:snapToGrid w:val="0"/>
              <w:spacing w:before="60" w:after="60" w:line="312" w:lineRule="auto"/>
              <w:jc w:val="both"/>
              <w:rPr>
                <w:rFonts w:hint="default" w:ascii="Times New Roman" w:hAnsi="Times New Roman" w:cs="Times New Roman"/>
                <w:i/>
                <w:iCs/>
                <w:color w:val="7F7F7F"/>
                <w:sz w:val="18"/>
                <w:szCs w:val="18"/>
              </w:rPr>
            </w:pPr>
            <w:r>
              <w:rPr>
                <w:rFonts w:hint="default" w:ascii="Times New Roman" w:hAnsi="Times New Roman" w:cs="Times New Roman"/>
                <w:i/>
                <w:iCs/>
                <w:color w:val="7F7F7F"/>
                <w:sz w:val="18"/>
                <w:szCs w:val="18"/>
              </w:rPr>
              <w:t>2、gmfnsrsbh检验</w:t>
            </w:r>
          </w:p>
          <w:p w14:paraId="29933880">
            <w:pPr>
              <w:pStyle w:val="53"/>
              <w:snapToGrid w:val="0"/>
              <w:spacing w:before="60" w:after="60" w:line="312" w:lineRule="auto"/>
              <w:jc w:val="both"/>
              <w:rPr>
                <w:rFonts w:hint="default" w:ascii="Times New Roman" w:hAnsi="Times New Roman" w:cs="Times New Roman"/>
                <w:i/>
                <w:iCs/>
                <w:color w:val="7F7F7F"/>
                <w:sz w:val="18"/>
                <w:szCs w:val="18"/>
              </w:rPr>
            </w:pPr>
            <w:r>
              <w:rPr>
                <w:rFonts w:hint="default" w:ascii="Times New Roman" w:hAnsi="Times New Roman" w:cs="Times New Roman"/>
                <w:i/>
                <w:iCs/>
                <w:color w:val="7F7F7F"/>
                <w:sz w:val="18"/>
                <w:szCs w:val="18"/>
              </w:rPr>
              <w:t xml:space="preserve"> 1)、gmfzrrbz为N时，gmfnsrsbh需为接入单位或其对应的虚拟单位的纳税人识别号</w:t>
            </w:r>
          </w:p>
          <w:p w14:paraId="7A32BBD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 xml:space="preserve"> 2)、gmfzrrbz为Y时，gmfnsrsbh可为空 )</w:t>
            </w:r>
          </w:p>
        </w:tc>
      </w:tr>
      <w:tr w14:paraId="67750F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21722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A0F15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C528B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CXQDFPSCJG</w:t>
            </w:r>
          </w:p>
        </w:tc>
      </w:tr>
      <w:tr w14:paraId="173FFA6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17984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75CA10">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数字化电子发票红字确认单申请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F8C98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 xml:space="preserve">QDHZQRDSQ </w:t>
            </w:r>
          </w:p>
          <w:p w14:paraId="65321893">
            <w:pPr>
              <w:pStyle w:val="53"/>
              <w:snapToGrid w:val="0"/>
              <w:spacing w:before="60" w:after="60" w:line="312" w:lineRule="auto"/>
              <w:jc w:val="both"/>
              <w:rPr>
                <w:rFonts w:hint="default" w:ascii="Times New Roman" w:hAnsi="Times New Roman" w:cs="Times New Roman"/>
                <w:i/>
                <w:iCs/>
                <w:color w:val="7F7F7F"/>
                <w:sz w:val="18"/>
                <w:szCs w:val="18"/>
              </w:rPr>
            </w:pPr>
            <w:r>
              <w:rPr>
                <w:rFonts w:hint="default" w:ascii="Times New Roman" w:hAnsi="Times New Roman" w:cs="Times New Roman"/>
                <w:i/>
                <w:iCs/>
                <w:color w:val="7F7F7F"/>
                <w:sz w:val="18"/>
                <w:szCs w:val="18"/>
              </w:rPr>
              <w:t>(请求报文中xsfnsrsbh、gmfnsrsbh，需为接入单位或其对应的虚拟单位的纳税人识别号 ）</w:t>
            </w:r>
          </w:p>
          <w:p w14:paraId="27875AEB">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如需红冲税控发票请先调用税控蓝票初始化接口，详见5.2.7)</w:t>
            </w:r>
          </w:p>
        </w:tc>
      </w:tr>
      <w:tr w14:paraId="6FE07C3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287E1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ABE3F2D">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数字化电子发票红字确认单确认</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B3A320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QDHZQRDQR</w:t>
            </w:r>
          </w:p>
          <w:p w14:paraId="0B4D07E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(请求报文中xsfnsrsbh，需为接入单位或其对应的虚拟单位的纳税人识别号 )</w:t>
            </w:r>
          </w:p>
        </w:tc>
      </w:tr>
      <w:tr w14:paraId="4BAC3D5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B2D09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88063A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查询数字化电子发票红字确认单列表查询</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A810912">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CXQDHZQRDLB</w:t>
            </w:r>
          </w:p>
          <w:p w14:paraId="7187D7F2">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(请求报文中xsfnsrsbh，需为使用单位平台id对应的企业的纳税人识别号 )</w:t>
            </w:r>
          </w:p>
        </w:tc>
      </w:tr>
      <w:tr w14:paraId="7737B8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77D749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0211BF42">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查询数字化电子发票红字确认单明细查询</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5D8F7012">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CXQDHZQRDMX</w:t>
            </w:r>
          </w:p>
          <w:p w14:paraId="79FAD9A5">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(请求报文中xsfnsrsbh、gmfnsrsbh，需为接入单位或其对应的虚拟单位的纳税人识别号 )</w:t>
            </w:r>
          </w:p>
        </w:tc>
      </w:tr>
      <w:tr w14:paraId="2124DED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93EDE17">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CB7148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43CCB4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SCFPHZQRXX</w:t>
            </w:r>
          </w:p>
        </w:tc>
      </w:tr>
      <w:tr w14:paraId="3B62E3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247D99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60039A7">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75C14B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CXFPHZQRXX</w:t>
            </w:r>
          </w:p>
        </w:tc>
      </w:tr>
      <w:tr w14:paraId="5AF9398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0CF6617">
            <w:pPr>
              <w:pStyle w:val="53"/>
              <w:snapToGrid w:val="0"/>
              <w:spacing w:before="60" w:after="60" w:line="312" w:lineRule="auto"/>
              <w:jc w:val="both"/>
              <w:rPr>
                <w:rFonts w:hint="default" w:ascii="Times New Roman" w:hAnsi="Times New Roman" w:eastAsia="宋体" w:cs="Times New Roman"/>
                <w:color w:val="333333"/>
                <w:lang w:val="en-US" w:eastAsia="zh-CN"/>
              </w:rPr>
            </w:pPr>
            <w:bookmarkStart w:id="104" w:name="_Toc27783"/>
            <w:r>
              <w:rPr>
                <w:rFonts w:hint="default" w:ascii="Times New Roman" w:hAnsi="Times New Roman" w:eastAsia="宋体" w:cs="Times New Roman"/>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9F54C4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fldChar w:fldCharType="begin"/>
            </w:r>
            <w:r>
              <w:rPr>
                <w:rFonts w:hint="default" w:ascii="Times New Roman" w:hAnsi="Times New Roman" w:eastAsia="宋体" w:cs="Times New Roman"/>
                <w:color w:val="333333"/>
              </w:rPr>
              <w:instrText xml:space="preserve"> HYPERLINK \l "_5.发票用途状态信息查询" </w:instrText>
            </w:r>
            <w:r>
              <w:rPr>
                <w:rFonts w:hint="default" w:ascii="Times New Roman" w:hAnsi="Times New Roman" w:eastAsia="宋体" w:cs="Times New Roman"/>
                <w:color w:val="333333"/>
              </w:rPr>
              <w:fldChar w:fldCharType="separate"/>
            </w:r>
            <w:r>
              <w:rPr>
                <w:rFonts w:hint="default" w:ascii="Times New Roman" w:hAnsi="Times New Roman" w:eastAsia="宋体" w:cs="Times New Roman"/>
                <w:color w:val="333333"/>
              </w:rPr>
              <w:t>发票用途状态信息查询</w:t>
            </w:r>
            <w:r>
              <w:rPr>
                <w:rFonts w:hint="default" w:ascii="Times New Roman" w:hAnsi="Times New Roman" w:eastAsia="宋体" w:cs="Times New Roman"/>
                <w:color w:val="333333"/>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29B2B70">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FPZTXXCX</w:t>
            </w:r>
          </w:p>
        </w:tc>
      </w:tr>
      <w:tr w14:paraId="630455F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CB24EEF">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18</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570FBE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lang w:val="en-US" w:eastAsia="zh-CN"/>
              </w:rPr>
              <w:t>查询涉税专业服务相关信息</w:t>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183059A">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lang w:val="en-US" w:eastAsia="zh-CN"/>
              </w:rPr>
              <w:t>CXSSZYFWXGXX</w:t>
            </w:r>
          </w:p>
        </w:tc>
      </w:tr>
      <w:tr w14:paraId="7F83F9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75" w:type="pct"/>
            <w:tcBorders>
              <w:top w:val="single" w:color="auto" w:sz="6" w:space="0"/>
              <w:bottom w:val="single" w:color="auto" w:sz="6" w:space="0"/>
            </w:tcBorders>
            <w:shd w:val="clear" w:color="auto" w:fill="auto"/>
            <w:noWrap w:val="0"/>
            <w:vAlign w:val="center"/>
          </w:tcPr>
          <w:p w14:paraId="1719366C">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19</w:t>
            </w:r>
          </w:p>
        </w:tc>
        <w:tc>
          <w:tcPr>
            <w:tcW w:w="2458" w:type="pct"/>
            <w:tcBorders>
              <w:top w:val="single" w:color="auto" w:sz="6" w:space="0"/>
              <w:bottom w:val="single" w:color="auto" w:sz="6" w:space="0"/>
            </w:tcBorders>
            <w:shd w:val="clear" w:color="auto" w:fill="auto"/>
            <w:noWrap w:val="0"/>
            <w:vAlign w:val="center"/>
          </w:tcPr>
          <w:p w14:paraId="4BFA0A3D">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eastAsia="zh-CN"/>
              </w:rPr>
              <w:t>扣除凭证清单</w:t>
            </w:r>
            <w:r>
              <w:rPr>
                <w:rFonts w:hint="default" w:ascii="Times New Roman" w:hAnsi="Times New Roman" w:eastAsia="宋体" w:cs="Times New Roman"/>
                <w:kern w:val="0"/>
                <w:sz w:val="21"/>
                <w:szCs w:val="21"/>
                <w:highlight w:val="none"/>
              </w:rPr>
              <w:t>相关发票数据信息查询</w:t>
            </w:r>
          </w:p>
        </w:tc>
        <w:tc>
          <w:tcPr>
            <w:tcW w:w="1965" w:type="pct"/>
            <w:tcBorders>
              <w:top w:val="single" w:color="auto" w:sz="6" w:space="0"/>
              <w:bottom w:val="single" w:color="auto" w:sz="6" w:space="0"/>
            </w:tcBorders>
            <w:shd w:val="clear" w:color="auto" w:fill="auto"/>
            <w:noWrap w:val="0"/>
            <w:vAlign w:val="center"/>
          </w:tcPr>
          <w:p w14:paraId="128FC4B9">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val="en-US" w:eastAsia="zh-CN"/>
              </w:rPr>
              <w:t>KCPZ</w:t>
            </w:r>
            <w:r>
              <w:rPr>
                <w:rFonts w:hint="default" w:ascii="Times New Roman" w:hAnsi="Times New Roman" w:eastAsia="宋体" w:cs="Times New Roman"/>
                <w:kern w:val="0"/>
                <w:sz w:val="21"/>
                <w:szCs w:val="21"/>
                <w:highlight w:val="none"/>
                <w:lang w:val="en-US" w:eastAsia="zh-CN"/>
              </w:rPr>
              <w:t>QDXGFPSJXXCX</w:t>
            </w:r>
          </w:p>
        </w:tc>
      </w:tr>
      <w:tr w14:paraId="4C423E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81" w:type="dxa"/>
            <w:tcBorders>
              <w:top w:val="single" w:color="auto" w:sz="6" w:space="0"/>
              <w:bottom w:val="single" w:color="auto" w:sz="6" w:space="0"/>
            </w:tcBorders>
            <w:shd w:val="clear" w:color="auto" w:fill="auto"/>
            <w:noWrap w:val="0"/>
            <w:vAlign w:val="center"/>
          </w:tcPr>
          <w:p w14:paraId="7672C2E6">
            <w:pPr>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default" w:ascii="Times New Roman" w:hAnsi="Times New Roman" w:eastAsia="宋体" w:cs="Times New Roman"/>
                <w:kern w:val="0"/>
                <w:sz w:val="21"/>
                <w:szCs w:val="21"/>
                <w:highlight w:val="none"/>
                <w:lang w:val="en-US" w:eastAsia="zh-CN"/>
              </w:rPr>
              <w:t>20</w:t>
            </w:r>
          </w:p>
        </w:tc>
        <w:tc>
          <w:tcPr>
            <w:tcW w:w="4189" w:type="dxa"/>
            <w:tcBorders>
              <w:top w:val="single" w:color="auto" w:sz="6" w:space="0"/>
              <w:bottom w:val="single" w:color="auto" w:sz="6" w:space="0"/>
            </w:tcBorders>
            <w:shd w:val="clear" w:color="auto" w:fill="auto"/>
            <w:noWrap w:val="0"/>
            <w:vAlign w:val="center"/>
          </w:tcPr>
          <w:p w14:paraId="00CF2068">
            <w:pPr>
              <w:spacing w:beforeLines="0" w:afterLines="0" w:line="240" w:lineRule="auto"/>
              <w:ind w:firstLine="0" w:firstLineChars="0"/>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原差额征税业务授权信息查询</w:t>
            </w:r>
          </w:p>
        </w:tc>
        <w:tc>
          <w:tcPr>
            <w:tcW w:w="3349" w:type="dxa"/>
            <w:tcBorders>
              <w:top w:val="single" w:color="auto" w:sz="6" w:space="0"/>
              <w:bottom w:val="single" w:color="auto" w:sz="6" w:space="0"/>
            </w:tcBorders>
            <w:shd w:val="clear" w:color="auto" w:fill="auto"/>
            <w:noWrap w:val="0"/>
            <w:vAlign w:val="center"/>
          </w:tcPr>
          <w:p w14:paraId="7ECA63AA">
            <w:pPr>
              <w:spacing w:beforeLines="0" w:afterLines="0" w:line="240" w:lineRule="auto"/>
              <w:ind w:firstLine="0" w:firstLineChars="0"/>
              <w:rPr>
                <w:rFonts w:hint="default" w:ascii="Times New Roman" w:hAnsi="Times New Roman" w:eastAsia="宋体" w:cs="Times New Roman"/>
                <w:kern w:val="0"/>
                <w:sz w:val="21"/>
                <w:szCs w:val="21"/>
                <w:highlight w:val="none"/>
                <w:lang w:val="en-US" w:eastAsia="zh-CN"/>
              </w:rPr>
            </w:pPr>
            <w:r>
              <w:rPr>
                <w:rFonts w:hint="default" w:ascii="Times New Roman" w:hAnsi="Times New Roman" w:eastAsia="宋体" w:cs="Times New Roman"/>
                <w:kern w:val="0"/>
                <w:sz w:val="21"/>
                <w:szCs w:val="21"/>
                <w:highlight w:val="none"/>
                <w:lang w:val="en-US" w:eastAsia="zh-CN"/>
              </w:rPr>
              <w:t>YCEZSYWSQXXCX</w:t>
            </w:r>
          </w:p>
        </w:tc>
      </w:tr>
    </w:tbl>
    <w:p w14:paraId="69BD6C99">
      <w:pPr>
        <w:pStyle w:val="5"/>
        <w:numPr>
          <w:ilvl w:val="2"/>
          <w:numId w:val="0"/>
        </w:numPr>
        <w:spacing w:before="156" w:after="156"/>
        <w:rPr>
          <w:rFonts w:hint="default" w:ascii="Times New Roman" w:hAnsi="Times New Roman" w:cs="Times New Roman"/>
        </w:rPr>
      </w:pPr>
      <w:bookmarkStart w:id="105" w:name="_Toc3874"/>
      <w:r>
        <w:rPr>
          <w:rFonts w:hint="default" w:ascii="Times New Roman" w:hAnsi="Times New Roman" w:cs="Times New Roman"/>
        </w:rPr>
        <w:t>5.1.2成品油开票能力</w:t>
      </w:r>
      <w:bookmarkEnd w:id="104"/>
      <w:bookmarkEnd w:id="105"/>
    </w:p>
    <w:p w14:paraId="421F1C55">
      <w:pPr>
        <w:rPr>
          <w:rFonts w:hint="default" w:ascii="Times New Roman" w:hAnsi="Times New Roman" w:cs="Times New Roman"/>
        </w:rPr>
      </w:pPr>
      <w:r>
        <w:rPr>
          <w:rFonts w:hint="default" w:ascii="Times New Roman" w:hAnsi="Times New Roman" w:cs="Times New Roman"/>
        </w:rPr>
        <w:t>能力编码（nlbm）：202055</w:t>
      </w:r>
    </w:p>
    <w:p w14:paraId="6E3DB32E">
      <w:pPr>
        <w:rPr>
          <w:rFonts w:hint="default" w:ascii="Times New Roman" w:hAnsi="Times New Roman" w:eastAsia="方正仿宋简体" w:cs="Times New Roman"/>
        </w:rPr>
      </w:pPr>
      <w:r>
        <w:rPr>
          <w:rFonts w:hint="default" w:ascii="Times New Roman" w:hAnsi="Times New Roman" w:cs="Times New Roman"/>
        </w:rPr>
        <w:t>用例编码（ylbm）：999888</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25B7D8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BB6779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427E3B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039705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4DCE777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2C87B3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722165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B1EA5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4C7AAE0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909849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B6083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DBFA1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2DD03E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B3FDD0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C0614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EDAD4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3AEB9F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9DF7F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EDD91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E8532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755481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A81FB6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564AB4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8D3895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3E157F2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B3757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B98400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9FE03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479D0DB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BB815B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A2C9E2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EEB39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316244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99E30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B3F4C8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45DD19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0130C1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7ED16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C6FBF5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查询成品油税收分类编码</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EF4BF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CXCPYKYSSFLBM</w:t>
            </w:r>
          </w:p>
        </w:tc>
      </w:tr>
      <w:tr w14:paraId="699691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F6415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6C8E17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查询成品油库存</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CE0C89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CXCPYKC</w:t>
            </w:r>
          </w:p>
        </w:tc>
      </w:tr>
      <w:tr w14:paraId="6CF8FC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FB172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65CE0D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下载退回成品油库存</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D91CE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XZHTHCPYKC</w:t>
            </w:r>
          </w:p>
        </w:tc>
      </w:tr>
      <w:tr w14:paraId="3B840F1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5BFFAD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28A47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91998E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3171082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0BD5D7B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1158263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523DDD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2BAAE0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7BD04F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2FD706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成品油发票上传</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E764FA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QDFPSC_CPY</w:t>
            </w:r>
          </w:p>
        </w:tc>
      </w:tr>
      <w:tr w14:paraId="325A304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70174F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0CEE88A">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成品油发票上传结果查询</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7589DB9">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CXQDFPSCJG_CPY</w:t>
            </w:r>
          </w:p>
        </w:tc>
      </w:tr>
      <w:tr w14:paraId="793E2A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D29A9B8">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4423551">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21AA42F">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QDHZQRDSQ</w:t>
            </w:r>
          </w:p>
        </w:tc>
      </w:tr>
      <w:tr w14:paraId="39630B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458687D">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E420CAC">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63C61E0">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QDHZQRDQR</w:t>
            </w:r>
          </w:p>
        </w:tc>
      </w:tr>
      <w:tr w14:paraId="147D42B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377A6C7">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51823D1">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F7CEEC1">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6C5D58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9038648">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19</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B70DD63">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FD0927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15C8AC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AE6FD71">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06" w:name="_Toc14541"/>
            <w:r>
              <w:rPr>
                <w:rFonts w:hint="default" w:ascii="Times New Roman" w:hAnsi="Times New Roman" w:eastAsia="宋体" w:cs="Times New Roman"/>
                <w:color w:val="000000"/>
                <w:kern w:val="0"/>
                <w:sz w:val="21"/>
                <w:szCs w:val="21"/>
                <w:lang w:val="en-US" w:eastAsia="zh-CN" w:bidi="ar"/>
              </w:rPr>
              <w:t>20</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1EF00F5">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7E26AD7">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4EAA8287">
      <w:pPr>
        <w:pStyle w:val="5"/>
        <w:numPr>
          <w:ilvl w:val="2"/>
          <w:numId w:val="0"/>
        </w:numPr>
        <w:spacing w:before="156" w:after="156"/>
        <w:rPr>
          <w:rFonts w:hint="default" w:ascii="Times New Roman" w:hAnsi="Times New Roman" w:cs="Times New Roman"/>
        </w:rPr>
      </w:pPr>
      <w:bookmarkStart w:id="107" w:name="_Toc3440"/>
      <w:r>
        <w:rPr>
          <w:rFonts w:hint="default" w:ascii="Times New Roman" w:hAnsi="Times New Roman" w:cs="Times New Roman"/>
        </w:rPr>
        <w:t>5.1.3自产农产品销售开票能力</w:t>
      </w:r>
      <w:bookmarkEnd w:id="106"/>
      <w:bookmarkEnd w:id="107"/>
    </w:p>
    <w:p w14:paraId="5EE9F185">
      <w:pPr>
        <w:rPr>
          <w:rFonts w:hint="default" w:ascii="Times New Roman" w:hAnsi="Times New Roman" w:eastAsia="方正仿宋简体" w:cs="Times New Roman"/>
        </w:rPr>
      </w:pPr>
      <w:r>
        <w:rPr>
          <w:rFonts w:hint="default" w:ascii="Times New Roman" w:hAnsi="Times New Roman" w:cs="Times New Roman"/>
        </w:rPr>
        <w:t>能力编码（nlbm）：202031</w:t>
      </w:r>
    </w:p>
    <w:p w14:paraId="52D17BE1">
      <w:pPr>
        <w:rPr>
          <w:rFonts w:hint="default" w:ascii="Times New Roman" w:hAnsi="Times New Roman" w:eastAsia="方正仿宋简体" w:cs="Times New Roman"/>
        </w:rPr>
      </w:pPr>
      <w:r>
        <w:rPr>
          <w:rFonts w:hint="default" w:ascii="Times New Roman" w:hAnsi="Times New Roman" w:cs="Times New Roman"/>
        </w:rPr>
        <w:t>用例编码（ylbm）：1234567</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2B92F2B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45675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684C7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AFEA37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308CE0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EF643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C4F9B9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AFF2AD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6690A6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696324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2CA8EE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A90C8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48B4FE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B8381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629ABC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9890EC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658EFC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77079A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24906A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D18CDC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68B83B0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3D68D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4C5BCD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43ACEF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63A9381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D01BC7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5433F3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03E9B8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581A8C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62926C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5D7F16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7510F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78ED29D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847C7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9FBAF8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266F74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398059E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1F316A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DE916D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6162AD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6A6BE2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1BD3C1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C9536E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FC6AF2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4A9BF7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865FE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7426AC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自产农产品销售发票上传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B7FEA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NCPXSFPSC</w:t>
            </w:r>
          </w:p>
        </w:tc>
      </w:tr>
      <w:tr w14:paraId="603EF91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70D017C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4B304D2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查询全电发票上传结果</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70197DF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22420E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60CB01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A5E656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02B795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600A0C2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879FB2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5CC27A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94D4BF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10DD17C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2CAC297">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AA5D850">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610DBFB">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113990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6040ECF">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C29E49C">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40FC90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71E580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B6C1FC6">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08" w:name="_Toc14356"/>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0E4F8DB">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CD82CA4">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7A8E1F35">
      <w:pPr>
        <w:pStyle w:val="5"/>
        <w:numPr>
          <w:ilvl w:val="2"/>
          <w:numId w:val="0"/>
        </w:numPr>
        <w:spacing w:before="156" w:after="156"/>
        <w:rPr>
          <w:rFonts w:hint="default" w:ascii="Times New Roman" w:hAnsi="Times New Roman" w:cs="Times New Roman"/>
        </w:rPr>
      </w:pPr>
      <w:bookmarkStart w:id="109" w:name="_Toc25014"/>
      <w:r>
        <w:rPr>
          <w:rFonts w:hint="default" w:ascii="Times New Roman" w:hAnsi="Times New Roman" w:cs="Times New Roman"/>
        </w:rPr>
        <w:t>5.1.4农产品收购开票能力</w:t>
      </w:r>
      <w:bookmarkEnd w:id="108"/>
      <w:bookmarkEnd w:id="109"/>
    </w:p>
    <w:p w14:paraId="797BF125">
      <w:pPr>
        <w:rPr>
          <w:rFonts w:hint="default" w:ascii="Times New Roman" w:hAnsi="Times New Roman" w:eastAsia="方正仿宋简体" w:cs="Times New Roman"/>
        </w:rPr>
      </w:pPr>
      <w:r>
        <w:rPr>
          <w:rFonts w:hint="default" w:ascii="Times New Roman" w:hAnsi="Times New Roman" w:cs="Times New Roman"/>
        </w:rPr>
        <w:t>能力编码（nlbm）：202019</w:t>
      </w:r>
    </w:p>
    <w:p w14:paraId="30E953C3">
      <w:pPr>
        <w:rPr>
          <w:rFonts w:hint="default" w:ascii="Times New Roman" w:hAnsi="Times New Roman" w:eastAsia="方正仿宋简体" w:cs="Times New Roman"/>
        </w:rPr>
      </w:pPr>
      <w:r>
        <w:rPr>
          <w:rFonts w:hint="default" w:ascii="Times New Roman" w:hAnsi="Times New Roman" w:cs="Times New Roman"/>
        </w:rPr>
        <w:t>用例编码（ylbm）：202019</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6E0065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C20E07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2F1A7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F7ADD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24DA2D0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F47980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AE8D07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DE6DA5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3BD12E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0461D1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EDE38F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31E10C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08D0A75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F3C57F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B48B80E">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AB1BB3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788668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9B598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68403F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4F877F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399D034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134BCB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94183A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7D5C3B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3C637C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A0B813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CEFD1BE">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B52F0B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25C1F0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B47DFD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48062F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2A8AD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251A3A0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B13AC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137C1F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BD954D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71BB62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FF6CDA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596957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36570A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79BA76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D6F09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17DF59B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查询全电红字确认单明细信息</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34747DC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3609399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4187EBC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F967C9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农产品收购发票上传</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C21032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NCPSGFPSC</w:t>
            </w:r>
          </w:p>
        </w:tc>
      </w:tr>
      <w:tr w14:paraId="4DF810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5FBF338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482167A">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查询全电发票上传结果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0215FF3">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CXQDFPSCJG</w:t>
            </w:r>
          </w:p>
        </w:tc>
      </w:tr>
      <w:tr w14:paraId="199DBB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061B21F5">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E6ADC20">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全电红字确认单申请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F104D33">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QDHZQRDSQ</w:t>
            </w:r>
          </w:p>
        </w:tc>
      </w:tr>
      <w:tr w14:paraId="67EA474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3C93F663">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4851D1D">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B1E465D">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QDHZQRDQR</w:t>
            </w:r>
          </w:p>
        </w:tc>
      </w:tr>
      <w:tr w14:paraId="53F222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75623873">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894269B">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4807A8D">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SCFPHZQRXX</w:t>
            </w:r>
          </w:p>
        </w:tc>
      </w:tr>
      <w:tr w14:paraId="5137BD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72FA750B">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D80417C">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CBB8AC9">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CXFPHZQRXX</w:t>
            </w:r>
          </w:p>
        </w:tc>
      </w:tr>
      <w:tr w14:paraId="09E6AD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51217E62">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3F9876D">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查询自然人风险类型</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8C04CD9">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CXZRRFXLX</w:t>
            </w:r>
          </w:p>
        </w:tc>
      </w:tr>
      <w:tr w14:paraId="1ED7F6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4B4F63CD">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ED69425">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查询农产品收购企业风险类型</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E13347F">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CXNCPSGQYFXLX</w:t>
            </w:r>
          </w:p>
        </w:tc>
      </w:tr>
      <w:tr w14:paraId="7402313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shd w:val="clear" w:color="auto" w:fill="auto"/>
            <w:noWrap w:val="0"/>
            <w:tcMar>
              <w:top w:w="0" w:type="dxa"/>
              <w:left w:w="108" w:type="dxa"/>
              <w:bottom w:w="0" w:type="dxa"/>
              <w:right w:w="108" w:type="dxa"/>
            </w:tcMar>
            <w:vAlign w:val="center"/>
          </w:tcPr>
          <w:p w14:paraId="6C2624CC">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10" w:name="_Toc32168"/>
            <w:r>
              <w:rPr>
                <w:rFonts w:hint="default" w:ascii="Times New Roman" w:hAnsi="Times New Roman" w:eastAsia="宋体" w:cs="Times New Roman"/>
                <w:color w:val="000000"/>
                <w:kern w:val="0"/>
                <w:sz w:val="21"/>
                <w:szCs w:val="21"/>
                <w:lang w:val="en-US" w:eastAsia="zh-CN" w:bidi="ar"/>
              </w:rPr>
              <w:t>19</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5DB569E">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CC63D83">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2E788918">
      <w:pPr>
        <w:pStyle w:val="5"/>
        <w:numPr>
          <w:ilvl w:val="2"/>
          <w:numId w:val="0"/>
        </w:numPr>
        <w:spacing w:before="156" w:after="156"/>
        <w:rPr>
          <w:rFonts w:hint="default" w:ascii="Times New Roman" w:hAnsi="Times New Roman" w:cs="Times New Roman"/>
        </w:rPr>
      </w:pPr>
      <w:bookmarkStart w:id="111" w:name="_Toc29570"/>
      <w:r>
        <w:rPr>
          <w:rFonts w:hint="default" w:ascii="Times New Roman" w:hAnsi="Times New Roman" w:cs="Times New Roman"/>
        </w:rPr>
        <w:t>5.1.5光伏收购开票能力</w:t>
      </w:r>
      <w:bookmarkEnd w:id="110"/>
      <w:bookmarkEnd w:id="111"/>
    </w:p>
    <w:p w14:paraId="6105AC46">
      <w:pPr>
        <w:rPr>
          <w:rFonts w:hint="default" w:ascii="Times New Roman" w:hAnsi="Times New Roman" w:eastAsia="方正仿宋简体" w:cs="Times New Roman"/>
        </w:rPr>
      </w:pPr>
      <w:r>
        <w:rPr>
          <w:rFonts w:hint="default" w:ascii="Times New Roman" w:hAnsi="Times New Roman" w:cs="Times New Roman"/>
        </w:rPr>
        <w:t>能力编码（nlbm）：202017</w:t>
      </w:r>
    </w:p>
    <w:p w14:paraId="409335F9">
      <w:pPr>
        <w:rPr>
          <w:rFonts w:hint="default" w:ascii="Times New Roman" w:hAnsi="Times New Roman" w:eastAsia="方正仿宋简体" w:cs="Times New Roman"/>
        </w:rPr>
      </w:pPr>
      <w:r>
        <w:rPr>
          <w:rFonts w:hint="default" w:ascii="Times New Roman" w:hAnsi="Times New Roman" w:cs="Times New Roman"/>
        </w:rPr>
        <w:t>用例编码（ylbm）：202017</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046A02D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820D5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38058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3A0C9D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1934C2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4FF6A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05BF10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4E99C8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5344EFB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4AFE4F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F4F3A8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CE5B1E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38339D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16F9B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92D5CD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859DE1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580A71E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71720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AAF79C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D566C7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71707D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A5714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716238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DAB9D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7C2D83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E92F1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FF4BD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44B5A4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47C0AB5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7C8F2A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12D5F4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D3B865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4C523DC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ACFED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DEB829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FE4A75E">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697977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7A6DB8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94914B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3E9E39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0AE472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98902C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1A12321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查询全电红字确认单明细信息</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5643C96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18DC029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7E9C41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A9943F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光伏收购发票上传</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B0528E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GFSGFPSC</w:t>
            </w:r>
          </w:p>
        </w:tc>
      </w:tr>
      <w:tr w14:paraId="69DBE5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F08DCF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3E5428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查询全电发票上传结果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713925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75A03F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DC0E77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D64CDB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35E995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1AB982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A2F1F2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7D57E4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9F4A01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1F73C3C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3C1D15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2D0CE62">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B74831E">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710F7AF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90" w:hRule="atLeast"/>
        </w:trPr>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F639A7F">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FA54BAF">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4D9140F">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2314EE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114A59B">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12" w:name="_Toc21412"/>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0C26EC7">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9610975">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3FD33679">
      <w:pPr>
        <w:pStyle w:val="5"/>
        <w:numPr>
          <w:ilvl w:val="2"/>
          <w:numId w:val="0"/>
        </w:numPr>
        <w:spacing w:before="156" w:after="156"/>
        <w:rPr>
          <w:rFonts w:hint="default" w:ascii="Times New Roman" w:hAnsi="Times New Roman" w:cs="Times New Roman"/>
        </w:rPr>
      </w:pPr>
      <w:bookmarkStart w:id="113" w:name="_Toc23993"/>
      <w:r>
        <w:rPr>
          <w:rFonts w:hint="default" w:ascii="Times New Roman" w:hAnsi="Times New Roman" w:cs="Times New Roman"/>
        </w:rPr>
        <w:t>5.1.6货物运输开票能力</w:t>
      </w:r>
      <w:bookmarkEnd w:id="112"/>
      <w:bookmarkEnd w:id="113"/>
    </w:p>
    <w:p w14:paraId="15BFFB66">
      <w:pPr>
        <w:rPr>
          <w:rFonts w:hint="default" w:ascii="Times New Roman" w:hAnsi="Times New Roman" w:eastAsia="方正仿宋简体" w:cs="Times New Roman"/>
        </w:rPr>
      </w:pPr>
      <w:r>
        <w:rPr>
          <w:rFonts w:hint="default" w:ascii="Times New Roman" w:hAnsi="Times New Roman" w:cs="Times New Roman"/>
        </w:rPr>
        <w:t>能力编码（nlbm）：202026</w:t>
      </w:r>
    </w:p>
    <w:p w14:paraId="5AD60791">
      <w:pPr>
        <w:rPr>
          <w:rFonts w:hint="default" w:ascii="Times New Roman" w:hAnsi="Times New Roman" w:eastAsia="方正仿宋简体" w:cs="Times New Roman"/>
        </w:rPr>
      </w:pPr>
      <w:r>
        <w:rPr>
          <w:rFonts w:hint="default" w:ascii="Times New Roman" w:hAnsi="Times New Roman" w:cs="Times New Roman"/>
        </w:rPr>
        <w:t>用例编码（ylbm）：230207004</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621EC33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FDC55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8EF5CA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699CC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5190E4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097021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1D8B1C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DF9844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44E0840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CA3769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BD24DE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1254E0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4BF7740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602EB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E9CE6A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A5EB93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6F80242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B4C22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44EA24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1E1A06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6B18BE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513CF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CBF21B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CF697B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4FE4DB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865F6F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E8C2AA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01D6A6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121C0B7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A92014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60EBEB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7D7CD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162E85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95E3E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9329F2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98AE3D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2EC378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04BCAB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008CA4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BE9EE5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16495E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D03BD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72002D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6EBBCB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7069356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8F0667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2E7693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货物运输服务发票上传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80ADF3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HWYSFPSC</w:t>
            </w:r>
          </w:p>
        </w:tc>
      </w:tr>
      <w:tr w14:paraId="253D682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D0D45B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0EA4120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查询全电发票上传结果</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34F29BB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5D5C23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ECF874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5087C7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B4DA0C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05D760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70C28A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A76978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97BA89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624149A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46D84A">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A2E684E">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5AF555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33D6156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A6D2722">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3F39CFC">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DE6596B">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192883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9AAECC1">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14" w:name="_Toc19123"/>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CF98E2F">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5579740">
            <w:pPr>
              <w:tabs>
                <w:tab w:val="center" w:pos="1566"/>
              </w:tabs>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r w14:paraId="2B4D6D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77309280">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18</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DC6D20D">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eastAsia="zh-CN"/>
              </w:rPr>
              <w:t>扣除凭证清单</w:t>
            </w:r>
            <w:r>
              <w:rPr>
                <w:rFonts w:hint="default" w:ascii="Times New Roman" w:hAnsi="Times New Roman" w:eastAsia="宋体" w:cs="Times New Roman"/>
                <w:kern w:val="0"/>
                <w:sz w:val="21"/>
                <w:szCs w:val="21"/>
                <w:highlight w:val="none"/>
              </w:rPr>
              <w:t>相关发票数据信息查询</w:t>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6C04876">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val="en-US" w:eastAsia="zh-CN"/>
              </w:rPr>
              <w:t>KCPZ</w:t>
            </w:r>
            <w:r>
              <w:rPr>
                <w:rFonts w:hint="default" w:ascii="Times New Roman" w:hAnsi="Times New Roman" w:eastAsia="宋体" w:cs="Times New Roman"/>
                <w:kern w:val="0"/>
                <w:sz w:val="21"/>
                <w:szCs w:val="21"/>
                <w:highlight w:val="none"/>
                <w:lang w:val="en-US" w:eastAsia="zh-CN"/>
              </w:rPr>
              <w:t>QDXGFPSJXXCX</w:t>
            </w:r>
          </w:p>
        </w:tc>
      </w:tr>
      <w:tr w14:paraId="79FD43B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CD2AF7B">
            <w:pPr>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19</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B1429B0">
            <w:pPr>
              <w:spacing w:beforeLines="0" w:afterLines="0" w:line="240" w:lineRule="auto"/>
              <w:ind w:firstLine="0" w:firstLineChars="0"/>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原差额征税业务授权信息查询</w:t>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846AA8A">
            <w:pPr>
              <w:spacing w:beforeLines="0" w:afterLines="0" w:line="240" w:lineRule="auto"/>
              <w:ind w:firstLine="0" w:firstLineChars="0"/>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YCEZSYWSQXXCX</w:t>
            </w:r>
          </w:p>
        </w:tc>
      </w:tr>
    </w:tbl>
    <w:p w14:paraId="36158832">
      <w:pPr>
        <w:pStyle w:val="5"/>
        <w:numPr>
          <w:ilvl w:val="2"/>
          <w:numId w:val="0"/>
        </w:numPr>
        <w:spacing w:before="156" w:after="156"/>
        <w:rPr>
          <w:rFonts w:hint="default" w:ascii="Times New Roman" w:hAnsi="Times New Roman" w:cs="Times New Roman"/>
        </w:rPr>
      </w:pPr>
      <w:bookmarkStart w:id="115" w:name="_Toc7663"/>
      <w:r>
        <w:rPr>
          <w:rFonts w:hint="default" w:ascii="Times New Roman" w:hAnsi="Times New Roman" w:cs="Times New Roman"/>
        </w:rPr>
        <w:t>5.1.7旅客运输开票能力</w:t>
      </w:r>
      <w:bookmarkEnd w:id="114"/>
      <w:bookmarkEnd w:id="115"/>
    </w:p>
    <w:p w14:paraId="4D528913">
      <w:pPr>
        <w:rPr>
          <w:rFonts w:hint="default" w:ascii="Times New Roman" w:hAnsi="Times New Roman" w:eastAsia="方正仿宋简体" w:cs="Times New Roman"/>
        </w:rPr>
      </w:pPr>
      <w:r>
        <w:rPr>
          <w:rFonts w:hint="default" w:ascii="Times New Roman" w:hAnsi="Times New Roman" w:cs="Times New Roman"/>
        </w:rPr>
        <w:t>能力编码（nlbm）：202027</w:t>
      </w:r>
    </w:p>
    <w:p w14:paraId="5571F338">
      <w:pPr>
        <w:rPr>
          <w:rFonts w:hint="default" w:ascii="Times New Roman" w:hAnsi="Times New Roman" w:eastAsia="方正仿宋简体" w:cs="Times New Roman"/>
        </w:rPr>
      </w:pPr>
      <w:r>
        <w:rPr>
          <w:rFonts w:hint="default" w:ascii="Times New Roman" w:hAnsi="Times New Roman" w:cs="Times New Roman"/>
        </w:rPr>
        <w:t>用例编码（ylbm）：230207003</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08D681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D8461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FF5F3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E0CC6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1346D4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EE855E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74D57F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D3853E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5885629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C19C4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44F653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AE2944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76DCABF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4728E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0DC402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F89A6A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595EFE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AC98E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5E4950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746DCC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25CBA8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E94B3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0F4E7A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8A5AD7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29B80F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0ABAD2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F3FCB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D61A1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125EFB7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453B8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D9E475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C83741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334159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387B1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1FC55AE">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3B34B7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32E71A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355F1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7633E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0A6E47E">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72D8A4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BA6919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4A9EE5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D45BCA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29B13C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B41E92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3743C6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旅客运输发票上传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25D1AA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LKYSFPSC</w:t>
            </w:r>
          </w:p>
        </w:tc>
      </w:tr>
      <w:tr w14:paraId="7DED44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410D0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C2F29E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E97028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49EEA9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808BB1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D173B0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5C54A4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6DEC9C0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599BD0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1A0663E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全电红字确认单确认</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29E9D7F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0E8066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40701C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093CD50">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DD6E232">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62FA08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7B3877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68652C4">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B4D8F5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22B220F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66D00F6">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16" w:name="_Toc29422"/>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263FC3C">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DEC8913">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05C374BE">
      <w:pPr>
        <w:pStyle w:val="5"/>
        <w:numPr>
          <w:ilvl w:val="2"/>
          <w:numId w:val="0"/>
        </w:numPr>
        <w:spacing w:before="156" w:after="156"/>
        <w:rPr>
          <w:rFonts w:hint="default" w:ascii="Times New Roman" w:hAnsi="Times New Roman" w:cs="Times New Roman"/>
        </w:rPr>
      </w:pPr>
      <w:bookmarkStart w:id="117" w:name="_Toc1959"/>
      <w:r>
        <w:rPr>
          <w:rFonts w:hint="default" w:ascii="Times New Roman" w:hAnsi="Times New Roman" w:cs="Times New Roman"/>
        </w:rPr>
        <w:t>5.1.8不动产经营租赁开票能力</w:t>
      </w:r>
      <w:bookmarkEnd w:id="116"/>
      <w:bookmarkEnd w:id="117"/>
    </w:p>
    <w:p w14:paraId="0DEE3BAB">
      <w:pPr>
        <w:rPr>
          <w:rFonts w:hint="default" w:ascii="Times New Roman" w:hAnsi="Times New Roman" w:eastAsia="方正仿宋简体" w:cs="Times New Roman"/>
        </w:rPr>
      </w:pPr>
      <w:r>
        <w:rPr>
          <w:rFonts w:hint="default" w:ascii="Times New Roman" w:hAnsi="Times New Roman" w:cs="Times New Roman"/>
        </w:rPr>
        <w:t>能力编码（nlbm）：202038</w:t>
      </w:r>
    </w:p>
    <w:p w14:paraId="12F8F1BE">
      <w:pPr>
        <w:rPr>
          <w:rFonts w:hint="default" w:ascii="Times New Roman" w:hAnsi="Times New Roman" w:eastAsia="方正仿宋简体" w:cs="Times New Roman"/>
        </w:rPr>
      </w:pPr>
      <w:r>
        <w:rPr>
          <w:rFonts w:hint="default" w:ascii="Times New Roman" w:hAnsi="Times New Roman" w:cs="Times New Roman"/>
        </w:rPr>
        <w:t>用例编码（ylbm）：202036</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27541C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4CD9E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05CD3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FFFDD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06D7E0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B92E2E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47E993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BAF011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1B97105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1E6C57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E9370C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D12DA9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70480B2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3DA19F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14E489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B77605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134669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CA98D4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A87F6A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8AEEF4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49E1488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6423CA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88937C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101FE9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1492F79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E7305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FAEE1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B8CCB0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00F7ECF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4B0836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A23698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2ACBAE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17A0AA2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18A428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7D469F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E0F0F1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3474CB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CA8060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3A366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查询不动产经营租赁红字确认单列表信息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351B94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6D29958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97B83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7A043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查询不动产经营租赁红字确认单明细信息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86CD4F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17C38D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F6C55B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A5774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不动产经营租赁发票上传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8A9683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BDCJYZLFPSC</w:t>
            </w:r>
          </w:p>
        </w:tc>
      </w:tr>
      <w:tr w14:paraId="3388EC8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260ABC6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1651D0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查询不动产经营租赁发票上传结果</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6785941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648ABD7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CDB576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B5ACD5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不动产经营租赁红字确认单申请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CBBBAC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02B234D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4E5090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8533A7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不动产经营租赁红字确认单确认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85C70C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3D6827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1BE02E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7407E7C">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2F21E30">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70873CC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970552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27B9109">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538124D">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5E9B04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7326BB93">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18" w:name="_Toc10428"/>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C1006F0">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53FA008">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609C7622">
      <w:pPr>
        <w:pStyle w:val="5"/>
        <w:numPr>
          <w:ilvl w:val="2"/>
          <w:numId w:val="0"/>
        </w:numPr>
        <w:spacing w:before="156" w:after="156"/>
        <w:rPr>
          <w:rFonts w:hint="default" w:ascii="Times New Roman" w:hAnsi="Times New Roman" w:cs="Times New Roman"/>
        </w:rPr>
      </w:pPr>
      <w:bookmarkStart w:id="119" w:name="_Toc5797"/>
      <w:r>
        <w:rPr>
          <w:rFonts w:hint="default" w:ascii="Times New Roman" w:hAnsi="Times New Roman" w:cs="Times New Roman"/>
        </w:rPr>
        <w:t>5.1.9卷烟开票能力</w:t>
      </w:r>
      <w:bookmarkEnd w:id="118"/>
      <w:bookmarkEnd w:id="119"/>
    </w:p>
    <w:p w14:paraId="26DBA892">
      <w:pPr>
        <w:rPr>
          <w:rFonts w:hint="default" w:ascii="Times New Roman" w:hAnsi="Times New Roman" w:eastAsia="方正仿宋简体" w:cs="Times New Roman"/>
        </w:rPr>
      </w:pPr>
      <w:r>
        <w:rPr>
          <w:rFonts w:hint="default" w:ascii="Times New Roman" w:hAnsi="Times New Roman" w:cs="Times New Roman"/>
        </w:rPr>
        <w:t>能力编码（nlbm）：202040</w:t>
      </w:r>
    </w:p>
    <w:p w14:paraId="4892B32F">
      <w:pPr>
        <w:rPr>
          <w:rFonts w:hint="default" w:ascii="Times New Roman" w:hAnsi="Times New Roman" w:eastAsia="方正仿宋简体" w:cs="Times New Roman"/>
        </w:rPr>
      </w:pPr>
      <w:r>
        <w:rPr>
          <w:rFonts w:hint="default" w:ascii="Times New Roman" w:hAnsi="Times New Roman" w:cs="Times New Roman"/>
        </w:rPr>
        <w:t>用例编码（ylbm）：202202</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73401D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219D9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D1DEE3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41F712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7B25D0A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4A067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B202B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855D6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54369B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63D7C2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26079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99DBC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6247F18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A82950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0128E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7FE75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0DBBE9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F7F34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252734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2D876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31C7C79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687E83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0C34FF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AA1A4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687F2A5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11C5F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C2D3A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EE985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5C7A239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1828F7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D9CA14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1EEB32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2C1FD6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794E4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30686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查询卷烟税收分类编码信息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F30870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CXJYSSFLBM</w:t>
            </w:r>
          </w:p>
        </w:tc>
      </w:tr>
      <w:tr w14:paraId="6F9709D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264E6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B37F4E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59027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1BF141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F48B2A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CF4639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773C7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135DDB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12E5E65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3473E9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卷烟发票上传</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86480E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QDFPSC_JY</w:t>
            </w:r>
          </w:p>
        </w:tc>
      </w:tr>
      <w:tr w14:paraId="6E1529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72C7F4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0350D3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CE554A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48C0362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E157C1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AE369C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D52E87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18AF97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0BD7CE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0B7A9F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DCD3E3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3A22BD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F48420D">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8FEEF1D">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B42D3E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5BCB92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E387D3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5932966">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25BBC38">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1AEE1C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EC4BFA7">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20" w:name="_Toc14279"/>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7690789F">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1933678">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009D90BC">
      <w:pPr>
        <w:pStyle w:val="5"/>
        <w:numPr>
          <w:ilvl w:val="2"/>
          <w:numId w:val="0"/>
        </w:numPr>
        <w:spacing w:before="156" w:after="156"/>
        <w:rPr>
          <w:rFonts w:hint="default" w:ascii="Times New Roman" w:hAnsi="Times New Roman" w:cs="Times New Roman"/>
        </w:rPr>
      </w:pPr>
      <w:bookmarkStart w:id="121" w:name="_Toc25517"/>
      <w:r>
        <w:rPr>
          <w:rFonts w:hint="default" w:ascii="Times New Roman" w:hAnsi="Times New Roman" w:cs="Times New Roman"/>
        </w:rPr>
        <w:t>5.1.10建筑服务开票能力</w:t>
      </w:r>
      <w:bookmarkEnd w:id="120"/>
      <w:bookmarkEnd w:id="121"/>
    </w:p>
    <w:p w14:paraId="05A752FF">
      <w:pPr>
        <w:rPr>
          <w:rFonts w:hint="default" w:ascii="Times New Roman" w:hAnsi="Times New Roman" w:eastAsia="方正仿宋简体" w:cs="Times New Roman"/>
        </w:rPr>
      </w:pPr>
      <w:r>
        <w:rPr>
          <w:rFonts w:hint="default" w:ascii="Times New Roman" w:hAnsi="Times New Roman" w:cs="Times New Roman"/>
        </w:rPr>
        <w:t>能力编码（nlbm）：202044</w:t>
      </w:r>
    </w:p>
    <w:p w14:paraId="779A2337">
      <w:pPr>
        <w:rPr>
          <w:rFonts w:hint="default" w:ascii="Times New Roman" w:hAnsi="Times New Roman" w:eastAsia="方正仿宋简体" w:cs="Times New Roman"/>
        </w:rPr>
      </w:pPr>
      <w:r>
        <w:rPr>
          <w:rFonts w:hint="default" w:ascii="Times New Roman" w:hAnsi="Times New Roman" w:cs="Times New Roman"/>
        </w:rPr>
        <w:t>用例编码（ylbm）：202206</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77EECC0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9AE8F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9B071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73D78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1A1D7D1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CC3113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4E029E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E1F4C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79EAB4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63DB3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69898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CF9BB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035E626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AD3C3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F29E55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4D774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19C9BD4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93721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8EE89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BA2C0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1D78ECF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920671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F9940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42F49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5EB717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49B48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8D2001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D56A9B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705CB3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583C08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D7814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F1D06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5B00828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B5584D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4D315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9F4899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1B746C0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CCCB5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CF2E3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查询建筑服务红字确认单列表信息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DCFDC7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46C3BBC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FD5AD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8BA8C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查询建筑服务红字确认单明细信息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50A5D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1A21B7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923E85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CA22F8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建筑服务发票上传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15BD7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QDFPSC_JZFW</w:t>
            </w:r>
          </w:p>
        </w:tc>
      </w:tr>
      <w:tr w14:paraId="1415528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2E92414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26B6A0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7F1275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408EB6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9E529F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7C4089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06A8EF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3C5FC9A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59C355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F015A1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2B8A6E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65A8506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09C85BD">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2050A73">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查询建筑服务信息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E741B20">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CXJZFWXX</w:t>
            </w:r>
          </w:p>
        </w:tc>
      </w:tr>
      <w:tr w14:paraId="0DF021F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BA40FFA">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82BA60B">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C728835">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6AE6B3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5069405">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0DE4BC6">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6B90640">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1E23F81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90AE766">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22" w:name="_Toc1398"/>
            <w:r>
              <w:rPr>
                <w:rFonts w:hint="default" w:ascii="Times New Roman" w:hAnsi="Times New Roman" w:eastAsia="宋体" w:cs="Times New Roman"/>
                <w:color w:val="000000"/>
                <w:kern w:val="0"/>
                <w:sz w:val="21"/>
                <w:szCs w:val="21"/>
                <w:lang w:val="en-US" w:eastAsia="zh-CN" w:bidi="ar"/>
              </w:rPr>
              <w:t>18</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70EBDB40">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1BCD52C">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r w14:paraId="54C5D81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B32868A">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19</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9114AA5">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eastAsia="zh-CN"/>
              </w:rPr>
              <w:t>扣除凭证清单</w:t>
            </w:r>
            <w:r>
              <w:rPr>
                <w:rFonts w:hint="default" w:ascii="Times New Roman" w:hAnsi="Times New Roman" w:eastAsia="宋体" w:cs="Times New Roman"/>
                <w:kern w:val="0"/>
                <w:sz w:val="21"/>
                <w:szCs w:val="21"/>
                <w:highlight w:val="none"/>
              </w:rPr>
              <w:t>相关发票数据信息查询</w:t>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CFC97C1">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val="en-US" w:eastAsia="zh-CN"/>
              </w:rPr>
              <w:t>KCPZ</w:t>
            </w:r>
            <w:r>
              <w:rPr>
                <w:rFonts w:hint="default" w:ascii="Times New Roman" w:hAnsi="Times New Roman" w:eastAsia="宋体" w:cs="Times New Roman"/>
                <w:kern w:val="0"/>
                <w:sz w:val="21"/>
                <w:szCs w:val="21"/>
                <w:highlight w:val="none"/>
                <w:lang w:val="en-US" w:eastAsia="zh-CN"/>
              </w:rPr>
              <w:t>QDXGFPSJXXCX</w:t>
            </w:r>
          </w:p>
        </w:tc>
      </w:tr>
      <w:tr w14:paraId="4EF58FA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0C30262">
            <w:pPr>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20</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1E84887">
            <w:pPr>
              <w:spacing w:beforeLines="0" w:afterLines="0" w:line="240" w:lineRule="auto"/>
              <w:ind w:firstLine="0" w:firstLineChars="0"/>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原差额征税业务授权信息查询</w:t>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BD12B4E">
            <w:pPr>
              <w:spacing w:beforeLines="0" w:afterLines="0" w:line="240" w:lineRule="auto"/>
              <w:ind w:firstLine="0" w:firstLineChars="0"/>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YCEZSYWSQXXCX</w:t>
            </w:r>
          </w:p>
        </w:tc>
      </w:tr>
    </w:tbl>
    <w:p w14:paraId="5136E536">
      <w:pPr>
        <w:pStyle w:val="5"/>
        <w:numPr>
          <w:ilvl w:val="2"/>
          <w:numId w:val="0"/>
        </w:numPr>
        <w:spacing w:before="156" w:after="156"/>
        <w:rPr>
          <w:rFonts w:hint="default" w:ascii="Times New Roman" w:hAnsi="Times New Roman" w:cs="Times New Roman"/>
        </w:rPr>
      </w:pPr>
      <w:bookmarkStart w:id="123" w:name="_Toc13121"/>
      <w:r>
        <w:rPr>
          <w:rFonts w:hint="default" w:ascii="Times New Roman" w:hAnsi="Times New Roman" w:cs="Times New Roman"/>
        </w:rPr>
        <w:t>5.1.11不动产销售开票能力</w:t>
      </w:r>
      <w:bookmarkEnd w:id="122"/>
      <w:bookmarkEnd w:id="123"/>
    </w:p>
    <w:p w14:paraId="72094D67">
      <w:pPr>
        <w:rPr>
          <w:rFonts w:hint="default" w:ascii="Times New Roman" w:hAnsi="Times New Roman" w:eastAsia="方正仿宋简体" w:cs="Times New Roman"/>
        </w:rPr>
      </w:pPr>
      <w:r>
        <w:rPr>
          <w:rFonts w:hint="default" w:ascii="Times New Roman" w:hAnsi="Times New Roman" w:cs="Times New Roman"/>
        </w:rPr>
        <w:t>能力编码（nlbm）：202046</w:t>
      </w:r>
    </w:p>
    <w:p w14:paraId="2BFF81CE">
      <w:pPr>
        <w:rPr>
          <w:rFonts w:hint="default" w:ascii="Times New Roman" w:hAnsi="Times New Roman" w:eastAsia="方正仿宋简体" w:cs="Times New Roman"/>
        </w:rPr>
      </w:pPr>
      <w:r>
        <w:rPr>
          <w:rFonts w:hint="default" w:ascii="Times New Roman" w:hAnsi="Times New Roman" w:cs="Times New Roman"/>
        </w:rPr>
        <w:t>用例编码（ylbm）：202204</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353247C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0448A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9E0C6F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66D92D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77D61D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4ECED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803C9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6DF958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00ABC3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93C41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E44D3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4A008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4C5F66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2B743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28B236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BBDEC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3799F3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0130C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6614BF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AEADE2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2111A23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743FA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7BAAD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0B3BE6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036217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833DC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744CE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4C92A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00A2FB6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C8091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46B900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4C0CA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4D862A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392F7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19A33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915BEF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65D197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A5E67D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51215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201CFF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5C5F86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5F20E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B06A4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2DFEBD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26961C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09892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4DD769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不动产销售发票上传</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A8B97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QDFPSC_JY</w:t>
            </w:r>
          </w:p>
        </w:tc>
      </w:tr>
      <w:tr w14:paraId="309740D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58BC0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2825E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AF887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6FD9C3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8D90B7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F08286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6"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17DDDFE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09518B1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2E0096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7D6555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3DE956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0E6050D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361B09D">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E7AE805">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查询房源信息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29CDE3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CXFYXX</w:t>
            </w:r>
          </w:p>
        </w:tc>
      </w:tr>
      <w:tr w14:paraId="1F6D52F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4D9B7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C9D484A">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1FD2C3B">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473982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F68C3A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6481C0B">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25913AA">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5F2ADC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012F40D">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24" w:name="_Toc18279"/>
            <w:r>
              <w:rPr>
                <w:rFonts w:hint="default" w:ascii="Times New Roman" w:hAnsi="Times New Roman" w:eastAsia="宋体" w:cs="Times New Roman"/>
                <w:color w:val="000000"/>
                <w:kern w:val="0"/>
                <w:sz w:val="21"/>
                <w:szCs w:val="21"/>
                <w:lang w:val="en-US" w:eastAsia="zh-CN" w:bidi="ar"/>
              </w:rPr>
              <w:t>18</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A12B8FB">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28F09C7">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r w14:paraId="2B754A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46C434C">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val="en-US" w:eastAsia="zh-CN"/>
              </w:rPr>
              <w:t>19</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C5C5F27">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eastAsia="zh-CN"/>
              </w:rPr>
              <w:t>扣除凭证清单</w:t>
            </w:r>
            <w:r>
              <w:rPr>
                <w:rFonts w:hint="eastAsia" w:ascii="Times New Roman" w:hAnsi="Times New Roman" w:eastAsia="宋体" w:cs="Times New Roman"/>
                <w:kern w:val="0"/>
                <w:sz w:val="21"/>
                <w:szCs w:val="21"/>
                <w:highlight w:val="none"/>
              </w:rPr>
              <w:t>相关发票数据信息查询</w:t>
            </w:r>
          </w:p>
        </w:tc>
        <w:tc>
          <w:tcPr>
            <w:tcW w:w="196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EFADF43">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val="en-US" w:eastAsia="zh-CN"/>
              </w:rPr>
              <w:t>KCPZQDXGFPSJXXCX</w:t>
            </w:r>
          </w:p>
        </w:tc>
      </w:tr>
    </w:tbl>
    <w:p w14:paraId="152C1964">
      <w:pPr>
        <w:pStyle w:val="5"/>
        <w:numPr>
          <w:ilvl w:val="2"/>
          <w:numId w:val="0"/>
        </w:numPr>
        <w:spacing w:before="156" w:after="156"/>
        <w:rPr>
          <w:rFonts w:hint="default" w:ascii="Times New Roman" w:hAnsi="Times New Roman" w:cs="Times New Roman"/>
        </w:rPr>
      </w:pPr>
      <w:bookmarkStart w:id="125" w:name="_Toc29297"/>
      <w:r>
        <w:rPr>
          <w:rFonts w:hint="default" w:ascii="Times New Roman" w:hAnsi="Times New Roman" w:cs="Times New Roman"/>
        </w:rPr>
        <w:t>5.1.12稀土开票能力</w:t>
      </w:r>
      <w:bookmarkEnd w:id="124"/>
      <w:bookmarkEnd w:id="125"/>
    </w:p>
    <w:p w14:paraId="11F1A8F2">
      <w:pPr>
        <w:rPr>
          <w:rFonts w:hint="default" w:ascii="Times New Roman" w:hAnsi="Times New Roman" w:eastAsia="方正仿宋简体" w:cs="Times New Roman"/>
        </w:rPr>
      </w:pPr>
      <w:r>
        <w:rPr>
          <w:rFonts w:hint="default" w:ascii="Times New Roman" w:hAnsi="Times New Roman" w:cs="Times New Roman"/>
        </w:rPr>
        <w:t>能力编码（nlbm）：202049</w:t>
      </w:r>
    </w:p>
    <w:p w14:paraId="6AA7E844">
      <w:pPr>
        <w:rPr>
          <w:rFonts w:hint="default" w:ascii="Times New Roman" w:hAnsi="Times New Roman" w:eastAsia="方正仿宋简体" w:cs="Times New Roman"/>
        </w:rPr>
      </w:pPr>
      <w:r>
        <w:rPr>
          <w:rFonts w:hint="default" w:ascii="Times New Roman" w:hAnsi="Times New Roman" w:cs="Times New Roman"/>
        </w:rPr>
        <w:t>用例编码（ylbm）：202618</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3BE454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601628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869050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074658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111D83A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D2E14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36B75E">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894DAC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255EB2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F40CD6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49E77B">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B59F4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02D0AE4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B4CCD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6FBFFB">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0677F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56008E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5EBF3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2317B73">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73BC44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631262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1E8A7D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D4BD3E5">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41592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29278D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FA1F85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DAF195">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16889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31CBF20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7B070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13003E3">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9CF23F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6548850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EE54B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16EBD14">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3682A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724CA0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80663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DB359D1">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CEF47A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49A58F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EEC78F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153262">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4CAD6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56BAC8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FDAADE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29137C">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稀土发票上传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44855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QDFPSC_XT</w:t>
            </w:r>
          </w:p>
        </w:tc>
      </w:tr>
      <w:tr w14:paraId="2363C4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722AB46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6A9C84B">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D7BDB1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157CC55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EFE30E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7FA50C1">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F385AD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2AA6C3C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4BA664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8DF0C4D">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633165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67E9E0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0EEC28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0832432">
            <w:pPr>
              <w:widowControl/>
              <w:ind w:firstLine="0" w:firstLineChars="0"/>
              <w:jc w:val="both"/>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85244F3">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184BFF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3971DEF">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7438FD0">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B04BE75">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6DB6DA4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5D8C342">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26" w:name="_Toc28229"/>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C7D83ED">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55A7C14">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2723CD72">
      <w:pPr>
        <w:pStyle w:val="5"/>
        <w:numPr>
          <w:ilvl w:val="2"/>
          <w:numId w:val="0"/>
        </w:numPr>
        <w:spacing w:before="156" w:after="156"/>
        <w:rPr>
          <w:rFonts w:hint="default" w:ascii="Times New Roman" w:hAnsi="Times New Roman" w:cs="Times New Roman"/>
        </w:rPr>
      </w:pPr>
      <w:bookmarkStart w:id="127" w:name="_Toc30025"/>
      <w:r>
        <w:rPr>
          <w:rFonts w:hint="default" w:ascii="Times New Roman" w:hAnsi="Times New Roman" w:cs="Times New Roman"/>
        </w:rPr>
        <w:t>5.1.13代收车船税开票能力</w:t>
      </w:r>
      <w:bookmarkEnd w:id="126"/>
      <w:bookmarkEnd w:id="127"/>
    </w:p>
    <w:p w14:paraId="1381D605">
      <w:pPr>
        <w:rPr>
          <w:rFonts w:hint="default" w:ascii="Times New Roman" w:hAnsi="Times New Roman" w:eastAsia="方正仿宋简体" w:cs="Times New Roman"/>
        </w:rPr>
      </w:pPr>
      <w:r>
        <w:rPr>
          <w:rFonts w:hint="default" w:ascii="Times New Roman" w:hAnsi="Times New Roman" w:cs="Times New Roman"/>
        </w:rPr>
        <w:t>能力编码（nlbm）：202052</w:t>
      </w:r>
    </w:p>
    <w:p w14:paraId="2F4753B2">
      <w:pPr>
        <w:rPr>
          <w:rFonts w:hint="default" w:ascii="Times New Roman" w:hAnsi="Times New Roman" w:eastAsia="方正仿宋简体" w:cs="Times New Roman"/>
        </w:rPr>
      </w:pPr>
      <w:r>
        <w:rPr>
          <w:rFonts w:hint="default" w:ascii="Times New Roman" w:hAnsi="Times New Roman" w:cs="Times New Roman"/>
        </w:rPr>
        <w:t>用例编码（ylbm）：230628002</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3BCB6B0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36DBB0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8D811B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F42E1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5589F5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A0FD2F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60E14A">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57480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48BE2A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B29A9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F19F05">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6D121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1E017C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9B37A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940C49">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4FF747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6E8DC7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6BCDD3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E7EB75">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CC92B6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33B34B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CED80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D8B9D7">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CA3B1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1DF0A70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87496F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B87C90">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A2454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3D325CE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864A9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40D9824">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E5ABE5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35E015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0BCD9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6662A77">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ACF779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20449F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3D38F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F5CFBD">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8707C4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39C74F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FA5E7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8564234">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94962A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582E25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145B1B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A01EC61">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代收车船税发票上传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55D8A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QDFPSC_DSCCS</w:t>
            </w:r>
          </w:p>
        </w:tc>
      </w:tr>
      <w:tr w14:paraId="6C84C6A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F09E29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847FCDB">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625360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2D6EA5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5C8976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0B5F451">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7700154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476C22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582117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3717536">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55517C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048568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D0FA80B">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566A10B">
            <w:pPr>
              <w:widowControl/>
              <w:ind w:firstLine="0" w:firstLineChars="0"/>
              <w:jc w:val="both"/>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333333"/>
                <w:sz w:val="21"/>
                <w:szCs w:val="21"/>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596850F">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5D3225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3EA83FF">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9354F23">
            <w:pPr>
              <w:widowControl/>
              <w:ind w:firstLine="0" w:firstLineChars="0"/>
              <w:jc w:val="both"/>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6D24E02">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5EF1E6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BBB7DC1">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28" w:name="_Toc10889"/>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7C0A86C">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75C6C28">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42207106">
      <w:pPr>
        <w:pStyle w:val="5"/>
        <w:numPr>
          <w:ilvl w:val="2"/>
          <w:numId w:val="0"/>
        </w:numPr>
        <w:spacing w:before="156" w:after="156"/>
        <w:rPr>
          <w:rFonts w:hint="default" w:ascii="Times New Roman" w:hAnsi="Times New Roman" w:cs="Times New Roman"/>
        </w:rPr>
      </w:pPr>
      <w:bookmarkStart w:id="129" w:name="_Toc3316"/>
      <w:r>
        <w:rPr>
          <w:rFonts w:hint="default" w:ascii="Times New Roman" w:hAnsi="Times New Roman" w:cs="Times New Roman"/>
        </w:rPr>
        <w:t>5.1.14电子烟发票开票能力</w:t>
      </w:r>
      <w:bookmarkEnd w:id="128"/>
      <w:bookmarkEnd w:id="129"/>
    </w:p>
    <w:p w14:paraId="47C9ABF7">
      <w:pPr>
        <w:rPr>
          <w:rFonts w:hint="default" w:ascii="Times New Roman" w:hAnsi="Times New Roman" w:eastAsia="方正仿宋简体" w:cs="Times New Roman"/>
        </w:rPr>
      </w:pPr>
      <w:r>
        <w:rPr>
          <w:rFonts w:hint="default" w:ascii="Times New Roman" w:hAnsi="Times New Roman" w:cs="Times New Roman"/>
        </w:rPr>
        <w:t>能力编码（nlbm）：202054</w:t>
      </w:r>
    </w:p>
    <w:p w14:paraId="105C7CE6">
      <w:pPr>
        <w:rPr>
          <w:rFonts w:hint="default" w:ascii="Times New Roman" w:hAnsi="Times New Roman" w:eastAsia="方正仿宋简体" w:cs="Times New Roman"/>
        </w:rPr>
      </w:pPr>
      <w:r>
        <w:rPr>
          <w:rFonts w:hint="default" w:ascii="Times New Roman" w:hAnsi="Times New Roman" w:cs="Times New Roman"/>
        </w:rPr>
        <w:t>用例编码（ylbm）：722003</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6676C1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56B3BB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963FF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1C9EC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49F7CB0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222D1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8A37B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E67421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0ED3AC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3E13B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54425E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F1D3D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32755A4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A72ED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7F734F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F0FEA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213EE1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0CAFB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38AF3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5B14B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5C2AA5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D8D33D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455537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3D1537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23552C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CD927C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DF3091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961D2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3AF3694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ED3171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D1D1A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F7903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355DEF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C3BF1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5E6408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查询电子烟税收分类编码信息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EE1D4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CXDZYSSFLBM</w:t>
            </w:r>
          </w:p>
        </w:tc>
      </w:tr>
      <w:tr w14:paraId="5A3F1A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20133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CDCB5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DAF0CD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2364D7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EEEA4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4A305F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342A7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3E5098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5D85FB5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11F33EC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电子烟发票上传</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7AA1765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QDFPSC_DZY</w:t>
            </w:r>
          </w:p>
        </w:tc>
      </w:tr>
      <w:tr w14:paraId="708A82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10FA79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F5B405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ACAC69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7062F9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C94D64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AE1431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23171C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3BCC89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2A40EB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FF82C9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30095F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36E94AB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386E3C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A93418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FA1D45C">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0E651B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0A2BD6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C265F2F">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DED0A3A">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2068642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03904A0">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30" w:name="_Toc15957"/>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FF4DCF9">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E3C8DA4">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7E048ABB">
      <w:pPr>
        <w:pStyle w:val="5"/>
        <w:numPr>
          <w:ilvl w:val="2"/>
          <w:numId w:val="0"/>
        </w:numPr>
        <w:spacing w:before="156" w:after="156"/>
        <w:rPr>
          <w:rFonts w:hint="default" w:ascii="Times New Roman" w:hAnsi="Times New Roman" w:cs="Times New Roman"/>
        </w:rPr>
      </w:pPr>
      <w:bookmarkStart w:id="131" w:name="_Toc267"/>
      <w:r>
        <w:rPr>
          <w:rFonts w:hint="default" w:ascii="Times New Roman" w:hAnsi="Times New Roman" w:cs="Times New Roman"/>
        </w:rPr>
        <w:t>5.1.15拖拉机与联合收割机开票能力</w:t>
      </w:r>
      <w:bookmarkEnd w:id="130"/>
      <w:bookmarkEnd w:id="131"/>
    </w:p>
    <w:p w14:paraId="4A5D8A36">
      <w:pPr>
        <w:rPr>
          <w:rFonts w:hint="default" w:ascii="Times New Roman" w:hAnsi="Times New Roman" w:eastAsia="方正仿宋简体" w:cs="Times New Roman"/>
        </w:rPr>
      </w:pPr>
      <w:r>
        <w:rPr>
          <w:rFonts w:hint="default" w:ascii="Times New Roman" w:hAnsi="Times New Roman" w:cs="Times New Roman"/>
        </w:rPr>
        <w:t>能力编码（nlbm）：202053</w:t>
      </w:r>
    </w:p>
    <w:p w14:paraId="7EA633AF">
      <w:pPr>
        <w:rPr>
          <w:rFonts w:hint="default" w:ascii="Times New Roman" w:hAnsi="Times New Roman" w:eastAsia="方正仿宋简体" w:cs="Times New Roman"/>
        </w:rPr>
      </w:pPr>
      <w:r>
        <w:rPr>
          <w:rFonts w:hint="default" w:ascii="Times New Roman" w:hAnsi="Times New Roman" w:cs="Times New Roman"/>
        </w:rPr>
        <w:t>用例编码（ylbm）：230628003</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6F11EA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1B485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EFF0B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2D2F2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5E2D56C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0B3F94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07678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B1E186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3FEE4F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894F2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D8BF7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F04964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68AD53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E08FD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3BF20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E297C0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4349640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E15A6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186F0A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A6657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132FF5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EBD76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3DB5F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305F39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5D66BB5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0533A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787730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A806E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7F591B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4E4AC7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E5FF1E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637302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0CE6F6D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D1877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1A7999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61F9DD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325E4E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78B71B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D0A0B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E557FC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174725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90C37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005A38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E6050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2496FC5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362418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8E1565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拖拉机与联合收割机发票上传</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C1AD07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QDFPSC_TLJHLHSGJ</w:t>
            </w:r>
          </w:p>
        </w:tc>
      </w:tr>
      <w:tr w14:paraId="105D2A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4B9B1A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EF8661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F9DECD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772DE86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8CB2A6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75F725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5B0741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796D5B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01D8C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161C20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31E744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45227E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B98B4DF">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8132AC0">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F59C5F1">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3FE3BA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EF8301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5B0918A">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0FD7442">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676BF34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578EA90">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32" w:name="_Toc22422"/>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1AB3F4F">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A287154">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62A601C3">
      <w:pPr>
        <w:pStyle w:val="5"/>
        <w:numPr>
          <w:ilvl w:val="2"/>
          <w:numId w:val="0"/>
        </w:numPr>
        <w:spacing w:before="156" w:after="156"/>
        <w:rPr>
          <w:rFonts w:hint="default" w:ascii="Times New Roman" w:hAnsi="Times New Roman" w:cs="Times New Roman"/>
        </w:rPr>
      </w:pPr>
      <w:bookmarkStart w:id="133" w:name="_Toc24690"/>
      <w:r>
        <w:rPr>
          <w:rFonts w:hint="default" w:ascii="Times New Roman" w:hAnsi="Times New Roman" w:cs="Times New Roman"/>
        </w:rPr>
        <w:t>5.1.16医疗服务（门诊）开票能力</w:t>
      </w:r>
      <w:bookmarkEnd w:id="132"/>
      <w:bookmarkEnd w:id="133"/>
    </w:p>
    <w:p w14:paraId="669A0A49">
      <w:pPr>
        <w:rPr>
          <w:rFonts w:hint="default" w:ascii="Times New Roman" w:hAnsi="Times New Roman" w:eastAsia="方正仿宋简体" w:cs="Times New Roman"/>
        </w:rPr>
      </w:pPr>
      <w:r>
        <w:rPr>
          <w:rFonts w:hint="default" w:ascii="Times New Roman" w:hAnsi="Times New Roman" w:cs="Times New Roman"/>
        </w:rPr>
        <w:t>能力编码（nlbm）：202050</w:t>
      </w:r>
    </w:p>
    <w:p w14:paraId="25D14E1D">
      <w:pPr>
        <w:rPr>
          <w:rFonts w:hint="default" w:ascii="Times New Roman" w:hAnsi="Times New Roman" w:eastAsia="方正仿宋简体" w:cs="Times New Roman"/>
        </w:rPr>
      </w:pPr>
      <w:r>
        <w:rPr>
          <w:rFonts w:hint="default" w:ascii="Times New Roman" w:hAnsi="Times New Roman" w:cs="Times New Roman"/>
        </w:rPr>
        <w:t>用例编码（ylbm）：202619</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6BAAC7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3CA52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D75D7B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4787AB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78ACD5B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61DA66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232B5C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962C00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2D233E5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21953F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F2891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9C7409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3F4679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8BB20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0B42C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3CF53F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7CE335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867CA0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9EF088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87C76F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6F6B8EB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EFDCE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15D77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2986A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09306A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CE1AE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1F4BBC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F2EAF2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19B054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44587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3EBF47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FE3C7F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575A4DD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55BC1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F80D7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92126D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223CFF1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C5482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C37E6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775274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1C201FE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DF1E29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016680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1CDB2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00B29D5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85067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B5068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医疗门诊发票上传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C40E18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QDFPSC_YLFW_MZ</w:t>
            </w:r>
          </w:p>
        </w:tc>
      </w:tr>
      <w:tr w14:paraId="0E81FF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0073FC6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05FC5A5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15254F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2A9728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22F424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671E05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291F9F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1EF666A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00232C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C41BCF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490488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4A2D99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98C2A6C">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C6CBAAB">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DD0936F">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05B7AB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A1FDEF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EF552C5">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0EF680A">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660957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08D959E">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34" w:name="_Toc17043"/>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4775383">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47363E7">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4437B7CD">
      <w:pPr>
        <w:pStyle w:val="5"/>
        <w:numPr>
          <w:ilvl w:val="2"/>
          <w:numId w:val="0"/>
        </w:numPr>
        <w:spacing w:before="156" w:after="156"/>
        <w:rPr>
          <w:rFonts w:hint="default" w:ascii="Times New Roman" w:hAnsi="Times New Roman" w:cs="Times New Roman"/>
        </w:rPr>
      </w:pPr>
      <w:bookmarkStart w:id="135" w:name="_Toc2150"/>
      <w:r>
        <w:rPr>
          <w:rFonts w:hint="default" w:ascii="Times New Roman" w:hAnsi="Times New Roman" w:cs="Times New Roman"/>
        </w:rPr>
        <w:t>5.1.17医疗服务（住院）开票能力</w:t>
      </w:r>
      <w:bookmarkEnd w:id="134"/>
      <w:bookmarkEnd w:id="135"/>
    </w:p>
    <w:p w14:paraId="23CBD74E">
      <w:pPr>
        <w:rPr>
          <w:rFonts w:hint="default" w:ascii="Times New Roman" w:hAnsi="Times New Roman" w:eastAsia="方正仿宋简体" w:cs="Times New Roman"/>
        </w:rPr>
      </w:pPr>
      <w:r>
        <w:rPr>
          <w:rFonts w:hint="default" w:ascii="Times New Roman" w:hAnsi="Times New Roman" w:cs="Times New Roman"/>
        </w:rPr>
        <w:t>能力编码（nlbm）：202051</w:t>
      </w:r>
    </w:p>
    <w:p w14:paraId="40D21F42">
      <w:pPr>
        <w:rPr>
          <w:rFonts w:hint="default" w:ascii="Times New Roman" w:hAnsi="Times New Roman" w:eastAsia="方正仿宋简体" w:cs="Times New Roman"/>
        </w:rPr>
      </w:pPr>
      <w:r>
        <w:rPr>
          <w:rFonts w:hint="default" w:ascii="Times New Roman" w:hAnsi="Times New Roman" w:cs="Times New Roman"/>
        </w:rPr>
        <w:t>用例编码（ylbm）：230628001</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7529645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BDF49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D700D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E93BEA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720BB2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014612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B3F368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8C0809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458A35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E3EAF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766BA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2D0BB3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638134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FC269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8BF4E0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3CEA4E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60D392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8E2095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971E78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3FE22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039178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C881BE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19BAC9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6D638F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3766031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BA4616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59C43B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0622B8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747D4C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0222A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DEA465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23CF32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4123D2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4215D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AAEA5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59F938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4C09592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C16F9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DB164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940BC2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58BFB3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E02D3E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E67A2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27DF4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70A4FB1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064A61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3B5172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医疗住院发票上传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8CE8D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QDFPSC_YLFW_ZY</w:t>
            </w:r>
          </w:p>
        </w:tc>
      </w:tr>
      <w:tr w14:paraId="07A941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96BCC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A8EDB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1509D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713133A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13FC1A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6038A4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21E0D25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0A7971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76FC89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47E30D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C3A5C3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1D611A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805654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45C93C1">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7B82131">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3654784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00C0B8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2E1F571">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C49B524">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71A5B5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6CD3196">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36" w:name="_Toc1209923939"/>
            <w:bookmarkStart w:id="137" w:name="_Toc32588"/>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1F62E39">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5269AAD">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138B76D5">
      <w:pPr>
        <w:pStyle w:val="5"/>
        <w:numPr>
          <w:ilvl w:val="2"/>
          <w:numId w:val="0"/>
        </w:numPr>
        <w:spacing w:before="156" w:after="156"/>
        <w:rPr>
          <w:rFonts w:hint="default" w:ascii="Times New Roman" w:hAnsi="Times New Roman" w:cs="Times New Roman"/>
        </w:rPr>
      </w:pPr>
      <w:bookmarkStart w:id="138" w:name="_Toc4731"/>
      <w:r>
        <w:rPr>
          <w:rFonts w:hint="default" w:ascii="Times New Roman" w:hAnsi="Times New Roman" w:cs="Times New Roman"/>
        </w:rPr>
        <w:t>5.1.18铁路电子客票开票能力</w:t>
      </w:r>
      <w:bookmarkEnd w:id="136"/>
      <w:bookmarkEnd w:id="137"/>
      <w:bookmarkEnd w:id="138"/>
    </w:p>
    <w:p w14:paraId="00B348FA">
      <w:pPr>
        <w:rPr>
          <w:rFonts w:hint="default" w:ascii="Times New Roman" w:hAnsi="Times New Roman" w:eastAsia="方正仿宋简体" w:cs="Times New Roman"/>
        </w:rPr>
      </w:pPr>
      <w:r>
        <w:rPr>
          <w:rFonts w:hint="default" w:ascii="Times New Roman" w:hAnsi="Times New Roman" w:cs="Times New Roman"/>
        </w:rPr>
        <w:t>能力编码（nlbm）：202009</w:t>
      </w:r>
    </w:p>
    <w:p w14:paraId="45819656">
      <w:pPr>
        <w:rPr>
          <w:rFonts w:hint="default" w:ascii="Times New Roman" w:hAnsi="Times New Roman" w:eastAsia="方正仿宋简体" w:cs="Times New Roman"/>
        </w:rPr>
      </w:pPr>
      <w:r>
        <w:rPr>
          <w:rFonts w:hint="default" w:ascii="Times New Roman" w:hAnsi="Times New Roman" w:cs="Times New Roman"/>
        </w:rPr>
        <w:t>用例编码（ylbm）：202009</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35AF3D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DAC050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9B585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2B5F09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6E8E4F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A3854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602CC2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314D63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6D6A8A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1C538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57D75C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10B1B7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7F47850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432A7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77D709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E7792B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1617EC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51B3B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AF4F55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铁路客票电子发票上传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069C5A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QDFPSC_RAIL</w:t>
            </w:r>
          </w:p>
        </w:tc>
      </w:tr>
      <w:tr w14:paraId="2F42B0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07E825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084837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6373EE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5388924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6DA25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3AAB15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铁路客票电子发票红字确认单申请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A848B0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QDHZQRDSQ_RAIL</w:t>
            </w:r>
          </w:p>
        </w:tc>
      </w:tr>
      <w:tr w14:paraId="41C134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62CD6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893FADE">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查询铁路客票电子发票红字确认单列表信息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C506F6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CXQDHZQRDLB_RAIL</w:t>
            </w:r>
          </w:p>
        </w:tc>
      </w:tr>
      <w:tr w14:paraId="729BE55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ADC2E3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BC7387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查询铁路客票电子发票红字确认单明细信息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65158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CXQDHZQRDMX_RAIL</w:t>
            </w:r>
          </w:p>
        </w:tc>
      </w:tr>
      <w:tr w14:paraId="7E0B58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DF15F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97C847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查询发票汇总信息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668FD6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CXFPHZXX</w:t>
            </w:r>
          </w:p>
        </w:tc>
      </w:tr>
      <w:tr w14:paraId="208E02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8DDAFB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E95427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获取发票汇总信息结果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E08FE2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HQFPHZXXJG</w:t>
            </w:r>
          </w:p>
        </w:tc>
      </w:tr>
      <w:tr w14:paraId="3503EEC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B9133D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6A2DE8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查询发票概要信息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6BBB82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CXFPGYXX</w:t>
            </w:r>
          </w:p>
        </w:tc>
      </w:tr>
      <w:tr w14:paraId="6C92F8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104E6D6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29D6BB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确认单确认</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0733AB6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QDHZQRDQR_RAIL</w:t>
            </w:r>
          </w:p>
        </w:tc>
      </w:tr>
      <w:tr w14:paraId="3693C50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05D520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9F8199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74F214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SCFPHZQRXX</w:t>
            </w:r>
          </w:p>
        </w:tc>
      </w:tr>
      <w:tr w14:paraId="70AF8E2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13F017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0A7F15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3F2D0B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CXFPHZQRXX</w:t>
            </w:r>
          </w:p>
        </w:tc>
      </w:tr>
      <w:tr w14:paraId="71C1B3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E43E11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164C0F6">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 xml:space="preserve"> 发票用途状态信息查询</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B90AB1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FPZTXXCX</w:t>
            </w:r>
          </w:p>
        </w:tc>
      </w:tr>
      <w:tr w14:paraId="416738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6604C95">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D4F1B3C">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查询购方纳税人信息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AFF773E">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CXGFNSRXX</w:t>
            </w:r>
          </w:p>
        </w:tc>
      </w:tr>
      <w:tr w14:paraId="2CE4884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85B80EA">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39" w:name="_Toc668989330"/>
            <w:bookmarkStart w:id="140" w:name="_Toc10815"/>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B2235EB">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103B3AD">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0DC005BA">
      <w:pPr>
        <w:pStyle w:val="5"/>
        <w:numPr>
          <w:ilvl w:val="2"/>
          <w:numId w:val="0"/>
        </w:numPr>
        <w:spacing w:before="156" w:after="156"/>
        <w:rPr>
          <w:rFonts w:hint="default" w:ascii="Times New Roman" w:hAnsi="Times New Roman" w:cs="Times New Roman"/>
        </w:rPr>
      </w:pPr>
      <w:bookmarkStart w:id="141" w:name="_Toc12570"/>
      <w:r>
        <w:rPr>
          <w:rFonts w:hint="default" w:ascii="Times New Roman" w:hAnsi="Times New Roman" w:cs="Times New Roman"/>
        </w:rPr>
        <w:t>5.1.19民航版开票能力</w:t>
      </w:r>
      <w:bookmarkEnd w:id="139"/>
      <w:bookmarkEnd w:id="140"/>
      <w:bookmarkEnd w:id="141"/>
    </w:p>
    <w:p w14:paraId="1DF4D231">
      <w:pPr>
        <w:rPr>
          <w:rFonts w:hint="default" w:ascii="Times New Roman" w:hAnsi="Times New Roman" w:eastAsia="方正仿宋简体" w:cs="Times New Roman"/>
        </w:rPr>
      </w:pPr>
      <w:r>
        <w:rPr>
          <w:rFonts w:hint="default" w:ascii="Times New Roman" w:hAnsi="Times New Roman" w:cs="Times New Roman"/>
        </w:rPr>
        <w:t>能力编码（nlbm）：202003</w:t>
      </w:r>
    </w:p>
    <w:p w14:paraId="1107736E">
      <w:pPr>
        <w:rPr>
          <w:rFonts w:hint="default" w:ascii="Times New Roman" w:hAnsi="Times New Roman" w:eastAsia="方正仿宋简体" w:cs="Times New Roman"/>
        </w:rPr>
      </w:pPr>
      <w:r>
        <w:rPr>
          <w:rFonts w:hint="default" w:ascii="Times New Roman" w:hAnsi="Times New Roman" w:cs="Times New Roman"/>
        </w:rPr>
        <w:t>用例编码（ylbm）：831001</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5E29382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07FE65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8CC9D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B81458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470C12C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8077E1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E7F517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657003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5BE5CB1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30AE8D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B893FB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4A7D41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439FD32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A448C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578246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382AA5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3F26E1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FF961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9C05C8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全电发票上传（航空运输电子客票行程单）</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33D6D2E">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CAAC_QDFPSC</w:t>
            </w:r>
          </w:p>
        </w:tc>
      </w:tr>
      <w:tr w14:paraId="46FFE4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B1BC55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9913A8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99B2F1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1D81B8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97DB1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47B36E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全电红字确认单申请（民航）</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998204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QDHZQRDSQ_CAAC</w:t>
            </w:r>
          </w:p>
        </w:tc>
      </w:tr>
      <w:tr w14:paraId="58AC7A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9C1D6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140F4E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查询全电红字确认单列表信息（民航）</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D660B7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CXQDHZQRDLB_CAAC</w:t>
            </w:r>
          </w:p>
        </w:tc>
      </w:tr>
      <w:tr w14:paraId="551D738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2C8AD5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EC48C4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查询全电红字确认单明细信息（民航）</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CDF4D6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CXQDHZQRDMX_CAAC</w:t>
            </w:r>
          </w:p>
        </w:tc>
      </w:tr>
      <w:tr w14:paraId="629F648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BD23B2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18E098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确认单确认</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69C348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QDHZQRDQR_CAAC</w:t>
            </w:r>
          </w:p>
        </w:tc>
      </w:tr>
      <w:tr w14:paraId="6166C7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2483B5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031EEFF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4BD256A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SCFPHZQRXX</w:t>
            </w:r>
          </w:p>
        </w:tc>
      </w:tr>
      <w:tr w14:paraId="70FE10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F7381E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6C2337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A5518F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CXFPHZQRXX</w:t>
            </w:r>
          </w:p>
        </w:tc>
      </w:tr>
      <w:tr w14:paraId="45BFFC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2AB1968">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42" w:name="_Toc14207"/>
            <w:r>
              <w:rPr>
                <w:rFonts w:hint="default" w:ascii="Times New Roman" w:hAnsi="Times New Roman" w:eastAsia="宋体" w:cs="Times New Roman"/>
                <w:color w:val="000000"/>
                <w:kern w:val="0"/>
                <w:sz w:val="21"/>
                <w:szCs w:val="21"/>
                <w:lang w:val="en-US" w:eastAsia="zh-CN" w:bidi="ar"/>
              </w:rPr>
              <w:t>12</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01526B7">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7A37449">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2F51C514">
      <w:pPr>
        <w:pStyle w:val="5"/>
        <w:numPr>
          <w:ilvl w:val="2"/>
          <w:numId w:val="0"/>
        </w:numPr>
        <w:spacing w:before="156" w:after="156"/>
        <w:rPr>
          <w:rFonts w:hint="default" w:ascii="Times New Roman" w:hAnsi="Times New Roman" w:cs="Times New Roman"/>
        </w:rPr>
      </w:pPr>
      <w:bookmarkStart w:id="143" w:name="_Toc5781"/>
      <w:r>
        <w:rPr>
          <w:rFonts w:hint="default" w:ascii="Times New Roman" w:hAnsi="Times New Roman" w:cs="Times New Roman"/>
        </w:rPr>
        <w:t>5.1.</w:t>
      </w:r>
      <w:r>
        <w:rPr>
          <w:rFonts w:hint="default" w:ascii="Times New Roman" w:hAnsi="Times New Roman" w:cs="Times New Roman"/>
          <w:lang w:val="en-US" w:eastAsia="zh-CN"/>
        </w:rPr>
        <w:t>20商品条码</w:t>
      </w:r>
      <w:r>
        <w:rPr>
          <w:rFonts w:hint="default" w:ascii="Times New Roman" w:hAnsi="Times New Roman" w:cs="Times New Roman"/>
        </w:rPr>
        <w:t>开票能力</w:t>
      </w:r>
      <w:bookmarkEnd w:id="142"/>
      <w:bookmarkEnd w:id="143"/>
    </w:p>
    <w:p w14:paraId="32B62FC5">
      <w:pPr>
        <w:rPr>
          <w:rFonts w:hint="default" w:ascii="Times New Roman" w:hAnsi="Times New Roman" w:eastAsia="Songti SC" w:cs="Times New Roman"/>
          <w:lang w:val="en-US" w:eastAsia="zh-CN"/>
        </w:rPr>
      </w:pPr>
      <w:r>
        <w:rPr>
          <w:rFonts w:hint="default" w:ascii="Times New Roman" w:hAnsi="Times New Roman" w:cs="Times New Roman"/>
        </w:rPr>
        <w:t>能力编码（nlbm）：2020</w:t>
      </w:r>
      <w:r>
        <w:rPr>
          <w:rFonts w:hint="default" w:ascii="Times New Roman" w:hAnsi="Times New Roman" w:cs="Times New Roman"/>
          <w:lang w:val="en-US" w:eastAsia="zh-CN"/>
        </w:rPr>
        <w:t>80</w:t>
      </w:r>
    </w:p>
    <w:p w14:paraId="3389C278">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default" w:ascii="Times New Roman" w:hAnsi="Times New Roman" w:cs="Times New Roman"/>
          <w:lang w:val="en-US" w:eastAsia="zh-CN"/>
        </w:rPr>
        <w:t>240512</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1515FBF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7E1B12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C8C31F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2CE86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0997DB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4C2117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A3E034">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2D00E26">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QDFPPLFM</w:t>
            </w:r>
          </w:p>
        </w:tc>
      </w:tr>
      <w:tr w14:paraId="09E537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55C0D7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2813262">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127A3FB">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CXSXED</w:t>
            </w:r>
          </w:p>
        </w:tc>
      </w:tr>
      <w:tr w14:paraId="20CF08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0FA5E5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AFDDBC3">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D9D4E41">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XZTHSXED</w:t>
            </w:r>
          </w:p>
        </w:tc>
      </w:tr>
      <w:tr w14:paraId="285678F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BD05BB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953EBC4">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1DD61F9">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TZSXEDYXQ</w:t>
            </w:r>
          </w:p>
        </w:tc>
      </w:tr>
      <w:tr w14:paraId="0653D2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B4D32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B6450D3">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0825BEE">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CXNSRFXXX</w:t>
            </w:r>
          </w:p>
        </w:tc>
      </w:tr>
      <w:tr w14:paraId="1C35990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34AE9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02400C5">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0E9129F">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CXNSRJBXX</w:t>
            </w:r>
          </w:p>
        </w:tc>
      </w:tr>
      <w:tr w14:paraId="7822A07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41173F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ACD8B7A">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F73F5EA">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CXKYSL</w:t>
            </w:r>
          </w:p>
        </w:tc>
      </w:tr>
      <w:tr w14:paraId="11E8D8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B8330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2F13F04">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8ECCE2">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CXSSFLBM</w:t>
            </w:r>
          </w:p>
        </w:tc>
      </w:tr>
      <w:tr w14:paraId="4DC63A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B35BC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0CE923F">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7C4681A">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CXQDHZQRDLB</w:t>
            </w:r>
          </w:p>
        </w:tc>
      </w:tr>
      <w:tr w14:paraId="3631E51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06893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7A4C310">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B4317D5">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CXQDHZQRDMX</w:t>
            </w:r>
          </w:p>
        </w:tc>
      </w:tr>
      <w:tr w14:paraId="076842B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5E7166B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0FB5B77B">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商品条码发票上传</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3768C7D7">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SPTMFPSC</w:t>
            </w:r>
          </w:p>
        </w:tc>
      </w:tr>
      <w:tr w14:paraId="103D40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E8C992A">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CA8916B">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查询数字化电子发票上传结果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850914B">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CXQDFPSCJG</w:t>
            </w:r>
          </w:p>
        </w:tc>
      </w:tr>
      <w:tr w14:paraId="5AAA74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55A2D37">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4818818">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E9D8E4E">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QDHZQRDSQ</w:t>
            </w:r>
          </w:p>
        </w:tc>
      </w:tr>
      <w:tr w14:paraId="0F99D1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E5D718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F523DD2">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642AE11">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QDHZQRDQR</w:t>
            </w:r>
          </w:p>
        </w:tc>
      </w:tr>
      <w:tr w14:paraId="25D2B7A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F93BE5B">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FF900DF">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CA910AD">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SCFPHZQRXX</w:t>
            </w:r>
          </w:p>
        </w:tc>
      </w:tr>
      <w:tr w14:paraId="6F610CD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CC4F1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5F70A90">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7E99420">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CXFPHZQRXX</w:t>
            </w:r>
          </w:p>
        </w:tc>
      </w:tr>
      <w:tr w14:paraId="11AA8D1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EE02B4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3C5DCDD">
            <w:pPr>
              <w:widowControl/>
              <w:spacing w:before="0" w:beforeLines="0" w:after="0" w:afterLines="0" w:line="240" w:lineRule="auto"/>
              <w:ind w:firstLine="0" w:firstLineChars="0"/>
              <w:jc w:val="both"/>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b w:val="0"/>
                <w:bCs w:val="0"/>
                <w:kern w:val="0"/>
                <w:sz w:val="21"/>
                <w:szCs w:val="21"/>
                <w:highlight w:val="none"/>
                <w:lang w:val="en-US" w:eastAsia="zh-CN"/>
              </w:rPr>
              <w:t>批量白酒商品信息下载申请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A652D5C">
            <w:pPr>
              <w:widowControl/>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PLBJSPXXXZSQ</w:t>
            </w:r>
          </w:p>
        </w:tc>
      </w:tr>
      <w:tr w14:paraId="205403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58" w:hRule="atLeast"/>
        </w:trPr>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4A0AF7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6B9F883">
            <w:pPr>
              <w:widowControl/>
              <w:spacing w:before="0" w:beforeLines="0" w:after="0" w:afterLines="0" w:line="240" w:lineRule="auto"/>
              <w:ind w:firstLine="0" w:firstLineChars="0"/>
              <w:jc w:val="both"/>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b w:val="0"/>
                <w:bCs w:val="0"/>
                <w:kern w:val="0"/>
                <w:sz w:val="21"/>
                <w:szCs w:val="21"/>
                <w:highlight w:val="none"/>
                <w:lang w:val="en-US" w:eastAsia="zh-CN"/>
              </w:rPr>
              <w:t>批量白酒商品信息下载申请反馈</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AFF7576">
            <w:pPr>
              <w:widowControl/>
              <w:ind w:firstLine="0" w:firstLineChars="0"/>
              <w:textAlignment w:val="bottom"/>
              <w:rPr>
                <w:rFonts w:hint="default" w:ascii="Times New Roman" w:hAnsi="Times New Roman" w:eastAsia="宋体" w:cs="Times New Roman"/>
                <w:color w:val="000000"/>
                <w:kern w:val="0"/>
                <w:sz w:val="21"/>
                <w:szCs w:val="21"/>
                <w:lang w:val="en-US" w:bidi="ar"/>
              </w:rPr>
            </w:pPr>
            <w:r>
              <w:rPr>
                <w:rFonts w:hint="default" w:ascii="Times New Roman" w:hAnsi="Times New Roman" w:eastAsia="宋体" w:cs="Times New Roman"/>
                <w:color w:val="000000"/>
                <w:kern w:val="0"/>
                <w:sz w:val="21"/>
                <w:szCs w:val="21"/>
                <w:lang w:val="en-US" w:eastAsia="zh-CN" w:bidi="ar"/>
              </w:rPr>
              <w:t>PLBJSPXXXZSQFK</w:t>
            </w:r>
          </w:p>
        </w:tc>
      </w:tr>
      <w:tr w14:paraId="485C35E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58" w:hRule="atLeast"/>
        </w:trPr>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BD24C16">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44" w:name="_Toc4393"/>
            <w:r>
              <w:rPr>
                <w:rFonts w:hint="default" w:ascii="Times New Roman" w:hAnsi="Times New Roman" w:eastAsia="宋体" w:cs="Times New Roman"/>
                <w:color w:val="000000"/>
                <w:kern w:val="0"/>
                <w:sz w:val="21"/>
                <w:szCs w:val="21"/>
                <w:lang w:val="en-US" w:eastAsia="zh-CN" w:bidi="ar"/>
              </w:rPr>
              <w:t>19</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90C649C">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1048741">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4808126F">
      <w:pPr>
        <w:pStyle w:val="5"/>
        <w:numPr>
          <w:ilvl w:val="2"/>
          <w:numId w:val="0"/>
        </w:numPr>
        <w:spacing w:before="156" w:after="156"/>
        <w:rPr>
          <w:rFonts w:hint="default" w:ascii="Times New Roman" w:hAnsi="Times New Roman" w:cs="Times New Roman"/>
        </w:rPr>
      </w:pPr>
      <w:bookmarkStart w:id="145" w:name="_Toc31307"/>
      <w:r>
        <w:rPr>
          <w:rFonts w:hint="default" w:ascii="Times New Roman" w:hAnsi="Times New Roman" w:cs="Times New Roman"/>
        </w:rPr>
        <w:t>5.1.</w:t>
      </w:r>
      <w:r>
        <w:rPr>
          <w:rFonts w:hint="default" w:ascii="Times New Roman" w:hAnsi="Times New Roman" w:cs="Times New Roman"/>
          <w:lang w:val="en-US" w:eastAsia="zh-CN"/>
        </w:rPr>
        <w:t>21通行费</w:t>
      </w:r>
      <w:r>
        <w:rPr>
          <w:rFonts w:hint="default" w:ascii="Times New Roman" w:hAnsi="Times New Roman" w:cs="Times New Roman"/>
        </w:rPr>
        <w:t>开票能力</w:t>
      </w:r>
      <w:bookmarkEnd w:id="144"/>
      <w:bookmarkEnd w:id="145"/>
    </w:p>
    <w:p w14:paraId="74D5DDB9">
      <w:pPr>
        <w:rPr>
          <w:rFonts w:hint="default" w:ascii="Times New Roman" w:hAnsi="Times New Roman" w:eastAsia="Songti SC" w:cs="Times New Roman"/>
          <w:lang w:val="en-US" w:eastAsia="zh-CN"/>
        </w:rPr>
      </w:pPr>
      <w:r>
        <w:rPr>
          <w:rFonts w:hint="default" w:ascii="Times New Roman" w:hAnsi="Times New Roman" w:cs="Times New Roman"/>
        </w:rPr>
        <w:t>能力编码（nlbm）：2020</w:t>
      </w:r>
      <w:r>
        <w:rPr>
          <w:rFonts w:hint="default" w:ascii="Times New Roman" w:hAnsi="Times New Roman" w:cs="Times New Roman"/>
          <w:lang w:val="en-US" w:eastAsia="zh-CN"/>
        </w:rPr>
        <w:t>79</w:t>
      </w:r>
    </w:p>
    <w:p w14:paraId="1D75FD75">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default" w:ascii="Times New Roman" w:hAnsi="Times New Roman" w:cs="Times New Roman"/>
          <w:lang w:val="en-US" w:eastAsia="zh-CN"/>
        </w:rPr>
        <w:t>240511</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646A5D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CA431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933A2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CE7945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0760BCD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37FE3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59D5CF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3CBF4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CXNSRJBXX</w:t>
            </w:r>
          </w:p>
        </w:tc>
      </w:tr>
      <w:tr w14:paraId="1938B9D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1B60C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30F558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A1663A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CXKYSL</w:t>
            </w:r>
          </w:p>
        </w:tc>
      </w:tr>
      <w:tr w14:paraId="2346EB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8E06E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844192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FD41AC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CXSSFLBM</w:t>
            </w:r>
          </w:p>
        </w:tc>
      </w:tr>
      <w:tr w14:paraId="3533704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C5D3B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029C44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7372DB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CXQDHZQRDLB</w:t>
            </w:r>
          </w:p>
        </w:tc>
      </w:tr>
      <w:tr w14:paraId="69610C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90275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8329DB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0D78F7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CXQDHZQRDMX</w:t>
            </w:r>
          </w:p>
        </w:tc>
      </w:tr>
      <w:tr w14:paraId="39D6C38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A01B8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08D8B4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通行费发票上传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E06A6B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TXFFPSC</w:t>
            </w:r>
          </w:p>
        </w:tc>
      </w:tr>
      <w:tr w14:paraId="2CE7738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CEA808">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607FDD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E18032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CXQDFPSCJG</w:t>
            </w:r>
          </w:p>
        </w:tc>
      </w:tr>
      <w:tr w14:paraId="7B964F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CA964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614BB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5C75FF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QDHZQRDSQ</w:t>
            </w:r>
          </w:p>
        </w:tc>
      </w:tr>
      <w:tr w14:paraId="69E7B19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4A740C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48E5DD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数字化电子红字确认单确认</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1C2248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QDHZQRDQR</w:t>
            </w:r>
          </w:p>
        </w:tc>
      </w:tr>
      <w:tr w14:paraId="389CE7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5626049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10</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35CB15D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上传发票汇总确认信息</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20C80A5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SCFPHZQRXX</w:t>
            </w:r>
          </w:p>
        </w:tc>
      </w:tr>
      <w:tr w14:paraId="56AFE9D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D15271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73275D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1E0F1E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CXFPHZQRXX</w:t>
            </w:r>
          </w:p>
        </w:tc>
      </w:tr>
      <w:tr w14:paraId="4FE00A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AB91962">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46" w:name="_Toc15578"/>
            <w:r>
              <w:rPr>
                <w:rFonts w:hint="default" w:ascii="Times New Roman" w:hAnsi="Times New Roman" w:eastAsia="宋体" w:cs="Times New Roman"/>
                <w:color w:val="000000"/>
                <w:kern w:val="0"/>
                <w:sz w:val="21"/>
                <w:szCs w:val="21"/>
                <w:lang w:val="en-US" w:eastAsia="zh-CN" w:bidi="ar"/>
              </w:rPr>
              <w:t>12</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C969379">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61DE1CA">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64845158">
      <w:pPr>
        <w:pStyle w:val="5"/>
        <w:numPr>
          <w:ilvl w:val="2"/>
          <w:numId w:val="0"/>
        </w:numPr>
        <w:spacing w:before="156" w:after="156"/>
        <w:rPr>
          <w:rFonts w:hint="default" w:ascii="Times New Roman" w:hAnsi="Times New Roman" w:cs="Times New Roman"/>
        </w:rPr>
      </w:pPr>
      <w:bookmarkStart w:id="147" w:name="_Toc18982"/>
      <w:r>
        <w:rPr>
          <w:rFonts w:hint="default" w:ascii="Times New Roman" w:hAnsi="Times New Roman" w:cs="Times New Roman"/>
        </w:rPr>
        <w:t>5.1.</w:t>
      </w:r>
      <w:r>
        <w:rPr>
          <w:rFonts w:hint="default" w:ascii="Times New Roman" w:hAnsi="Times New Roman" w:cs="Times New Roman"/>
          <w:lang w:val="en-US" w:eastAsia="zh-CN"/>
        </w:rPr>
        <w:t>22报废产品收购</w:t>
      </w:r>
      <w:r>
        <w:rPr>
          <w:rFonts w:hint="default" w:ascii="Times New Roman" w:hAnsi="Times New Roman" w:cs="Times New Roman"/>
        </w:rPr>
        <w:t>开票能力</w:t>
      </w:r>
      <w:bookmarkEnd w:id="146"/>
      <w:bookmarkEnd w:id="147"/>
    </w:p>
    <w:p w14:paraId="15BFBEC7">
      <w:pPr>
        <w:rPr>
          <w:rFonts w:hint="default" w:ascii="Times New Roman" w:hAnsi="Times New Roman" w:eastAsia="Songti SC" w:cs="Times New Roman"/>
          <w:lang w:val="en-US" w:eastAsia="zh-CN"/>
        </w:rPr>
      </w:pPr>
      <w:r>
        <w:rPr>
          <w:rFonts w:hint="default" w:ascii="Times New Roman" w:hAnsi="Times New Roman" w:cs="Times New Roman"/>
        </w:rPr>
        <w:t>能力编码（nlbm）：2020</w:t>
      </w:r>
      <w:r>
        <w:rPr>
          <w:rFonts w:hint="default" w:ascii="Times New Roman" w:hAnsi="Times New Roman" w:cs="Times New Roman"/>
          <w:lang w:val="en-US" w:eastAsia="zh-CN"/>
        </w:rPr>
        <w:t>78</w:t>
      </w:r>
    </w:p>
    <w:p w14:paraId="2661340A">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default" w:ascii="Times New Roman" w:hAnsi="Times New Roman" w:cs="Times New Roman"/>
          <w:lang w:val="en-US" w:eastAsia="zh-CN"/>
        </w:rPr>
        <w:t>240401</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4470B9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8DBED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5F00D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41390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3727698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75E287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01EC30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9A5F91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QDFPPLFM</w:t>
            </w:r>
          </w:p>
        </w:tc>
      </w:tr>
      <w:tr w14:paraId="527FFA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0142D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C3DFDD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0F5046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CXSXED</w:t>
            </w:r>
          </w:p>
        </w:tc>
      </w:tr>
      <w:tr w14:paraId="7251C0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8769F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EFE99A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A08F1F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XZTHSXED</w:t>
            </w:r>
          </w:p>
        </w:tc>
      </w:tr>
      <w:tr w14:paraId="5ACDF4E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6DD38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E98155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C2D75F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TZSXEDYXQ</w:t>
            </w:r>
          </w:p>
        </w:tc>
      </w:tr>
      <w:tr w14:paraId="17223B6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7999E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1142AC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93A1D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CXNSRFXXX</w:t>
            </w:r>
          </w:p>
        </w:tc>
      </w:tr>
      <w:tr w14:paraId="0AB939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37FB6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7FFEA2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8B0964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CXNSRJBXX</w:t>
            </w:r>
          </w:p>
        </w:tc>
      </w:tr>
      <w:tr w14:paraId="1FAAB46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612735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C47142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60292D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CXKYSL</w:t>
            </w:r>
          </w:p>
        </w:tc>
      </w:tr>
      <w:tr w14:paraId="4A4D86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11B299">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7BE50B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A978CE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CXSSFLBM</w:t>
            </w:r>
          </w:p>
        </w:tc>
      </w:tr>
      <w:tr w14:paraId="6D4700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49DDB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4C8EB8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查询自然人开票信息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5C91AF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CXZRRKPXX</w:t>
            </w:r>
          </w:p>
        </w:tc>
      </w:tr>
      <w:tr w14:paraId="3E3829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0650F8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E66E05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报废产品收购发票上传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44C9DC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BFCPSGFPSC</w:t>
            </w:r>
          </w:p>
        </w:tc>
      </w:tr>
      <w:tr w14:paraId="09A541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2592FDC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530ACCB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查询数字化电子发票上传结果</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58E5E5F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CXQDFPSCJG</w:t>
            </w:r>
          </w:p>
        </w:tc>
      </w:tr>
      <w:tr w14:paraId="5C4D6F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249ED28">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21B128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A62216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QDHZQRDSQ</w:t>
            </w:r>
          </w:p>
        </w:tc>
      </w:tr>
      <w:tr w14:paraId="470A41A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1F2C25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61CF8A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F2BE14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QDHZQRDQR</w:t>
            </w:r>
          </w:p>
        </w:tc>
      </w:tr>
      <w:tr w14:paraId="33B1A2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725F9C4">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9162BA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查询数字化电子红字确认单列表信息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0B1CBD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CXQDHZQRDLB</w:t>
            </w:r>
          </w:p>
        </w:tc>
      </w:tr>
      <w:tr w14:paraId="2FE907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7967C8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92FCE7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查询数字化电子红字确认单明细信息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68895D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CXQDHZQRDMX</w:t>
            </w:r>
          </w:p>
        </w:tc>
      </w:tr>
      <w:tr w14:paraId="3A9701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97EB9E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07F00A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81775C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SCFPHZQRXX</w:t>
            </w:r>
          </w:p>
        </w:tc>
      </w:tr>
      <w:tr w14:paraId="312ACC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4DB2C4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46B4AF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60DD59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CXFPHZQRXX</w:t>
            </w:r>
          </w:p>
        </w:tc>
      </w:tr>
      <w:tr w14:paraId="482FE2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3E3C3CF">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D8AB3A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查询企业未缴税记录</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145F3C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CXQYWJSJL</w:t>
            </w:r>
          </w:p>
        </w:tc>
      </w:tr>
      <w:tr w14:paraId="4EFA84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C5AEF8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19</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7C8FCD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报废产品收购待缴税费校验</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4A6220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BFCPSGDJSFJY</w:t>
            </w:r>
          </w:p>
        </w:tc>
      </w:tr>
      <w:tr w14:paraId="46739A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9FDB264">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20</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855D14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查询待缴税费缴款信息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53D432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CXDJSFJKXX</w:t>
            </w:r>
          </w:p>
        </w:tc>
      </w:tr>
      <w:tr w14:paraId="365E66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5E5A1A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77C4D4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查询税费缴纳结果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76EC8D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CXSFJNJG</w:t>
            </w:r>
          </w:p>
        </w:tc>
      </w:tr>
      <w:tr w14:paraId="475094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6BFB70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8C97DB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取消预开发票交易</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A2B3D3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QXYKFPJY</w:t>
            </w:r>
          </w:p>
        </w:tc>
      </w:tr>
      <w:tr w14:paraId="692041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8B522E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2CD4D5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查询反向开票算税参数</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F2BEB9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CXFXKPSSCS</w:t>
            </w:r>
          </w:p>
        </w:tc>
      </w:tr>
      <w:tr w14:paraId="0F364D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76CEA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8E8A936">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b w:val="0"/>
                <w:bCs w:val="0"/>
                <w:color w:val="auto"/>
                <w:kern w:val="0"/>
                <w:sz w:val="21"/>
                <w:szCs w:val="21"/>
                <w:highlight w:val="none"/>
                <w:lang w:val="en-US" w:eastAsia="zh-CN"/>
              </w:rPr>
              <w:t>查询应代办未代办税费信息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1DE48E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CXYDBWDBSFXX</w:t>
            </w:r>
          </w:p>
        </w:tc>
      </w:tr>
      <w:tr w14:paraId="4E883D2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8A7B68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E34BBA0">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b w:val="0"/>
                <w:bCs w:val="0"/>
                <w:color w:val="auto"/>
                <w:kern w:val="0"/>
                <w:sz w:val="21"/>
                <w:szCs w:val="21"/>
                <w:highlight w:val="none"/>
                <w:lang w:val="en-US" w:eastAsia="zh-CN"/>
              </w:rPr>
              <w:t>查询退税信息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4A7B7A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CXTSXX</w:t>
            </w:r>
          </w:p>
        </w:tc>
      </w:tr>
      <w:tr w14:paraId="453EE2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7F4D7C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0536097">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color w:val="auto"/>
                <w:kern w:val="0"/>
                <w:sz w:val="21"/>
                <w:szCs w:val="21"/>
                <w:highlight w:val="none"/>
                <w:lang w:val="en-US" w:eastAsia="zh-CN"/>
              </w:rPr>
              <w:t>申请反向开票退税</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67B4C5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SQFXKPTS</w:t>
            </w:r>
          </w:p>
        </w:tc>
      </w:tr>
      <w:tr w14:paraId="3ABCB1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73B3CBC">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F0241B2">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b w:val="0"/>
                <w:bCs w:val="0"/>
                <w:color w:val="auto"/>
                <w:kern w:val="0"/>
                <w:sz w:val="21"/>
                <w:szCs w:val="21"/>
                <w:highlight w:val="none"/>
                <w:lang w:val="en-US" w:eastAsia="zh-CN"/>
              </w:rPr>
              <w:t>查询报废产品退税结果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D53296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CXBFCPTSJG</w:t>
            </w:r>
          </w:p>
        </w:tc>
      </w:tr>
      <w:tr w14:paraId="202CAA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558BA2F">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BB48092">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b w:val="0"/>
                <w:bCs w:val="0"/>
                <w:color w:val="auto"/>
                <w:kern w:val="0"/>
                <w:sz w:val="21"/>
                <w:szCs w:val="21"/>
                <w:highlight w:val="none"/>
                <w:lang w:val="en-US" w:eastAsia="zh-CN"/>
              </w:rPr>
              <w:t>第三方平台提交缴款请求</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DB9BA4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DSFPTTJJKQQ</w:t>
            </w:r>
          </w:p>
        </w:tc>
      </w:tr>
      <w:tr w14:paraId="6CCA5A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4C2A182">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29</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C1E6F58">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b w:val="0"/>
                <w:bCs w:val="0"/>
                <w:color w:val="auto"/>
                <w:kern w:val="0"/>
                <w:sz w:val="21"/>
                <w:szCs w:val="21"/>
                <w:highlight w:val="none"/>
                <w:lang w:val="en-US" w:eastAsia="zh-CN"/>
              </w:rPr>
              <w:t>确认电子税票扣款状态</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11BD8C8">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QRDZSPKKZT</w:t>
            </w:r>
          </w:p>
        </w:tc>
      </w:tr>
      <w:tr w14:paraId="69F0D89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144B2D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30</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0385B1A">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color w:val="auto"/>
                <w:kern w:val="0"/>
                <w:sz w:val="21"/>
                <w:szCs w:val="21"/>
                <w:highlight w:val="none"/>
                <w:lang w:val="en-US" w:eastAsia="zh-CN"/>
              </w:rPr>
              <w:t>验证银行卡号信息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CDB059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YZYHKHXX</w:t>
            </w:r>
          </w:p>
        </w:tc>
      </w:tr>
      <w:tr w14:paraId="3E31BB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4B1D30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E551CED">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color w:val="auto"/>
                <w:kern w:val="0"/>
                <w:sz w:val="21"/>
                <w:szCs w:val="21"/>
                <w:highlight w:val="none"/>
                <w:lang w:val="en-US" w:eastAsia="zh-CN"/>
              </w:rPr>
              <w:t>自然人间接登记</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BC325B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ZRRJJDJ</w:t>
            </w:r>
          </w:p>
        </w:tc>
      </w:tr>
      <w:tr w14:paraId="722538C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A39C188">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48" w:name="_Toc6373"/>
            <w:r>
              <w:rPr>
                <w:rFonts w:hint="default" w:ascii="Times New Roman" w:hAnsi="Times New Roman" w:eastAsia="宋体" w:cs="Times New Roman"/>
                <w:color w:val="000000"/>
                <w:kern w:val="0"/>
                <w:sz w:val="21"/>
                <w:szCs w:val="21"/>
                <w:lang w:val="en-US" w:eastAsia="zh-CN" w:bidi="ar"/>
              </w:rPr>
              <w:t>32</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E8D8CB9">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67720C8">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5C4A784E">
      <w:pPr>
        <w:pStyle w:val="5"/>
        <w:numPr>
          <w:ilvl w:val="2"/>
          <w:numId w:val="0"/>
        </w:numPr>
        <w:spacing w:before="156" w:after="156"/>
        <w:rPr>
          <w:rFonts w:hint="default" w:ascii="Times New Roman" w:hAnsi="Times New Roman" w:cs="Times New Roman"/>
        </w:rPr>
      </w:pPr>
      <w:bookmarkStart w:id="149" w:name="_Toc853"/>
      <w:r>
        <w:rPr>
          <w:rFonts w:hint="default" w:ascii="Times New Roman" w:hAnsi="Times New Roman" w:cs="Times New Roman"/>
        </w:rPr>
        <w:t>5.1.</w:t>
      </w:r>
      <w:r>
        <w:rPr>
          <w:rFonts w:hint="default" w:ascii="Times New Roman" w:hAnsi="Times New Roman" w:cs="Times New Roman"/>
          <w:lang w:val="en-US" w:eastAsia="zh-CN"/>
        </w:rPr>
        <w:t>23机动车</w:t>
      </w:r>
      <w:r>
        <w:rPr>
          <w:rFonts w:hint="default" w:ascii="Times New Roman" w:hAnsi="Times New Roman" w:cs="Times New Roman"/>
        </w:rPr>
        <w:t>开票能力</w:t>
      </w:r>
      <w:bookmarkEnd w:id="148"/>
      <w:bookmarkEnd w:id="149"/>
    </w:p>
    <w:p w14:paraId="2F5D8373">
      <w:pPr>
        <w:rPr>
          <w:rFonts w:hint="default" w:ascii="Times New Roman" w:hAnsi="Times New Roman" w:cs="Times New Roman"/>
          <w:lang w:val="en-US" w:eastAsia="zh-CN"/>
        </w:rPr>
      </w:pPr>
      <w:r>
        <w:rPr>
          <w:rFonts w:hint="default" w:ascii="Times New Roman" w:hAnsi="Times New Roman" w:cs="Times New Roman"/>
        </w:rPr>
        <w:t>能力编码（nlbm）：2020</w:t>
      </w:r>
      <w:r>
        <w:rPr>
          <w:rFonts w:hint="default" w:ascii="Times New Roman" w:hAnsi="Times New Roman" w:cs="Times New Roman"/>
          <w:lang w:val="en-US" w:eastAsia="zh-CN"/>
        </w:rPr>
        <w:t>81</w:t>
      </w:r>
    </w:p>
    <w:p w14:paraId="53BB7F45">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default" w:ascii="Times New Roman" w:hAnsi="Times New Roman" w:cs="Times New Roman"/>
          <w:lang w:val="en-US" w:eastAsia="zh-CN"/>
        </w:rPr>
        <w:t>240619</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1814216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E9A0F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F0633F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58ABDF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55F2AC9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1EDCE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54A2D8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获取数电票批量预赋码信息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0016C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QDFPPLFM</w:t>
            </w:r>
          </w:p>
        </w:tc>
      </w:tr>
      <w:tr w14:paraId="08359A0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F6120CF">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B6F227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查询授信额度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D4236D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CXSXED</w:t>
            </w:r>
          </w:p>
        </w:tc>
      </w:tr>
      <w:tr w14:paraId="3412C11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05E779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06A3E4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下载或退回授信额度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32FFCA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XZTHSXED</w:t>
            </w:r>
          </w:p>
        </w:tc>
      </w:tr>
      <w:tr w14:paraId="7D0A0A4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079F62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8A54EE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调整赋额额度有效期</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A4FB6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TZSXEDYXQ</w:t>
            </w:r>
          </w:p>
        </w:tc>
      </w:tr>
      <w:tr w14:paraId="72DBC88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15A5044">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7D2038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查询纳税人风险信息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20C7C8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CXNSRFXXX</w:t>
            </w:r>
          </w:p>
        </w:tc>
      </w:tr>
      <w:tr w14:paraId="459681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F4F9DDC">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37EC00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查询纳税人基本信息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0BA080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CXNSRJBXX</w:t>
            </w:r>
          </w:p>
        </w:tc>
      </w:tr>
      <w:tr w14:paraId="0E18DB3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0C6D4F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519AD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查询可用税率信息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1C464D8">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CXKYSL</w:t>
            </w:r>
          </w:p>
        </w:tc>
      </w:tr>
      <w:tr w14:paraId="2BE6D7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1174C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59E860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查询税收分类编码信息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1F6777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CXSSFLBM</w:t>
            </w:r>
          </w:p>
        </w:tc>
      </w:tr>
      <w:tr w14:paraId="1EBF3B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7708D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C743D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查询机动车合格证信息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CCD51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CXJDCHGZXX</w:t>
            </w:r>
          </w:p>
        </w:tc>
      </w:tr>
      <w:tr w14:paraId="1EFBDA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9AC22A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49260D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机动车合格证锁定解锁</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89F3F1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JDCHGZSDJS</w:t>
            </w:r>
          </w:p>
        </w:tc>
      </w:tr>
      <w:tr w14:paraId="0E5687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AD950D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5CC8C19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机动车销售统一发票上传</w:t>
            </w:r>
          </w:p>
        </w:tc>
        <w:tc>
          <w:tcPr>
            <w:tcW w:w="1966"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08DB1A4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JDCXSTYFPSC</w:t>
            </w:r>
          </w:p>
        </w:tc>
      </w:tr>
      <w:tr w14:paraId="7C5EE7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A4388C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412D6D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机动车专用发票上传</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FC4112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JDCZYFPSC</w:t>
            </w:r>
          </w:p>
        </w:tc>
      </w:tr>
      <w:tr w14:paraId="6D9A43A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FFBED6F">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5FF4A3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查询数字化电子发票上传结果</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122F85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CXQDFPSCJG</w:t>
            </w:r>
          </w:p>
        </w:tc>
      </w:tr>
      <w:tr w14:paraId="71F5959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E65EE2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024FE5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机动车增值税专用发票数据导出申请</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057268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JDCZZSZYFPSJDCSQ</w:t>
            </w:r>
          </w:p>
        </w:tc>
      </w:tr>
      <w:tr w14:paraId="7A3CB1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B129CE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0F1925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机动车增值税专用发票数据导出申请反馈</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99B98C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JDCZZSZYFPSJDCSQFK</w:t>
            </w:r>
          </w:p>
        </w:tc>
      </w:tr>
      <w:tr w14:paraId="332CF1E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67E7F94">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F82982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数字化电子红字确认单申请</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75FA24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QDHZQRDSQ</w:t>
            </w:r>
          </w:p>
        </w:tc>
      </w:tr>
      <w:tr w14:paraId="59D479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77B0B9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E07E00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数字化电子红字确认单确认</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E45A1F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QDHZQRDQR</w:t>
            </w:r>
          </w:p>
        </w:tc>
      </w:tr>
      <w:tr w14:paraId="5E12CA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0AAAD7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C3C836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查询数电票红字确认单列表信息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81B66E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CXQDHZQRDLB</w:t>
            </w:r>
          </w:p>
        </w:tc>
      </w:tr>
      <w:tr w14:paraId="74EC04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B95A208">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19</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474D2C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查询数电票红字确认单明细信息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9E97F5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CXQDHZQRDMX</w:t>
            </w:r>
          </w:p>
        </w:tc>
      </w:tr>
      <w:tr w14:paraId="3E4F625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5FCC4A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20</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F1E315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上传发票汇总确认信息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DACCA2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SCFPHZQRXX</w:t>
            </w:r>
          </w:p>
        </w:tc>
      </w:tr>
      <w:tr w14:paraId="682CDB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ED2E709">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98931F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456CC8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CXFPHZQRXX</w:t>
            </w:r>
          </w:p>
        </w:tc>
      </w:tr>
      <w:tr w14:paraId="79DA49A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7CBEB43E">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50" w:name="_Toc3033"/>
            <w:r>
              <w:rPr>
                <w:rFonts w:hint="default" w:ascii="Times New Roman" w:hAnsi="Times New Roman" w:eastAsia="宋体" w:cs="Times New Roman"/>
                <w:color w:val="000000"/>
                <w:kern w:val="0"/>
                <w:sz w:val="21"/>
                <w:szCs w:val="21"/>
                <w:lang w:val="en-US" w:eastAsia="zh-CN" w:bidi="ar"/>
              </w:rPr>
              <w:t>22</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E6622E5">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ED13B23">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5BE1AFCB">
      <w:pPr>
        <w:pStyle w:val="5"/>
        <w:numPr>
          <w:ilvl w:val="2"/>
          <w:numId w:val="0"/>
        </w:numPr>
        <w:spacing w:before="156" w:after="156"/>
        <w:rPr>
          <w:rFonts w:hint="default" w:ascii="Times New Roman" w:hAnsi="Times New Roman" w:cs="Times New Roman"/>
        </w:rPr>
      </w:pPr>
      <w:bookmarkStart w:id="151" w:name="_Toc20599"/>
      <w:r>
        <w:rPr>
          <w:rFonts w:hint="default" w:ascii="Times New Roman" w:hAnsi="Times New Roman" w:cs="Times New Roman"/>
        </w:rPr>
        <w:t>5.1.</w:t>
      </w:r>
      <w:r>
        <w:rPr>
          <w:rFonts w:hint="default" w:ascii="Times New Roman" w:hAnsi="Times New Roman" w:cs="Times New Roman"/>
          <w:lang w:val="en-US" w:eastAsia="zh-CN"/>
        </w:rPr>
        <w:t>24二手车</w:t>
      </w:r>
      <w:r>
        <w:rPr>
          <w:rFonts w:hint="default" w:ascii="Times New Roman" w:hAnsi="Times New Roman" w:cs="Times New Roman"/>
        </w:rPr>
        <w:t>开票能力</w:t>
      </w:r>
      <w:bookmarkEnd w:id="150"/>
      <w:bookmarkEnd w:id="151"/>
    </w:p>
    <w:p w14:paraId="3A23B286">
      <w:pPr>
        <w:rPr>
          <w:rFonts w:hint="default" w:ascii="Times New Roman" w:hAnsi="Times New Roman" w:eastAsia="Songti SC" w:cs="Times New Roman"/>
          <w:lang w:val="en-US" w:eastAsia="zh-CN"/>
        </w:rPr>
      </w:pPr>
      <w:r>
        <w:rPr>
          <w:rFonts w:hint="default" w:ascii="Times New Roman" w:hAnsi="Times New Roman" w:cs="Times New Roman"/>
        </w:rPr>
        <w:t>能力编码（nlbm）：2020</w:t>
      </w:r>
      <w:r>
        <w:rPr>
          <w:rFonts w:hint="default" w:ascii="Times New Roman" w:hAnsi="Times New Roman" w:cs="Times New Roman"/>
          <w:lang w:val="en-US" w:eastAsia="zh-CN"/>
        </w:rPr>
        <w:t>82</w:t>
      </w:r>
    </w:p>
    <w:p w14:paraId="6231D8D7">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default" w:ascii="Times New Roman" w:hAnsi="Times New Roman" w:cs="Times New Roman"/>
          <w:lang w:val="en-US" w:eastAsia="zh-CN"/>
        </w:rPr>
        <w:t>202082</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08E7B8E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3E2748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17A1E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FEDE1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488E0D9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3E6B8CF">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731532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获取数电票批量预赋码信息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8130BB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QDFPPLFM</w:t>
            </w:r>
          </w:p>
        </w:tc>
      </w:tr>
      <w:tr w14:paraId="11CF055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554D85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9731DD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查询授信额度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8995C4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CXSXED</w:t>
            </w:r>
          </w:p>
        </w:tc>
      </w:tr>
      <w:tr w14:paraId="29E2AB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12665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383570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下载或退回赋额额度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7E652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XZTHSXED</w:t>
            </w:r>
          </w:p>
        </w:tc>
      </w:tr>
      <w:tr w14:paraId="7037C6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16A11B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AE73AB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调整赋额额度有效期</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2D8163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TZSXEDYXQ</w:t>
            </w:r>
          </w:p>
        </w:tc>
      </w:tr>
      <w:tr w14:paraId="6668307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62B7B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C73C77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查询纳税人风险信息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B0B215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CXNSRFXXX</w:t>
            </w:r>
          </w:p>
        </w:tc>
      </w:tr>
      <w:tr w14:paraId="1FE44C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30F33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BF3A5E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查询纳税人基本信息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F0C7DF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CXNSRJBXX</w:t>
            </w:r>
          </w:p>
        </w:tc>
      </w:tr>
      <w:tr w14:paraId="147F20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861C9D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1DF62F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查询可用税率信息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1CAFD3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CXKYSL</w:t>
            </w:r>
          </w:p>
        </w:tc>
      </w:tr>
      <w:tr w14:paraId="15AEB31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CB40E8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0C518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查询税收分类编码信息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EAF9E3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CXSSFLBM</w:t>
            </w:r>
          </w:p>
        </w:tc>
      </w:tr>
      <w:tr w14:paraId="68F142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BCCE5E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B73DA7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自然人卖方限制名单阻断查询</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D50343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ZRRMFXZMDZDCX</w:t>
            </w:r>
          </w:p>
        </w:tc>
      </w:tr>
      <w:tr w14:paraId="3F8ECC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B34EEC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E78EC4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可换开二手车销售统一发票批量查询</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0AA7DE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KHKESCXSTYFPPLCX</w:t>
            </w:r>
          </w:p>
        </w:tc>
      </w:tr>
      <w:tr w14:paraId="2991755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07AE7408">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1897B77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二手车销售统一发票换开信息单笔查询</w:t>
            </w:r>
          </w:p>
        </w:tc>
        <w:tc>
          <w:tcPr>
            <w:tcW w:w="1966"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5C2A85A8">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ESCXSTYFPHXXXDBCX</w:t>
            </w:r>
          </w:p>
        </w:tc>
      </w:tr>
      <w:tr w14:paraId="72E4C3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0475F1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A91792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二手车销售统一发票上传</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FC24CE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ESCXSTYFPSC</w:t>
            </w:r>
          </w:p>
        </w:tc>
      </w:tr>
      <w:tr w14:paraId="6B0528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480709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4160A7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二手车类特定要素发票上传</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3F4D31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ESCLTDYSFPSC</w:t>
            </w:r>
          </w:p>
        </w:tc>
      </w:tr>
      <w:tr w14:paraId="739A35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ED8B298">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4F2597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查询数字化电子发票上传结果</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9107EA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CXQDFPSCJG</w:t>
            </w:r>
          </w:p>
        </w:tc>
      </w:tr>
      <w:tr w14:paraId="1B06F5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7212CF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45C84A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数字化电子红字确认单申请</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7FDBEE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QDHZQRDSQ</w:t>
            </w:r>
          </w:p>
        </w:tc>
      </w:tr>
      <w:tr w14:paraId="211F303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0FF67F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D96B07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数字化电子红字确认单确认</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88C4DC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QDHZQRDQR</w:t>
            </w:r>
          </w:p>
        </w:tc>
      </w:tr>
      <w:tr w14:paraId="61F608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2BA6D3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D4F9E8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查询数字化电子红字确认单列表信息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80684C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CXQDHZQRDLB</w:t>
            </w:r>
          </w:p>
        </w:tc>
      </w:tr>
      <w:tr w14:paraId="3FEBCC5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815336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C615C7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查询数字化电子红字确认单明细信息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0851B0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CXQDHZQRDMX</w:t>
            </w:r>
          </w:p>
        </w:tc>
      </w:tr>
      <w:tr w14:paraId="178BA96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003758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19</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9EB499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上传发票汇总确认信息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E32C31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SCFPHZQRXX</w:t>
            </w:r>
          </w:p>
        </w:tc>
      </w:tr>
      <w:tr w14:paraId="2347FB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7285D1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20</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29BEF38">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87AA49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CXFPHZQRXX</w:t>
            </w:r>
          </w:p>
        </w:tc>
      </w:tr>
      <w:tr w14:paraId="79CE18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663A339">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52" w:name="_Toc28783"/>
            <w:r>
              <w:rPr>
                <w:rFonts w:hint="default" w:ascii="Times New Roman" w:hAnsi="Times New Roman" w:eastAsia="宋体" w:cs="Times New Roman"/>
                <w:color w:val="000000"/>
                <w:kern w:val="0"/>
                <w:sz w:val="21"/>
                <w:szCs w:val="21"/>
                <w:lang w:val="en-US" w:eastAsia="zh-CN" w:bidi="ar"/>
              </w:rPr>
              <w:t>21</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552019C">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36ACC2C">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4D5844F5">
      <w:pPr>
        <w:pStyle w:val="5"/>
        <w:numPr>
          <w:ilvl w:val="2"/>
          <w:numId w:val="0"/>
        </w:numPr>
        <w:spacing w:before="156" w:after="156"/>
        <w:rPr>
          <w:rFonts w:hint="default" w:ascii="Times New Roman" w:hAnsi="Times New Roman" w:cs="Times New Roman"/>
        </w:rPr>
      </w:pPr>
      <w:bookmarkStart w:id="153" w:name="_Toc26162"/>
      <w:r>
        <w:rPr>
          <w:rFonts w:hint="default" w:ascii="Times New Roman" w:hAnsi="Times New Roman" w:cs="Times New Roman"/>
        </w:rPr>
        <w:t>5.1.</w:t>
      </w:r>
      <w:r>
        <w:rPr>
          <w:rFonts w:hint="default" w:ascii="Times New Roman" w:hAnsi="Times New Roman" w:cs="Times New Roman"/>
          <w:lang w:val="en-US" w:eastAsia="zh-CN"/>
        </w:rPr>
        <w:t>25反向开票（通用）</w:t>
      </w:r>
      <w:r>
        <w:rPr>
          <w:rFonts w:hint="default" w:ascii="Times New Roman" w:hAnsi="Times New Roman" w:cs="Times New Roman"/>
        </w:rPr>
        <w:t>开票能力</w:t>
      </w:r>
      <w:bookmarkEnd w:id="152"/>
      <w:bookmarkEnd w:id="153"/>
    </w:p>
    <w:p w14:paraId="19051331">
      <w:pPr>
        <w:rPr>
          <w:rFonts w:hint="default" w:ascii="Times New Roman" w:hAnsi="Times New Roman" w:eastAsia="Songti SC" w:cs="Times New Roman"/>
          <w:lang w:val="en-US" w:eastAsia="zh-CN"/>
        </w:rPr>
      </w:pPr>
      <w:r>
        <w:rPr>
          <w:rFonts w:hint="default" w:ascii="Times New Roman" w:hAnsi="Times New Roman" w:cs="Times New Roman"/>
        </w:rPr>
        <w:t>能力编码（nlbm）：202083</w:t>
      </w:r>
    </w:p>
    <w:p w14:paraId="1637C9BA">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default" w:ascii="Times New Roman" w:hAnsi="Times New Roman" w:cs="Times New Roman"/>
          <w:lang w:val="en-US" w:eastAsia="zh-CN"/>
        </w:rPr>
        <w:t>202083</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42FBC6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F59F6B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D826C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136DC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6CF42D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3658789">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AE628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获取数字化电子发票批量预赋码信息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19B35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QDFPPLFM</w:t>
            </w:r>
          </w:p>
        </w:tc>
      </w:tr>
      <w:tr w14:paraId="7F3030E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C8843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743573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查询授信额度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FDD429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CXSXED</w:t>
            </w:r>
          </w:p>
        </w:tc>
      </w:tr>
      <w:tr w14:paraId="4A51404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008844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157A6C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下载或退回授信额度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DBA6A0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XZTHSXED</w:t>
            </w:r>
          </w:p>
        </w:tc>
      </w:tr>
      <w:tr w14:paraId="0C18B9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AA0442">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A91D1B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调整授信额度有效期</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BF7749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TZSXEDYXQ</w:t>
            </w:r>
          </w:p>
        </w:tc>
      </w:tr>
      <w:tr w14:paraId="1B2130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993F53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C83949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查询纳税人风险信息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F8FFA6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CXNSRFXXX</w:t>
            </w:r>
          </w:p>
        </w:tc>
      </w:tr>
      <w:tr w14:paraId="1DFC0DC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3DC267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A5EDAF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查询纳税人基本信息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8E60F8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CXNSRJBXX</w:t>
            </w:r>
          </w:p>
        </w:tc>
      </w:tr>
      <w:tr w14:paraId="12065F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24DA71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CFE0C5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查询可用税率信息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6340D2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CXKYSL</w:t>
            </w:r>
          </w:p>
        </w:tc>
      </w:tr>
      <w:tr w14:paraId="6B606E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BF4547F">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888963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查询税收分类编码信息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F812D6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CXSSFLBM</w:t>
            </w:r>
          </w:p>
        </w:tc>
      </w:tr>
      <w:tr w14:paraId="08451E8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C8923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1AF5E3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查询自然人开票信息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1E4AF9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CXFXKPTYZRRXX</w:t>
            </w:r>
          </w:p>
        </w:tc>
      </w:tr>
      <w:tr w14:paraId="2A1FB0A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F8A0DD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218A5B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反向开票通用发票上传</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F2DA0E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FXKPTYFPSC</w:t>
            </w:r>
          </w:p>
        </w:tc>
      </w:tr>
      <w:tr w14:paraId="304E6E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DCCD77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4991632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查询发票上传结果</w:t>
            </w:r>
          </w:p>
        </w:tc>
        <w:tc>
          <w:tcPr>
            <w:tcW w:w="1966"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648690B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CXQDFPSCJG</w:t>
            </w:r>
          </w:p>
        </w:tc>
      </w:tr>
      <w:tr w14:paraId="0F6321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8735B84">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A8FE4B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数字化电子发票红字确认单申请</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226C88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QDHZQRDSQ</w:t>
            </w:r>
          </w:p>
        </w:tc>
      </w:tr>
      <w:tr w14:paraId="6FF4B6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3A797D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BBC1C5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数字化电子发票红字确认单确认</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A21EAB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QDHZQRDQR</w:t>
            </w:r>
          </w:p>
        </w:tc>
      </w:tr>
      <w:tr w14:paraId="68E5B6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47C129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62E184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查询数字化电子发票红字确认单列表</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14BDB5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CXQDHZQRDLB</w:t>
            </w:r>
          </w:p>
        </w:tc>
      </w:tr>
      <w:tr w14:paraId="615186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DAB5B43">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2038E4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查询数字化电子发票红字确认单明细</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E27196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CXQDHZQRDMX</w:t>
            </w:r>
          </w:p>
        </w:tc>
      </w:tr>
      <w:tr w14:paraId="5E21F0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65F4DD2">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8414F3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上传发票汇总确认信息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31A3F0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SCFPHZQRXX</w:t>
            </w:r>
          </w:p>
        </w:tc>
      </w:tr>
      <w:tr w14:paraId="195811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0968B4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16404D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7EB6B9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CXFPHZQRXX</w:t>
            </w:r>
          </w:p>
        </w:tc>
      </w:tr>
      <w:tr w14:paraId="07DEA1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239E3D1">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54" w:name="_Toc10414"/>
            <w:bookmarkStart w:id="155" w:name="_Toc21066"/>
            <w:r>
              <w:rPr>
                <w:rFonts w:hint="default" w:ascii="Times New Roman" w:hAnsi="Times New Roman" w:eastAsia="宋体" w:cs="Times New Roman"/>
                <w:color w:val="000000"/>
                <w:kern w:val="0"/>
                <w:sz w:val="21"/>
                <w:szCs w:val="21"/>
                <w:lang w:val="en-US" w:eastAsia="zh-CN" w:bidi="ar"/>
              </w:rPr>
              <w:t>18</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D95E609">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3CB4FB1">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5DA60898">
      <w:pPr>
        <w:pStyle w:val="5"/>
        <w:numPr>
          <w:ilvl w:val="2"/>
          <w:numId w:val="0"/>
        </w:numPr>
        <w:spacing w:before="156" w:after="156"/>
        <w:rPr>
          <w:rFonts w:hint="default" w:ascii="Times New Roman" w:hAnsi="Times New Roman" w:cs="Times New Roman"/>
        </w:rPr>
      </w:pPr>
      <w:bookmarkStart w:id="156" w:name="_Toc14354"/>
      <w:r>
        <w:rPr>
          <w:rFonts w:hint="default" w:ascii="Times New Roman" w:hAnsi="Times New Roman" w:cs="Times New Roman"/>
        </w:rPr>
        <w:t>5.1.</w:t>
      </w:r>
      <w:r>
        <w:rPr>
          <w:rFonts w:hint="default" w:ascii="Times New Roman" w:hAnsi="Times New Roman" w:cs="Times New Roman"/>
          <w:lang w:val="en-US" w:eastAsia="zh-CN"/>
        </w:rPr>
        <w:t>26金银首饰</w:t>
      </w:r>
      <w:r>
        <w:rPr>
          <w:rFonts w:hint="default" w:ascii="Times New Roman" w:hAnsi="Times New Roman" w:cs="Times New Roman"/>
        </w:rPr>
        <w:t>开票能力</w:t>
      </w:r>
      <w:bookmarkEnd w:id="154"/>
      <w:bookmarkEnd w:id="156"/>
    </w:p>
    <w:p w14:paraId="5A662F1E">
      <w:pPr>
        <w:rPr>
          <w:rFonts w:hint="default" w:ascii="Times New Roman" w:hAnsi="Times New Roman" w:eastAsia="Songti SC" w:cs="Times New Roman"/>
          <w:lang w:val="en-US" w:eastAsia="zh-CN"/>
        </w:rPr>
      </w:pPr>
      <w:r>
        <w:rPr>
          <w:rFonts w:hint="default" w:ascii="Times New Roman" w:hAnsi="Times New Roman" w:cs="Times New Roman"/>
        </w:rPr>
        <w:t>能力编码（nlbm）：20208</w:t>
      </w:r>
      <w:r>
        <w:rPr>
          <w:rFonts w:hint="default" w:ascii="Times New Roman" w:hAnsi="Times New Roman" w:cs="Times New Roman"/>
          <w:lang w:val="en-US" w:eastAsia="zh-CN"/>
        </w:rPr>
        <w:t>4</w:t>
      </w:r>
    </w:p>
    <w:p w14:paraId="5DF6DA79">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default" w:ascii="Times New Roman" w:hAnsi="Times New Roman" w:cs="Times New Roman"/>
          <w:lang w:val="en-US" w:eastAsia="zh-CN"/>
        </w:rPr>
        <w:t>202084</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63A1CD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AA475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46EFC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79747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0114EF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9FBF1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5A7D0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获取数电票批量预赋码信息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470DB4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QDFPPLFM</w:t>
            </w:r>
          </w:p>
        </w:tc>
      </w:tr>
      <w:tr w14:paraId="7C4368D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F3A35E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D12EC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DD43F8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CXSXED</w:t>
            </w:r>
          </w:p>
        </w:tc>
      </w:tr>
      <w:tr w14:paraId="61CA474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5AA04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9E95C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下载/退回发票额度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3B356B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XZTHSXED</w:t>
            </w:r>
          </w:p>
        </w:tc>
      </w:tr>
      <w:tr w14:paraId="705AE56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56A3A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75CF4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调整发票额度有效期</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D112D8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TZSXEDYXQ</w:t>
            </w:r>
          </w:p>
        </w:tc>
      </w:tr>
      <w:tr w14:paraId="2C7DB0A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8304A2">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B5640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查询纳税人风险信息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17AC4E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CXNSRFXXX</w:t>
            </w:r>
          </w:p>
        </w:tc>
      </w:tr>
      <w:tr w14:paraId="080667F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F36E18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ED762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查询纳税人基本信息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5DC985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CXNSRJBXX</w:t>
            </w:r>
          </w:p>
        </w:tc>
      </w:tr>
      <w:tr w14:paraId="3AA8D7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A5C013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05288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查询可用税率信息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4225CB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CXKYSL</w:t>
            </w:r>
          </w:p>
        </w:tc>
      </w:tr>
      <w:tr w14:paraId="6ED63E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A2DA6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B3EF20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查询税收分类编码信息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2CA17C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CXSSFLBM</w:t>
            </w:r>
          </w:p>
        </w:tc>
      </w:tr>
      <w:tr w14:paraId="19F7FB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B90036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936EC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查询数电红字确认单明细信息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B31FE9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CXQDHZQRDLB</w:t>
            </w:r>
          </w:p>
        </w:tc>
      </w:tr>
      <w:tr w14:paraId="3E5E4C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919F8B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EBCDA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查询数电红字确认单列表信息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EC4E79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CXQDHZQRDMX</w:t>
            </w:r>
          </w:p>
        </w:tc>
      </w:tr>
      <w:tr w14:paraId="123BDD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70B26C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5D8A690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查询金银首饰经营企业资格</w:t>
            </w:r>
          </w:p>
        </w:tc>
        <w:tc>
          <w:tcPr>
            <w:tcW w:w="1966"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12C52A8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CXJYSSJYQYZG</w:t>
            </w:r>
          </w:p>
        </w:tc>
      </w:tr>
      <w:tr w14:paraId="0745EC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AEEB9A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AE6C6E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金银首饰发票上传</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71FFAF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JYSSFPSC</w:t>
            </w:r>
          </w:p>
        </w:tc>
      </w:tr>
      <w:tr w14:paraId="1A3135B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DB9E103">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27F1CF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查询发票上传结果</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471839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CXQDFPSCJG</w:t>
            </w:r>
          </w:p>
        </w:tc>
      </w:tr>
      <w:tr w14:paraId="4F5B92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73E063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90627B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数电红字确认单申请</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D16841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QDHZQRDSQ</w:t>
            </w:r>
          </w:p>
        </w:tc>
      </w:tr>
      <w:tr w14:paraId="2DD585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BCF3352">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2977C7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数电红字确认单确认</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69848F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QDHZQRDQR</w:t>
            </w:r>
          </w:p>
        </w:tc>
      </w:tr>
      <w:tr w14:paraId="35447F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CF799B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9E177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上传发票汇总确认信息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A9563F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SCFPHZQRXX</w:t>
            </w:r>
          </w:p>
        </w:tc>
      </w:tr>
      <w:tr w14:paraId="2194FF2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E8A512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35A69F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4DCEA9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CXFPHZQRXX</w:t>
            </w:r>
          </w:p>
        </w:tc>
      </w:tr>
      <w:tr w14:paraId="2A93743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7D8F363">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C2493F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查询购方是否为试点地区企业</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24020C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CXGFSFWSDDQQY</w:t>
            </w:r>
          </w:p>
        </w:tc>
      </w:tr>
      <w:tr w14:paraId="0D0852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54C3B15">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19</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72CBCDAD">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9730F4D">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011ABB08">
      <w:pPr>
        <w:pStyle w:val="5"/>
        <w:numPr>
          <w:ilvl w:val="2"/>
          <w:numId w:val="0"/>
        </w:numPr>
        <w:spacing w:before="156" w:after="156"/>
        <w:rPr>
          <w:rFonts w:hint="default" w:ascii="Times New Roman" w:hAnsi="Times New Roman" w:cs="Times New Roman"/>
        </w:rPr>
      </w:pPr>
      <w:bookmarkStart w:id="157" w:name="_Toc10736"/>
      <w:r>
        <w:rPr>
          <w:rFonts w:hint="default" w:ascii="Times New Roman" w:hAnsi="Times New Roman" w:cs="Times New Roman"/>
        </w:rPr>
        <w:t>5.1.</w:t>
      </w:r>
      <w:r>
        <w:rPr>
          <w:rFonts w:hint="default" w:ascii="Times New Roman" w:hAnsi="Times New Roman" w:cs="Times New Roman"/>
          <w:lang w:val="en-US" w:eastAsia="zh-CN"/>
        </w:rPr>
        <w:t>27金融商品转让</w:t>
      </w:r>
      <w:r>
        <w:rPr>
          <w:rFonts w:hint="default" w:ascii="Times New Roman" w:hAnsi="Times New Roman" w:cs="Times New Roman"/>
        </w:rPr>
        <w:t>开票能力</w:t>
      </w:r>
      <w:bookmarkEnd w:id="157"/>
    </w:p>
    <w:p w14:paraId="086E023B">
      <w:pPr>
        <w:rPr>
          <w:rFonts w:hint="default" w:ascii="Times New Roman" w:hAnsi="Times New Roman" w:eastAsia="Songti SC" w:cs="Times New Roman"/>
          <w:lang w:val="en-US" w:eastAsia="zh-CN"/>
        </w:rPr>
      </w:pPr>
      <w:r>
        <w:rPr>
          <w:rFonts w:hint="default" w:ascii="Times New Roman" w:hAnsi="Times New Roman" w:cs="Times New Roman"/>
        </w:rPr>
        <w:t>能力编码（nlbm）：</w:t>
      </w:r>
      <w:r>
        <w:rPr>
          <w:rFonts w:hint="eastAsia" w:ascii="Times New Roman" w:hAnsi="Times New Roman" w:cs="Times New Roman"/>
          <w:lang w:val="en-US" w:eastAsia="zh-CN"/>
        </w:rPr>
        <w:t>202086</w:t>
      </w:r>
    </w:p>
    <w:p w14:paraId="414FDCAB">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eastAsia" w:ascii="Times New Roman" w:hAnsi="Times New Roman" w:cs="Times New Roman"/>
          <w:lang w:val="en-US" w:eastAsia="zh-CN"/>
        </w:rPr>
        <w:t>202086</w:t>
      </w:r>
    </w:p>
    <w:tbl>
      <w:tblPr>
        <w:tblStyle w:val="32"/>
        <w:tblW w:w="836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9"/>
        <w:gridCol w:w="3716"/>
        <w:gridCol w:w="3672"/>
        <w:gridCol w:w="22"/>
      </w:tblGrid>
      <w:tr w14:paraId="27B358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12" w:space="0"/>
              <w:bottom w:val="single" w:color="auto" w:sz="6" w:space="0"/>
            </w:tcBorders>
            <w:shd w:val="clear" w:color="auto" w:fill="auto"/>
            <w:noWrap w:val="0"/>
            <w:vAlign w:val="center"/>
          </w:tcPr>
          <w:p w14:paraId="19614230">
            <w:pPr>
              <w:pStyle w:val="53"/>
              <w:snapToGrid w:val="0"/>
              <w:spacing w:before="60" w:after="60" w:line="312" w:lineRule="auto"/>
              <w:jc w:val="both"/>
              <w:rPr>
                <w:rFonts w:hint="default" w:ascii="Times New Roman" w:hAnsi="Times New Roman" w:eastAsia="宋体" w:cs="Times New Roman"/>
                <w:b/>
                <w:bCs w:val="0"/>
                <w:color w:val="333333"/>
                <w:kern w:val="2"/>
                <w:sz w:val="21"/>
                <w:szCs w:val="24"/>
                <w:lang w:eastAsia="zh-CN"/>
              </w:rPr>
            </w:pPr>
            <w:r>
              <w:rPr>
                <w:rFonts w:hint="default" w:ascii="Times New Roman" w:hAnsi="Times New Roman" w:eastAsia="宋体" w:cs="Times New Roman"/>
                <w:b/>
                <w:color w:val="333333"/>
                <w:kern w:val="2"/>
                <w:sz w:val="21"/>
                <w:szCs w:val="24"/>
              </w:rPr>
              <w:t>序号</w:t>
            </w:r>
          </w:p>
        </w:tc>
        <w:tc>
          <w:tcPr>
            <w:tcW w:w="3716" w:type="dxa"/>
            <w:tcBorders>
              <w:top w:val="single" w:color="auto" w:sz="12" w:space="0"/>
              <w:bottom w:val="single" w:color="auto" w:sz="6" w:space="0"/>
            </w:tcBorders>
            <w:shd w:val="clear" w:color="auto" w:fill="auto"/>
            <w:noWrap w:val="0"/>
            <w:vAlign w:val="center"/>
          </w:tcPr>
          <w:p w14:paraId="530AF215">
            <w:pPr>
              <w:pStyle w:val="53"/>
              <w:snapToGrid w:val="0"/>
              <w:spacing w:before="60" w:after="60" w:line="312" w:lineRule="auto"/>
              <w:jc w:val="both"/>
              <w:rPr>
                <w:rFonts w:hint="default" w:ascii="Times New Roman" w:hAnsi="Times New Roman" w:eastAsia="宋体" w:cs="Times New Roman"/>
                <w:b/>
                <w:color w:val="333333"/>
                <w:kern w:val="2"/>
                <w:sz w:val="21"/>
                <w:szCs w:val="24"/>
              </w:rPr>
            </w:pPr>
            <w:r>
              <w:rPr>
                <w:rFonts w:hint="default" w:ascii="Times New Roman" w:hAnsi="Times New Roman" w:eastAsia="宋体" w:cs="Times New Roman"/>
                <w:b/>
                <w:color w:val="333333"/>
                <w:kern w:val="2"/>
                <w:sz w:val="21"/>
                <w:szCs w:val="24"/>
              </w:rPr>
              <w:t>接口名称</w:t>
            </w:r>
          </w:p>
        </w:tc>
        <w:tc>
          <w:tcPr>
            <w:tcW w:w="3672" w:type="dxa"/>
            <w:tcBorders>
              <w:top w:val="single" w:color="auto" w:sz="12" w:space="0"/>
              <w:bottom w:val="single" w:color="auto" w:sz="6" w:space="0"/>
            </w:tcBorders>
            <w:shd w:val="clear" w:color="auto" w:fill="auto"/>
            <w:noWrap w:val="0"/>
            <w:vAlign w:val="center"/>
          </w:tcPr>
          <w:p w14:paraId="1E2EF51C">
            <w:pPr>
              <w:pStyle w:val="53"/>
              <w:snapToGrid w:val="0"/>
              <w:spacing w:before="60" w:after="60" w:line="312" w:lineRule="auto"/>
              <w:jc w:val="both"/>
              <w:rPr>
                <w:rFonts w:hint="default" w:ascii="Times New Roman" w:hAnsi="Times New Roman" w:eastAsia="宋体" w:cs="Times New Roman"/>
                <w:b/>
                <w:color w:val="333333"/>
                <w:kern w:val="2"/>
                <w:sz w:val="21"/>
                <w:szCs w:val="24"/>
              </w:rPr>
            </w:pPr>
            <w:r>
              <w:rPr>
                <w:rFonts w:hint="default" w:ascii="Times New Roman" w:hAnsi="Times New Roman" w:eastAsia="宋体" w:cs="Times New Roman"/>
                <w:b/>
                <w:color w:val="333333"/>
                <w:kern w:val="2"/>
                <w:sz w:val="21"/>
                <w:szCs w:val="24"/>
              </w:rPr>
              <w:t>服务</w:t>
            </w:r>
            <w:bookmarkStart w:id="158" w:name="OLE_LINK21"/>
            <w:r>
              <w:rPr>
                <w:rFonts w:hint="default" w:ascii="Times New Roman" w:hAnsi="Times New Roman" w:eastAsia="宋体" w:cs="Times New Roman"/>
                <w:b/>
                <w:color w:val="333333"/>
                <w:kern w:val="2"/>
                <w:sz w:val="21"/>
                <w:szCs w:val="24"/>
              </w:rPr>
              <w:t>编</w:t>
            </w:r>
            <w:bookmarkEnd w:id="158"/>
            <w:r>
              <w:rPr>
                <w:rFonts w:hint="default" w:ascii="Times New Roman" w:hAnsi="Times New Roman" w:eastAsia="宋体" w:cs="Times New Roman"/>
                <w:b/>
                <w:color w:val="333333"/>
                <w:kern w:val="2"/>
                <w:sz w:val="21"/>
                <w:szCs w:val="24"/>
              </w:rPr>
              <w:t>码</w:t>
            </w:r>
          </w:p>
        </w:tc>
      </w:tr>
      <w:tr w14:paraId="77937D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5A2696E9">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w:t>
            </w:r>
          </w:p>
        </w:tc>
        <w:tc>
          <w:tcPr>
            <w:tcW w:w="3716" w:type="dxa"/>
            <w:tcBorders>
              <w:top w:val="single" w:color="auto" w:sz="6" w:space="0"/>
            </w:tcBorders>
            <w:noWrap w:val="0"/>
            <w:vAlign w:val="center"/>
          </w:tcPr>
          <w:p w14:paraId="3449089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获取数电票批量预赋码信息</w:t>
            </w:r>
          </w:p>
        </w:tc>
        <w:tc>
          <w:tcPr>
            <w:tcW w:w="3672" w:type="dxa"/>
            <w:tcBorders>
              <w:top w:val="single" w:color="auto" w:sz="6" w:space="0"/>
            </w:tcBorders>
            <w:noWrap w:val="0"/>
            <w:vAlign w:val="bottom"/>
          </w:tcPr>
          <w:p w14:paraId="647C0695">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QDFPPLFM</w:t>
            </w:r>
          </w:p>
        </w:tc>
      </w:tr>
      <w:tr w14:paraId="222B4F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27ACA82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2</w:t>
            </w:r>
          </w:p>
        </w:tc>
        <w:tc>
          <w:tcPr>
            <w:tcW w:w="3716" w:type="dxa"/>
            <w:tcBorders>
              <w:top w:val="single" w:color="auto" w:sz="6" w:space="0"/>
            </w:tcBorders>
            <w:noWrap w:val="0"/>
            <w:vAlign w:val="center"/>
          </w:tcPr>
          <w:p w14:paraId="14023A54">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查询发票额度</w:t>
            </w:r>
          </w:p>
        </w:tc>
        <w:tc>
          <w:tcPr>
            <w:tcW w:w="3672" w:type="dxa"/>
            <w:tcBorders>
              <w:top w:val="single" w:color="auto" w:sz="6" w:space="0"/>
            </w:tcBorders>
            <w:noWrap w:val="0"/>
            <w:vAlign w:val="bottom"/>
          </w:tcPr>
          <w:p w14:paraId="7DE2184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CXSXED</w:t>
            </w:r>
          </w:p>
        </w:tc>
      </w:tr>
      <w:tr w14:paraId="435D85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6DCA4F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3</w:t>
            </w:r>
          </w:p>
        </w:tc>
        <w:tc>
          <w:tcPr>
            <w:tcW w:w="3716" w:type="dxa"/>
            <w:tcBorders>
              <w:top w:val="single" w:color="auto" w:sz="6" w:space="0"/>
            </w:tcBorders>
            <w:noWrap w:val="0"/>
            <w:vAlign w:val="center"/>
          </w:tcPr>
          <w:p w14:paraId="412BCAD6">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下载/退回发票额度</w:t>
            </w:r>
          </w:p>
        </w:tc>
        <w:tc>
          <w:tcPr>
            <w:tcW w:w="3672" w:type="dxa"/>
            <w:tcBorders>
              <w:top w:val="single" w:color="auto" w:sz="6" w:space="0"/>
            </w:tcBorders>
            <w:noWrap w:val="0"/>
            <w:vAlign w:val="bottom"/>
          </w:tcPr>
          <w:p w14:paraId="633ABB5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XZTHSXED</w:t>
            </w:r>
          </w:p>
        </w:tc>
      </w:tr>
      <w:tr w14:paraId="588958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28FACF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4</w:t>
            </w:r>
          </w:p>
        </w:tc>
        <w:tc>
          <w:tcPr>
            <w:tcW w:w="3716" w:type="dxa"/>
            <w:tcBorders>
              <w:top w:val="single" w:color="auto" w:sz="6" w:space="0"/>
            </w:tcBorders>
            <w:noWrap w:val="0"/>
            <w:vAlign w:val="center"/>
          </w:tcPr>
          <w:p w14:paraId="45AEEABE">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调整发票额度有效期</w:t>
            </w:r>
          </w:p>
        </w:tc>
        <w:tc>
          <w:tcPr>
            <w:tcW w:w="3672" w:type="dxa"/>
            <w:tcBorders>
              <w:top w:val="single" w:color="auto" w:sz="6" w:space="0"/>
            </w:tcBorders>
            <w:noWrap w:val="0"/>
            <w:vAlign w:val="bottom"/>
          </w:tcPr>
          <w:p w14:paraId="1E6984D0">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TZSXEDYXQ</w:t>
            </w:r>
          </w:p>
        </w:tc>
      </w:tr>
      <w:tr w14:paraId="4FF8E5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CCDB1E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5</w:t>
            </w:r>
          </w:p>
        </w:tc>
        <w:tc>
          <w:tcPr>
            <w:tcW w:w="3716" w:type="dxa"/>
            <w:tcBorders>
              <w:top w:val="single" w:color="auto" w:sz="6" w:space="0"/>
            </w:tcBorders>
            <w:noWrap w:val="0"/>
            <w:vAlign w:val="center"/>
          </w:tcPr>
          <w:p w14:paraId="357F915E">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查询纳税人风险信息</w:t>
            </w:r>
          </w:p>
        </w:tc>
        <w:tc>
          <w:tcPr>
            <w:tcW w:w="3672" w:type="dxa"/>
            <w:tcBorders>
              <w:top w:val="single" w:color="auto" w:sz="6" w:space="0"/>
            </w:tcBorders>
            <w:noWrap w:val="0"/>
            <w:vAlign w:val="bottom"/>
          </w:tcPr>
          <w:p w14:paraId="4FAB806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CXNSRFXXX</w:t>
            </w:r>
          </w:p>
        </w:tc>
      </w:tr>
      <w:tr w14:paraId="1DD801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26E73A0F">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6</w:t>
            </w:r>
          </w:p>
        </w:tc>
        <w:tc>
          <w:tcPr>
            <w:tcW w:w="3716" w:type="dxa"/>
            <w:tcBorders>
              <w:top w:val="single" w:color="auto" w:sz="6" w:space="0"/>
            </w:tcBorders>
            <w:noWrap w:val="0"/>
            <w:vAlign w:val="center"/>
          </w:tcPr>
          <w:p w14:paraId="2946A80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查询纳税人基本信息</w:t>
            </w:r>
          </w:p>
        </w:tc>
        <w:tc>
          <w:tcPr>
            <w:tcW w:w="3672" w:type="dxa"/>
            <w:tcBorders>
              <w:top w:val="single" w:color="auto" w:sz="6" w:space="0"/>
            </w:tcBorders>
            <w:noWrap w:val="0"/>
            <w:vAlign w:val="bottom"/>
          </w:tcPr>
          <w:p w14:paraId="5CB8907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CXNSRJBXX</w:t>
            </w:r>
          </w:p>
        </w:tc>
      </w:tr>
      <w:tr w14:paraId="3F3DBA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3AE48B8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7</w:t>
            </w:r>
          </w:p>
        </w:tc>
        <w:tc>
          <w:tcPr>
            <w:tcW w:w="3716" w:type="dxa"/>
            <w:tcBorders>
              <w:top w:val="single" w:color="auto" w:sz="6" w:space="0"/>
            </w:tcBorders>
            <w:noWrap w:val="0"/>
            <w:vAlign w:val="center"/>
          </w:tcPr>
          <w:p w14:paraId="4127647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查询可用税率信息</w:t>
            </w:r>
          </w:p>
        </w:tc>
        <w:tc>
          <w:tcPr>
            <w:tcW w:w="3672" w:type="dxa"/>
            <w:tcBorders>
              <w:top w:val="single" w:color="auto" w:sz="6" w:space="0"/>
            </w:tcBorders>
            <w:noWrap w:val="0"/>
            <w:vAlign w:val="bottom"/>
          </w:tcPr>
          <w:p w14:paraId="08A688D5">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CXKYSL</w:t>
            </w:r>
          </w:p>
        </w:tc>
      </w:tr>
      <w:tr w14:paraId="58117D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7C769FC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8</w:t>
            </w:r>
          </w:p>
        </w:tc>
        <w:tc>
          <w:tcPr>
            <w:tcW w:w="3716" w:type="dxa"/>
            <w:tcBorders>
              <w:top w:val="single" w:color="auto" w:sz="6" w:space="0"/>
            </w:tcBorders>
            <w:noWrap w:val="0"/>
            <w:vAlign w:val="center"/>
          </w:tcPr>
          <w:p w14:paraId="5023A94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查询税收分类编码信息</w:t>
            </w:r>
          </w:p>
        </w:tc>
        <w:tc>
          <w:tcPr>
            <w:tcW w:w="3672" w:type="dxa"/>
            <w:tcBorders>
              <w:top w:val="single" w:color="auto" w:sz="6" w:space="0"/>
            </w:tcBorders>
            <w:noWrap w:val="0"/>
            <w:vAlign w:val="bottom"/>
          </w:tcPr>
          <w:p w14:paraId="79DE8C14">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CXSSFLBM</w:t>
            </w:r>
          </w:p>
        </w:tc>
      </w:tr>
      <w:tr w14:paraId="7C5313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4373EF3">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9</w:t>
            </w:r>
          </w:p>
        </w:tc>
        <w:tc>
          <w:tcPr>
            <w:tcW w:w="3716" w:type="dxa"/>
            <w:tcBorders>
              <w:top w:val="single" w:color="auto" w:sz="6" w:space="0"/>
            </w:tcBorders>
            <w:noWrap w:val="0"/>
            <w:vAlign w:val="center"/>
          </w:tcPr>
          <w:p w14:paraId="7D45FC8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查询数电红字确认单列表信息</w:t>
            </w:r>
          </w:p>
        </w:tc>
        <w:tc>
          <w:tcPr>
            <w:tcW w:w="3694" w:type="dxa"/>
            <w:gridSpan w:val="2"/>
            <w:tcBorders>
              <w:top w:val="single" w:color="auto" w:sz="6" w:space="0"/>
            </w:tcBorders>
            <w:noWrap w:val="0"/>
            <w:vAlign w:val="bottom"/>
          </w:tcPr>
          <w:p w14:paraId="3BA5A93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CXQDHZQRDLB</w:t>
            </w:r>
          </w:p>
        </w:tc>
      </w:tr>
      <w:tr w14:paraId="32C4B6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9B8F52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10</w:t>
            </w:r>
          </w:p>
        </w:tc>
        <w:tc>
          <w:tcPr>
            <w:tcW w:w="3716" w:type="dxa"/>
            <w:tcBorders>
              <w:top w:val="single" w:color="auto" w:sz="6" w:space="0"/>
            </w:tcBorders>
            <w:noWrap w:val="0"/>
            <w:vAlign w:val="center"/>
          </w:tcPr>
          <w:p w14:paraId="34C45E6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查询数电红字确认单明细信息</w:t>
            </w:r>
          </w:p>
        </w:tc>
        <w:tc>
          <w:tcPr>
            <w:tcW w:w="3694" w:type="dxa"/>
            <w:gridSpan w:val="2"/>
            <w:tcBorders>
              <w:top w:val="single" w:color="auto" w:sz="6" w:space="0"/>
            </w:tcBorders>
            <w:noWrap w:val="0"/>
            <w:vAlign w:val="bottom"/>
          </w:tcPr>
          <w:p w14:paraId="63ED890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CXQDHZQRDMX</w:t>
            </w:r>
          </w:p>
        </w:tc>
      </w:tr>
      <w:tr w14:paraId="4C871C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59" w:type="dxa"/>
            <w:tcBorders>
              <w:top w:val="single" w:color="auto" w:sz="6" w:space="0"/>
            </w:tcBorders>
            <w:noWrap w:val="0"/>
            <w:vAlign w:val="center"/>
          </w:tcPr>
          <w:p w14:paraId="4B3CEEF4">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11</w:t>
            </w:r>
          </w:p>
        </w:tc>
        <w:tc>
          <w:tcPr>
            <w:tcW w:w="3716" w:type="dxa"/>
            <w:tcBorders>
              <w:top w:val="single" w:color="auto" w:sz="6" w:space="0"/>
            </w:tcBorders>
            <w:noWrap w:val="0"/>
            <w:vAlign w:val="center"/>
          </w:tcPr>
          <w:p w14:paraId="73A02E1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default" w:ascii="Times New Roman" w:hAnsi="Times New Roman" w:eastAsia="宋体" w:cs="Times New Roman"/>
                <w:kern w:val="0"/>
                <w:sz w:val="21"/>
                <w:szCs w:val="21"/>
                <w:highlight w:val="none"/>
                <w:lang w:val="en-US" w:eastAsia="zh-CN"/>
              </w:rPr>
              <w:t>金融商品转让发票上传</w:t>
            </w:r>
          </w:p>
        </w:tc>
        <w:tc>
          <w:tcPr>
            <w:tcW w:w="3694" w:type="dxa"/>
            <w:gridSpan w:val="2"/>
            <w:tcBorders>
              <w:top w:val="single" w:color="auto" w:sz="6" w:space="0"/>
            </w:tcBorders>
            <w:noWrap w:val="0"/>
            <w:vAlign w:val="bottom"/>
          </w:tcPr>
          <w:p w14:paraId="135CF240">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JRSPZR</w:t>
            </w:r>
            <w:r>
              <w:rPr>
                <w:rFonts w:hint="default" w:ascii="Times New Roman" w:hAnsi="Times New Roman" w:eastAsia="宋体" w:cs="Times New Roman"/>
                <w:kern w:val="0"/>
                <w:sz w:val="21"/>
                <w:szCs w:val="21"/>
                <w:highlight w:val="none"/>
              </w:rPr>
              <w:t>FPSC</w:t>
            </w:r>
          </w:p>
        </w:tc>
      </w:tr>
      <w:tr w14:paraId="1A0D5C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6584187">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12</w:t>
            </w:r>
          </w:p>
        </w:tc>
        <w:tc>
          <w:tcPr>
            <w:tcW w:w="3716" w:type="dxa"/>
            <w:tcBorders>
              <w:top w:val="single" w:color="auto" w:sz="6" w:space="0"/>
            </w:tcBorders>
            <w:noWrap w:val="0"/>
            <w:vAlign w:val="center"/>
          </w:tcPr>
          <w:p w14:paraId="764C349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w:t>
            </w:r>
            <w:r>
              <w:rPr>
                <w:rFonts w:hint="default" w:ascii="Times New Roman" w:hAnsi="Times New Roman" w:eastAsia="宋体" w:cs="Times New Roman"/>
                <w:kern w:val="0"/>
                <w:sz w:val="21"/>
                <w:szCs w:val="21"/>
                <w:highlight w:val="none"/>
                <w:lang w:val="en-US" w:eastAsia="zh-CN"/>
              </w:rPr>
              <w:t>金融商品转让发</w:t>
            </w:r>
            <w:r>
              <w:rPr>
                <w:rFonts w:hint="default" w:ascii="Times New Roman" w:hAnsi="Times New Roman" w:eastAsia="宋体" w:cs="Times New Roman"/>
                <w:kern w:val="0"/>
                <w:sz w:val="21"/>
                <w:szCs w:val="21"/>
                <w:highlight w:val="none"/>
              </w:rPr>
              <w:t>票上传结果</w:t>
            </w:r>
          </w:p>
        </w:tc>
        <w:tc>
          <w:tcPr>
            <w:tcW w:w="3694" w:type="dxa"/>
            <w:gridSpan w:val="2"/>
            <w:tcBorders>
              <w:top w:val="single" w:color="auto" w:sz="6" w:space="0"/>
            </w:tcBorders>
            <w:noWrap w:val="0"/>
            <w:vAlign w:val="bottom"/>
          </w:tcPr>
          <w:p w14:paraId="05CE40EC">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CXQDFPSCJG</w:t>
            </w:r>
          </w:p>
        </w:tc>
      </w:tr>
      <w:tr w14:paraId="68450E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6717E4D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13</w:t>
            </w:r>
          </w:p>
        </w:tc>
        <w:tc>
          <w:tcPr>
            <w:tcW w:w="3716" w:type="dxa"/>
            <w:tcBorders>
              <w:top w:val="single" w:color="auto" w:sz="6" w:space="0"/>
            </w:tcBorders>
            <w:noWrap w:val="0"/>
            <w:vAlign w:val="center"/>
          </w:tcPr>
          <w:p w14:paraId="3824B4EE">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数电红字确认单申请</w:t>
            </w:r>
          </w:p>
        </w:tc>
        <w:tc>
          <w:tcPr>
            <w:tcW w:w="3694" w:type="dxa"/>
            <w:gridSpan w:val="2"/>
            <w:tcBorders>
              <w:top w:val="single" w:color="auto" w:sz="6" w:space="0"/>
            </w:tcBorders>
            <w:noWrap w:val="0"/>
            <w:vAlign w:val="bottom"/>
          </w:tcPr>
          <w:p w14:paraId="51335BA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QDHZQRDSQ</w:t>
            </w:r>
          </w:p>
        </w:tc>
      </w:tr>
      <w:tr w14:paraId="5D0E8C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53ABF9F4">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14</w:t>
            </w:r>
          </w:p>
        </w:tc>
        <w:tc>
          <w:tcPr>
            <w:tcW w:w="3716" w:type="dxa"/>
            <w:tcBorders>
              <w:top w:val="single" w:color="auto" w:sz="6" w:space="0"/>
              <w:bottom w:val="single" w:color="auto" w:sz="6" w:space="0"/>
            </w:tcBorders>
            <w:noWrap w:val="0"/>
            <w:vAlign w:val="center"/>
          </w:tcPr>
          <w:p w14:paraId="4DE6E03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数电红字确认单确认</w:t>
            </w:r>
          </w:p>
        </w:tc>
        <w:tc>
          <w:tcPr>
            <w:tcW w:w="3694" w:type="dxa"/>
            <w:gridSpan w:val="2"/>
            <w:tcBorders>
              <w:top w:val="single" w:color="auto" w:sz="6" w:space="0"/>
              <w:bottom w:val="single" w:color="auto" w:sz="6" w:space="0"/>
            </w:tcBorders>
            <w:noWrap w:val="0"/>
            <w:vAlign w:val="bottom"/>
          </w:tcPr>
          <w:p w14:paraId="3ACE151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QDHZQRDQR</w:t>
            </w:r>
          </w:p>
        </w:tc>
      </w:tr>
      <w:tr w14:paraId="51497B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024291C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15</w:t>
            </w:r>
          </w:p>
        </w:tc>
        <w:tc>
          <w:tcPr>
            <w:tcW w:w="3716" w:type="dxa"/>
            <w:tcBorders>
              <w:top w:val="single" w:color="auto" w:sz="6" w:space="0"/>
              <w:bottom w:val="single" w:color="auto" w:sz="6" w:space="0"/>
            </w:tcBorders>
            <w:noWrap w:val="0"/>
            <w:vAlign w:val="center"/>
          </w:tcPr>
          <w:p w14:paraId="3D73178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上传发票汇总确认信息</w:t>
            </w:r>
          </w:p>
        </w:tc>
        <w:tc>
          <w:tcPr>
            <w:tcW w:w="3694" w:type="dxa"/>
            <w:gridSpan w:val="2"/>
            <w:tcBorders>
              <w:top w:val="single" w:color="auto" w:sz="6" w:space="0"/>
              <w:bottom w:val="single" w:color="auto" w:sz="6" w:space="0"/>
            </w:tcBorders>
            <w:noWrap w:val="0"/>
            <w:vAlign w:val="bottom"/>
          </w:tcPr>
          <w:p w14:paraId="266B727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SCFPHZQRXX</w:t>
            </w:r>
          </w:p>
        </w:tc>
      </w:tr>
      <w:tr w14:paraId="283030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15ACCF7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16</w:t>
            </w:r>
          </w:p>
        </w:tc>
        <w:tc>
          <w:tcPr>
            <w:tcW w:w="3716" w:type="dxa"/>
            <w:tcBorders>
              <w:top w:val="single" w:color="auto" w:sz="6" w:space="0"/>
              <w:bottom w:val="single" w:color="auto" w:sz="6" w:space="0"/>
            </w:tcBorders>
            <w:noWrap w:val="0"/>
            <w:vAlign w:val="center"/>
          </w:tcPr>
          <w:p w14:paraId="5938543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查询发票汇总确认信息</w:t>
            </w:r>
          </w:p>
        </w:tc>
        <w:tc>
          <w:tcPr>
            <w:tcW w:w="3694" w:type="dxa"/>
            <w:gridSpan w:val="2"/>
            <w:tcBorders>
              <w:top w:val="single" w:color="auto" w:sz="6" w:space="0"/>
              <w:bottom w:val="single" w:color="auto" w:sz="6" w:space="0"/>
            </w:tcBorders>
            <w:noWrap w:val="0"/>
            <w:vAlign w:val="bottom"/>
          </w:tcPr>
          <w:p w14:paraId="261EF979">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CXFPHZQRXX</w:t>
            </w:r>
          </w:p>
        </w:tc>
      </w:tr>
      <w:tr w14:paraId="58F51A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59CDAAE9">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
              </w:rPr>
            </w:pPr>
            <w:r>
              <w:rPr>
                <w:rFonts w:hint="default" w:ascii="Times New Roman" w:hAnsi="Times New Roman" w:eastAsia="宋体" w:cs="Times New Roman"/>
                <w:kern w:val="0"/>
                <w:sz w:val="21"/>
                <w:szCs w:val="21"/>
                <w:highlight w:val="none"/>
                <w:lang w:val="en-US" w:eastAsia="zh-CN"/>
              </w:rPr>
              <w:t>17</w:t>
            </w:r>
          </w:p>
        </w:tc>
        <w:tc>
          <w:tcPr>
            <w:tcW w:w="3716" w:type="dxa"/>
            <w:tcBorders>
              <w:top w:val="single" w:color="auto" w:sz="6" w:space="0"/>
              <w:bottom w:val="single" w:color="auto" w:sz="6" w:space="0"/>
            </w:tcBorders>
            <w:shd w:val="clear" w:color="auto" w:fill="auto"/>
            <w:noWrap w:val="0"/>
            <w:vAlign w:val="center"/>
          </w:tcPr>
          <w:p w14:paraId="601A8206">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
              </w:rPr>
            </w:pPr>
            <w:r>
              <w:rPr>
                <w:rFonts w:hint="default" w:ascii="Times New Roman" w:hAnsi="Times New Roman" w:eastAsia="宋体" w:cs="Times New Roman"/>
                <w:kern w:val="0"/>
                <w:sz w:val="21"/>
                <w:szCs w:val="21"/>
                <w:highlight w:val="none"/>
              </w:rPr>
              <w:fldChar w:fldCharType="begin"/>
            </w:r>
            <w:r>
              <w:rPr>
                <w:rFonts w:hint="default" w:ascii="Times New Roman" w:hAnsi="Times New Roman" w:eastAsia="宋体" w:cs="Times New Roman"/>
                <w:kern w:val="0"/>
                <w:sz w:val="21"/>
                <w:szCs w:val="21"/>
                <w:highlight w:val="none"/>
              </w:rPr>
              <w:instrText xml:space="preserve"> HYPERLINK \l "_5.发票用途状态信息查询" </w:instrText>
            </w:r>
            <w:r>
              <w:rPr>
                <w:rFonts w:hint="default" w:ascii="Times New Roman" w:hAnsi="Times New Roman" w:eastAsia="宋体" w:cs="Times New Roman"/>
                <w:kern w:val="0"/>
                <w:sz w:val="21"/>
                <w:szCs w:val="21"/>
                <w:highlight w:val="none"/>
              </w:rPr>
              <w:fldChar w:fldCharType="separate"/>
            </w:r>
            <w:r>
              <w:rPr>
                <w:rFonts w:hint="default" w:ascii="Times New Roman" w:hAnsi="Times New Roman" w:eastAsia="宋体" w:cs="Times New Roman"/>
                <w:kern w:val="0"/>
                <w:sz w:val="21"/>
                <w:szCs w:val="21"/>
                <w:highlight w:val="none"/>
              </w:rPr>
              <w:t>发票用途状态信息查询</w:t>
            </w:r>
            <w:r>
              <w:rPr>
                <w:rFonts w:hint="default" w:ascii="Times New Roman" w:hAnsi="Times New Roman" w:eastAsia="宋体" w:cs="Times New Roman"/>
                <w:kern w:val="0"/>
                <w:sz w:val="21"/>
                <w:szCs w:val="21"/>
                <w:highlight w:val="none"/>
              </w:rPr>
              <w:fldChar w:fldCharType="end"/>
            </w:r>
          </w:p>
        </w:tc>
        <w:tc>
          <w:tcPr>
            <w:tcW w:w="3694" w:type="dxa"/>
            <w:gridSpan w:val="2"/>
            <w:tcBorders>
              <w:top w:val="single" w:color="auto" w:sz="6" w:space="0"/>
              <w:bottom w:val="single" w:color="auto" w:sz="6" w:space="0"/>
            </w:tcBorders>
            <w:shd w:val="clear" w:color="auto" w:fill="auto"/>
            <w:noWrap w:val="0"/>
            <w:vAlign w:val="center"/>
          </w:tcPr>
          <w:p w14:paraId="6754C84E">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
              </w:rPr>
            </w:pPr>
            <w:r>
              <w:rPr>
                <w:rFonts w:hint="default" w:ascii="Times New Roman" w:hAnsi="Times New Roman" w:eastAsia="宋体" w:cs="Times New Roman"/>
                <w:kern w:val="0"/>
                <w:sz w:val="21"/>
                <w:szCs w:val="21"/>
                <w:highlight w:val="none"/>
              </w:rPr>
              <w:t>FPZTXXCX</w:t>
            </w:r>
          </w:p>
        </w:tc>
      </w:tr>
    </w:tbl>
    <w:p w14:paraId="70F8184B">
      <w:pPr>
        <w:pStyle w:val="5"/>
        <w:numPr>
          <w:ilvl w:val="2"/>
          <w:numId w:val="0"/>
        </w:numPr>
        <w:spacing w:before="156" w:after="156"/>
        <w:rPr>
          <w:rFonts w:hint="default" w:ascii="Times New Roman" w:hAnsi="Times New Roman" w:cs="Times New Roman"/>
        </w:rPr>
      </w:pPr>
      <w:bookmarkStart w:id="159" w:name="_Toc31688"/>
      <w:r>
        <w:rPr>
          <w:rFonts w:hint="default" w:ascii="Times New Roman" w:hAnsi="Times New Roman" w:cs="Times New Roman"/>
        </w:rPr>
        <w:t>5.1.</w:t>
      </w:r>
      <w:r>
        <w:rPr>
          <w:rFonts w:hint="default" w:ascii="Times New Roman" w:hAnsi="Times New Roman" w:cs="Times New Roman"/>
          <w:lang w:val="en-US" w:eastAsia="zh-CN"/>
        </w:rPr>
        <w:t>2</w:t>
      </w:r>
      <w:r>
        <w:rPr>
          <w:rFonts w:hint="eastAsia" w:ascii="Times New Roman" w:hAnsi="Times New Roman" w:cs="Times New Roman"/>
          <w:lang w:val="en-US" w:eastAsia="zh-CN"/>
        </w:rPr>
        <w:t>8</w:t>
      </w:r>
      <w:r>
        <w:rPr>
          <w:rFonts w:hint="default" w:ascii="Times New Roman" w:hAnsi="Times New Roman" w:cs="Times New Roman"/>
          <w:lang w:val="en-US" w:eastAsia="zh-CN"/>
        </w:rPr>
        <w:t>客运场站服务</w:t>
      </w:r>
      <w:r>
        <w:rPr>
          <w:rFonts w:hint="default" w:ascii="Times New Roman" w:hAnsi="Times New Roman" w:cs="Times New Roman"/>
        </w:rPr>
        <w:t>开票能力</w:t>
      </w:r>
      <w:bookmarkEnd w:id="159"/>
    </w:p>
    <w:p w14:paraId="2434373E">
      <w:pPr>
        <w:rPr>
          <w:rFonts w:hint="default" w:ascii="Times New Roman" w:hAnsi="Times New Roman" w:eastAsia="Songti SC" w:cs="Times New Roman"/>
          <w:lang w:val="en-US" w:eastAsia="zh-CN"/>
        </w:rPr>
      </w:pPr>
      <w:r>
        <w:rPr>
          <w:rFonts w:hint="default" w:ascii="Times New Roman" w:hAnsi="Times New Roman" w:cs="Times New Roman"/>
        </w:rPr>
        <w:t>能力编码（nlbm）：</w:t>
      </w:r>
      <w:r>
        <w:rPr>
          <w:rFonts w:hint="eastAsia" w:ascii="Times New Roman" w:hAnsi="Times New Roman" w:cs="Times New Roman"/>
          <w:lang w:val="en-US" w:eastAsia="zh-CN"/>
        </w:rPr>
        <w:t>202085</w:t>
      </w:r>
    </w:p>
    <w:p w14:paraId="022D4A49">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eastAsia" w:ascii="Times New Roman" w:hAnsi="Times New Roman" w:cs="Times New Roman"/>
          <w:lang w:val="en-US" w:eastAsia="zh-CN"/>
        </w:rPr>
        <w:t>202085</w:t>
      </w:r>
    </w:p>
    <w:tbl>
      <w:tblPr>
        <w:tblStyle w:val="32"/>
        <w:tblW w:w="836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9"/>
        <w:gridCol w:w="3716"/>
        <w:gridCol w:w="3672"/>
        <w:gridCol w:w="22"/>
      </w:tblGrid>
      <w:tr w14:paraId="01D02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12" w:space="0"/>
              <w:bottom w:val="single" w:color="auto" w:sz="6" w:space="0"/>
            </w:tcBorders>
            <w:shd w:val="clear" w:color="auto" w:fill="auto"/>
            <w:noWrap w:val="0"/>
            <w:vAlign w:val="center"/>
          </w:tcPr>
          <w:p w14:paraId="44E93AA5">
            <w:pPr>
              <w:pStyle w:val="53"/>
              <w:snapToGrid w:val="0"/>
              <w:spacing w:before="60" w:after="60" w:line="312" w:lineRule="auto"/>
              <w:jc w:val="both"/>
              <w:rPr>
                <w:rFonts w:hint="default" w:ascii="Times New Roman" w:hAnsi="Times New Roman" w:eastAsia="宋体" w:cs="Times New Roman"/>
                <w:b/>
                <w:bCs w:val="0"/>
                <w:color w:val="333333"/>
                <w:kern w:val="2"/>
                <w:sz w:val="21"/>
                <w:szCs w:val="24"/>
                <w:lang w:eastAsia="zh-CN"/>
              </w:rPr>
            </w:pPr>
            <w:r>
              <w:rPr>
                <w:rFonts w:hint="default" w:ascii="Times New Roman" w:hAnsi="Times New Roman" w:eastAsia="宋体" w:cs="Times New Roman"/>
                <w:b/>
                <w:color w:val="333333"/>
                <w:kern w:val="2"/>
                <w:sz w:val="21"/>
                <w:szCs w:val="24"/>
              </w:rPr>
              <w:t>序号</w:t>
            </w:r>
          </w:p>
        </w:tc>
        <w:tc>
          <w:tcPr>
            <w:tcW w:w="3716" w:type="dxa"/>
            <w:tcBorders>
              <w:top w:val="single" w:color="auto" w:sz="12" w:space="0"/>
              <w:bottom w:val="single" w:color="auto" w:sz="6" w:space="0"/>
            </w:tcBorders>
            <w:shd w:val="clear" w:color="auto" w:fill="auto"/>
            <w:noWrap w:val="0"/>
            <w:vAlign w:val="center"/>
          </w:tcPr>
          <w:p w14:paraId="52507BBE">
            <w:pPr>
              <w:pStyle w:val="53"/>
              <w:snapToGrid w:val="0"/>
              <w:spacing w:before="60" w:after="60" w:line="312" w:lineRule="auto"/>
              <w:jc w:val="both"/>
              <w:rPr>
                <w:rFonts w:hint="default" w:ascii="Times New Roman" w:hAnsi="Times New Roman" w:eastAsia="宋体" w:cs="Times New Roman"/>
                <w:b/>
                <w:color w:val="333333"/>
                <w:kern w:val="2"/>
                <w:sz w:val="21"/>
                <w:szCs w:val="24"/>
              </w:rPr>
            </w:pPr>
            <w:r>
              <w:rPr>
                <w:rFonts w:hint="default" w:ascii="Times New Roman" w:hAnsi="Times New Roman" w:eastAsia="宋体" w:cs="Times New Roman"/>
                <w:b/>
                <w:color w:val="333333"/>
                <w:kern w:val="2"/>
                <w:sz w:val="21"/>
                <w:szCs w:val="24"/>
              </w:rPr>
              <w:t>接口名称</w:t>
            </w:r>
          </w:p>
        </w:tc>
        <w:tc>
          <w:tcPr>
            <w:tcW w:w="3672" w:type="dxa"/>
            <w:tcBorders>
              <w:top w:val="single" w:color="auto" w:sz="12" w:space="0"/>
              <w:bottom w:val="single" w:color="auto" w:sz="6" w:space="0"/>
            </w:tcBorders>
            <w:shd w:val="clear" w:color="auto" w:fill="auto"/>
            <w:noWrap w:val="0"/>
            <w:vAlign w:val="center"/>
          </w:tcPr>
          <w:p w14:paraId="5A678645">
            <w:pPr>
              <w:pStyle w:val="53"/>
              <w:snapToGrid w:val="0"/>
              <w:spacing w:before="60" w:after="60" w:line="312" w:lineRule="auto"/>
              <w:jc w:val="both"/>
              <w:rPr>
                <w:rFonts w:hint="default" w:ascii="Times New Roman" w:hAnsi="Times New Roman" w:eastAsia="宋体" w:cs="Times New Roman"/>
                <w:b/>
                <w:color w:val="333333"/>
                <w:kern w:val="2"/>
                <w:sz w:val="21"/>
                <w:szCs w:val="24"/>
              </w:rPr>
            </w:pPr>
            <w:r>
              <w:rPr>
                <w:rFonts w:hint="default" w:ascii="Times New Roman" w:hAnsi="Times New Roman" w:eastAsia="宋体" w:cs="Times New Roman"/>
                <w:b/>
                <w:color w:val="333333"/>
                <w:kern w:val="2"/>
                <w:sz w:val="21"/>
                <w:szCs w:val="24"/>
              </w:rPr>
              <w:t>服务编码</w:t>
            </w:r>
          </w:p>
        </w:tc>
      </w:tr>
      <w:tr w14:paraId="09A8AB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332CF8A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w:t>
            </w:r>
          </w:p>
        </w:tc>
        <w:tc>
          <w:tcPr>
            <w:tcW w:w="3716" w:type="dxa"/>
            <w:tcBorders>
              <w:top w:val="single" w:color="auto" w:sz="6" w:space="0"/>
            </w:tcBorders>
            <w:noWrap w:val="0"/>
            <w:vAlign w:val="center"/>
          </w:tcPr>
          <w:p w14:paraId="6FC6C8A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获取数电票批量预赋码信息</w:t>
            </w:r>
          </w:p>
        </w:tc>
        <w:tc>
          <w:tcPr>
            <w:tcW w:w="3672" w:type="dxa"/>
            <w:tcBorders>
              <w:top w:val="single" w:color="auto" w:sz="6" w:space="0"/>
            </w:tcBorders>
            <w:noWrap w:val="0"/>
            <w:vAlign w:val="bottom"/>
          </w:tcPr>
          <w:p w14:paraId="32C03079">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QDFPPLFM</w:t>
            </w:r>
          </w:p>
        </w:tc>
      </w:tr>
      <w:tr w14:paraId="1D295B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4FB994A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2</w:t>
            </w:r>
          </w:p>
        </w:tc>
        <w:tc>
          <w:tcPr>
            <w:tcW w:w="3716" w:type="dxa"/>
            <w:tcBorders>
              <w:top w:val="single" w:color="auto" w:sz="6" w:space="0"/>
            </w:tcBorders>
            <w:noWrap w:val="0"/>
            <w:vAlign w:val="center"/>
          </w:tcPr>
          <w:p w14:paraId="134D964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查询发票额度</w:t>
            </w:r>
          </w:p>
        </w:tc>
        <w:tc>
          <w:tcPr>
            <w:tcW w:w="3672" w:type="dxa"/>
            <w:tcBorders>
              <w:top w:val="single" w:color="auto" w:sz="6" w:space="0"/>
            </w:tcBorders>
            <w:noWrap w:val="0"/>
            <w:vAlign w:val="bottom"/>
          </w:tcPr>
          <w:p w14:paraId="6AF8D064">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CXSXED</w:t>
            </w:r>
          </w:p>
        </w:tc>
      </w:tr>
      <w:tr w14:paraId="41D068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1478079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3</w:t>
            </w:r>
          </w:p>
        </w:tc>
        <w:tc>
          <w:tcPr>
            <w:tcW w:w="3716" w:type="dxa"/>
            <w:tcBorders>
              <w:top w:val="single" w:color="auto" w:sz="6" w:space="0"/>
            </w:tcBorders>
            <w:noWrap w:val="0"/>
            <w:vAlign w:val="center"/>
          </w:tcPr>
          <w:p w14:paraId="78E4A62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下载/退回发票额度</w:t>
            </w:r>
          </w:p>
        </w:tc>
        <w:tc>
          <w:tcPr>
            <w:tcW w:w="3672" w:type="dxa"/>
            <w:tcBorders>
              <w:top w:val="single" w:color="auto" w:sz="6" w:space="0"/>
            </w:tcBorders>
            <w:noWrap w:val="0"/>
            <w:vAlign w:val="bottom"/>
          </w:tcPr>
          <w:p w14:paraId="6293625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XZTHSXED</w:t>
            </w:r>
          </w:p>
        </w:tc>
      </w:tr>
      <w:tr w14:paraId="7F4959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69E67F1C">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4</w:t>
            </w:r>
          </w:p>
        </w:tc>
        <w:tc>
          <w:tcPr>
            <w:tcW w:w="3716" w:type="dxa"/>
            <w:tcBorders>
              <w:top w:val="single" w:color="auto" w:sz="6" w:space="0"/>
            </w:tcBorders>
            <w:noWrap w:val="0"/>
            <w:vAlign w:val="center"/>
          </w:tcPr>
          <w:p w14:paraId="5A147C8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调整发票额度有效期</w:t>
            </w:r>
          </w:p>
        </w:tc>
        <w:tc>
          <w:tcPr>
            <w:tcW w:w="3672" w:type="dxa"/>
            <w:tcBorders>
              <w:top w:val="single" w:color="auto" w:sz="6" w:space="0"/>
            </w:tcBorders>
            <w:noWrap w:val="0"/>
            <w:vAlign w:val="bottom"/>
          </w:tcPr>
          <w:p w14:paraId="51D5966C">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TZSXEDYXQ</w:t>
            </w:r>
          </w:p>
        </w:tc>
      </w:tr>
      <w:tr w14:paraId="05F750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6B0BAFF0">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5</w:t>
            </w:r>
          </w:p>
        </w:tc>
        <w:tc>
          <w:tcPr>
            <w:tcW w:w="3716" w:type="dxa"/>
            <w:tcBorders>
              <w:top w:val="single" w:color="auto" w:sz="6" w:space="0"/>
            </w:tcBorders>
            <w:noWrap w:val="0"/>
            <w:vAlign w:val="center"/>
          </w:tcPr>
          <w:p w14:paraId="2EA4E9CF">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查询纳税人风险信息</w:t>
            </w:r>
          </w:p>
        </w:tc>
        <w:tc>
          <w:tcPr>
            <w:tcW w:w="3672" w:type="dxa"/>
            <w:tcBorders>
              <w:top w:val="single" w:color="auto" w:sz="6" w:space="0"/>
            </w:tcBorders>
            <w:noWrap w:val="0"/>
            <w:vAlign w:val="bottom"/>
          </w:tcPr>
          <w:p w14:paraId="3BC11F36">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CXNSRFXXX</w:t>
            </w:r>
          </w:p>
        </w:tc>
      </w:tr>
      <w:tr w14:paraId="72A74C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6976828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6</w:t>
            </w:r>
          </w:p>
        </w:tc>
        <w:tc>
          <w:tcPr>
            <w:tcW w:w="3716" w:type="dxa"/>
            <w:tcBorders>
              <w:top w:val="single" w:color="auto" w:sz="6" w:space="0"/>
            </w:tcBorders>
            <w:noWrap w:val="0"/>
            <w:vAlign w:val="center"/>
          </w:tcPr>
          <w:p w14:paraId="5F6D395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查询纳税人基本信息</w:t>
            </w:r>
          </w:p>
        </w:tc>
        <w:tc>
          <w:tcPr>
            <w:tcW w:w="3672" w:type="dxa"/>
            <w:tcBorders>
              <w:top w:val="single" w:color="auto" w:sz="6" w:space="0"/>
            </w:tcBorders>
            <w:noWrap w:val="0"/>
            <w:vAlign w:val="bottom"/>
          </w:tcPr>
          <w:p w14:paraId="67005453">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CXNSRJBXX</w:t>
            </w:r>
          </w:p>
        </w:tc>
      </w:tr>
      <w:tr w14:paraId="375FF4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421934A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7</w:t>
            </w:r>
          </w:p>
        </w:tc>
        <w:tc>
          <w:tcPr>
            <w:tcW w:w="3716" w:type="dxa"/>
            <w:tcBorders>
              <w:top w:val="single" w:color="auto" w:sz="6" w:space="0"/>
            </w:tcBorders>
            <w:noWrap w:val="0"/>
            <w:vAlign w:val="center"/>
          </w:tcPr>
          <w:p w14:paraId="0D67F223">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查询可用税率信息</w:t>
            </w:r>
          </w:p>
        </w:tc>
        <w:tc>
          <w:tcPr>
            <w:tcW w:w="3672" w:type="dxa"/>
            <w:tcBorders>
              <w:top w:val="single" w:color="auto" w:sz="6" w:space="0"/>
            </w:tcBorders>
            <w:noWrap w:val="0"/>
            <w:vAlign w:val="bottom"/>
          </w:tcPr>
          <w:p w14:paraId="65027F1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CXKYSL</w:t>
            </w:r>
          </w:p>
        </w:tc>
      </w:tr>
      <w:tr w14:paraId="5511B8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4664E5DF">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8</w:t>
            </w:r>
          </w:p>
        </w:tc>
        <w:tc>
          <w:tcPr>
            <w:tcW w:w="3716" w:type="dxa"/>
            <w:tcBorders>
              <w:top w:val="single" w:color="auto" w:sz="6" w:space="0"/>
            </w:tcBorders>
            <w:noWrap w:val="0"/>
            <w:vAlign w:val="center"/>
          </w:tcPr>
          <w:p w14:paraId="549AE85E">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查询税收分类编码信息</w:t>
            </w:r>
          </w:p>
        </w:tc>
        <w:tc>
          <w:tcPr>
            <w:tcW w:w="3672" w:type="dxa"/>
            <w:tcBorders>
              <w:top w:val="single" w:color="auto" w:sz="6" w:space="0"/>
            </w:tcBorders>
            <w:noWrap w:val="0"/>
            <w:vAlign w:val="bottom"/>
          </w:tcPr>
          <w:p w14:paraId="0F57E0C6">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CXSSFLBM</w:t>
            </w:r>
          </w:p>
        </w:tc>
      </w:tr>
      <w:tr w14:paraId="53EED2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04C818E9">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9</w:t>
            </w:r>
          </w:p>
        </w:tc>
        <w:tc>
          <w:tcPr>
            <w:tcW w:w="3716" w:type="dxa"/>
            <w:tcBorders>
              <w:top w:val="single" w:color="auto" w:sz="6" w:space="0"/>
            </w:tcBorders>
            <w:noWrap w:val="0"/>
            <w:vAlign w:val="center"/>
          </w:tcPr>
          <w:p w14:paraId="264304A6">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查询数电红字确认单列表信息</w:t>
            </w:r>
          </w:p>
        </w:tc>
        <w:tc>
          <w:tcPr>
            <w:tcW w:w="3694" w:type="dxa"/>
            <w:gridSpan w:val="2"/>
            <w:tcBorders>
              <w:top w:val="single" w:color="auto" w:sz="6" w:space="0"/>
            </w:tcBorders>
            <w:noWrap w:val="0"/>
            <w:vAlign w:val="bottom"/>
          </w:tcPr>
          <w:p w14:paraId="5CA911A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CXQDHZQRDLB</w:t>
            </w:r>
          </w:p>
        </w:tc>
      </w:tr>
      <w:tr w14:paraId="60EBC5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4AAF0B57">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10</w:t>
            </w:r>
          </w:p>
        </w:tc>
        <w:tc>
          <w:tcPr>
            <w:tcW w:w="3716" w:type="dxa"/>
            <w:tcBorders>
              <w:top w:val="single" w:color="auto" w:sz="6" w:space="0"/>
            </w:tcBorders>
            <w:noWrap w:val="0"/>
            <w:vAlign w:val="center"/>
          </w:tcPr>
          <w:p w14:paraId="334F3D60">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查询数电红字确认单明细信息</w:t>
            </w:r>
          </w:p>
        </w:tc>
        <w:tc>
          <w:tcPr>
            <w:tcW w:w="3694" w:type="dxa"/>
            <w:gridSpan w:val="2"/>
            <w:tcBorders>
              <w:top w:val="single" w:color="auto" w:sz="6" w:space="0"/>
            </w:tcBorders>
            <w:noWrap w:val="0"/>
            <w:vAlign w:val="bottom"/>
          </w:tcPr>
          <w:p w14:paraId="645B321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CXQDHZQRDMX</w:t>
            </w:r>
          </w:p>
        </w:tc>
      </w:tr>
      <w:tr w14:paraId="196A93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59" w:type="dxa"/>
            <w:tcBorders>
              <w:top w:val="single" w:color="auto" w:sz="6" w:space="0"/>
            </w:tcBorders>
            <w:noWrap w:val="0"/>
            <w:vAlign w:val="center"/>
          </w:tcPr>
          <w:p w14:paraId="7CAD323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11</w:t>
            </w:r>
          </w:p>
        </w:tc>
        <w:tc>
          <w:tcPr>
            <w:tcW w:w="3716" w:type="dxa"/>
            <w:tcBorders>
              <w:top w:val="single" w:color="auto" w:sz="6" w:space="0"/>
            </w:tcBorders>
            <w:noWrap w:val="0"/>
            <w:vAlign w:val="center"/>
          </w:tcPr>
          <w:p w14:paraId="18373879">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default" w:ascii="Times New Roman" w:hAnsi="Times New Roman" w:eastAsia="宋体" w:cs="Times New Roman"/>
                <w:kern w:val="0"/>
                <w:sz w:val="21"/>
                <w:szCs w:val="21"/>
                <w:highlight w:val="none"/>
                <w:lang w:val="en-US" w:eastAsia="zh-CN"/>
              </w:rPr>
              <w:t>客运场站服务发票上传</w:t>
            </w:r>
          </w:p>
        </w:tc>
        <w:tc>
          <w:tcPr>
            <w:tcW w:w="3694" w:type="dxa"/>
            <w:gridSpan w:val="2"/>
            <w:tcBorders>
              <w:top w:val="single" w:color="auto" w:sz="6" w:space="0"/>
            </w:tcBorders>
            <w:noWrap w:val="0"/>
            <w:vAlign w:val="bottom"/>
          </w:tcPr>
          <w:p w14:paraId="70EFC47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KYCZFW</w:t>
            </w:r>
            <w:r>
              <w:rPr>
                <w:rFonts w:hint="default" w:ascii="Times New Roman" w:hAnsi="Times New Roman" w:eastAsia="宋体" w:cs="Times New Roman"/>
                <w:kern w:val="0"/>
                <w:sz w:val="21"/>
                <w:szCs w:val="21"/>
                <w:highlight w:val="none"/>
              </w:rPr>
              <w:t>FPSC</w:t>
            </w:r>
          </w:p>
        </w:tc>
      </w:tr>
      <w:tr w14:paraId="047396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A021F1C">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12</w:t>
            </w:r>
          </w:p>
        </w:tc>
        <w:tc>
          <w:tcPr>
            <w:tcW w:w="3716" w:type="dxa"/>
            <w:tcBorders>
              <w:top w:val="single" w:color="auto" w:sz="6" w:space="0"/>
            </w:tcBorders>
            <w:noWrap w:val="0"/>
            <w:vAlign w:val="center"/>
          </w:tcPr>
          <w:p w14:paraId="7F6022C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w:t>
            </w:r>
            <w:r>
              <w:rPr>
                <w:rFonts w:hint="default" w:ascii="Times New Roman" w:hAnsi="Times New Roman" w:eastAsia="宋体" w:cs="Times New Roman"/>
                <w:kern w:val="0"/>
                <w:sz w:val="21"/>
                <w:szCs w:val="21"/>
                <w:highlight w:val="none"/>
                <w:lang w:val="en-US" w:eastAsia="zh-CN"/>
              </w:rPr>
              <w:t>客运场站服务发</w:t>
            </w:r>
            <w:r>
              <w:rPr>
                <w:rFonts w:hint="default" w:ascii="Times New Roman" w:hAnsi="Times New Roman" w:eastAsia="宋体" w:cs="Times New Roman"/>
                <w:kern w:val="0"/>
                <w:sz w:val="21"/>
                <w:szCs w:val="21"/>
                <w:highlight w:val="none"/>
              </w:rPr>
              <w:t>票上传结果</w:t>
            </w:r>
          </w:p>
        </w:tc>
        <w:tc>
          <w:tcPr>
            <w:tcW w:w="3694" w:type="dxa"/>
            <w:gridSpan w:val="2"/>
            <w:tcBorders>
              <w:top w:val="single" w:color="auto" w:sz="6" w:space="0"/>
            </w:tcBorders>
            <w:noWrap w:val="0"/>
            <w:vAlign w:val="bottom"/>
          </w:tcPr>
          <w:p w14:paraId="4ACD8866">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CXQDFPSCJG</w:t>
            </w:r>
          </w:p>
        </w:tc>
      </w:tr>
      <w:tr w14:paraId="7DBB3D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703B8B0">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13</w:t>
            </w:r>
          </w:p>
        </w:tc>
        <w:tc>
          <w:tcPr>
            <w:tcW w:w="3716" w:type="dxa"/>
            <w:tcBorders>
              <w:top w:val="single" w:color="auto" w:sz="6" w:space="0"/>
            </w:tcBorders>
            <w:noWrap w:val="0"/>
            <w:vAlign w:val="center"/>
          </w:tcPr>
          <w:p w14:paraId="42A5AC85">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数电红字确认单申请</w:t>
            </w:r>
          </w:p>
        </w:tc>
        <w:tc>
          <w:tcPr>
            <w:tcW w:w="3694" w:type="dxa"/>
            <w:gridSpan w:val="2"/>
            <w:tcBorders>
              <w:top w:val="single" w:color="auto" w:sz="6" w:space="0"/>
            </w:tcBorders>
            <w:noWrap w:val="0"/>
            <w:vAlign w:val="bottom"/>
          </w:tcPr>
          <w:p w14:paraId="58A4C85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QDHZQRDSQ</w:t>
            </w:r>
          </w:p>
        </w:tc>
      </w:tr>
      <w:tr w14:paraId="07A846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518ECC0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14</w:t>
            </w:r>
          </w:p>
        </w:tc>
        <w:tc>
          <w:tcPr>
            <w:tcW w:w="3716" w:type="dxa"/>
            <w:tcBorders>
              <w:top w:val="single" w:color="auto" w:sz="6" w:space="0"/>
              <w:bottom w:val="single" w:color="auto" w:sz="6" w:space="0"/>
            </w:tcBorders>
            <w:noWrap w:val="0"/>
            <w:vAlign w:val="center"/>
          </w:tcPr>
          <w:p w14:paraId="36A6FBE3">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数电红字确认单确认</w:t>
            </w:r>
          </w:p>
        </w:tc>
        <w:tc>
          <w:tcPr>
            <w:tcW w:w="3694" w:type="dxa"/>
            <w:gridSpan w:val="2"/>
            <w:tcBorders>
              <w:top w:val="single" w:color="auto" w:sz="6" w:space="0"/>
              <w:bottom w:val="single" w:color="auto" w:sz="6" w:space="0"/>
            </w:tcBorders>
            <w:noWrap w:val="0"/>
            <w:vAlign w:val="bottom"/>
          </w:tcPr>
          <w:p w14:paraId="752DDB8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QDHZQRDQR</w:t>
            </w:r>
          </w:p>
        </w:tc>
      </w:tr>
      <w:tr w14:paraId="0F13DE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27C2685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15</w:t>
            </w:r>
          </w:p>
        </w:tc>
        <w:tc>
          <w:tcPr>
            <w:tcW w:w="3716" w:type="dxa"/>
            <w:tcBorders>
              <w:top w:val="single" w:color="auto" w:sz="6" w:space="0"/>
              <w:bottom w:val="single" w:color="auto" w:sz="6" w:space="0"/>
            </w:tcBorders>
            <w:noWrap w:val="0"/>
            <w:vAlign w:val="center"/>
          </w:tcPr>
          <w:p w14:paraId="1F4BFFE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上传发票汇总确认信息</w:t>
            </w:r>
          </w:p>
        </w:tc>
        <w:tc>
          <w:tcPr>
            <w:tcW w:w="3694" w:type="dxa"/>
            <w:gridSpan w:val="2"/>
            <w:tcBorders>
              <w:top w:val="single" w:color="auto" w:sz="6" w:space="0"/>
              <w:bottom w:val="single" w:color="auto" w:sz="6" w:space="0"/>
            </w:tcBorders>
            <w:noWrap w:val="0"/>
            <w:vAlign w:val="bottom"/>
          </w:tcPr>
          <w:p w14:paraId="3831596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SCFPHZQRXX</w:t>
            </w:r>
          </w:p>
        </w:tc>
      </w:tr>
      <w:tr w14:paraId="3B6AA1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04FDF97E">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16</w:t>
            </w:r>
          </w:p>
        </w:tc>
        <w:tc>
          <w:tcPr>
            <w:tcW w:w="3716" w:type="dxa"/>
            <w:tcBorders>
              <w:top w:val="single" w:color="auto" w:sz="6" w:space="0"/>
              <w:bottom w:val="single" w:color="auto" w:sz="6" w:space="0"/>
            </w:tcBorders>
            <w:noWrap w:val="0"/>
            <w:vAlign w:val="center"/>
          </w:tcPr>
          <w:p w14:paraId="526DC44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查询发票汇总确认信息</w:t>
            </w:r>
          </w:p>
        </w:tc>
        <w:tc>
          <w:tcPr>
            <w:tcW w:w="3694" w:type="dxa"/>
            <w:gridSpan w:val="2"/>
            <w:tcBorders>
              <w:top w:val="single" w:color="auto" w:sz="6" w:space="0"/>
              <w:bottom w:val="single" w:color="auto" w:sz="6" w:space="0"/>
            </w:tcBorders>
            <w:noWrap w:val="0"/>
            <w:vAlign w:val="bottom"/>
          </w:tcPr>
          <w:p w14:paraId="0EBA39A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CXFPHZQRXX</w:t>
            </w:r>
          </w:p>
        </w:tc>
      </w:tr>
      <w:tr w14:paraId="2A2220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5F5904C9">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
              </w:rPr>
            </w:pPr>
            <w:r>
              <w:rPr>
                <w:rFonts w:hint="default" w:ascii="Times New Roman" w:hAnsi="Times New Roman" w:eastAsia="宋体" w:cs="Times New Roman"/>
                <w:kern w:val="0"/>
                <w:sz w:val="21"/>
                <w:szCs w:val="21"/>
                <w:highlight w:val="none"/>
                <w:lang w:val="en-US" w:eastAsia="zh-CN"/>
              </w:rPr>
              <w:t>17</w:t>
            </w:r>
          </w:p>
        </w:tc>
        <w:tc>
          <w:tcPr>
            <w:tcW w:w="3716" w:type="dxa"/>
            <w:tcBorders>
              <w:top w:val="single" w:color="auto" w:sz="6" w:space="0"/>
              <w:bottom w:val="single" w:color="auto" w:sz="6" w:space="0"/>
            </w:tcBorders>
            <w:shd w:val="clear" w:color="auto" w:fill="auto"/>
            <w:noWrap w:val="0"/>
            <w:vAlign w:val="center"/>
          </w:tcPr>
          <w:p w14:paraId="700E219F">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
              </w:rPr>
            </w:pPr>
            <w:r>
              <w:rPr>
                <w:rFonts w:hint="default" w:ascii="Times New Roman" w:hAnsi="Times New Roman" w:eastAsia="宋体" w:cs="Times New Roman"/>
                <w:kern w:val="0"/>
                <w:sz w:val="21"/>
                <w:szCs w:val="21"/>
                <w:highlight w:val="none"/>
              </w:rPr>
              <w:fldChar w:fldCharType="begin"/>
            </w:r>
            <w:r>
              <w:rPr>
                <w:rFonts w:hint="default" w:ascii="Times New Roman" w:hAnsi="Times New Roman" w:eastAsia="宋体" w:cs="Times New Roman"/>
                <w:kern w:val="0"/>
                <w:sz w:val="21"/>
                <w:szCs w:val="21"/>
                <w:highlight w:val="none"/>
              </w:rPr>
              <w:instrText xml:space="preserve"> HYPERLINK \l "_5.发票用途状态信息查询" </w:instrText>
            </w:r>
            <w:r>
              <w:rPr>
                <w:rFonts w:hint="default" w:ascii="Times New Roman" w:hAnsi="Times New Roman" w:eastAsia="宋体" w:cs="Times New Roman"/>
                <w:kern w:val="0"/>
                <w:sz w:val="21"/>
                <w:szCs w:val="21"/>
                <w:highlight w:val="none"/>
              </w:rPr>
              <w:fldChar w:fldCharType="separate"/>
            </w:r>
            <w:r>
              <w:rPr>
                <w:rFonts w:hint="default" w:ascii="Times New Roman" w:hAnsi="Times New Roman" w:eastAsia="宋体" w:cs="Times New Roman"/>
                <w:kern w:val="0"/>
                <w:sz w:val="21"/>
                <w:szCs w:val="21"/>
                <w:highlight w:val="none"/>
              </w:rPr>
              <w:t>发票用途状态信息查询</w:t>
            </w:r>
            <w:r>
              <w:rPr>
                <w:rFonts w:hint="default" w:ascii="Times New Roman" w:hAnsi="Times New Roman" w:eastAsia="宋体" w:cs="Times New Roman"/>
                <w:kern w:val="0"/>
                <w:sz w:val="21"/>
                <w:szCs w:val="21"/>
                <w:highlight w:val="none"/>
              </w:rPr>
              <w:fldChar w:fldCharType="end"/>
            </w:r>
          </w:p>
        </w:tc>
        <w:tc>
          <w:tcPr>
            <w:tcW w:w="3694" w:type="dxa"/>
            <w:gridSpan w:val="2"/>
            <w:tcBorders>
              <w:top w:val="single" w:color="auto" w:sz="6" w:space="0"/>
              <w:bottom w:val="single" w:color="auto" w:sz="6" w:space="0"/>
            </w:tcBorders>
            <w:shd w:val="clear" w:color="auto" w:fill="auto"/>
            <w:noWrap w:val="0"/>
            <w:vAlign w:val="center"/>
          </w:tcPr>
          <w:p w14:paraId="5778740F">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
              </w:rPr>
            </w:pPr>
            <w:r>
              <w:rPr>
                <w:rFonts w:hint="default" w:ascii="Times New Roman" w:hAnsi="Times New Roman" w:eastAsia="宋体" w:cs="Times New Roman"/>
                <w:kern w:val="0"/>
                <w:sz w:val="21"/>
                <w:szCs w:val="21"/>
                <w:highlight w:val="none"/>
              </w:rPr>
              <w:t>FPZTXXCX</w:t>
            </w:r>
          </w:p>
        </w:tc>
      </w:tr>
      <w:tr w14:paraId="4D524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2313F426">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18</w:t>
            </w:r>
          </w:p>
        </w:tc>
        <w:tc>
          <w:tcPr>
            <w:tcW w:w="3716" w:type="dxa"/>
            <w:tcBorders>
              <w:top w:val="single" w:color="auto" w:sz="6" w:space="0"/>
              <w:bottom w:val="single" w:color="auto" w:sz="6" w:space="0"/>
            </w:tcBorders>
            <w:shd w:val="clear" w:color="auto" w:fill="auto"/>
            <w:noWrap w:val="0"/>
            <w:vAlign w:val="center"/>
          </w:tcPr>
          <w:p w14:paraId="4104DD52">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eastAsia="zh-CN"/>
              </w:rPr>
              <w:t>扣除凭证清单</w:t>
            </w:r>
            <w:r>
              <w:rPr>
                <w:rFonts w:hint="default" w:ascii="Times New Roman" w:hAnsi="Times New Roman" w:eastAsia="宋体" w:cs="Times New Roman"/>
                <w:kern w:val="0"/>
                <w:sz w:val="21"/>
                <w:szCs w:val="21"/>
                <w:highlight w:val="none"/>
              </w:rPr>
              <w:t>相关发票数据信息查询</w:t>
            </w:r>
          </w:p>
        </w:tc>
        <w:tc>
          <w:tcPr>
            <w:tcW w:w="3694" w:type="dxa"/>
            <w:gridSpan w:val="2"/>
            <w:tcBorders>
              <w:top w:val="single" w:color="auto" w:sz="6" w:space="0"/>
              <w:bottom w:val="single" w:color="auto" w:sz="6" w:space="0"/>
            </w:tcBorders>
            <w:shd w:val="clear" w:color="auto" w:fill="auto"/>
            <w:noWrap w:val="0"/>
            <w:vAlign w:val="center"/>
          </w:tcPr>
          <w:p w14:paraId="63FC6EF8">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val="en-US" w:eastAsia="zh-CN"/>
              </w:rPr>
              <w:t>KCPZ</w:t>
            </w:r>
            <w:r>
              <w:rPr>
                <w:rFonts w:hint="default" w:ascii="Times New Roman" w:hAnsi="Times New Roman" w:eastAsia="宋体" w:cs="Times New Roman"/>
                <w:kern w:val="0"/>
                <w:sz w:val="21"/>
                <w:szCs w:val="21"/>
                <w:highlight w:val="none"/>
                <w:lang w:val="en-US" w:eastAsia="zh-CN"/>
              </w:rPr>
              <w:t>QDXGFPSJXXCX</w:t>
            </w:r>
          </w:p>
        </w:tc>
      </w:tr>
    </w:tbl>
    <w:p w14:paraId="3A9639C1">
      <w:pPr>
        <w:pStyle w:val="5"/>
        <w:numPr>
          <w:ilvl w:val="2"/>
          <w:numId w:val="0"/>
        </w:numPr>
        <w:spacing w:before="156" w:after="156"/>
        <w:rPr>
          <w:rFonts w:hint="default" w:ascii="Times New Roman" w:hAnsi="Times New Roman" w:cs="Times New Roman"/>
        </w:rPr>
      </w:pPr>
      <w:bookmarkStart w:id="160" w:name="_Toc13846"/>
      <w:r>
        <w:rPr>
          <w:rFonts w:hint="default" w:ascii="Times New Roman" w:hAnsi="Times New Roman" w:cs="Times New Roman"/>
        </w:rPr>
        <w:t>5.1.</w:t>
      </w:r>
      <w:r>
        <w:rPr>
          <w:rFonts w:hint="default" w:ascii="Times New Roman" w:hAnsi="Times New Roman" w:cs="Times New Roman"/>
          <w:lang w:val="en-US" w:eastAsia="zh-CN"/>
        </w:rPr>
        <w:t>2</w:t>
      </w:r>
      <w:r>
        <w:rPr>
          <w:rFonts w:hint="eastAsia" w:ascii="Times New Roman" w:hAnsi="Times New Roman" w:cs="Times New Roman"/>
          <w:lang w:val="en-US" w:eastAsia="zh-CN"/>
        </w:rPr>
        <w:t>9黄金交易</w:t>
      </w:r>
      <w:r>
        <w:rPr>
          <w:rFonts w:hint="default" w:ascii="Times New Roman" w:hAnsi="Times New Roman" w:cs="Times New Roman"/>
          <w:lang w:val="en-US" w:eastAsia="zh-CN"/>
        </w:rPr>
        <w:t>服务</w:t>
      </w:r>
      <w:r>
        <w:rPr>
          <w:rFonts w:hint="default" w:ascii="Times New Roman" w:hAnsi="Times New Roman" w:cs="Times New Roman"/>
        </w:rPr>
        <w:t>开票能力</w:t>
      </w:r>
      <w:bookmarkEnd w:id="160"/>
    </w:p>
    <w:p w14:paraId="450D4357">
      <w:pPr>
        <w:rPr>
          <w:rFonts w:hint="default" w:ascii="Times New Roman" w:hAnsi="Times New Roman" w:eastAsia="Songti SC" w:cs="Times New Roman"/>
          <w:lang w:val="en-US" w:eastAsia="zh-CN"/>
        </w:rPr>
      </w:pPr>
      <w:r>
        <w:rPr>
          <w:rFonts w:hint="default" w:ascii="Times New Roman" w:hAnsi="Times New Roman" w:cs="Times New Roman"/>
        </w:rPr>
        <w:t>能力编码（nlbm）：</w:t>
      </w:r>
      <w:r>
        <w:rPr>
          <w:rFonts w:hint="eastAsia" w:ascii="Times New Roman" w:hAnsi="Times New Roman" w:cs="Times New Roman"/>
          <w:lang w:val="en-US" w:eastAsia="zh-CN"/>
        </w:rPr>
        <w:t>202087</w:t>
      </w:r>
    </w:p>
    <w:p w14:paraId="696F7F2A">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eastAsia" w:ascii="Times New Roman" w:hAnsi="Times New Roman" w:cs="Times New Roman"/>
          <w:lang w:val="en-US" w:eastAsia="zh-CN"/>
        </w:rPr>
        <w:t>202087</w:t>
      </w:r>
    </w:p>
    <w:tbl>
      <w:tblPr>
        <w:tblStyle w:val="32"/>
        <w:tblW w:w="859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060"/>
        <w:gridCol w:w="3870"/>
        <w:gridCol w:w="3665"/>
      </w:tblGrid>
      <w:tr w14:paraId="76524C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12" w:space="0"/>
              <w:bottom w:val="single" w:color="auto" w:sz="6" w:space="0"/>
            </w:tcBorders>
            <w:shd w:val="clear" w:color="auto" w:fill="auto"/>
            <w:noWrap w:val="0"/>
            <w:vAlign w:val="center"/>
          </w:tcPr>
          <w:p w14:paraId="42FEE430">
            <w:pPr>
              <w:pStyle w:val="53"/>
              <w:keepNext w:val="0"/>
              <w:keepLines w:val="0"/>
              <w:pageBreakBefore w:val="0"/>
              <w:kinsoku/>
              <w:wordWrap/>
              <w:overflowPunct/>
              <w:topLinePunct w:val="0"/>
              <w:autoSpaceDE/>
              <w:autoSpaceDN/>
              <w:bidi w:val="0"/>
              <w:adjustRightInd/>
              <w:snapToGrid w:val="0"/>
              <w:spacing w:line="312" w:lineRule="auto"/>
              <w:ind w:firstLine="0" w:firstLineChars="0"/>
              <w:jc w:val="both"/>
              <w:rPr>
                <w:rFonts w:hint="default" w:ascii="Times New Roman" w:hAnsi="Times New Roman" w:eastAsia="宋体" w:cs="Times New Roman"/>
                <w:b/>
                <w:color w:val="333333"/>
                <w:kern w:val="2"/>
                <w:sz w:val="21"/>
                <w:szCs w:val="21"/>
                <w:lang w:eastAsia="zh-TW"/>
              </w:rPr>
            </w:pPr>
            <w:r>
              <w:rPr>
                <w:rFonts w:hint="default" w:ascii="Times New Roman" w:hAnsi="Times New Roman" w:eastAsia="宋体" w:cs="Times New Roman"/>
                <w:b/>
                <w:color w:val="333333"/>
                <w:kern w:val="2"/>
                <w:sz w:val="21"/>
                <w:szCs w:val="21"/>
              </w:rPr>
              <w:t>序号</w:t>
            </w:r>
          </w:p>
        </w:tc>
        <w:tc>
          <w:tcPr>
            <w:tcW w:w="3870" w:type="dxa"/>
            <w:tcBorders>
              <w:top w:val="single" w:color="auto" w:sz="12" w:space="0"/>
              <w:bottom w:val="single" w:color="auto" w:sz="6" w:space="0"/>
            </w:tcBorders>
            <w:shd w:val="clear" w:color="auto" w:fill="auto"/>
            <w:noWrap w:val="0"/>
            <w:vAlign w:val="center"/>
          </w:tcPr>
          <w:p w14:paraId="6D39454B">
            <w:pPr>
              <w:pStyle w:val="53"/>
              <w:keepNext w:val="0"/>
              <w:keepLines w:val="0"/>
              <w:pageBreakBefore w:val="0"/>
              <w:kinsoku/>
              <w:wordWrap/>
              <w:overflowPunct/>
              <w:topLinePunct w:val="0"/>
              <w:autoSpaceDE/>
              <w:autoSpaceDN/>
              <w:bidi w:val="0"/>
              <w:adjustRightInd/>
              <w:snapToGrid w:val="0"/>
              <w:spacing w:line="312" w:lineRule="auto"/>
              <w:ind w:firstLine="0" w:firstLineChars="0"/>
              <w:jc w:val="both"/>
              <w:rPr>
                <w:rFonts w:hint="default" w:ascii="Times New Roman" w:hAnsi="Times New Roman" w:eastAsia="宋体" w:cs="Times New Roman"/>
                <w:b/>
                <w:color w:val="333333"/>
                <w:kern w:val="2"/>
                <w:sz w:val="21"/>
                <w:szCs w:val="21"/>
              </w:rPr>
            </w:pPr>
            <w:r>
              <w:rPr>
                <w:rFonts w:hint="default" w:ascii="Times New Roman" w:hAnsi="Times New Roman" w:eastAsia="宋体" w:cs="Times New Roman"/>
                <w:b/>
                <w:color w:val="333333"/>
                <w:kern w:val="2"/>
                <w:sz w:val="21"/>
                <w:szCs w:val="21"/>
              </w:rPr>
              <w:t>接口名称</w:t>
            </w:r>
          </w:p>
        </w:tc>
        <w:tc>
          <w:tcPr>
            <w:tcW w:w="3665" w:type="dxa"/>
            <w:tcBorders>
              <w:top w:val="single" w:color="auto" w:sz="12" w:space="0"/>
              <w:bottom w:val="single" w:color="auto" w:sz="6" w:space="0"/>
            </w:tcBorders>
            <w:shd w:val="clear" w:color="auto" w:fill="auto"/>
            <w:noWrap w:val="0"/>
            <w:vAlign w:val="center"/>
          </w:tcPr>
          <w:p w14:paraId="4AD4731F">
            <w:pPr>
              <w:pStyle w:val="53"/>
              <w:keepNext w:val="0"/>
              <w:keepLines w:val="0"/>
              <w:pageBreakBefore w:val="0"/>
              <w:kinsoku/>
              <w:wordWrap/>
              <w:overflowPunct/>
              <w:topLinePunct w:val="0"/>
              <w:autoSpaceDE/>
              <w:autoSpaceDN/>
              <w:bidi w:val="0"/>
              <w:adjustRightInd/>
              <w:snapToGrid w:val="0"/>
              <w:spacing w:line="312" w:lineRule="auto"/>
              <w:ind w:firstLine="0" w:firstLineChars="0"/>
              <w:jc w:val="both"/>
              <w:rPr>
                <w:rFonts w:hint="eastAsia" w:ascii="Times New Roman" w:hAnsi="Times New Roman" w:eastAsia="宋体" w:cs="Times New Roman"/>
                <w:b/>
                <w:color w:val="333333"/>
                <w:kern w:val="2"/>
                <w:sz w:val="21"/>
                <w:szCs w:val="21"/>
                <w:lang w:val="en-US" w:eastAsia="zh-CN"/>
              </w:rPr>
            </w:pPr>
            <w:r>
              <w:rPr>
                <w:rFonts w:hint="eastAsia" w:ascii="Times New Roman" w:hAnsi="Times New Roman" w:eastAsia="宋体" w:cs="Times New Roman"/>
                <w:b/>
                <w:color w:val="333333"/>
                <w:kern w:val="2"/>
                <w:sz w:val="21"/>
                <w:szCs w:val="21"/>
                <w:lang w:val="en-US" w:eastAsia="zh-CN"/>
              </w:rPr>
              <w:t>接口编码</w:t>
            </w:r>
          </w:p>
        </w:tc>
      </w:tr>
      <w:tr w14:paraId="270FF7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70FE925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w:t>
            </w:r>
          </w:p>
        </w:tc>
        <w:tc>
          <w:tcPr>
            <w:tcW w:w="3870" w:type="dxa"/>
            <w:tcBorders>
              <w:top w:val="single" w:color="auto" w:sz="6" w:space="0"/>
            </w:tcBorders>
            <w:noWrap w:val="0"/>
            <w:vAlign w:val="center"/>
          </w:tcPr>
          <w:p w14:paraId="78B5AACA">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获取数电票批量预赋码信息</w:t>
            </w:r>
          </w:p>
        </w:tc>
        <w:tc>
          <w:tcPr>
            <w:tcW w:w="3665" w:type="dxa"/>
            <w:tcBorders>
              <w:top w:val="single" w:color="auto" w:sz="6" w:space="0"/>
            </w:tcBorders>
            <w:noWrap w:val="0"/>
            <w:vAlign w:val="bottom"/>
          </w:tcPr>
          <w:p w14:paraId="396E1AC5">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QDFPPLFM</w:t>
            </w:r>
          </w:p>
        </w:tc>
      </w:tr>
      <w:tr w14:paraId="786E98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12DD34E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2</w:t>
            </w:r>
          </w:p>
        </w:tc>
        <w:tc>
          <w:tcPr>
            <w:tcW w:w="3870" w:type="dxa"/>
            <w:tcBorders>
              <w:top w:val="single" w:color="auto" w:sz="6" w:space="0"/>
            </w:tcBorders>
            <w:noWrap w:val="0"/>
            <w:vAlign w:val="center"/>
          </w:tcPr>
          <w:p w14:paraId="407C6211">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查询发票额度</w:t>
            </w:r>
          </w:p>
        </w:tc>
        <w:tc>
          <w:tcPr>
            <w:tcW w:w="3665" w:type="dxa"/>
            <w:tcBorders>
              <w:top w:val="single" w:color="auto" w:sz="6" w:space="0"/>
            </w:tcBorders>
            <w:noWrap w:val="0"/>
            <w:vAlign w:val="bottom"/>
          </w:tcPr>
          <w:p w14:paraId="0977104E">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CXSXED</w:t>
            </w:r>
          </w:p>
        </w:tc>
      </w:tr>
      <w:tr w14:paraId="60A035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5B28539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3</w:t>
            </w:r>
          </w:p>
        </w:tc>
        <w:tc>
          <w:tcPr>
            <w:tcW w:w="3870" w:type="dxa"/>
            <w:tcBorders>
              <w:top w:val="single" w:color="auto" w:sz="6" w:space="0"/>
            </w:tcBorders>
            <w:noWrap w:val="0"/>
            <w:vAlign w:val="center"/>
          </w:tcPr>
          <w:p w14:paraId="275BC0E8">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下载/退回发票额度</w:t>
            </w:r>
          </w:p>
        </w:tc>
        <w:tc>
          <w:tcPr>
            <w:tcW w:w="3665" w:type="dxa"/>
            <w:tcBorders>
              <w:top w:val="single" w:color="auto" w:sz="6" w:space="0"/>
            </w:tcBorders>
            <w:noWrap w:val="0"/>
            <w:vAlign w:val="bottom"/>
          </w:tcPr>
          <w:p w14:paraId="6DD1CCAB">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XZTHSXED</w:t>
            </w:r>
          </w:p>
        </w:tc>
      </w:tr>
      <w:tr w14:paraId="6BA8A6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1E68EC3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4</w:t>
            </w:r>
          </w:p>
        </w:tc>
        <w:tc>
          <w:tcPr>
            <w:tcW w:w="3870" w:type="dxa"/>
            <w:tcBorders>
              <w:top w:val="single" w:color="auto" w:sz="6" w:space="0"/>
            </w:tcBorders>
            <w:noWrap w:val="0"/>
            <w:vAlign w:val="center"/>
          </w:tcPr>
          <w:p w14:paraId="44FC9046">
            <w:pPr>
              <w:keepNext w:val="0"/>
              <w:keepLines w:val="0"/>
              <w:pageBreakBefore w:val="0"/>
              <w:kinsoku/>
              <w:wordWrap/>
              <w:overflowPunct/>
              <w:topLinePunct w:val="0"/>
              <w:autoSpaceDE/>
              <w:autoSpaceDN/>
              <w:bidi w:val="0"/>
              <w:adjustRightInd/>
              <w:ind w:firstLine="0" w:firstLine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调整发票额度有效期</w:t>
            </w:r>
          </w:p>
        </w:tc>
        <w:tc>
          <w:tcPr>
            <w:tcW w:w="3665" w:type="dxa"/>
            <w:tcBorders>
              <w:top w:val="single" w:color="auto" w:sz="6" w:space="0"/>
            </w:tcBorders>
            <w:noWrap w:val="0"/>
            <w:vAlign w:val="bottom"/>
          </w:tcPr>
          <w:p w14:paraId="522ACAFD">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TZSXEDYXQ</w:t>
            </w:r>
          </w:p>
        </w:tc>
      </w:tr>
      <w:tr w14:paraId="3C1EEB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76F1E21F">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5</w:t>
            </w:r>
          </w:p>
        </w:tc>
        <w:tc>
          <w:tcPr>
            <w:tcW w:w="3870" w:type="dxa"/>
            <w:tcBorders>
              <w:top w:val="single" w:color="auto" w:sz="6" w:space="0"/>
            </w:tcBorders>
            <w:noWrap w:val="0"/>
            <w:vAlign w:val="center"/>
          </w:tcPr>
          <w:p w14:paraId="02F1DD97">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查询纳税人风险信息</w:t>
            </w:r>
          </w:p>
        </w:tc>
        <w:tc>
          <w:tcPr>
            <w:tcW w:w="3665" w:type="dxa"/>
            <w:tcBorders>
              <w:top w:val="single" w:color="auto" w:sz="6" w:space="0"/>
            </w:tcBorders>
            <w:noWrap w:val="0"/>
            <w:vAlign w:val="bottom"/>
          </w:tcPr>
          <w:p w14:paraId="6D34B49F">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CXNSRFXXX</w:t>
            </w:r>
          </w:p>
        </w:tc>
      </w:tr>
      <w:tr w14:paraId="37F3F3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5737B475">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6</w:t>
            </w:r>
          </w:p>
        </w:tc>
        <w:tc>
          <w:tcPr>
            <w:tcW w:w="3870" w:type="dxa"/>
            <w:tcBorders>
              <w:top w:val="single" w:color="auto" w:sz="6" w:space="0"/>
            </w:tcBorders>
            <w:noWrap w:val="0"/>
            <w:vAlign w:val="center"/>
          </w:tcPr>
          <w:p w14:paraId="3940E441">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查询纳税人基本信息</w:t>
            </w:r>
          </w:p>
        </w:tc>
        <w:tc>
          <w:tcPr>
            <w:tcW w:w="3665" w:type="dxa"/>
            <w:tcBorders>
              <w:top w:val="single" w:color="auto" w:sz="6" w:space="0"/>
            </w:tcBorders>
            <w:noWrap w:val="0"/>
            <w:vAlign w:val="bottom"/>
          </w:tcPr>
          <w:p w14:paraId="1E399038">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CXNSRJBXX</w:t>
            </w:r>
          </w:p>
        </w:tc>
      </w:tr>
      <w:tr w14:paraId="59DFC8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556F73CE">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7</w:t>
            </w:r>
          </w:p>
        </w:tc>
        <w:tc>
          <w:tcPr>
            <w:tcW w:w="3870" w:type="dxa"/>
            <w:tcBorders>
              <w:top w:val="single" w:color="auto" w:sz="6" w:space="0"/>
            </w:tcBorders>
            <w:noWrap w:val="0"/>
            <w:vAlign w:val="center"/>
          </w:tcPr>
          <w:p w14:paraId="7494EB18">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查询可用税率信息</w:t>
            </w:r>
          </w:p>
        </w:tc>
        <w:tc>
          <w:tcPr>
            <w:tcW w:w="3665" w:type="dxa"/>
            <w:tcBorders>
              <w:top w:val="single" w:color="auto" w:sz="6" w:space="0"/>
            </w:tcBorders>
            <w:noWrap w:val="0"/>
            <w:vAlign w:val="bottom"/>
          </w:tcPr>
          <w:p w14:paraId="07055097">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CXKYSL</w:t>
            </w:r>
          </w:p>
        </w:tc>
      </w:tr>
      <w:tr w14:paraId="66C8FB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1359022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8</w:t>
            </w:r>
          </w:p>
        </w:tc>
        <w:tc>
          <w:tcPr>
            <w:tcW w:w="3870" w:type="dxa"/>
            <w:tcBorders>
              <w:top w:val="single" w:color="auto" w:sz="6" w:space="0"/>
            </w:tcBorders>
            <w:noWrap w:val="0"/>
            <w:vAlign w:val="center"/>
          </w:tcPr>
          <w:p w14:paraId="09E450F0">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查询税收分类编码信息</w:t>
            </w:r>
          </w:p>
        </w:tc>
        <w:tc>
          <w:tcPr>
            <w:tcW w:w="3665" w:type="dxa"/>
            <w:tcBorders>
              <w:top w:val="single" w:color="auto" w:sz="6" w:space="0"/>
            </w:tcBorders>
            <w:noWrap w:val="0"/>
            <w:vAlign w:val="bottom"/>
          </w:tcPr>
          <w:p w14:paraId="1CE6003B">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CXSSFLBM</w:t>
            </w:r>
          </w:p>
        </w:tc>
      </w:tr>
      <w:tr w14:paraId="1A417B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6A4220C5">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9</w:t>
            </w:r>
          </w:p>
        </w:tc>
        <w:tc>
          <w:tcPr>
            <w:tcW w:w="3870" w:type="dxa"/>
            <w:tcBorders>
              <w:top w:val="single" w:color="auto" w:sz="6" w:space="0"/>
            </w:tcBorders>
            <w:noWrap w:val="0"/>
            <w:vAlign w:val="center"/>
          </w:tcPr>
          <w:p w14:paraId="7ED60100">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查询数电红字确认单明细信息</w:t>
            </w:r>
          </w:p>
        </w:tc>
        <w:tc>
          <w:tcPr>
            <w:tcW w:w="3665" w:type="dxa"/>
            <w:tcBorders>
              <w:top w:val="single" w:color="auto" w:sz="6" w:space="0"/>
            </w:tcBorders>
            <w:noWrap w:val="0"/>
            <w:vAlign w:val="bottom"/>
          </w:tcPr>
          <w:p w14:paraId="776CA240">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CXQDHZQRDMX</w:t>
            </w:r>
          </w:p>
        </w:tc>
      </w:tr>
      <w:tr w14:paraId="387644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68547AA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default" w:ascii="Times New Roman" w:hAnsi="Times New Roman" w:eastAsia="宋体" w:cs="Times New Roman"/>
                <w:kern w:val="0"/>
                <w:sz w:val="21"/>
                <w:szCs w:val="21"/>
                <w:highlight w:val="none"/>
                <w:lang w:val="en-US" w:eastAsia="zh-CN"/>
              </w:rPr>
              <w:t>10</w:t>
            </w:r>
          </w:p>
        </w:tc>
        <w:tc>
          <w:tcPr>
            <w:tcW w:w="3870" w:type="dxa"/>
            <w:tcBorders>
              <w:top w:val="single" w:color="auto" w:sz="6" w:space="0"/>
            </w:tcBorders>
            <w:noWrap w:val="0"/>
            <w:vAlign w:val="center"/>
          </w:tcPr>
          <w:p w14:paraId="046FDF10">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查询数电红字确认单列表信息</w:t>
            </w:r>
          </w:p>
        </w:tc>
        <w:tc>
          <w:tcPr>
            <w:tcW w:w="3665" w:type="dxa"/>
            <w:tcBorders>
              <w:top w:val="single" w:color="auto" w:sz="6" w:space="0"/>
            </w:tcBorders>
            <w:noWrap w:val="0"/>
            <w:vAlign w:val="bottom"/>
          </w:tcPr>
          <w:p w14:paraId="6EDBDE40">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CXQDHZQRDLB</w:t>
            </w:r>
          </w:p>
        </w:tc>
      </w:tr>
      <w:tr w14:paraId="2CC5CE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69F5961F">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eastAsia" w:ascii="Times New Roman" w:hAnsi="Times New Roman" w:eastAsia="宋体" w:cs="Times New Roman"/>
                <w:kern w:val="0"/>
                <w:sz w:val="21"/>
                <w:szCs w:val="21"/>
                <w:highlight w:val="none"/>
                <w:lang w:val="en-US" w:eastAsia="zh-CN"/>
              </w:rPr>
              <w:t>11</w:t>
            </w:r>
          </w:p>
        </w:tc>
        <w:tc>
          <w:tcPr>
            <w:tcW w:w="3870" w:type="dxa"/>
            <w:tcBorders>
              <w:top w:val="single" w:color="auto" w:sz="6" w:space="0"/>
            </w:tcBorders>
            <w:noWrap w:val="0"/>
            <w:vAlign w:val="center"/>
          </w:tcPr>
          <w:p w14:paraId="77B2B907">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eastAsia" w:cs="Times New Roman"/>
                <w:sz w:val="21"/>
                <w:szCs w:val="21"/>
                <w:lang w:val="en-US" w:eastAsia="zh-CN"/>
              </w:rPr>
              <w:t>黄金交易</w:t>
            </w:r>
            <w:r>
              <w:rPr>
                <w:rFonts w:hint="default" w:ascii="Times New Roman" w:hAnsi="Times New Roman" w:eastAsia="宋体" w:cs="Times New Roman"/>
                <w:sz w:val="21"/>
                <w:szCs w:val="21"/>
                <w:lang w:val="en-US" w:eastAsia="zh-CN"/>
              </w:rPr>
              <w:t>发</w:t>
            </w:r>
            <w:r>
              <w:rPr>
                <w:rFonts w:hint="default" w:ascii="Times New Roman" w:hAnsi="Times New Roman" w:eastAsia="宋体" w:cs="Times New Roman"/>
                <w:sz w:val="21"/>
                <w:szCs w:val="21"/>
              </w:rPr>
              <w:t>票上传</w:t>
            </w:r>
          </w:p>
        </w:tc>
        <w:tc>
          <w:tcPr>
            <w:tcW w:w="3665" w:type="dxa"/>
            <w:tcBorders>
              <w:top w:val="single" w:color="auto" w:sz="6" w:space="0"/>
            </w:tcBorders>
            <w:noWrap w:val="0"/>
            <w:vAlign w:val="bottom"/>
          </w:tcPr>
          <w:p w14:paraId="3F9AD6C7">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HJJY</w:t>
            </w:r>
            <w:r>
              <w:rPr>
                <w:rFonts w:hint="default" w:ascii="Times New Roman" w:hAnsi="Times New Roman" w:eastAsia="宋体" w:cs="Times New Roman"/>
                <w:i w:val="0"/>
                <w:iCs w:val="0"/>
                <w:color w:val="000000"/>
                <w:kern w:val="0"/>
                <w:sz w:val="21"/>
                <w:szCs w:val="21"/>
                <w:u w:val="none"/>
                <w:lang w:val="en-US" w:eastAsia="zh-CN" w:bidi="ar"/>
              </w:rPr>
              <w:t>FPSC</w:t>
            </w:r>
          </w:p>
        </w:tc>
      </w:tr>
      <w:tr w14:paraId="61A685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51F99F8C">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eastAsia" w:ascii="Times New Roman" w:hAnsi="Times New Roman" w:eastAsia="宋体" w:cs="Times New Roman"/>
                <w:kern w:val="0"/>
                <w:sz w:val="21"/>
                <w:szCs w:val="21"/>
                <w:highlight w:val="none"/>
                <w:lang w:val="en-US" w:eastAsia="zh-CN"/>
              </w:rPr>
              <w:t>12</w:t>
            </w:r>
          </w:p>
        </w:tc>
        <w:tc>
          <w:tcPr>
            <w:tcW w:w="3870" w:type="dxa"/>
            <w:tcBorders>
              <w:top w:val="single" w:color="auto" w:sz="6" w:space="0"/>
            </w:tcBorders>
            <w:noWrap w:val="0"/>
            <w:vAlign w:val="center"/>
          </w:tcPr>
          <w:p w14:paraId="73591457">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查询</w:t>
            </w:r>
            <w:r>
              <w:rPr>
                <w:rFonts w:hint="default" w:ascii="Times New Roman" w:hAnsi="Times New Roman" w:eastAsia="宋体" w:cs="Times New Roman"/>
                <w:sz w:val="21"/>
                <w:szCs w:val="21"/>
                <w:lang w:val="en-US" w:eastAsia="zh-CN"/>
              </w:rPr>
              <w:t>发</w:t>
            </w:r>
            <w:r>
              <w:rPr>
                <w:rFonts w:hint="default" w:ascii="Times New Roman" w:hAnsi="Times New Roman" w:eastAsia="宋体" w:cs="Times New Roman"/>
                <w:sz w:val="21"/>
                <w:szCs w:val="21"/>
              </w:rPr>
              <w:t>票上传结果</w:t>
            </w:r>
          </w:p>
        </w:tc>
        <w:tc>
          <w:tcPr>
            <w:tcW w:w="3665" w:type="dxa"/>
            <w:tcBorders>
              <w:top w:val="single" w:color="auto" w:sz="6" w:space="0"/>
            </w:tcBorders>
            <w:noWrap w:val="0"/>
            <w:vAlign w:val="bottom"/>
          </w:tcPr>
          <w:p w14:paraId="6A8C59A6">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CXQDFPSCJG</w:t>
            </w:r>
          </w:p>
        </w:tc>
      </w:tr>
      <w:tr w14:paraId="1A3CBB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15B4EEDE">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eastAsia" w:ascii="Times New Roman" w:hAnsi="Times New Roman" w:eastAsia="宋体" w:cs="Times New Roman"/>
                <w:kern w:val="0"/>
                <w:sz w:val="21"/>
                <w:szCs w:val="21"/>
                <w:highlight w:val="none"/>
                <w:lang w:val="en-US" w:eastAsia="zh-CN"/>
              </w:rPr>
              <w:t>13</w:t>
            </w:r>
          </w:p>
        </w:tc>
        <w:tc>
          <w:tcPr>
            <w:tcW w:w="3870" w:type="dxa"/>
            <w:tcBorders>
              <w:top w:val="single" w:color="auto" w:sz="6" w:space="0"/>
            </w:tcBorders>
            <w:noWrap w:val="0"/>
            <w:vAlign w:val="center"/>
          </w:tcPr>
          <w:p w14:paraId="5D30458F">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数电红字确认单申请</w:t>
            </w:r>
          </w:p>
        </w:tc>
        <w:tc>
          <w:tcPr>
            <w:tcW w:w="3665" w:type="dxa"/>
            <w:tcBorders>
              <w:top w:val="single" w:color="auto" w:sz="6" w:space="0"/>
            </w:tcBorders>
            <w:noWrap w:val="0"/>
            <w:vAlign w:val="bottom"/>
          </w:tcPr>
          <w:p w14:paraId="4143CE70">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QDHZQRDSQ</w:t>
            </w:r>
          </w:p>
        </w:tc>
      </w:tr>
      <w:tr w14:paraId="2EDF6C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bottom w:val="single" w:color="auto" w:sz="6" w:space="0"/>
            </w:tcBorders>
            <w:noWrap w:val="0"/>
            <w:vAlign w:val="center"/>
          </w:tcPr>
          <w:p w14:paraId="794B8CB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eastAsia" w:ascii="Times New Roman" w:hAnsi="Times New Roman" w:eastAsia="宋体" w:cs="Times New Roman"/>
                <w:kern w:val="0"/>
                <w:sz w:val="21"/>
                <w:szCs w:val="21"/>
                <w:highlight w:val="none"/>
                <w:lang w:val="en-US" w:eastAsia="zh-CN"/>
              </w:rPr>
              <w:t>14</w:t>
            </w:r>
          </w:p>
        </w:tc>
        <w:tc>
          <w:tcPr>
            <w:tcW w:w="3870" w:type="dxa"/>
            <w:tcBorders>
              <w:top w:val="single" w:color="auto" w:sz="6" w:space="0"/>
              <w:bottom w:val="single" w:color="auto" w:sz="6" w:space="0"/>
            </w:tcBorders>
            <w:noWrap w:val="0"/>
            <w:vAlign w:val="center"/>
          </w:tcPr>
          <w:p w14:paraId="7A0CA59E">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数电红字确认单确认</w:t>
            </w:r>
          </w:p>
        </w:tc>
        <w:tc>
          <w:tcPr>
            <w:tcW w:w="3665" w:type="dxa"/>
            <w:tcBorders>
              <w:top w:val="single" w:color="auto" w:sz="6" w:space="0"/>
              <w:bottom w:val="single" w:color="auto" w:sz="6" w:space="0"/>
            </w:tcBorders>
            <w:noWrap w:val="0"/>
            <w:vAlign w:val="bottom"/>
          </w:tcPr>
          <w:p w14:paraId="0919E853">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QDHZQRDQR</w:t>
            </w:r>
          </w:p>
        </w:tc>
      </w:tr>
      <w:tr w14:paraId="79E70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bottom w:val="single" w:color="auto" w:sz="6" w:space="0"/>
            </w:tcBorders>
            <w:noWrap w:val="0"/>
            <w:vAlign w:val="center"/>
          </w:tcPr>
          <w:p w14:paraId="40268040">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eastAsia" w:ascii="Times New Roman" w:hAnsi="Times New Roman" w:eastAsia="宋体" w:cs="Times New Roman"/>
                <w:kern w:val="0"/>
                <w:sz w:val="21"/>
                <w:szCs w:val="21"/>
                <w:highlight w:val="none"/>
                <w:lang w:val="en-US" w:eastAsia="zh-CN"/>
              </w:rPr>
              <w:t>15</w:t>
            </w:r>
          </w:p>
        </w:tc>
        <w:tc>
          <w:tcPr>
            <w:tcW w:w="3870" w:type="dxa"/>
            <w:tcBorders>
              <w:top w:val="single" w:color="auto" w:sz="6" w:space="0"/>
              <w:bottom w:val="single" w:color="auto" w:sz="6" w:space="0"/>
            </w:tcBorders>
            <w:noWrap w:val="0"/>
            <w:vAlign w:val="center"/>
          </w:tcPr>
          <w:p w14:paraId="678CA8D9">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上传发票汇总确认信息</w:t>
            </w:r>
          </w:p>
        </w:tc>
        <w:tc>
          <w:tcPr>
            <w:tcW w:w="3665" w:type="dxa"/>
            <w:tcBorders>
              <w:top w:val="single" w:color="auto" w:sz="6" w:space="0"/>
              <w:bottom w:val="single" w:color="auto" w:sz="6" w:space="0"/>
            </w:tcBorders>
            <w:noWrap w:val="0"/>
            <w:vAlign w:val="bottom"/>
          </w:tcPr>
          <w:p w14:paraId="317E5DAE">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SCFPHZQRXX</w:t>
            </w:r>
          </w:p>
        </w:tc>
      </w:tr>
      <w:tr w14:paraId="7C2612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bottom w:val="single" w:color="auto" w:sz="6" w:space="0"/>
            </w:tcBorders>
            <w:noWrap w:val="0"/>
            <w:vAlign w:val="center"/>
          </w:tcPr>
          <w:p w14:paraId="08ADB700">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eastAsia" w:ascii="Times New Roman" w:hAnsi="Times New Roman" w:eastAsia="宋体" w:cs="Times New Roman"/>
                <w:kern w:val="0"/>
                <w:sz w:val="21"/>
                <w:szCs w:val="21"/>
                <w:highlight w:val="none"/>
                <w:lang w:val="en-US" w:eastAsia="zh-CN"/>
              </w:rPr>
              <w:t>16</w:t>
            </w:r>
          </w:p>
        </w:tc>
        <w:tc>
          <w:tcPr>
            <w:tcW w:w="3870" w:type="dxa"/>
            <w:tcBorders>
              <w:top w:val="single" w:color="auto" w:sz="6" w:space="0"/>
              <w:bottom w:val="single" w:color="auto" w:sz="6" w:space="0"/>
            </w:tcBorders>
            <w:noWrap w:val="0"/>
            <w:vAlign w:val="center"/>
          </w:tcPr>
          <w:p w14:paraId="19451B2A">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查询发票汇总确认信息</w:t>
            </w:r>
          </w:p>
        </w:tc>
        <w:tc>
          <w:tcPr>
            <w:tcW w:w="3665" w:type="dxa"/>
            <w:tcBorders>
              <w:top w:val="single" w:color="auto" w:sz="6" w:space="0"/>
              <w:bottom w:val="single" w:color="auto" w:sz="6" w:space="0"/>
            </w:tcBorders>
            <w:noWrap w:val="0"/>
            <w:vAlign w:val="bottom"/>
          </w:tcPr>
          <w:p w14:paraId="00344FBD">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CXFPHZQRXX</w:t>
            </w:r>
          </w:p>
        </w:tc>
      </w:tr>
      <w:tr w14:paraId="715492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bottom w:val="single" w:color="auto" w:sz="6" w:space="0"/>
            </w:tcBorders>
            <w:shd w:val="clear" w:color="auto" w:fill="auto"/>
            <w:noWrap w:val="0"/>
            <w:vAlign w:val="center"/>
          </w:tcPr>
          <w:p w14:paraId="046B38A3">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eastAsia" w:ascii="Times New Roman" w:hAnsi="Times New Roman" w:eastAsia="宋体" w:cs="Times New Roman"/>
                <w:kern w:val="0"/>
                <w:sz w:val="21"/>
                <w:szCs w:val="21"/>
                <w:highlight w:val="none"/>
                <w:lang w:val="en-US" w:eastAsia="zh-CN"/>
              </w:rPr>
              <w:t>17</w:t>
            </w:r>
          </w:p>
        </w:tc>
        <w:tc>
          <w:tcPr>
            <w:tcW w:w="3870" w:type="dxa"/>
            <w:tcBorders>
              <w:top w:val="single" w:color="auto" w:sz="6" w:space="0"/>
              <w:bottom w:val="single" w:color="auto" w:sz="6" w:space="0"/>
            </w:tcBorders>
            <w:shd w:val="clear" w:color="auto" w:fill="auto"/>
            <w:noWrap w:val="0"/>
            <w:vAlign w:val="center"/>
          </w:tcPr>
          <w:p w14:paraId="41C1CB89">
            <w:pPr>
              <w:keepNext w:val="0"/>
              <w:keepLines w:val="0"/>
              <w:pageBreakBefore w:val="0"/>
              <w:kinsoku/>
              <w:wordWrap/>
              <w:overflowPunct/>
              <w:topLinePunct w:val="0"/>
              <w:autoSpaceDE/>
              <w:autoSpaceDN/>
              <w:bidi w:val="0"/>
              <w:adjustRightInd/>
              <w:ind w:firstLine="0" w:firstLineChars="0"/>
              <w:jc w:val="left"/>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"_5.发票用途状态信息查询"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发票用途状态信息查询</w:t>
            </w:r>
            <w:r>
              <w:rPr>
                <w:rFonts w:hint="eastAsia" w:ascii="Times New Roman" w:hAnsi="Times New Roman" w:eastAsia="宋体" w:cs="Times New Roman"/>
                <w:sz w:val="21"/>
                <w:szCs w:val="21"/>
              </w:rPr>
              <w:fldChar w:fldCharType="end"/>
            </w:r>
          </w:p>
        </w:tc>
        <w:tc>
          <w:tcPr>
            <w:tcW w:w="3665" w:type="dxa"/>
            <w:tcBorders>
              <w:top w:val="single" w:color="auto" w:sz="6" w:space="0"/>
              <w:bottom w:val="single" w:color="auto" w:sz="6" w:space="0"/>
            </w:tcBorders>
            <w:shd w:val="clear" w:color="auto" w:fill="auto"/>
            <w:noWrap w:val="0"/>
            <w:vAlign w:val="center"/>
          </w:tcPr>
          <w:p w14:paraId="21B7C5BD">
            <w:pPr>
              <w:keepNext w:val="0"/>
              <w:keepLines w:val="0"/>
              <w:pageBreakBefore w:val="0"/>
              <w:kinsoku/>
              <w:wordWrap/>
              <w:overflowPunct/>
              <w:topLinePunct w:val="0"/>
              <w:autoSpaceDE/>
              <w:autoSpaceDN/>
              <w:bidi w:val="0"/>
              <w:adjustRightInd/>
              <w:ind w:firstLine="0" w:firstLineChars="0"/>
              <w:jc w:val="left"/>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FPZTXXCX</w:t>
            </w:r>
          </w:p>
        </w:tc>
      </w:tr>
      <w:tr w14:paraId="1E4689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bottom w:val="single" w:color="auto" w:sz="6" w:space="0"/>
            </w:tcBorders>
            <w:shd w:val="clear" w:color="auto" w:fill="auto"/>
            <w:noWrap w:val="0"/>
            <w:vAlign w:val="center"/>
          </w:tcPr>
          <w:p w14:paraId="374D79FC">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eastAsia" w:ascii="Times New Roman" w:hAnsi="Times New Roman" w:eastAsia="宋体" w:cs="Times New Roman"/>
                <w:kern w:val="0"/>
                <w:sz w:val="21"/>
                <w:szCs w:val="21"/>
                <w:highlight w:val="none"/>
                <w:lang w:val="en-US" w:eastAsia="zh-CN"/>
              </w:rPr>
              <w:t>18</w:t>
            </w:r>
          </w:p>
        </w:tc>
        <w:tc>
          <w:tcPr>
            <w:tcW w:w="3870" w:type="dxa"/>
            <w:tcBorders>
              <w:top w:val="single" w:color="auto" w:sz="6" w:space="0"/>
              <w:bottom w:val="single" w:color="auto" w:sz="6" w:space="0"/>
            </w:tcBorders>
            <w:shd w:val="clear" w:color="auto" w:fill="auto"/>
            <w:noWrap w:val="0"/>
            <w:vAlign w:val="center"/>
          </w:tcPr>
          <w:p w14:paraId="5B5E725B">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下载会员单位名单数据</w:t>
            </w:r>
          </w:p>
        </w:tc>
        <w:tc>
          <w:tcPr>
            <w:tcW w:w="3665" w:type="dxa"/>
            <w:tcBorders>
              <w:top w:val="single" w:color="auto" w:sz="6" w:space="0"/>
              <w:bottom w:val="single" w:color="auto" w:sz="6" w:space="0"/>
            </w:tcBorders>
            <w:shd w:val="clear" w:color="auto" w:fill="auto"/>
            <w:noWrap w:val="0"/>
            <w:vAlign w:val="center"/>
          </w:tcPr>
          <w:p w14:paraId="3C054FF0">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XZHYDWMDSJ</w:t>
            </w:r>
          </w:p>
        </w:tc>
      </w:tr>
      <w:tr w14:paraId="7B6750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bottom w:val="single" w:color="auto" w:sz="6" w:space="0"/>
            </w:tcBorders>
            <w:shd w:val="clear" w:color="auto" w:fill="auto"/>
            <w:noWrap w:val="0"/>
            <w:vAlign w:val="center"/>
          </w:tcPr>
          <w:p w14:paraId="47732644">
            <w:pPr>
              <w:widowControl/>
              <w:spacing w:beforeLines="0" w:afterLines="0" w:line="240" w:lineRule="auto"/>
              <w:ind w:firstLine="0" w:firstLineChars="0"/>
              <w:jc w:val="left"/>
              <w:rPr>
                <w:rFonts w:hint="eastAsia" w:ascii="Times New Roman" w:hAnsi="Times New Roman" w:eastAsia="宋体" w:cs="Times New Roman"/>
                <w:kern w:val="0"/>
                <w:sz w:val="21"/>
                <w:szCs w:val="21"/>
                <w:highlight w:val="none"/>
                <w:lang w:val="en-US" w:eastAsia="zh-CN"/>
              </w:rPr>
            </w:pPr>
            <w:r>
              <w:rPr>
                <w:rFonts w:hint="eastAsia" w:ascii="Times New Roman" w:hAnsi="Times New Roman" w:eastAsia="宋体" w:cs="Times New Roman"/>
                <w:kern w:val="0"/>
                <w:sz w:val="21"/>
                <w:szCs w:val="21"/>
                <w:highlight w:val="none"/>
                <w:lang w:val="en-US" w:eastAsia="zh-CN"/>
              </w:rPr>
              <w:t>19</w:t>
            </w:r>
          </w:p>
        </w:tc>
        <w:tc>
          <w:tcPr>
            <w:tcW w:w="3870" w:type="dxa"/>
            <w:tcBorders>
              <w:top w:val="single" w:color="auto" w:sz="6" w:space="0"/>
              <w:bottom w:val="single" w:color="auto" w:sz="6" w:space="0"/>
            </w:tcBorders>
            <w:shd w:val="clear" w:color="auto" w:fill="auto"/>
            <w:noWrap w:val="0"/>
            <w:vAlign w:val="center"/>
          </w:tcPr>
          <w:p w14:paraId="3820B44B">
            <w:pPr>
              <w:keepNext w:val="0"/>
              <w:keepLines w:val="0"/>
              <w:pageBreakBefore w:val="0"/>
              <w:kinsoku/>
              <w:wordWrap/>
              <w:overflowPunct/>
              <w:topLinePunct w:val="0"/>
              <w:autoSpaceDE/>
              <w:autoSpaceDN/>
              <w:bidi w:val="0"/>
              <w:adjustRightInd/>
              <w:ind w:firstLine="0" w:firstLineChars="0"/>
              <w:jc w:val="left"/>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上传会员单位名单数据</w:t>
            </w:r>
          </w:p>
        </w:tc>
        <w:tc>
          <w:tcPr>
            <w:tcW w:w="3665" w:type="dxa"/>
            <w:tcBorders>
              <w:top w:val="single" w:color="auto" w:sz="6" w:space="0"/>
              <w:bottom w:val="single" w:color="auto" w:sz="6" w:space="0"/>
            </w:tcBorders>
            <w:shd w:val="clear" w:color="auto" w:fill="auto"/>
            <w:noWrap w:val="0"/>
            <w:vAlign w:val="center"/>
          </w:tcPr>
          <w:p w14:paraId="0FF7AE95">
            <w:pPr>
              <w:keepNext w:val="0"/>
              <w:keepLines w:val="0"/>
              <w:pageBreakBefore w:val="0"/>
              <w:kinsoku/>
              <w:wordWrap/>
              <w:overflowPunct/>
              <w:topLinePunct w:val="0"/>
              <w:autoSpaceDE/>
              <w:autoSpaceDN/>
              <w:bidi w:val="0"/>
              <w:adjustRightInd/>
              <w:ind w:firstLine="0" w:firstLineChars="0"/>
              <w:jc w:val="left"/>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SCHYDWMDSJ</w:t>
            </w:r>
          </w:p>
        </w:tc>
      </w:tr>
    </w:tbl>
    <w:p w14:paraId="78618173">
      <w:pPr>
        <w:pStyle w:val="4"/>
        <w:numPr>
          <w:ilvl w:val="1"/>
          <w:numId w:val="0"/>
        </w:numPr>
        <w:spacing w:before="156"/>
        <w:jc w:val="both"/>
        <w:rPr>
          <w:rFonts w:hint="default" w:ascii="Times New Roman" w:hAnsi="Times New Roman" w:cs="Times New Roman"/>
        </w:rPr>
      </w:pPr>
      <w:bookmarkStart w:id="161" w:name="_Toc17693"/>
      <w:r>
        <w:rPr>
          <w:rFonts w:hint="default" w:ascii="Times New Roman" w:hAnsi="Times New Roman" w:cs="Times New Roman"/>
        </w:rPr>
        <w:t>5.2乐企沙箱控制服务文档</w:t>
      </w:r>
      <w:bookmarkEnd w:id="155"/>
      <w:bookmarkEnd w:id="161"/>
    </w:p>
    <w:p w14:paraId="46165A3A">
      <w:pPr>
        <w:pStyle w:val="5"/>
        <w:numPr>
          <w:ilvl w:val="2"/>
          <w:numId w:val="0"/>
        </w:numPr>
        <w:spacing w:before="156" w:after="156"/>
        <w:rPr>
          <w:rFonts w:hint="default" w:ascii="Times New Roman" w:hAnsi="Times New Roman" w:cs="Times New Roman"/>
        </w:rPr>
      </w:pPr>
      <w:bookmarkStart w:id="162" w:name="_Toc26132"/>
      <w:bookmarkStart w:id="163" w:name="_Toc13795"/>
      <w:bookmarkStart w:id="164" w:name="_Toc80559820"/>
      <w:bookmarkStart w:id="165" w:name="_Toc10766"/>
      <w:bookmarkStart w:id="166" w:name="_Toc22890"/>
      <w:r>
        <w:rPr>
          <w:rFonts w:hint="default" w:ascii="Times New Roman" w:hAnsi="Times New Roman" w:cs="Times New Roman"/>
        </w:rPr>
        <w:t>5.2.1虚拟单位企业数据查询接口</w:t>
      </w:r>
      <w:bookmarkEnd w:id="162"/>
      <w:bookmarkEnd w:id="163"/>
      <w:bookmarkEnd w:id="164"/>
      <w:bookmarkEnd w:id="165"/>
      <w:bookmarkEnd w:id="166"/>
    </w:p>
    <w:p w14:paraId="4E09E94C">
      <w:pPr>
        <w:spacing w:before="156" w:beforeLines="50" w:after="31" w:afterLines="10" w:line="360" w:lineRule="auto"/>
        <w:ind w:firstLine="480" w:firstLineChars="200"/>
        <w:rPr>
          <w:rFonts w:hint="default" w:ascii="Times New Roman" w:hAnsi="Times New Roman" w:cs="Times New Roman"/>
          <w:color w:val="000000"/>
        </w:rPr>
      </w:pPr>
      <w:r>
        <w:rPr>
          <w:rFonts w:hint="default" w:ascii="Times New Roman" w:hAnsi="Times New Roman" w:cs="Times New Roman"/>
          <w:color w:val="000000"/>
        </w:rPr>
        <w:t>接口描述：用于查询直连单位和虚拟单位信息</w:t>
      </w:r>
      <w:r>
        <w:rPr>
          <w:rFonts w:hint="default" w:ascii="Times New Roman" w:hAnsi="Times New Roman" w:cs="Times New Roman"/>
          <w:color w:val="000000"/>
          <w:sz w:val="24"/>
          <w:lang w:val="en-US" w:eastAsia="zh-CN"/>
        </w:rPr>
        <w:t>（</w:t>
      </w:r>
      <w:r>
        <w:rPr>
          <w:rFonts w:hint="default" w:ascii="Times New Roman" w:hAnsi="Times New Roman" w:cs="Times New Roman"/>
          <w:color w:val="FF0000"/>
          <w:sz w:val="24"/>
          <w:lang w:val="en-US" w:eastAsia="zh-CN"/>
        </w:rPr>
        <w:t>当虚拟企业调用开票能力各个接口前，必须先调用该接口初始化虚拟企业信息。</w:t>
      </w:r>
      <w:r>
        <w:rPr>
          <w:rFonts w:hint="default" w:ascii="Times New Roman" w:hAnsi="Times New Roman" w:cs="Times New Roman"/>
          <w:color w:val="000000"/>
          <w:sz w:val="24"/>
          <w:lang w:val="en-US" w:eastAsia="zh-CN"/>
        </w:rPr>
        <w:t>）</w:t>
      </w:r>
    </w:p>
    <w:p w14:paraId="580306D3">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接口编码：LQSX_SWZJ_GT4_CXXNQYXX</w:t>
      </w:r>
    </w:p>
    <w:p w14:paraId="295A47E6">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20F06703">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2C141D83">
      <w:pPr>
        <w:spacing w:before="156" w:beforeLines="50" w:after="31" w:afterLines="10"/>
        <w:rPr>
          <w:rFonts w:hint="default" w:ascii="Times New Roman" w:hAnsi="Times New Roman" w:eastAsia="宋体" w:cs="Times New Roman"/>
          <w:color w:val="000000"/>
        </w:rPr>
      </w:pPr>
      <w:r>
        <w:rPr>
          <w:rFonts w:hint="default" w:ascii="Times New Roman" w:hAnsi="Times New Roman" w:cs="Times New Roman"/>
          <w:color w:val="000000"/>
        </w:rPr>
        <w:t>入参说明：</w:t>
      </w:r>
    </w:p>
    <w:tbl>
      <w:tblPr>
        <w:tblStyle w:val="32"/>
        <w:tblW w:w="4999"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9"/>
        <w:gridCol w:w="2075"/>
        <w:gridCol w:w="2292"/>
        <w:gridCol w:w="2178"/>
      </w:tblGrid>
      <w:tr w14:paraId="7DFBAAE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shd w:val="clear" w:color="auto" w:fill="BFBFBF"/>
            <w:noWrap w:val="0"/>
            <w:vAlign w:val="center"/>
          </w:tcPr>
          <w:p w14:paraId="5E873EB7">
            <w:pPr>
              <w:pStyle w:val="87"/>
              <w:rPr>
                <w:rFonts w:hint="default" w:ascii="Times New Roman" w:hAnsi="Times New Roman" w:cs="Times New Roman"/>
              </w:rPr>
            </w:pPr>
            <w:r>
              <w:rPr>
                <w:rFonts w:hint="default" w:ascii="Times New Roman" w:hAnsi="Times New Roman" w:cs="Times New Roman"/>
              </w:rPr>
              <w:t>名称</w:t>
            </w:r>
          </w:p>
        </w:tc>
        <w:tc>
          <w:tcPr>
            <w:tcW w:w="1237" w:type="pct"/>
            <w:shd w:val="clear" w:color="auto" w:fill="BFBFBF"/>
            <w:noWrap w:val="0"/>
            <w:vAlign w:val="center"/>
          </w:tcPr>
          <w:p w14:paraId="094BF5BC">
            <w:pPr>
              <w:pStyle w:val="87"/>
              <w:rPr>
                <w:rFonts w:hint="default" w:ascii="Times New Roman" w:hAnsi="Times New Roman" w:cs="Times New Roman"/>
              </w:rPr>
            </w:pPr>
            <w:r>
              <w:rPr>
                <w:rFonts w:hint="default" w:ascii="Times New Roman" w:hAnsi="Times New Roman" w:cs="Times New Roman"/>
              </w:rPr>
              <w:t>类型</w:t>
            </w:r>
          </w:p>
        </w:tc>
        <w:tc>
          <w:tcPr>
            <w:tcW w:w="1366" w:type="pct"/>
            <w:shd w:val="clear" w:color="auto" w:fill="BFBFBF"/>
            <w:noWrap w:val="0"/>
            <w:vAlign w:val="center"/>
          </w:tcPr>
          <w:p w14:paraId="0034F7AB">
            <w:pPr>
              <w:pStyle w:val="87"/>
              <w:rPr>
                <w:rFonts w:hint="default" w:ascii="Times New Roman" w:hAnsi="Times New Roman" w:cs="Times New Roman"/>
              </w:rPr>
            </w:pPr>
            <w:r>
              <w:rPr>
                <w:rFonts w:hint="default" w:ascii="Times New Roman" w:hAnsi="Times New Roman" w:cs="Times New Roman"/>
              </w:rPr>
              <w:t>说明</w:t>
            </w:r>
          </w:p>
        </w:tc>
        <w:tc>
          <w:tcPr>
            <w:tcW w:w="1298" w:type="pct"/>
            <w:shd w:val="clear" w:color="auto" w:fill="BFBFBF"/>
            <w:noWrap w:val="0"/>
            <w:vAlign w:val="center"/>
          </w:tcPr>
          <w:p w14:paraId="76F51523">
            <w:pPr>
              <w:pStyle w:val="87"/>
              <w:rPr>
                <w:rFonts w:hint="default" w:ascii="Times New Roman" w:hAnsi="Times New Roman" w:cs="Times New Roman"/>
              </w:rPr>
            </w:pPr>
            <w:r>
              <w:rPr>
                <w:rFonts w:hint="default" w:ascii="Times New Roman" w:hAnsi="Times New Roman" w:cs="Times New Roman"/>
              </w:rPr>
              <w:t>是否必填</w:t>
            </w:r>
          </w:p>
        </w:tc>
      </w:tr>
      <w:tr w14:paraId="0846DEC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6FD8E15">
            <w:pPr>
              <w:pStyle w:val="87"/>
              <w:rPr>
                <w:rFonts w:hint="default" w:ascii="Times New Roman" w:hAnsi="Times New Roman" w:cs="Times New Roman"/>
                <w:lang w:eastAsia="zh-Hans"/>
              </w:rPr>
            </w:pPr>
            <w:r>
              <w:rPr>
                <w:rFonts w:hint="default" w:ascii="Times New Roman" w:hAnsi="Times New Roman" w:cs="Times New Roman"/>
                <w:lang w:eastAsia="zh-Hans"/>
              </w:rPr>
              <w:t>nsrsbh</w:t>
            </w:r>
          </w:p>
        </w:tc>
        <w:tc>
          <w:tcPr>
            <w:tcW w:w="1237" w:type="pct"/>
            <w:noWrap w:val="0"/>
            <w:vAlign w:val="center"/>
          </w:tcPr>
          <w:p w14:paraId="36DC9A4E">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1366" w:type="pct"/>
            <w:noWrap w:val="0"/>
            <w:vAlign w:val="center"/>
          </w:tcPr>
          <w:p w14:paraId="7F39BA4A">
            <w:pPr>
              <w:pStyle w:val="87"/>
              <w:rPr>
                <w:rFonts w:hint="default" w:ascii="Times New Roman" w:hAnsi="Times New Roman" w:cs="Times New Roman"/>
                <w:lang w:eastAsia="zh-Hans"/>
              </w:rPr>
            </w:pPr>
            <w:r>
              <w:rPr>
                <w:rFonts w:hint="default" w:ascii="Times New Roman" w:hAnsi="Times New Roman" w:cs="Times New Roman"/>
                <w:lang w:eastAsia="zh-Hans"/>
              </w:rPr>
              <w:t>纳税人识别号</w:t>
            </w:r>
          </w:p>
          <w:p w14:paraId="24D0F795">
            <w:pPr>
              <w:pStyle w:val="64"/>
              <w:jc w:val="left"/>
              <w:rPr>
                <w:rFonts w:hint="default" w:ascii="Times New Roman" w:hAnsi="Times New Roman" w:cs="Times New Roman"/>
                <w:lang w:eastAsia="zh-Hans"/>
              </w:rPr>
            </w:pPr>
            <w:r>
              <w:rPr>
                <w:rFonts w:hint="default" w:ascii="Times New Roman" w:hAnsi="Times New Roman" w:cs="Times New Roman"/>
                <w:i/>
                <w:iCs/>
                <w:color w:val="7F7F7F"/>
                <w:sz w:val="18"/>
                <w:szCs w:val="18"/>
              </w:rPr>
              <w:t>(请求报文中nsrsbh，需为直连单位平台id对应的企业的纳税人识别号 )</w:t>
            </w:r>
          </w:p>
        </w:tc>
        <w:tc>
          <w:tcPr>
            <w:tcW w:w="1298" w:type="pct"/>
            <w:noWrap w:val="0"/>
            <w:vAlign w:val="center"/>
          </w:tcPr>
          <w:p w14:paraId="64403F1E">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r w14:paraId="0ABA5A8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148653A">
            <w:pPr>
              <w:pStyle w:val="87"/>
              <w:rPr>
                <w:rFonts w:hint="default" w:ascii="Times New Roman" w:hAnsi="Times New Roman" w:cs="Times New Roman"/>
                <w:lang w:eastAsia="zh-Hans"/>
              </w:rPr>
            </w:pPr>
            <w:r>
              <w:rPr>
                <w:rFonts w:hint="default" w:ascii="Times New Roman" w:hAnsi="Times New Roman" w:cs="Times New Roman"/>
                <w:lang w:eastAsia="zh-Hans"/>
              </w:rPr>
              <w:t>ssjswjgDm</w:t>
            </w:r>
          </w:p>
        </w:tc>
        <w:tc>
          <w:tcPr>
            <w:tcW w:w="1237" w:type="pct"/>
            <w:noWrap w:val="0"/>
            <w:vAlign w:val="center"/>
          </w:tcPr>
          <w:p w14:paraId="6A9CCC4A">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1366" w:type="pct"/>
            <w:noWrap w:val="0"/>
            <w:vAlign w:val="center"/>
          </w:tcPr>
          <w:p w14:paraId="51C7408E">
            <w:pPr>
              <w:pStyle w:val="87"/>
              <w:rPr>
                <w:rFonts w:hint="default" w:ascii="Times New Roman" w:hAnsi="Times New Roman" w:cs="Times New Roman"/>
                <w:lang w:eastAsia="zh-Hans"/>
              </w:rPr>
            </w:pPr>
            <w:r>
              <w:rPr>
                <w:rFonts w:hint="default" w:ascii="Times New Roman" w:hAnsi="Times New Roman" w:cs="Times New Roman"/>
                <w:lang w:eastAsia="zh-Hans"/>
              </w:rPr>
              <w:t>省市级税务机关代码</w:t>
            </w:r>
          </w:p>
        </w:tc>
        <w:tc>
          <w:tcPr>
            <w:tcW w:w="1298" w:type="pct"/>
            <w:noWrap w:val="0"/>
            <w:vAlign w:val="center"/>
          </w:tcPr>
          <w:p w14:paraId="7F467A7D">
            <w:pPr>
              <w:pStyle w:val="87"/>
              <w:rPr>
                <w:rFonts w:hint="default" w:ascii="Times New Roman" w:hAnsi="Times New Roman" w:cs="Times New Roman"/>
              </w:rPr>
            </w:pPr>
            <w:r>
              <w:rPr>
                <w:rFonts w:hint="default" w:ascii="Times New Roman" w:hAnsi="Times New Roman" w:cs="Times New Roman"/>
              </w:rPr>
              <w:t>必填</w:t>
            </w:r>
          </w:p>
        </w:tc>
      </w:tr>
    </w:tbl>
    <w:p w14:paraId="241792C9">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Change w:id="41" w:author="曹桂僮" w:date="2026-08-24T17:01:56Z">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PrChange>
      </w:tblPr>
      <w:tblGrid>
        <w:gridCol w:w="2719"/>
        <w:gridCol w:w="3220"/>
        <w:gridCol w:w="2444"/>
        <w:tblGridChange w:id="42">
          <w:tblGrid>
            <w:gridCol w:w="2719"/>
            <w:gridCol w:w="3220"/>
            <w:gridCol w:w="2444"/>
          </w:tblGrid>
        </w:tblGridChange>
      </w:tblGrid>
      <w:tr w14:paraId="44D1BE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43"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43" w:author="曹桂僮" w:date="2026-08-24T17:01:56Z">
            <w:trPr>
              <w:jc w:val="center"/>
            </w:trPr>
          </w:trPrChange>
        </w:trPr>
        <w:tc>
          <w:tcPr>
            <w:tcW w:w="1621" w:type="pct"/>
            <w:shd w:val="clear" w:color="auto" w:fill="BFBFBF"/>
            <w:noWrap w:val="0"/>
            <w:vAlign w:val="center"/>
            <w:tcPrChange w:id="44" w:author="曹桂僮" w:date="2026-08-24T17:01:56Z">
              <w:tcPr>
                <w:tcW w:w="1621" w:type="pct"/>
                <w:shd w:val="clear" w:color="auto" w:fill="BFBFBF"/>
                <w:noWrap w:val="0"/>
                <w:vAlign w:val="center"/>
              </w:tcPr>
            </w:tcPrChange>
          </w:tcPr>
          <w:p w14:paraId="24E65E1C">
            <w:pPr>
              <w:pStyle w:val="87"/>
              <w:rPr>
                <w:rFonts w:hint="default" w:ascii="Times New Roman" w:hAnsi="Times New Roman" w:cs="Times New Roman"/>
              </w:rPr>
            </w:pPr>
            <w:r>
              <w:rPr>
                <w:rFonts w:hint="default" w:ascii="Times New Roman" w:hAnsi="Times New Roman" w:cs="Times New Roman"/>
              </w:rPr>
              <w:t>名称</w:t>
            </w:r>
          </w:p>
        </w:tc>
        <w:tc>
          <w:tcPr>
            <w:tcW w:w="1920" w:type="pct"/>
            <w:shd w:val="clear" w:color="auto" w:fill="BFBFBF"/>
            <w:noWrap w:val="0"/>
            <w:vAlign w:val="center"/>
            <w:tcPrChange w:id="45" w:author="曹桂僮" w:date="2026-08-24T17:01:56Z">
              <w:tcPr>
                <w:tcW w:w="1920" w:type="pct"/>
                <w:shd w:val="clear" w:color="auto" w:fill="BFBFBF"/>
                <w:noWrap w:val="0"/>
                <w:vAlign w:val="center"/>
              </w:tcPr>
            </w:tcPrChange>
          </w:tcPr>
          <w:p w14:paraId="386AC32C">
            <w:pPr>
              <w:pStyle w:val="87"/>
              <w:rPr>
                <w:rFonts w:hint="default" w:ascii="Times New Roman" w:hAnsi="Times New Roman" w:cs="Times New Roman"/>
              </w:rPr>
            </w:pPr>
            <w:r>
              <w:rPr>
                <w:rFonts w:hint="default" w:ascii="Times New Roman" w:hAnsi="Times New Roman" w:cs="Times New Roman"/>
              </w:rPr>
              <w:t>说明</w:t>
            </w:r>
          </w:p>
        </w:tc>
        <w:tc>
          <w:tcPr>
            <w:tcW w:w="1457" w:type="pct"/>
            <w:shd w:val="clear" w:color="auto" w:fill="BFBFBF"/>
            <w:noWrap w:val="0"/>
            <w:vAlign w:val="center"/>
            <w:tcPrChange w:id="46" w:author="曹桂僮" w:date="2026-08-24T17:01:56Z">
              <w:tcPr>
                <w:tcW w:w="1457" w:type="pct"/>
                <w:shd w:val="clear" w:color="auto" w:fill="BFBFBF"/>
                <w:noWrap w:val="0"/>
                <w:vAlign w:val="center"/>
              </w:tcPr>
            </w:tcPrChange>
          </w:tcPr>
          <w:p w14:paraId="5EF7717D">
            <w:pPr>
              <w:pStyle w:val="87"/>
              <w:rPr>
                <w:rFonts w:hint="default" w:ascii="Times New Roman" w:hAnsi="Times New Roman" w:cs="Times New Roman"/>
              </w:rPr>
            </w:pPr>
            <w:r>
              <w:rPr>
                <w:rFonts w:hint="default" w:ascii="Times New Roman" w:hAnsi="Times New Roman" w:cs="Times New Roman"/>
              </w:rPr>
              <w:t>描述</w:t>
            </w:r>
          </w:p>
        </w:tc>
      </w:tr>
      <w:tr w14:paraId="27F2D16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47"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47" w:author="曹桂僮" w:date="2026-08-24T17:01:56Z">
            <w:trPr>
              <w:jc w:val="center"/>
            </w:trPr>
          </w:trPrChange>
        </w:trPr>
        <w:tc>
          <w:tcPr>
            <w:tcW w:w="1621" w:type="pct"/>
            <w:noWrap w:val="0"/>
            <w:vAlign w:val="center"/>
            <w:tcPrChange w:id="48" w:author="曹桂僮" w:date="2026-08-24T17:01:56Z">
              <w:tcPr>
                <w:tcW w:w="1621" w:type="pct"/>
                <w:noWrap w:val="0"/>
                <w:vAlign w:val="center"/>
              </w:tcPr>
            </w:tcPrChange>
          </w:tcPr>
          <w:p w14:paraId="48B1C77A">
            <w:pPr>
              <w:pStyle w:val="87"/>
              <w:rPr>
                <w:rFonts w:hint="default" w:ascii="Times New Roman" w:hAnsi="Times New Roman" w:cs="Times New Roman"/>
                <w:lang w:eastAsia="zh-Hans"/>
              </w:rPr>
            </w:pPr>
            <w:r>
              <w:rPr>
                <w:rFonts w:hint="default" w:ascii="Times New Roman" w:hAnsi="Times New Roman" w:cs="Times New Roman"/>
                <w:bCs/>
                <w:sz w:val="24"/>
              </w:rPr>
              <w:t>returncode</w:t>
            </w:r>
          </w:p>
        </w:tc>
        <w:tc>
          <w:tcPr>
            <w:tcW w:w="1920" w:type="pct"/>
            <w:noWrap w:val="0"/>
            <w:vAlign w:val="center"/>
            <w:tcPrChange w:id="49" w:author="曹桂僮" w:date="2026-08-24T17:01:56Z">
              <w:tcPr>
                <w:tcW w:w="1920" w:type="pct"/>
                <w:noWrap w:val="0"/>
                <w:vAlign w:val="center"/>
              </w:tcPr>
            </w:tcPrChange>
          </w:tcPr>
          <w:p w14:paraId="5AE2A7FF">
            <w:pPr>
              <w:pStyle w:val="87"/>
              <w:rPr>
                <w:rFonts w:hint="default" w:ascii="Times New Roman" w:hAnsi="Times New Roman" w:cs="Times New Roman"/>
                <w:lang w:eastAsia="zh-Hans"/>
              </w:rPr>
            </w:pPr>
            <w:r>
              <w:rPr>
                <w:rFonts w:hint="default" w:ascii="Times New Roman" w:hAnsi="Times New Roman" w:cs="Times New Roman"/>
                <w:lang w:eastAsia="zh-Hans"/>
              </w:rPr>
              <w:t>返回</w:t>
            </w:r>
            <w:r>
              <w:rPr>
                <w:rFonts w:hint="default" w:ascii="Times New Roman" w:hAnsi="Times New Roman" w:cs="Times New Roman"/>
              </w:rPr>
              <w:t>code</w:t>
            </w:r>
          </w:p>
        </w:tc>
        <w:tc>
          <w:tcPr>
            <w:tcW w:w="1457" w:type="pct"/>
            <w:noWrap w:val="0"/>
            <w:vAlign w:val="center"/>
            <w:tcPrChange w:id="50" w:author="曹桂僮" w:date="2026-08-24T17:01:56Z">
              <w:tcPr>
                <w:tcW w:w="1457" w:type="pct"/>
                <w:noWrap w:val="0"/>
                <w:vAlign w:val="center"/>
              </w:tcPr>
            </w:tcPrChange>
          </w:tcPr>
          <w:p w14:paraId="78508D63">
            <w:pPr>
              <w:pStyle w:val="87"/>
              <w:rPr>
                <w:rFonts w:hint="default" w:ascii="Times New Roman" w:hAnsi="Times New Roman" w:cs="Times New Roman"/>
                <w:lang w:eastAsia="zh-Hans"/>
              </w:rPr>
            </w:pPr>
            <w:r>
              <w:rPr>
                <w:rFonts w:hint="default" w:ascii="Times New Roman" w:hAnsi="Times New Roman" w:cs="Times New Roman"/>
                <w:lang w:eastAsia="zh-Hans"/>
              </w:rPr>
              <w:t>返回</w:t>
            </w:r>
            <w:r>
              <w:rPr>
                <w:rFonts w:hint="default" w:ascii="Times New Roman" w:hAnsi="Times New Roman" w:cs="Times New Roman"/>
              </w:rPr>
              <w:t>code</w:t>
            </w:r>
          </w:p>
        </w:tc>
      </w:tr>
      <w:tr w14:paraId="63C45E4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51"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51" w:author="曹桂僮" w:date="2026-08-24T17:01:56Z">
            <w:trPr>
              <w:jc w:val="center"/>
            </w:trPr>
          </w:trPrChange>
        </w:trPr>
        <w:tc>
          <w:tcPr>
            <w:tcW w:w="1621" w:type="pct"/>
            <w:noWrap w:val="0"/>
            <w:vAlign w:val="center"/>
            <w:tcPrChange w:id="52" w:author="曹桂僮" w:date="2026-08-24T17:01:56Z">
              <w:tcPr>
                <w:tcW w:w="1621" w:type="pct"/>
                <w:noWrap w:val="0"/>
                <w:vAlign w:val="center"/>
              </w:tcPr>
            </w:tcPrChange>
          </w:tcPr>
          <w:p w14:paraId="411CC035">
            <w:pPr>
              <w:pStyle w:val="87"/>
              <w:rPr>
                <w:rFonts w:hint="default" w:ascii="Times New Roman" w:hAnsi="Times New Roman" w:cs="Times New Roman"/>
                <w:lang w:eastAsia="zh-Hans"/>
              </w:rPr>
            </w:pPr>
            <w:r>
              <w:rPr>
                <w:rFonts w:hint="default" w:ascii="Times New Roman" w:hAnsi="Times New Roman" w:cs="Times New Roman"/>
                <w:bCs/>
                <w:sz w:val="24"/>
              </w:rPr>
              <w:t>returnmsg</w:t>
            </w:r>
          </w:p>
        </w:tc>
        <w:tc>
          <w:tcPr>
            <w:tcW w:w="1920" w:type="pct"/>
            <w:noWrap w:val="0"/>
            <w:vAlign w:val="center"/>
            <w:tcPrChange w:id="53" w:author="曹桂僮" w:date="2026-08-24T17:01:56Z">
              <w:tcPr>
                <w:tcW w:w="1920" w:type="pct"/>
                <w:noWrap w:val="0"/>
                <w:vAlign w:val="center"/>
              </w:tcPr>
            </w:tcPrChange>
          </w:tcPr>
          <w:p w14:paraId="2386D7BA">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c>
          <w:tcPr>
            <w:tcW w:w="1457" w:type="pct"/>
            <w:noWrap w:val="0"/>
            <w:vAlign w:val="center"/>
            <w:tcPrChange w:id="54" w:author="曹桂僮" w:date="2026-08-24T17:01:56Z">
              <w:tcPr>
                <w:tcW w:w="1457" w:type="pct"/>
                <w:noWrap w:val="0"/>
                <w:vAlign w:val="center"/>
              </w:tcPr>
            </w:tcPrChange>
          </w:tcPr>
          <w:p w14:paraId="3C5D3287">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r>
      <w:tr w14:paraId="5F7A0A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55"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55" w:author="曹桂僮" w:date="2026-08-24T17:01:56Z">
            <w:trPr>
              <w:jc w:val="center"/>
            </w:trPr>
          </w:trPrChange>
        </w:trPr>
        <w:tc>
          <w:tcPr>
            <w:tcW w:w="1621" w:type="pct"/>
            <w:noWrap w:val="0"/>
            <w:vAlign w:val="center"/>
            <w:tcPrChange w:id="56" w:author="曹桂僮" w:date="2026-08-24T17:01:56Z">
              <w:tcPr>
                <w:tcW w:w="1621" w:type="pct"/>
                <w:noWrap w:val="0"/>
                <w:vAlign w:val="center"/>
              </w:tcPr>
            </w:tcPrChange>
          </w:tcPr>
          <w:p w14:paraId="4D885CFB">
            <w:pPr>
              <w:pStyle w:val="87"/>
              <w:rPr>
                <w:rFonts w:hint="default" w:ascii="Times New Roman" w:hAnsi="Times New Roman" w:cs="Times New Roman"/>
                <w:lang w:eastAsia="zh-Hans"/>
              </w:rPr>
            </w:pPr>
            <w:r>
              <w:rPr>
                <w:rFonts w:hint="default" w:ascii="Times New Roman" w:hAnsi="Times New Roman" w:cs="Times New Roman"/>
                <w:bCs/>
              </w:rPr>
              <w:t>lqxndwxx</w:t>
            </w:r>
          </w:p>
        </w:tc>
        <w:tc>
          <w:tcPr>
            <w:tcW w:w="1920" w:type="pct"/>
            <w:noWrap w:val="0"/>
            <w:vAlign w:val="center"/>
            <w:tcPrChange w:id="57" w:author="曹桂僮" w:date="2026-08-24T17:01:56Z">
              <w:tcPr>
                <w:tcW w:w="1920" w:type="pct"/>
                <w:noWrap w:val="0"/>
                <w:vAlign w:val="center"/>
              </w:tcPr>
            </w:tcPrChange>
          </w:tcPr>
          <w:p w14:paraId="7271AF13">
            <w:pPr>
              <w:pStyle w:val="87"/>
              <w:rPr>
                <w:rFonts w:hint="default" w:ascii="Times New Roman" w:hAnsi="Times New Roman" w:cs="Times New Roman"/>
                <w:lang w:eastAsia="zh-Hans"/>
              </w:rPr>
            </w:pPr>
            <w:r>
              <w:rPr>
                <w:rFonts w:hint="default" w:ascii="Times New Roman" w:hAnsi="Times New Roman" w:cs="Times New Roman"/>
                <w:lang w:eastAsia="zh-Hans"/>
              </w:rPr>
              <w:t>乐企单位信息列表</w:t>
            </w:r>
          </w:p>
        </w:tc>
        <w:tc>
          <w:tcPr>
            <w:tcW w:w="1457" w:type="pct"/>
            <w:noWrap w:val="0"/>
            <w:vAlign w:val="center"/>
            <w:tcPrChange w:id="58" w:author="曹桂僮" w:date="2026-08-24T17:01:56Z">
              <w:tcPr>
                <w:tcW w:w="1457" w:type="pct"/>
                <w:noWrap w:val="0"/>
                <w:vAlign w:val="center"/>
              </w:tcPr>
            </w:tcPrChange>
          </w:tcPr>
          <w:p w14:paraId="0C73189E">
            <w:pPr>
              <w:pStyle w:val="87"/>
              <w:rPr>
                <w:rFonts w:hint="default" w:ascii="Times New Roman" w:hAnsi="Times New Roman" w:cs="Times New Roman"/>
                <w:lang w:eastAsia="zh-Hans"/>
              </w:rPr>
            </w:pPr>
            <w:r>
              <w:rPr>
                <w:rFonts w:hint="default" w:ascii="Times New Roman" w:hAnsi="Times New Roman" w:cs="Times New Roman"/>
                <w:lang w:eastAsia="zh-Hans"/>
              </w:rPr>
              <w:t>乐企单位信息列表</w:t>
            </w:r>
          </w:p>
        </w:tc>
      </w:tr>
      <w:tr w14:paraId="4C9EC3B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59"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59" w:author="曹桂僮" w:date="2026-08-24T17:01:56Z">
            <w:trPr>
              <w:jc w:val="center"/>
            </w:trPr>
          </w:trPrChange>
        </w:trPr>
        <w:tc>
          <w:tcPr>
            <w:tcW w:w="1621" w:type="pct"/>
            <w:noWrap w:val="0"/>
            <w:vAlign w:val="center"/>
            <w:tcPrChange w:id="60" w:author="曹桂僮" w:date="2026-08-24T17:01:56Z">
              <w:tcPr>
                <w:tcW w:w="1621" w:type="pct"/>
                <w:noWrap w:val="0"/>
                <w:vAlign w:val="center"/>
              </w:tcPr>
            </w:tcPrChange>
          </w:tcPr>
          <w:p w14:paraId="17BCDAC1">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nsrsbh</w:t>
            </w:r>
          </w:p>
        </w:tc>
        <w:tc>
          <w:tcPr>
            <w:tcW w:w="1920" w:type="pct"/>
            <w:noWrap w:val="0"/>
            <w:vAlign w:val="center"/>
            <w:tcPrChange w:id="61" w:author="曹桂僮" w:date="2026-08-24T17:01:56Z">
              <w:tcPr>
                <w:tcW w:w="1920" w:type="pct"/>
                <w:noWrap w:val="0"/>
                <w:vAlign w:val="center"/>
              </w:tcPr>
            </w:tcPrChange>
          </w:tcPr>
          <w:p w14:paraId="215EBEF5">
            <w:pPr>
              <w:pStyle w:val="87"/>
              <w:rPr>
                <w:rFonts w:hint="default" w:ascii="Times New Roman" w:hAnsi="Times New Roman" w:cs="Times New Roman"/>
                <w:lang w:eastAsia="zh-Hans"/>
              </w:rPr>
            </w:pPr>
            <w:r>
              <w:rPr>
                <w:rFonts w:hint="default" w:ascii="Times New Roman" w:hAnsi="Times New Roman" w:cs="Times New Roman"/>
                <w:lang w:eastAsia="zh-Hans"/>
              </w:rPr>
              <w:t>纳税人识别号</w:t>
            </w:r>
          </w:p>
        </w:tc>
        <w:tc>
          <w:tcPr>
            <w:tcW w:w="1457" w:type="pct"/>
            <w:noWrap w:val="0"/>
            <w:vAlign w:val="center"/>
            <w:tcPrChange w:id="62" w:author="曹桂僮" w:date="2026-08-24T17:01:56Z">
              <w:tcPr>
                <w:tcW w:w="1457" w:type="pct"/>
                <w:noWrap w:val="0"/>
                <w:vAlign w:val="center"/>
              </w:tcPr>
            </w:tcPrChange>
          </w:tcPr>
          <w:p w14:paraId="12D87B39">
            <w:pPr>
              <w:pStyle w:val="87"/>
              <w:rPr>
                <w:rFonts w:hint="default" w:ascii="Times New Roman" w:hAnsi="Times New Roman" w:cs="Times New Roman"/>
                <w:lang w:eastAsia="zh-Hans"/>
              </w:rPr>
            </w:pPr>
            <w:r>
              <w:rPr>
                <w:rFonts w:hint="default" w:ascii="Times New Roman" w:hAnsi="Times New Roman" w:cs="Times New Roman"/>
                <w:lang w:eastAsia="zh-Hans"/>
              </w:rPr>
              <w:t>纳税人识别号</w:t>
            </w:r>
          </w:p>
        </w:tc>
      </w:tr>
      <w:tr w14:paraId="6443EB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63"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63" w:author="曹桂僮" w:date="2026-08-24T17:01:56Z">
            <w:trPr>
              <w:jc w:val="center"/>
            </w:trPr>
          </w:trPrChange>
        </w:trPr>
        <w:tc>
          <w:tcPr>
            <w:tcW w:w="1621" w:type="pct"/>
            <w:noWrap w:val="0"/>
            <w:vAlign w:val="center"/>
            <w:tcPrChange w:id="64" w:author="曹桂僮" w:date="2026-08-24T17:01:56Z">
              <w:tcPr>
                <w:tcW w:w="1621" w:type="pct"/>
                <w:noWrap w:val="0"/>
                <w:vAlign w:val="center"/>
              </w:tcPr>
            </w:tcPrChange>
          </w:tcPr>
          <w:p w14:paraId="7A6AC3ED">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shxydm</w:t>
            </w:r>
          </w:p>
        </w:tc>
        <w:tc>
          <w:tcPr>
            <w:tcW w:w="1920" w:type="pct"/>
            <w:noWrap w:val="0"/>
            <w:vAlign w:val="center"/>
            <w:tcPrChange w:id="65" w:author="曹桂僮" w:date="2026-08-24T17:01:56Z">
              <w:tcPr>
                <w:tcW w:w="1920" w:type="pct"/>
                <w:noWrap w:val="0"/>
                <w:vAlign w:val="center"/>
              </w:tcPr>
            </w:tcPrChange>
          </w:tcPr>
          <w:p w14:paraId="541E3A81">
            <w:pPr>
              <w:pStyle w:val="87"/>
              <w:rPr>
                <w:rFonts w:hint="default" w:ascii="Times New Roman" w:hAnsi="Times New Roman" w:cs="Times New Roman"/>
              </w:rPr>
            </w:pPr>
            <w:r>
              <w:rPr>
                <w:rFonts w:hint="default" w:ascii="Times New Roman" w:hAnsi="Times New Roman" w:cs="Times New Roman"/>
              </w:rPr>
              <w:t>社会信用代码</w:t>
            </w:r>
          </w:p>
        </w:tc>
        <w:tc>
          <w:tcPr>
            <w:tcW w:w="1457" w:type="pct"/>
            <w:noWrap w:val="0"/>
            <w:vAlign w:val="center"/>
            <w:tcPrChange w:id="66" w:author="曹桂僮" w:date="2026-08-24T17:01:56Z">
              <w:tcPr>
                <w:tcW w:w="1457" w:type="pct"/>
                <w:noWrap w:val="0"/>
                <w:vAlign w:val="center"/>
              </w:tcPr>
            </w:tcPrChange>
          </w:tcPr>
          <w:p w14:paraId="59587B12">
            <w:pPr>
              <w:pStyle w:val="87"/>
              <w:rPr>
                <w:rFonts w:hint="default" w:ascii="Times New Roman" w:hAnsi="Times New Roman" w:cs="Times New Roman"/>
                <w:lang w:eastAsia="zh-Hans"/>
              </w:rPr>
            </w:pPr>
            <w:r>
              <w:rPr>
                <w:rFonts w:hint="default" w:ascii="Times New Roman" w:hAnsi="Times New Roman" w:cs="Times New Roman"/>
              </w:rPr>
              <w:t>社会信用代码</w:t>
            </w:r>
          </w:p>
        </w:tc>
      </w:tr>
      <w:tr w14:paraId="3833491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67"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67" w:author="曹桂僮" w:date="2026-08-24T17:01:56Z">
            <w:trPr>
              <w:jc w:val="center"/>
            </w:trPr>
          </w:trPrChange>
        </w:trPr>
        <w:tc>
          <w:tcPr>
            <w:tcW w:w="1621" w:type="pct"/>
            <w:noWrap w:val="0"/>
            <w:vAlign w:val="center"/>
            <w:tcPrChange w:id="68" w:author="曹桂僮" w:date="2026-08-24T17:01:56Z">
              <w:tcPr>
                <w:tcW w:w="1621" w:type="pct"/>
                <w:noWrap w:val="0"/>
                <w:vAlign w:val="center"/>
              </w:tcPr>
            </w:tcPrChange>
          </w:tcPr>
          <w:p w14:paraId="667AB1F9">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ssjswjgDm</w:t>
            </w:r>
          </w:p>
        </w:tc>
        <w:tc>
          <w:tcPr>
            <w:tcW w:w="1920" w:type="pct"/>
            <w:noWrap w:val="0"/>
            <w:vAlign w:val="center"/>
            <w:tcPrChange w:id="69" w:author="曹桂僮" w:date="2026-08-24T17:01:56Z">
              <w:tcPr>
                <w:tcW w:w="1920" w:type="pct"/>
                <w:noWrap w:val="0"/>
                <w:vAlign w:val="center"/>
              </w:tcPr>
            </w:tcPrChange>
          </w:tcPr>
          <w:p w14:paraId="0AA15E28">
            <w:pPr>
              <w:pStyle w:val="87"/>
              <w:rPr>
                <w:rFonts w:hint="default" w:ascii="Times New Roman" w:hAnsi="Times New Roman" w:cs="Times New Roman"/>
                <w:lang w:eastAsia="zh-Hans"/>
              </w:rPr>
            </w:pPr>
            <w:r>
              <w:rPr>
                <w:rFonts w:hint="default" w:ascii="Times New Roman" w:hAnsi="Times New Roman" w:cs="Times New Roman"/>
                <w:lang w:eastAsia="zh-Hans"/>
              </w:rPr>
              <w:t>省市级税务机关代码</w:t>
            </w:r>
          </w:p>
        </w:tc>
        <w:tc>
          <w:tcPr>
            <w:tcW w:w="1457" w:type="pct"/>
            <w:noWrap w:val="0"/>
            <w:vAlign w:val="center"/>
            <w:tcPrChange w:id="70" w:author="曹桂僮" w:date="2026-08-24T17:01:56Z">
              <w:tcPr>
                <w:tcW w:w="1457" w:type="pct"/>
                <w:noWrap w:val="0"/>
                <w:vAlign w:val="center"/>
              </w:tcPr>
            </w:tcPrChange>
          </w:tcPr>
          <w:p w14:paraId="67FE5AC6">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r>
      <w:tr w14:paraId="036FE46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71"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71" w:author="曹桂僮" w:date="2026-08-24T17:01:56Z">
            <w:trPr>
              <w:jc w:val="center"/>
            </w:trPr>
          </w:trPrChange>
        </w:trPr>
        <w:tc>
          <w:tcPr>
            <w:tcW w:w="1621" w:type="pct"/>
            <w:noWrap w:val="0"/>
            <w:vAlign w:val="center"/>
            <w:tcPrChange w:id="72" w:author="曹桂僮" w:date="2026-08-24T17:01:56Z">
              <w:tcPr>
                <w:tcW w:w="1621" w:type="pct"/>
                <w:noWrap w:val="0"/>
                <w:vAlign w:val="center"/>
              </w:tcPr>
            </w:tcPrChange>
          </w:tcPr>
          <w:p w14:paraId="5B7B5AF0">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zgswjgDm</w:t>
            </w:r>
          </w:p>
        </w:tc>
        <w:tc>
          <w:tcPr>
            <w:tcW w:w="1920" w:type="pct"/>
            <w:noWrap w:val="0"/>
            <w:vAlign w:val="center"/>
            <w:tcPrChange w:id="73" w:author="曹桂僮" w:date="2026-08-24T17:01:56Z">
              <w:tcPr>
                <w:tcW w:w="1920" w:type="pct"/>
                <w:noWrap w:val="0"/>
                <w:vAlign w:val="center"/>
              </w:tcPr>
            </w:tcPrChange>
          </w:tcPr>
          <w:p w14:paraId="28396835">
            <w:pPr>
              <w:pStyle w:val="87"/>
              <w:rPr>
                <w:rFonts w:hint="default" w:ascii="Times New Roman" w:hAnsi="Times New Roman" w:cs="Times New Roman"/>
                <w:lang w:eastAsia="zh-Hans"/>
              </w:rPr>
            </w:pPr>
            <w:r>
              <w:rPr>
                <w:rFonts w:hint="default" w:ascii="Times New Roman" w:hAnsi="Times New Roman" w:cs="Times New Roman"/>
                <w:lang w:eastAsia="zh-Hans"/>
              </w:rPr>
              <w:t>主管税务机关代码</w:t>
            </w:r>
          </w:p>
        </w:tc>
        <w:tc>
          <w:tcPr>
            <w:tcW w:w="1457" w:type="pct"/>
            <w:noWrap w:val="0"/>
            <w:vAlign w:val="center"/>
            <w:tcPrChange w:id="74" w:author="曹桂僮" w:date="2026-08-24T17:01:56Z">
              <w:tcPr>
                <w:tcW w:w="1457" w:type="pct"/>
                <w:noWrap w:val="0"/>
                <w:vAlign w:val="center"/>
              </w:tcPr>
            </w:tcPrChange>
          </w:tcPr>
          <w:p w14:paraId="527DEFA6">
            <w:pPr>
              <w:pStyle w:val="87"/>
              <w:rPr>
                <w:rFonts w:hint="default" w:ascii="Times New Roman" w:hAnsi="Times New Roman" w:cs="Times New Roman"/>
                <w:lang w:eastAsia="zh-Hans"/>
              </w:rPr>
            </w:pPr>
            <w:r>
              <w:rPr>
                <w:rFonts w:hint="default" w:ascii="Times New Roman" w:hAnsi="Times New Roman" w:cs="Times New Roman"/>
                <w:lang w:eastAsia="zh-Hans"/>
              </w:rPr>
              <w:t>主管税务机关代码</w:t>
            </w:r>
          </w:p>
        </w:tc>
      </w:tr>
      <w:tr w14:paraId="5A689C6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75"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75" w:author="曹桂僮" w:date="2026-08-24T17:01:56Z">
            <w:trPr>
              <w:jc w:val="center"/>
            </w:trPr>
          </w:trPrChange>
        </w:trPr>
        <w:tc>
          <w:tcPr>
            <w:tcW w:w="1621" w:type="pct"/>
            <w:noWrap w:val="0"/>
            <w:vAlign w:val="center"/>
            <w:tcPrChange w:id="76" w:author="曹桂僮" w:date="2026-08-24T17:01:56Z">
              <w:tcPr>
                <w:tcW w:w="1621" w:type="pct"/>
                <w:noWrap w:val="0"/>
                <w:vAlign w:val="center"/>
              </w:tcPr>
            </w:tcPrChange>
          </w:tcPr>
          <w:p w14:paraId="7A565CE8">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nsrmc</w:t>
            </w:r>
          </w:p>
        </w:tc>
        <w:tc>
          <w:tcPr>
            <w:tcW w:w="1920" w:type="pct"/>
            <w:noWrap w:val="0"/>
            <w:vAlign w:val="center"/>
            <w:tcPrChange w:id="77" w:author="曹桂僮" w:date="2026-08-24T17:01:56Z">
              <w:tcPr>
                <w:tcW w:w="1920" w:type="pct"/>
                <w:noWrap w:val="0"/>
                <w:vAlign w:val="center"/>
              </w:tcPr>
            </w:tcPrChange>
          </w:tcPr>
          <w:p w14:paraId="5CBFCD18">
            <w:pPr>
              <w:pStyle w:val="87"/>
              <w:rPr>
                <w:rFonts w:hint="default" w:ascii="Times New Roman" w:hAnsi="Times New Roman" w:cs="Times New Roman"/>
                <w:lang w:eastAsia="zh-Hans"/>
              </w:rPr>
            </w:pPr>
            <w:r>
              <w:rPr>
                <w:rFonts w:hint="default" w:ascii="Times New Roman" w:hAnsi="Times New Roman" w:cs="Times New Roman"/>
                <w:lang w:eastAsia="zh-Hans"/>
              </w:rPr>
              <w:t>纳税人名称</w:t>
            </w:r>
          </w:p>
        </w:tc>
        <w:tc>
          <w:tcPr>
            <w:tcW w:w="1457" w:type="pct"/>
            <w:noWrap w:val="0"/>
            <w:vAlign w:val="center"/>
            <w:tcPrChange w:id="78" w:author="曹桂僮" w:date="2026-08-24T17:01:56Z">
              <w:tcPr>
                <w:tcW w:w="1457" w:type="pct"/>
                <w:noWrap w:val="0"/>
                <w:vAlign w:val="center"/>
              </w:tcPr>
            </w:tcPrChange>
          </w:tcPr>
          <w:p w14:paraId="1271733A">
            <w:pPr>
              <w:pStyle w:val="87"/>
              <w:rPr>
                <w:rFonts w:hint="default" w:ascii="Times New Roman" w:hAnsi="Times New Roman" w:cs="Times New Roman"/>
                <w:lang w:eastAsia="zh-Hans"/>
              </w:rPr>
            </w:pPr>
            <w:r>
              <w:rPr>
                <w:rFonts w:hint="default" w:ascii="Times New Roman" w:hAnsi="Times New Roman" w:cs="Times New Roman"/>
                <w:lang w:eastAsia="zh-Hans"/>
              </w:rPr>
              <w:t>纳税人名称</w:t>
            </w:r>
          </w:p>
        </w:tc>
      </w:tr>
      <w:tr w14:paraId="415FCAB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79"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79" w:author="曹桂僮" w:date="2026-08-24T17:01:56Z">
            <w:trPr>
              <w:jc w:val="center"/>
            </w:trPr>
          </w:trPrChange>
        </w:trPr>
        <w:tc>
          <w:tcPr>
            <w:tcW w:w="1621" w:type="pct"/>
            <w:noWrap w:val="0"/>
            <w:vAlign w:val="center"/>
            <w:tcPrChange w:id="80" w:author="曹桂僮" w:date="2026-08-24T17:01:56Z">
              <w:tcPr>
                <w:tcW w:w="1621" w:type="pct"/>
                <w:noWrap w:val="0"/>
                <w:vAlign w:val="center"/>
              </w:tcPr>
            </w:tcPrChange>
          </w:tcPr>
          <w:p w14:paraId="7859F68E">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lqdwid</w:t>
            </w:r>
          </w:p>
        </w:tc>
        <w:tc>
          <w:tcPr>
            <w:tcW w:w="1920" w:type="pct"/>
            <w:noWrap w:val="0"/>
            <w:vAlign w:val="center"/>
            <w:tcPrChange w:id="81" w:author="曹桂僮" w:date="2026-08-24T17:01:56Z">
              <w:tcPr>
                <w:tcW w:w="1920" w:type="pct"/>
                <w:noWrap w:val="0"/>
                <w:vAlign w:val="center"/>
              </w:tcPr>
            </w:tcPrChange>
          </w:tcPr>
          <w:p w14:paraId="711C5D26">
            <w:pPr>
              <w:pStyle w:val="87"/>
              <w:rPr>
                <w:rFonts w:hint="default" w:ascii="Times New Roman" w:hAnsi="Times New Roman" w:cs="Times New Roman"/>
                <w:lang w:eastAsia="zh-Hans"/>
              </w:rPr>
            </w:pPr>
            <w:r>
              <w:rPr>
                <w:rFonts w:hint="default" w:ascii="Times New Roman" w:hAnsi="Times New Roman" w:cs="Times New Roman"/>
                <w:lang w:eastAsia="zh-Hans"/>
              </w:rPr>
              <w:t>乐企单位id</w:t>
            </w:r>
          </w:p>
        </w:tc>
        <w:tc>
          <w:tcPr>
            <w:tcW w:w="1457" w:type="pct"/>
            <w:noWrap w:val="0"/>
            <w:vAlign w:val="center"/>
            <w:tcPrChange w:id="82" w:author="曹桂僮" w:date="2026-08-24T17:01:56Z">
              <w:tcPr>
                <w:tcW w:w="1457" w:type="pct"/>
                <w:noWrap w:val="0"/>
                <w:vAlign w:val="center"/>
              </w:tcPr>
            </w:tcPrChange>
          </w:tcPr>
          <w:p w14:paraId="09AD8BAB">
            <w:pPr>
              <w:pStyle w:val="87"/>
              <w:rPr>
                <w:rFonts w:hint="default" w:ascii="Times New Roman" w:hAnsi="Times New Roman" w:cs="Times New Roman"/>
                <w:lang w:eastAsia="zh-Hans"/>
              </w:rPr>
            </w:pPr>
            <w:r>
              <w:rPr>
                <w:rFonts w:hint="default" w:ascii="Times New Roman" w:hAnsi="Times New Roman" w:cs="Times New Roman"/>
                <w:lang w:eastAsia="zh-Hans"/>
              </w:rPr>
              <w:t>乐企单位id</w:t>
            </w:r>
          </w:p>
        </w:tc>
      </w:tr>
      <w:tr w14:paraId="623990E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83"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83" w:author="曹桂僮" w:date="2026-08-24T17:01:56Z">
            <w:trPr>
              <w:jc w:val="center"/>
            </w:trPr>
          </w:trPrChange>
        </w:trPr>
        <w:tc>
          <w:tcPr>
            <w:tcW w:w="1621" w:type="pct"/>
            <w:noWrap w:val="0"/>
            <w:vAlign w:val="center"/>
            <w:tcPrChange w:id="84" w:author="曹桂僮" w:date="2026-08-24T17:01:56Z">
              <w:tcPr>
                <w:tcW w:w="1621" w:type="pct"/>
                <w:noWrap w:val="0"/>
                <w:vAlign w:val="center"/>
              </w:tcPr>
            </w:tcPrChange>
          </w:tcPr>
          <w:p w14:paraId="50E11191">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xndwNsrsbh</w:t>
            </w:r>
          </w:p>
        </w:tc>
        <w:tc>
          <w:tcPr>
            <w:tcW w:w="1920" w:type="pct"/>
            <w:noWrap w:val="0"/>
            <w:vAlign w:val="center"/>
            <w:tcPrChange w:id="85" w:author="曹桂僮" w:date="2026-08-24T17:01:56Z">
              <w:tcPr>
                <w:tcW w:w="1920" w:type="pct"/>
                <w:noWrap w:val="0"/>
                <w:vAlign w:val="center"/>
              </w:tcPr>
            </w:tcPrChange>
          </w:tcPr>
          <w:p w14:paraId="044A6D81">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虚拟使用单位纳税人识别号</w:t>
            </w:r>
          </w:p>
        </w:tc>
        <w:tc>
          <w:tcPr>
            <w:tcW w:w="1457" w:type="pct"/>
            <w:noWrap w:val="0"/>
            <w:vAlign w:val="center"/>
            <w:tcPrChange w:id="86" w:author="曹桂僮" w:date="2026-08-24T17:01:56Z">
              <w:tcPr>
                <w:tcW w:w="1457" w:type="pct"/>
                <w:noWrap w:val="0"/>
                <w:vAlign w:val="center"/>
              </w:tcPr>
            </w:tcPrChange>
          </w:tcPr>
          <w:p w14:paraId="2A5295EE">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虚拟使用单位纳税人识别号</w:t>
            </w:r>
          </w:p>
        </w:tc>
      </w:tr>
      <w:tr w14:paraId="2D5AABD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87"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87" w:author="曹桂僮" w:date="2026-08-24T17:01:56Z">
            <w:trPr>
              <w:jc w:val="center"/>
            </w:trPr>
          </w:trPrChange>
        </w:trPr>
        <w:tc>
          <w:tcPr>
            <w:tcW w:w="1621" w:type="pct"/>
            <w:noWrap w:val="0"/>
            <w:vAlign w:val="center"/>
            <w:tcPrChange w:id="88" w:author="曹桂僮" w:date="2026-08-24T17:01:56Z">
              <w:tcPr>
                <w:tcW w:w="1621" w:type="pct"/>
                <w:noWrap w:val="0"/>
                <w:vAlign w:val="center"/>
              </w:tcPr>
            </w:tcPrChange>
          </w:tcPr>
          <w:p w14:paraId="28C02A06">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xndwShxydm</w:t>
            </w:r>
          </w:p>
        </w:tc>
        <w:tc>
          <w:tcPr>
            <w:tcW w:w="1920" w:type="pct"/>
            <w:noWrap w:val="0"/>
            <w:vAlign w:val="center"/>
            <w:tcPrChange w:id="89" w:author="曹桂僮" w:date="2026-08-24T17:01:56Z">
              <w:tcPr>
                <w:tcW w:w="1920" w:type="pct"/>
                <w:noWrap w:val="0"/>
                <w:vAlign w:val="center"/>
              </w:tcPr>
            </w:tcPrChange>
          </w:tcPr>
          <w:p w14:paraId="715924C8">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w:t>
            </w:r>
            <w:r>
              <w:rPr>
                <w:rFonts w:hint="default" w:ascii="Times New Roman" w:hAnsi="Times New Roman" w:cs="Times New Roman"/>
              </w:rPr>
              <w:t>社会信用代码</w:t>
            </w:r>
          </w:p>
        </w:tc>
        <w:tc>
          <w:tcPr>
            <w:tcW w:w="1457" w:type="pct"/>
            <w:noWrap w:val="0"/>
            <w:vAlign w:val="center"/>
            <w:tcPrChange w:id="90" w:author="曹桂僮" w:date="2026-08-24T17:01:56Z">
              <w:tcPr>
                <w:tcW w:w="1457" w:type="pct"/>
                <w:noWrap w:val="0"/>
                <w:vAlign w:val="center"/>
              </w:tcPr>
            </w:tcPrChange>
          </w:tcPr>
          <w:p w14:paraId="4353BA25">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w:t>
            </w:r>
            <w:r>
              <w:rPr>
                <w:rFonts w:hint="default" w:ascii="Times New Roman" w:hAnsi="Times New Roman" w:cs="Times New Roman"/>
              </w:rPr>
              <w:t>社会信用代码</w:t>
            </w:r>
          </w:p>
        </w:tc>
      </w:tr>
      <w:tr w14:paraId="45980B1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91"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91" w:author="曹桂僮" w:date="2026-08-24T17:01:56Z">
            <w:trPr>
              <w:jc w:val="center"/>
            </w:trPr>
          </w:trPrChange>
        </w:trPr>
        <w:tc>
          <w:tcPr>
            <w:tcW w:w="1621" w:type="pct"/>
            <w:noWrap w:val="0"/>
            <w:vAlign w:val="center"/>
            <w:tcPrChange w:id="92" w:author="曹桂僮" w:date="2026-08-24T17:01:56Z">
              <w:tcPr>
                <w:tcW w:w="1621" w:type="pct"/>
                <w:noWrap w:val="0"/>
                <w:vAlign w:val="center"/>
              </w:tcPr>
            </w:tcPrChange>
          </w:tcPr>
          <w:p w14:paraId="75EF5D65">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xndwSsjswjgDm</w:t>
            </w:r>
          </w:p>
        </w:tc>
        <w:tc>
          <w:tcPr>
            <w:tcW w:w="1920" w:type="pct"/>
            <w:noWrap w:val="0"/>
            <w:vAlign w:val="center"/>
            <w:tcPrChange w:id="93" w:author="曹桂僮" w:date="2026-08-24T17:01:56Z">
              <w:tcPr>
                <w:tcW w:w="1920" w:type="pct"/>
                <w:noWrap w:val="0"/>
                <w:vAlign w:val="center"/>
              </w:tcPr>
            </w:tcPrChange>
          </w:tcPr>
          <w:p w14:paraId="24A3B685">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虚拟使用单位省市级税务机关代码</w:t>
            </w:r>
          </w:p>
        </w:tc>
        <w:tc>
          <w:tcPr>
            <w:tcW w:w="1457" w:type="pct"/>
            <w:noWrap w:val="0"/>
            <w:vAlign w:val="center"/>
            <w:tcPrChange w:id="94" w:author="曹桂僮" w:date="2026-08-24T17:01:56Z">
              <w:tcPr>
                <w:tcW w:w="1457" w:type="pct"/>
                <w:noWrap w:val="0"/>
                <w:vAlign w:val="center"/>
              </w:tcPr>
            </w:tcPrChange>
          </w:tcPr>
          <w:p w14:paraId="3634226E">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虚拟使用单位省市级税务机关代码</w:t>
            </w:r>
          </w:p>
        </w:tc>
      </w:tr>
      <w:tr w14:paraId="59960A1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95"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95" w:author="曹桂僮" w:date="2026-08-24T17:01:56Z">
            <w:trPr>
              <w:jc w:val="center"/>
            </w:trPr>
          </w:trPrChange>
        </w:trPr>
        <w:tc>
          <w:tcPr>
            <w:tcW w:w="1621" w:type="pct"/>
            <w:noWrap w:val="0"/>
            <w:vAlign w:val="center"/>
            <w:tcPrChange w:id="96" w:author="曹桂僮" w:date="2026-08-24T17:01:56Z">
              <w:tcPr>
                <w:tcW w:w="1621" w:type="pct"/>
                <w:noWrap w:val="0"/>
                <w:vAlign w:val="center"/>
              </w:tcPr>
            </w:tcPrChange>
          </w:tcPr>
          <w:p w14:paraId="4ADADAE2">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xndwZgswjgDm</w:t>
            </w:r>
          </w:p>
        </w:tc>
        <w:tc>
          <w:tcPr>
            <w:tcW w:w="1920" w:type="pct"/>
            <w:noWrap w:val="0"/>
            <w:vAlign w:val="center"/>
            <w:tcPrChange w:id="97" w:author="曹桂僮" w:date="2026-08-24T17:01:56Z">
              <w:tcPr>
                <w:tcW w:w="1920" w:type="pct"/>
                <w:noWrap w:val="0"/>
                <w:vAlign w:val="center"/>
              </w:tcPr>
            </w:tcPrChange>
          </w:tcPr>
          <w:p w14:paraId="2A87C63C">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虚拟使用单位主管税务机关代码</w:t>
            </w:r>
          </w:p>
        </w:tc>
        <w:tc>
          <w:tcPr>
            <w:tcW w:w="1457" w:type="pct"/>
            <w:noWrap w:val="0"/>
            <w:vAlign w:val="center"/>
            <w:tcPrChange w:id="98" w:author="曹桂僮" w:date="2026-08-24T17:01:56Z">
              <w:tcPr>
                <w:tcW w:w="1457" w:type="pct"/>
                <w:noWrap w:val="0"/>
                <w:vAlign w:val="center"/>
              </w:tcPr>
            </w:tcPrChange>
          </w:tcPr>
          <w:p w14:paraId="5EA7200A">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虚拟使用单位主管税务机关代码</w:t>
            </w:r>
          </w:p>
        </w:tc>
      </w:tr>
      <w:tr w14:paraId="15EA189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99"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99" w:author="曹桂僮" w:date="2026-08-24T17:01:56Z">
            <w:trPr>
              <w:jc w:val="center"/>
            </w:trPr>
          </w:trPrChange>
        </w:trPr>
        <w:tc>
          <w:tcPr>
            <w:tcW w:w="1621" w:type="pct"/>
            <w:noWrap w:val="0"/>
            <w:vAlign w:val="center"/>
            <w:tcPrChange w:id="100" w:author="曹桂僮" w:date="2026-08-24T17:01:56Z">
              <w:tcPr>
                <w:tcW w:w="1621" w:type="pct"/>
                <w:noWrap w:val="0"/>
                <w:vAlign w:val="center"/>
              </w:tcPr>
            </w:tcPrChange>
          </w:tcPr>
          <w:p w14:paraId="753B2D51">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xndwNsrmc</w:t>
            </w:r>
          </w:p>
        </w:tc>
        <w:tc>
          <w:tcPr>
            <w:tcW w:w="1920" w:type="pct"/>
            <w:noWrap w:val="0"/>
            <w:vAlign w:val="center"/>
            <w:tcPrChange w:id="101" w:author="曹桂僮" w:date="2026-08-24T17:01:56Z">
              <w:tcPr>
                <w:tcW w:w="1920" w:type="pct"/>
                <w:noWrap w:val="0"/>
                <w:vAlign w:val="center"/>
              </w:tcPr>
            </w:tcPrChange>
          </w:tcPr>
          <w:p w14:paraId="17D132B8">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虚拟使用单位纳税人名称</w:t>
            </w:r>
          </w:p>
        </w:tc>
        <w:tc>
          <w:tcPr>
            <w:tcW w:w="1457" w:type="pct"/>
            <w:noWrap w:val="0"/>
            <w:vAlign w:val="center"/>
            <w:tcPrChange w:id="102" w:author="曹桂僮" w:date="2026-08-24T17:01:56Z">
              <w:tcPr>
                <w:tcW w:w="1457" w:type="pct"/>
                <w:noWrap w:val="0"/>
                <w:vAlign w:val="center"/>
              </w:tcPr>
            </w:tcPrChange>
          </w:tcPr>
          <w:p w14:paraId="761B7982">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虚拟使用单位纳税人名称</w:t>
            </w:r>
          </w:p>
        </w:tc>
      </w:tr>
      <w:tr w14:paraId="21E9C76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103"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103" w:author="曹桂僮" w:date="2026-08-24T17:01:56Z">
            <w:trPr>
              <w:jc w:val="center"/>
            </w:trPr>
          </w:trPrChange>
        </w:trPr>
        <w:tc>
          <w:tcPr>
            <w:tcW w:w="1621" w:type="pct"/>
            <w:noWrap w:val="0"/>
            <w:vAlign w:val="center"/>
            <w:tcPrChange w:id="104" w:author="曹桂僮" w:date="2026-08-24T17:01:56Z">
              <w:tcPr>
                <w:tcW w:w="1621" w:type="pct"/>
                <w:noWrap w:val="0"/>
                <w:vAlign w:val="center"/>
              </w:tcPr>
            </w:tcPrChange>
          </w:tcPr>
          <w:p w14:paraId="2AD431B7">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xndwLqdwid</w:t>
            </w:r>
          </w:p>
        </w:tc>
        <w:tc>
          <w:tcPr>
            <w:tcW w:w="1920" w:type="pct"/>
            <w:noWrap w:val="0"/>
            <w:vAlign w:val="center"/>
            <w:tcPrChange w:id="105" w:author="曹桂僮" w:date="2026-08-24T17:01:56Z">
              <w:tcPr>
                <w:tcW w:w="1920" w:type="pct"/>
                <w:noWrap w:val="0"/>
                <w:vAlign w:val="center"/>
              </w:tcPr>
            </w:tcPrChange>
          </w:tcPr>
          <w:p w14:paraId="1F44091A">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虚拟使用单位乐企单位id</w:t>
            </w:r>
          </w:p>
        </w:tc>
        <w:tc>
          <w:tcPr>
            <w:tcW w:w="1457" w:type="pct"/>
            <w:noWrap w:val="0"/>
            <w:vAlign w:val="center"/>
            <w:tcPrChange w:id="106" w:author="曹桂僮" w:date="2026-08-24T17:01:56Z">
              <w:tcPr>
                <w:tcW w:w="1457" w:type="pct"/>
                <w:noWrap w:val="0"/>
                <w:vAlign w:val="center"/>
              </w:tcPr>
            </w:tcPrChange>
          </w:tcPr>
          <w:p w14:paraId="0FD2CEE6">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虚拟使用单位乐企单位id</w:t>
            </w:r>
          </w:p>
        </w:tc>
      </w:tr>
      <w:tr w14:paraId="6E65C5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107"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107" w:author="曹桂僮" w:date="2026-08-24T17:01:56Z">
            <w:trPr>
              <w:jc w:val="center"/>
            </w:trPr>
          </w:trPrChange>
        </w:trPr>
        <w:tc>
          <w:tcPr>
            <w:tcW w:w="1621" w:type="pct"/>
            <w:noWrap w:val="0"/>
            <w:vAlign w:val="center"/>
            <w:tcPrChange w:id="108" w:author="曹桂僮" w:date="2026-08-24T17:01:56Z">
              <w:tcPr>
                <w:tcW w:w="1621" w:type="pct"/>
                <w:noWrap w:val="0"/>
                <w:vAlign w:val="center"/>
              </w:tcPr>
            </w:tcPrChange>
          </w:tcPr>
          <w:p w14:paraId="35B92276">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dwgxlxDm</w:t>
            </w:r>
          </w:p>
        </w:tc>
        <w:tc>
          <w:tcPr>
            <w:tcW w:w="1920" w:type="pct"/>
            <w:noWrap w:val="0"/>
            <w:vAlign w:val="center"/>
            <w:tcPrChange w:id="109" w:author="曹桂僮" w:date="2026-08-24T17:01:56Z">
              <w:tcPr>
                <w:tcW w:w="1920" w:type="pct"/>
                <w:noWrap w:val="0"/>
                <w:vAlign w:val="center"/>
              </w:tcPr>
            </w:tcPrChange>
          </w:tcPr>
          <w:p w14:paraId="4AE09503">
            <w:pPr>
              <w:pStyle w:val="87"/>
              <w:rPr>
                <w:rFonts w:hint="default" w:ascii="Times New Roman" w:hAnsi="Times New Roman" w:cs="Times New Roman"/>
                <w:lang w:eastAsia="zh-Hans"/>
              </w:rPr>
            </w:pPr>
            <w:r>
              <w:rPr>
                <w:rFonts w:hint="default" w:ascii="Times New Roman" w:hAnsi="Times New Roman" w:cs="Times New Roman"/>
                <w:lang w:eastAsia="zh-Hans"/>
              </w:rPr>
              <w:t>单位关系类型代码</w:t>
            </w:r>
          </w:p>
        </w:tc>
        <w:tc>
          <w:tcPr>
            <w:tcW w:w="1457" w:type="pct"/>
            <w:noWrap w:val="0"/>
            <w:vAlign w:val="center"/>
            <w:tcPrChange w:id="110" w:author="曹桂僮" w:date="2026-08-24T17:01:56Z">
              <w:tcPr>
                <w:tcW w:w="1457" w:type="pct"/>
                <w:noWrap w:val="0"/>
                <w:vAlign w:val="center"/>
              </w:tcPr>
            </w:tcPrChange>
          </w:tcPr>
          <w:p w14:paraId="19179105">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r>
      <w:tr w14:paraId="69EE1E1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111"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111" w:author="曹桂僮" w:date="2026-08-24T17:01:56Z">
            <w:trPr>
              <w:jc w:val="center"/>
            </w:trPr>
          </w:trPrChange>
        </w:trPr>
        <w:tc>
          <w:tcPr>
            <w:tcW w:w="1621" w:type="pct"/>
            <w:noWrap w:val="0"/>
            <w:vAlign w:val="center"/>
            <w:tcPrChange w:id="112" w:author="曹桂僮" w:date="2026-08-24T17:01:56Z">
              <w:tcPr>
                <w:tcW w:w="1621" w:type="pct"/>
                <w:noWrap w:val="0"/>
                <w:vAlign w:val="center"/>
              </w:tcPr>
            </w:tcPrChange>
          </w:tcPr>
          <w:p w14:paraId="4AEE3EDC">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kpyxm</w:t>
            </w:r>
          </w:p>
        </w:tc>
        <w:tc>
          <w:tcPr>
            <w:tcW w:w="1920" w:type="pct"/>
            <w:noWrap w:val="0"/>
            <w:vAlign w:val="center"/>
            <w:tcPrChange w:id="113" w:author="曹桂僮" w:date="2026-08-24T17:01:56Z">
              <w:tcPr>
                <w:tcW w:w="1920" w:type="pct"/>
                <w:noWrap w:val="0"/>
                <w:vAlign w:val="center"/>
              </w:tcPr>
            </w:tcPrChange>
          </w:tcPr>
          <w:p w14:paraId="6356EE6F">
            <w:pPr>
              <w:pStyle w:val="87"/>
              <w:rPr>
                <w:rFonts w:hint="default" w:ascii="Times New Roman" w:hAnsi="Times New Roman" w:cs="Times New Roman"/>
                <w:lang w:eastAsia="zh-Hans"/>
              </w:rPr>
            </w:pPr>
            <w:r>
              <w:rPr>
                <w:rFonts w:hint="default" w:ascii="Times New Roman" w:hAnsi="Times New Roman" w:cs="Times New Roman"/>
                <w:lang w:eastAsia="zh-Hans"/>
              </w:rPr>
              <w:t>开票员姓名</w:t>
            </w:r>
          </w:p>
        </w:tc>
        <w:tc>
          <w:tcPr>
            <w:tcW w:w="1457" w:type="pct"/>
            <w:noWrap w:val="0"/>
            <w:vAlign w:val="center"/>
            <w:tcPrChange w:id="114" w:author="曹桂僮" w:date="2026-08-24T17:01:56Z">
              <w:tcPr>
                <w:tcW w:w="1457" w:type="pct"/>
                <w:noWrap w:val="0"/>
                <w:vAlign w:val="center"/>
              </w:tcPr>
            </w:tcPrChange>
          </w:tcPr>
          <w:p w14:paraId="5E45E3C9">
            <w:pPr>
              <w:pStyle w:val="87"/>
              <w:rPr>
                <w:rFonts w:hint="default" w:ascii="Times New Roman" w:hAnsi="Times New Roman" w:cs="Times New Roman"/>
                <w:lang w:eastAsia="zh-Hans"/>
              </w:rPr>
            </w:pPr>
            <w:r>
              <w:rPr>
                <w:rFonts w:hint="default" w:ascii="Times New Roman" w:hAnsi="Times New Roman" w:cs="Times New Roman"/>
                <w:lang w:eastAsia="zh-Hans"/>
              </w:rPr>
              <w:t>开票员姓名</w:t>
            </w:r>
          </w:p>
        </w:tc>
      </w:tr>
      <w:tr w14:paraId="0A64FE2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115"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115" w:author="曹桂僮" w:date="2026-08-24T17:01:56Z">
            <w:trPr>
              <w:jc w:val="center"/>
            </w:trPr>
          </w:trPrChange>
        </w:trPr>
        <w:tc>
          <w:tcPr>
            <w:tcW w:w="1621" w:type="pct"/>
            <w:noWrap w:val="0"/>
            <w:vAlign w:val="center"/>
            <w:tcPrChange w:id="116" w:author="曹桂僮" w:date="2026-08-24T17:01:56Z">
              <w:tcPr>
                <w:tcW w:w="1621" w:type="pct"/>
                <w:noWrap w:val="0"/>
                <w:vAlign w:val="center"/>
              </w:tcPr>
            </w:tcPrChange>
          </w:tcPr>
          <w:p w14:paraId="658A8EA0">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lxdh</w:t>
            </w:r>
          </w:p>
        </w:tc>
        <w:tc>
          <w:tcPr>
            <w:tcW w:w="1920" w:type="pct"/>
            <w:noWrap w:val="0"/>
            <w:vAlign w:val="center"/>
            <w:tcPrChange w:id="117" w:author="曹桂僮" w:date="2026-08-24T17:01:56Z">
              <w:tcPr>
                <w:tcW w:w="1920" w:type="pct"/>
                <w:noWrap w:val="0"/>
                <w:vAlign w:val="center"/>
              </w:tcPr>
            </w:tcPrChange>
          </w:tcPr>
          <w:p w14:paraId="54AF64FB">
            <w:pPr>
              <w:pStyle w:val="87"/>
              <w:rPr>
                <w:rFonts w:hint="default" w:ascii="Times New Roman" w:hAnsi="Times New Roman" w:cs="Times New Roman"/>
                <w:lang w:eastAsia="zh-Hans"/>
              </w:rPr>
            </w:pPr>
            <w:r>
              <w:rPr>
                <w:rFonts w:hint="default" w:ascii="Times New Roman" w:hAnsi="Times New Roman" w:cs="Times New Roman"/>
                <w:lang w:eastAsia="zh-Hans"/>
              </w:rPr>
              <w:t>联系电话</w:t>
            </w:r>
          </w:p>
        </w:tc>
        <w:tc>
          <w:tcPr>
            <w:tcW w:w="1457" w:type="pct"/>
            <w:noWrap w:val="0"/>
            <w:vAlign w:val="center"/>
            <w:tcPrChange w:id="118" w:author="曹桂僮" w:date="2026-08-24T17:01:56Z">
              <w:tcPr>
                <w:tcW w:w="1457" w:type="pct"/>
                <w:noWrap w:val="0"/>
                <w:vAlign w:val="center"/>
              </w:tcPr>
            </w:tcPrChange>
          </w:tcPr>
          <w:p w14:paraId="4DF25174">
            <w:pPr>
              <w:pStyle w:val="87"/>
              <w:rPr>
                <w:rFonts w:hint="default" w:ascii="Times New Roman" w:hAnsi="Times New Roman" w:cs="Times New Roman"/>
                <w:lang w:eastAsia="zh-Hans"/>
              </w:rPr>
            </w:pPr>
            <w:r>
              <w:rPr>
                <w:rFonts w:hint="default" w:ascii="Times New Roman" w:hAnsi="Times New Roman" w:cs="Times New Roman"/>
                <w:lang w:eastAsia="zh-Hans"/>
              </w:rPr>
              <w:t>联系电话</w:t>
            </w:r>
          </w:p>
        </w:tc>
      </w:tr>
      <w:tr w14:paraId="20DF9C3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119"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119" w:author="曹桂僮" w:date="2026-08-24T17:01:56Z">
            <w:trPr>
              <w:jc w:val="center"/>
            </w:trPr>
          </w:trPrChange>
        </w:trPr>
        <w:tc>
          <w:tcPr>
            <w:tcW w:w="1621" w:type="pct"/>
            <w:noWrap w:val="0"/>
            <w:vAlign w:val="center"/>
            <w:tcPrChange w:id="120" w:author="曹桂僮" w:date="2026-08-24T17:01:56Z">
              <w:tcPr>
                <w:tcW w:w="1621" w:type="pct"/>
                <w:noWrap w:val="0"/>
                <w:vAlign w:val="center"/>
              </w:tcPr>
            </w:tcPrChange>
          </w:tcPr>
          <w:p w14:paraId="522FFBAF">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zjlx</w:t>
            </w:r>
          </w:p>
        </w:tc>
        <w:tc>
          <w:tcPr>
            <w:tcW w:w="1920" w:type="pct"/>
            <w:noWrap w:val="0"/>
            <w:vAlign w:val="center"/>
            <w:tcPrChange w:id="121" w:author="曹桂僮" w:date="2026-08-24T17:01:56Z">
              <w:tcPr>
                <w:tcW w:w="1920" w:type="pct"/>
                <w:noWrap w:val="0"/>
                <w:vAlign w:val="center"/>
              </w:tcPr>
            </w:tcPrChange>
          </w:tcPr>
          <w:p w14:paraId="1DE5647E">
            <w:pPr>
              <w:pStyle w:val="87"/>
              <w:rPr>
                <w:rFonts w:hint="default" w:ascii="Times New Roman" w:hAnsi="Times New Roman" w:cs="Times New Roman"/>
                <w:lang w:eastAsia="zh-Hans"/>
              </w:rPr>
            </w:pPr>
            <w:r>
              <w:rPr>
                <w:rFonts w:hint="default" w:ascii="Times New Roman" w:hAnsi="Times New Roman" w:cs="Times New Roman"/>
                <w:lang w:eastAsia="zh-Hans"/>
              </w:rPr>
              <w:t>证件类型</w:t>
            </w:r>
          </w:p>
        </w:tc>
        <w:tc>
          <w:tcPr>
            <w:tcW w:w="1457" w:type="pct"/>
            <w:noWrap w:val="0"/>
            <w:vAlign w:val="center"/>
            <w:tcPrChange w:id="122" w:author="曹桂僮" w:date="2026-08-24T17:01:56Z">
              <w:tcPr>
                <w:tcW w:w="1457" w:type="pct"/>
                <w:noWrap w:val="0"/>
                <w:vAlign w:val="center"/>
              </w:tcPr>
            </w:tcPrChange>
          </w:tcPr>
          <w:p w14:paraId="42883CC1">
            <w:pPr>
              <w:pStyle w:val="87"/>
              <w:rPr>
                <w:rFonts w:hint="default" w:ascii="Times New Roman" w:hAnsi="Times New Roman" w:cs="Times New Roman"/>
                <w:lang w:eastAsia="zh-Hans"/>
              </w:rPr>
            </w:pPr>
            <w:r>
              <w:rPr>
                <w:rFonts w:hint="default" w:ascii="Times New Roman" w:hAnsi="Times New Roman" w:cs="Times New Roman"/>
                <w:lang w:eastAsia="zh-Hans"/>
              </w:rPr>
              <w:t>证件类型</w:t>
            </w:r>
          </w:p>
        </w:tc>
      </w:tr>
      <w:tr w14:paraId="52FA627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123"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123" w:author="曹桂僮" w:date="2026-08-24T17:01:56Z">
            <w:trPr>
              <w:jc w:val="center"/>
            </w:trPr>
          </w:trPrChange>
        </w:trPr>
        <w:tc>
          <w:tcPr>
            <w:tcW w:w="1621" w:type="pct"/>
            <w:noWrap w:val="0"/>
            <w:vAlign w:val="center"/>
            <w:tcPrChange w:id="124" w:author="曹桂僮" w:date="2026-08-24T17:01:56Z">
              <w:tcPr>
                <w:tcW w:w="1621" w:type="pct"/>
                <w:noWrap w:val="0"/>
                <w:vAlign w:val="center"/>
              </w:tcPr>
            </w:tcPrChange>
          </w:tcPr>
          <w:p w14:paraId="781B6A89">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zjhm</w:t>
            </w:r>
          </w:p>
        </w:tc>
        <w:tc>
          <w:tcPr>
            <w:tcW w:w="1920" w:type="pct"/>
            <w:noWrap w:val="0"/>
            <w:vAlign w:val="center"/>
            <w:tcPrChange w:id="125" w:author="曹桂僮" w:date="2026-08-24T17:01:56Z">
              <w:tcPr>
                <w:tcW w:w="1920" w:type="pct"/>
                <w:noWrap w:val="0"/>
                <w:vAlign w:val="center"/>
              </w:tcPr>
            </w:tcPrChange>
          </w:tcPr>
          <w:p w14:paraId="5570F4EE">
            <w:pPr>
              <w:pStyle w:val="87"/>
              <w:rPr>
                <w:rFonts w:hint="default" w:ascii="Times New Roman" w:hAnsi="Times New Roman" w:cs="Times New Roman"/>
                <w:lang w:eastAsia="zh-Hans"/>
              </w:rPr>
            </w:pPr>
            <w:r>
              <w:rPr>
                <w:rFonts w:hint="default" w:ascii="Times New Roman" w:hAnsi="Times New Roman" w:cs="Times New Roman"/>
                <w:lang w:eastAsia="zh-Hans"/>
              </w:rPr>
              <w:t>证件号码</w:t>
            </w:r>
          </w:p>
        </w:tc>
        <w:tc>
          <w:tcPr>
            <w:tcW w:w="1457" w:type="pct"/>
            <w:noWrap w:val="0"/>
            <w:vAlign w:val="center"/>
            <w:tcPrChange w:id="126" w:author="曹桂僮" w:date="2026-08-24T17:01:56Z">
              <w:tcPr>
                <w:tcW w:w="1457" w:type="pct"/>
                <w:noWrap w:val="0"/>
                <w:vAlign w:val="center"/>
              </w:tcPr>
            </w:tcPrChange>
          </w:tcPr>
          <w:p w14:paraId="17526D27">
            <w:pPr>
              <w:pStyle w:val="87"/>
              <w:rPr>
                <w:rFonts w:hint="default" w:ascii="Times New Roman" w:hAnsi="Times New Roman" w:cs="Times New Roman"/>
                <w:lang w:eastAsia="zh-Hans"/>
              </w:rPr>
            </w:pPr>
            <w:r>
              <w:rPr>
                <w:rFonts w:hint="default" w:ascii="Times New Roman" w:hAnsi="Times New Roman" w:cs="Times New Roman"/>
                <w:lang w:eastAsia="zh-Hans"/>
              </w:rPr>
              <w:t>证件号码</w:t>
            </w:r>
          </w:p>
        </w:tc>
      </w:tr>
      <w:tr w14:paraId="232F1E3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127"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trPrChange w:id="127" w:author="曹桂僮" w:date="2026-08-24T17:01:56Z">
            <w:trPr>
              <w:jc w:val="center"/>
            </w:trPr>
          </w:trPrChange>
        </w:trPr>
        <w:tc>
          <w:tcPr>
            <w:tcW w:w="1621" w:type="pct"/>
            <w:noWrap w:val="0"/>
            <w:vAlign w:val="center"/>
            <w:tcPrChange w:id="128" w:author="曹桂僮" w:date="2026-08-24T17:01:56Z">
              <w:tcPr>
                <w:tcW w:w="1621" w:type="pct"/>
                <w:noWrap w:val="0"/>
                <w:vAlign w:val="center"/>
              </w:tcPr>
            </w:tcPrChange>
          </w:tcPr>
          <w:p w14:paraId="2E276AF8">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jrlxDm</w:t>
            </w:r>
          </w:p>
        </w:tc>
        <w:tc>
          <w:tcPr>
            <w:tcW w:w="1920" w:type="pct"/>
            <w:noWrap w:val="0"/>
            <w:vAlign w:val="center"/>
            <w:tcPrChange w:id="129" w:author="曹桂僮" w:date="2026-08-24T17:01:56Z">
              <w:tcPr>
                <w:tcW w:w="1920" w:type="pct"/>
                <w:noWrap w:val="0"/>
                <w:vAlign w:val="center"/>
              </w:tcPr>
            </w:tcPrChange>
          </w:tcPr>
          <w:p w14:paraId="14A5B009">
            <w:pPr>
              <w:pStyle w:val="87"/>
              <w:rPr>
                <w:rFonts w:hint="default" w:ascii="Times New Roman" w:hAnsi="Times New Roman" w:cs="Times New Roman"/>
                <w:lang w:eastAsia="zh-Hans"/>
              </w:rPr>
            </w:pPr>
            <w:r>
              <w:rPr>
                <w:rFonts w:hint="default" w:ascii="Times New Roman" w:hAnsi="Times New Roman" w:cs="Times New Roman"/>
                <w:lang w:eastAsia="zh-Hans"/>
              </w:rPr>
              <w:t>接入类型代码</w:t>
            </w:r>
          </w:p>
        </w:tc>
        <w:tc>
          <w:tcPr>
            <w:tcW w:w="1457" w:type="pct"/>
            <w:noWrap w:val="0"/>
            <w:vAlign w:val="center"/>
            <w:tcPrChange w:id="130" w:author="曹桂僮" w:date="2026-08-24T17:01:56Z">
              <w:tcPr>
                <w:tcW w:w="1457" w:type="pct"/>
                <w:noWrap w:val="0"/>
                <w:vAlign w:val="center"/>
              </w:tcPr>
            </w:tcPrChange>
          </w:tcPr>
          <w:p w14:paraId="6622CB68">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r>
      <w:tr w14:paraId="6E7C4AD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Change w:id="132" w:author="曹桂僮" w:date="2026-08-24T17:01:56Z">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blPrExChange>
        </w:tblPrEx>
        <w:trPr>
          <w:jc w:val="center"/>
          <w:ins w:id="131" w:author="曹桂僮" w:date="2026-08-18T16:44:28Z"/>
          <w:trPrChange w:id="132" w:author="曹桂僮" w:date="2026-08-24T17:01:56Z">
            <w:trPr>
              <w:jc w:val="center"/>
            </w:trPr>
          </w:trPrChange>
        </w:trPr>
        <w:tc>
          <w:tcPr>
            <w:tcW w:w="1621" w:type="pct"/>
            <w:noWrap w:val="0"/>
            <w:vAlign w:val="center"/>
            <w:tcPrChange w:id="133" w:author="曹桂僮" w:date="2026-08-24T17:01:56Z">
              <w:tcPr>
                <w:tcW w:w="1621" w:type="pct"/>
                <w:noWrap w:val="0"/>
                <w:vAlign w:val="center"/>
              </w:tcPr>
            </w:tcPrChange>
          </w:tcPr>
          <w:p w14:paraId="53DF8A24">
            <w:pPr>
              <w:pStyle w:val="87"/>
              <w:ind w:firstLine="210" w:firstLineChars="100"/>
              <w:rPr>
                <w:ins w:id="134" w:author="曹桂僮" w:date="2026-08-18T16:44:28Z"/>
                <w:rFonts w:hint="default" w:ascii="Times New Roman" w:hAnsi="Times New Roman" w:cs="Times New Roman"/>
                <w:lang w:eastAsia="zh-Hans"/>
              </w:rPr>
            </w:pPr>
            <w:ins w:id="135" w:author="曹桂僮" w:date="2026-08-18T16:44:47Z">
              <w:r>
                <w:rPr>
                  <w:rFonts w:hint="default" w:ascii="Times New Roman" w:hAnsi="Times New Roman" w:eastAsia="宋体" w:cs="Times New Roman"/>
                  <w:color w:val="auto"/>
                  <w:kern w:val="2"/>
                  <w:sz w:val="21"/>
                  <w:szCs w:val="21"/>
                  <w:highlight w:val="none"/>
                  <w:lang w:val="en-US" w:eastAsia="zh-CN" w:bidi="ar-SA"/>
                </w:rPr>
                <w:t>sydwlylxdmjh</w:t>
              </w:r>
            </w:ins>
          </w:p>
        </w:tc>
        <w:tc>
          <w:tcPr>
            <w:tcW w:w="1920" w:type="pct"/>
            <w:noWrap w:val="0"/>
            <w:vAlign w:val="center"/>
            <w:tcPrChange w:id="136" w:author="曹桂僮" w:date="2026-08-24T17:01:56Z">
              <w:tcPr>
                <w:tcW w:w="1920" w:type="pct"/>
                <w:noWrap w:val="0"/>
                <w:vAlign w:val="center"/>
              </w:tcPr>
            </w:tcPrChange>
          </w:tcPr>
          <w:p w14:paraId="34B46F37">
            <w:pPr>
              <w:pStyle w:val="87"/>
              <w:rPr>
                <w:ins w:id="137" w:author="曹桂僮" w:date="2026-08-18T16:44:28Z"/>
                <w:rFonts w:hint="default" w:ascii="Times New Roman" w:hAnsi="Times New Roman" w:cs="Times New Roman"/>
                <w:lang w:eastAsia="zh-Hans"/>
              </w:rPr>
            </w:pPr>
            <w:ins w:id="138" w:author="曹桂僮" w:date="2026-08-18T16:44:55Z">
              <w:r>
                <w:rPr>
                  <w:rFonts w:hint="default" w:ascii="Times New Roman" w:hAnsi="Times New Roman" w:eastAsia="宋体" w:cs="Times New Roman"/>
                  <w:sz w:val="21"/>
                  <w:szCs w:val="21"/>
                  <w:lang w:val="en-US" w:eastAsia="zh-CN"/>
                </w:rPr>
                <w:t>使用单位</w:t>
              </w:r>
            </w:ins>
            <w:ins w:id="139" w:author="曹桂僮" w:date="2026-08-18T16:44:55Z">
              <w:r>
                <w:rPr>
                  <w:rFonts w:hint="eastAsia" w:ascii="Times New Roman" w:hAnsi="Times New Roman" w:eastAsia="宋体" w:cs="Times New Roman"/>
                  <w:sz w:val="21"/>
                  <w:szCs w:val="21"/>
                  <w:lang w:val="en-US" w:eastAsia="zh-CN"/>
                </w:rPr>
                <w:t>联用类型代码集合</w:t>
              </w:r>
            </w:ins>
          </w:p>
        </w:tc>
        <w:tc>
          <w:tcPr>
            <w:tcW w:w="1457" w:type="pct"/>
            <w:noWrap w:val="0"/>
            <w:vAlign w:val="center"/>
            <w:tcPrChange w:id="140" w:author="曹桂僮" w:date="2026-08-24T17:01:56Z">
              <w:tcPr>
                <w:tcW w:w="1457" w:type="pct"/>
                <w:noWrap w:val="0"/>
                <w:vAlign w:val="center"/>
              </w:tcPr>
            </w:tcPrChange>
          </w:tcPr>
          <w:p w14:paraId="5605A8AE">
            <w:pPr>
              <w:pStyle w:val="87"/>
              <w:rPr>
                <w:ins w:id="141" w:author="曹桂僮" w:date="2026-08-18T16:44:28Z"/>
                <w:rFonts w:hint="default" w:ascii="Times New Roman" w:hAnsi="Times New Roman" w:eastAsia="宋体" w:cs="Times New Roman"/>
                <w:i/>
                <w:iCs/>
                <w:color w:val="7F7F7F"/>
                <w:lang w:val="en-US" w:eastAsia="zh-CN"/>
              </w:rPr>
            </w:pPr>
            <w:ins w:id="142" w:author="曹桂僮" w:date="2026-08-18T16:45:10Z">
              <w:r>
                <w:rPr>
                  <w:rFonts w:hint="eastAsia" w:cs="Times New Roman"/>
                  <w:i w:val="0"/>
                  <w:iCs w:val="0"/>
                  <w:szCs w:val="21"/>
                  <w:lang w:val="en-US" w:eastAsia="zh-CN"/>
                </w:rPr>
                <w:t>01：</w:t>
              </w:r>
            </w:ins>
            <w:ins w:id="143" w:author="曹桂僮" w:date="2026-08-18T16:45:11Z">
              <w:r>
                <w:rPr>
                  <w:rFonts w:hint="eastAsia" w:cs="Times New Roman"/>
                  <w:i w:val="0"/>
                  <w:iCs w:val="0"/>
                  <w:szCs w:val="21"/>
                  <w:lang w:val="en-US" w:eastAsia="zh-CN"/>
                </w:rPr>
                <w:t>支付</w:t>
              </w:r>
            </w:ins>
            <w:ins w:id="144" w:author="曹桂僮" w:date="2026-08-18T16:45:13Z">
              <w:r>
                <w:rPr>
                  <w:rFonts w:hint="eastAsia" w:cs="Times New Roman"/>
                  <w:i w:val="0"/>
                  <w:iCs w:val="0"/>
                  <w:szCs w:val="21"/>
                  <w:lang w:val="en-US" w:eastAsia="zh-CN"/>
                </w:rPr>
                <w:t>联用</w:t>
              </w:r>
            </w:ins>
            <w:ins w:id="145" w:author="曹桂僮" w:date="2026-08-18T16:45:13Z">
              <w:r>
                <w:rPr>
                  <w:rFonts w:hint="eastAsia" w:cs="Times New Roman"/>
                  <w:i w:val="0"/>
                  <w:iCs w:val="0"/>
                  <w:szCs w:val="21"/>
                  <w:lang w:val="en-US" w:eastAsia="zh-CN"/>
                </w:rPr>
                <w:br w:type="textWrapping"/>
              </w:r>
            </w:ins>
            <w:ins w:id="146" w:author="曹桂僮" w:date="2026-08-18T16:45:14Z">
              <w:r>
                <w:rPr>
                  <w:rFonts w:hint="eastAsia" w:cs="Times New Roman"/>
                  <w:i w:val="0"/>
                  <w:iCs w:val="0"/>
                  <w:szCs w:val="21"/>
                  <w:lang w:val="en-US" w:eastAsia="zh-CN"/>
                </w:rPr>
                <w:t>0</w:t>
              </w:r>
            </w:ins>
            <w:ins w:id="147" w:author="曹桂僮" w:date="2026-08-18T16:45:15Z">
              <w:r>
                <w:rPr>
                  <w:rFonts w:hint="eastAsia" w:cs="Times New Roman"/>
                  <w:i w:val="0"/>
                  <w:iCs w:val="0"/>
                  <w:szCs w:val="21"/>
                  <w:lang w:val="en-US" w:eastAsia="zh-CN"/>
                </w:rPr>
                <w:t>2：</w:t>
              </w:r>
            </w:ins>
            <w:ins w:id="148" w:author="曹桂僮" w:date="2026-08-18T16:45:17Z">
              <w:r>
                <w:rPr>
                  <w:rFonts w:hint="eastAsia" w:cs="Times New Roman"/>
                  <w:i w:val="0"/>
                  <w:iCs w:val="0"/>
                  <w:szCs w:val="21"/>
                  <w:lang w:val="en-US" w:eastAsia="zh-CN"/>
                </w:rPr>
                <w:t>交易联用</w:t>
              </w:r>
            </w:ins>
            <w:ins w:id="149" w:author="曹桂僮" w:date="2026-08-18T16:45:26Z">
              <w:r>
                <w:rPr>
                  <w:rFonts w:hint="eastAsia" w:cs="Times New Roman"/>
                  <w:i w:val="0"/>
                  <w:iCs w:val="0"/>
                  <w:szCs w:val="21"/>
                  <w:lang w:val="en-US" w:eastAsia="zh-CN"/>
                </w:rPr>
                <w:br w:type="textWrapping"/>
              </w:r>
            </w:ins>
            <w:ins w:id="150" w:author="曹桂僮" w:date="2026-08-18T16:45:28Z">
              <w:r>
                <w:rPr>
                  <w:rFonts w:hint="eastAsia" w:cs="Times New Roman"/>
                  <w:i w:val="0"/>
                  <w:iCs w:val="0"/>
                  <w:szCs w:val="21"/>
                  <w:lang w:val="en-US" w:eastAsia="zh-CN"/>
                </w:rPr>
                <w:t>多个</w:t>
              </w:r>
            </w:ins>
            <w:ins w:id="151" w:author="曹桂僮" w:date="2026-08-18T16:45:29Z">
              <w:r>
                <w:rPr>
                  <w:rFonts w:hint="eastAsia" w:cs="Times New Roman"/>
                  <w:i w:val="0"/>
                  <w:iCs w:val="0"/>
                  <w:szCs w:val="21"/>
                  <w:lang w:val="en-US" w:eastAsia="zh-CN"/>
                </w:rPr>
                <w:t>时</w:t>
              </w:r>
            </w:ins>
            <w:ins w:id="152" w:author="曹桂僮" w:date="2026-08-18T16:45:30Z">
              <w:r>
                <w:rPr>
                  <w:rFonts w:hint="eastAsia" w:cs="Times New Roman"/>
                  <w:i w:val="0"/>
                  <w:iCs w:val="0"/>
                  <w:szCs w:val="21"/>
                  <w:lang w:val="en-US" w:eastAsia="zh-CN"/>
                </w:rPr>
                <w:t>用</w:t>
              </w:r>
            </w:ins>
            <w:ins w:id="153" w:author="曹桂僮" w:date="2026-08-18T16:45:47Z">
              <w:r>
                <w:rPr>
                  <w:rFonts w:hint="eastAsia" w:cs="Times New Roman"/>
                  <w:i w:val="0"/>
                  <w:iCs w:val="0"/>
                  <w:szCs w:val="21"/>
                  <w:lang w:val="en-US" w:eastAsia="zh-CN"/>
                </w:rPr>
                <w:t>”</w:t>
              </w:r>
            </w:ins>
            <w:ins w:id="154" w:author="曹桂僮" w:date="2026-08-18T16:45:48Z">
              <w:r>
                <w:rPr>
                  <w:rFonts w:hint="eastAsia" w:cs="Times New Roman"/>
                  <w:i w:val="0"/>
                  <w:iCs w:val="0"/>
                  <w:szCs w:val="21"/>
                  <w:lang w:val="en-US" w:eastAsia="zh-CN"/>
                </w:rPr>
                <w:t>,</w:t>
              </w:r>
            </w:ins>
            <w:ins w:id="155" w:author="曹桂僮" w:date="2026-08-18T16:45:49Z">
              <w:r>
                <w:rPr>
                  <w:rFonts w:hint="eastAsia" w:cs="Times New Roman"/>
                  <w:i w:val="0"/>
                  <w:iCs w:val="0"/>
                  <w:szCs w:val="21"/>
                  <w:lang w:val="en-US" w:eastAsia="zh-CN"/>
                </w:rPr>
                <w:t>”</w:t>
              </w:r>
            </w:ins>
            <w:ins w:id="156" w:author="曹桂僮" w:date="2026-08-18T16:45:36Z">
              <w:r>
                <w:rPr>
                  <w:rFonts w:hint="eastAsia" w:cs="Times New Roman"/>
                  <w:i w:val="0"/>
                  <w:iCs w:val="0"/>
                  <w:szCs w:val="21"/>
                  <w:lang w:val="en-US" w:eastAsia="zh-CN"/>
                </w:rPr>
                <w:t>分开</w:t>
              </w:r>
            </w:ins>
          </w:p>
        </w:tc>
      </w:tr>
    </w:tbl>
    <w:p w14:paraId="71943FB9">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70C0E23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BB2A4A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r>
        <w:rPr>
          <w:rFonts w:hint="default" w:ascii="Times New Roman" w:hAnsi="Times New Roman" w:eastAsia="宋体" w:cs="Times New Roman"/>
          <w:sz w:val="28"/>
          <w:szCs w:val="28"/>
        </w:rPr>
        <w:t>nsrsbh</w:t>
      </w:r>
      <w:r>
        <w:rPr>
          <w:rFonts w:hint="default" w:ascii="Times New Roman" w:hAnsi="Times New Roman" w:eastAsia="宋体" w:cs="Times New Roman"/>
          <w:bCs/>
        </w:rPr>
        <w:t>": "",</w:t>
      </w:r>
    </w:p>
    <w:p w14:paraId="0D387D4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r>
        <w:rPr>
          <w:rFonts w:hint="default" w:ascii="Times New Roman" w:hAnsi="Times New Roman" w:eastAsia="宋体" w:cs="Times New Roman"/>
          <w:sz w:val="28"/>
          <w:szCs w:val="28"/>
        </w:rPr>
        <w:t>ssjswjgDm</w:t>
      </w:r>
      <w:r>
        <w:rPr>
          <w:rFonts w:hint="default" w:ascii="Times New Roman" w:hAnsi="Times New Roman" w:eastAsia="宋体" w:cs="Times New Roman"/>
          <w:bCs/>
        </w:rPr>
        <w:t>": ""</w:t>
      </w:r>
    </w:p>
    <w:p w14:paraId="44CDE0A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color w:val="000000"/>
        </w:rPr>
      </w:pPr>
      <w:r>
        <w:rPr>
          <w:rFonts w:hint="default" w:ascii="Times New Roman" w:hAnsi="Times New Roman" w:eastAsia="宋体" w:cs="Times New Roman"/>
          <w:bCs/>
        </w:rPr>
        <w:t>}</w:t>
      </w:r>
    </w:p>
    <w:p w14:paraId="17FBF281">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15A0702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bookmarkStart w:id="167" w:name="_Toc1054197130"/>
      <w:r>
        <w:rPr>
          <w:rFonts w:hint="default" w:ascii="Times New Roman" w:hAnsi="Times New Roman" w:eastAsia="宋体" w:cs="Times New Roman"/>
          <w:bCs/>
        </w:rPr>
        <w:t>请求成功返回报文示例</w:t>
      </w:r>
    </w:p>
    <w:p w14:paraId="37012B4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350452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"Response":{</w:t>
      </w:r>
    </w:p>
    <w:p w14:paraId="153C655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"RequestId":"b67203ed-8f8a-4a3b-9086-560b492027a7",</w:t>
      </w:r>
    </w:p>
    <w:p w14:paraId="4FC7CB1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highlight w:val="yellow"/>
        </w:rPr>
      </w:pPr>
      <w:r>
        <w:rPr>
          <w:rFonts w:hint="default" w:ascii="Times New Roman" w:hAnsi="Times New Roman" w:eastAsia="宋体" w:cs="Times New Roman"/>
          <w:bCs/>
        </w:rPr>
        <w:t>    "Data":{</w:t>
      </w:r>
    </w:p>
    <w:p w14:paraId="163CE795">
      <w:pPr>
        <w:pBdr>
          <w:top w:val="single" w:color="auto" w:sz="4" w:space="0"/>
          <w:left w:val="single" w:color="auto" w:sz="4" w:space="0"/>
          <w:bottom w:val="single" w:color="auto" w:sz="4" w:space="0"/>
          <w:right w:val="single" w:color="auto" w:sz="4" w:space="0"/>
        </w:pBdr>
        <w:spacing w:before="156" w:beforeLines="50" w:after="31" w:afterLines="10"/>
        <w:ind w:firstLine="960" w:firstLineChars="400"/>
        <w:rPr>
          <w:rFonts w:hint="default" w:ascii="Times New Roman" w:hAnsi="Times New Roman" w:eastAsia="宋体" w:cs="Times New Roman"/>
          <w:bCs/>
        </w:rPr>
      </w:pPr>
      <w:r>
        <w:rPr>
          <w:rFonts w:hint="default" w:ascii="Times New Roman" w:hAnsi="Times New Roman" w:eastAsia="宋体" w:cs="Times New Roman"/>
          <w:bCs/>
        </w:rPr>
        <w:t>"returncode":"00",</w:t>
      </w:r>
    </w:p>
    <w:p w14:paraId="6B75E12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"returnmsg":"成功",</w:t>
      </w:r>
    </w:p>
    <w:p w14:paraId="6569C48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"lqxndwxx": [{</w:t>
      </w:r>
    </w:p>
    <w:p w14:paraId="59EF00B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"nsrsbh":"11111111111111111111",</w:t>
      </w:r>
    </w:p>
    <w:p w14:paraId="7C4E20F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r>
        <w:rPr>
          <w:rFonts w:hint="default" w:ascii="Times New Roman" w:hAnsi="Times New Roman" w:cs="Times New Roman"/>
          <w:lang w:eastAsia="zh-Hans"/>
        </w:rPr>
        <w:t>shxydm</w:t>
      </w:r>
      <w:r>
        <w:rPr>
          <w:rFonts w:hint="default" w:ascii="Times New Roman" w:hAnsi="Times New Roman" w:eastAsia="宋体" w:cs="Times New Roman"/>
          <w:bCs/>
        </w:rPr>
        <w:t>":"11111111111111111111",</w:t>
      </w:r>
    </w:p>
    <w:p w14:paraId="2A87FB67">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"ssjswjgDm":"11111111111",</w:t>
      </w:r>
    </w:p>
    <w:p w14:paraId="3EC25CD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"zgswjgDm":"11111111111",</w:t>
      </w:r>
    </w:p>
    <w:p w14:paraId="0743B11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"nsrmc":"纳税人",</w:t>
      </w:r>
    </w:p>
    <w:p w14:paraId="1C89CA7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"lqdwid":"11111111111111111111111111111111",</w:t>
      </w:r>
    </w:p>
    <w:p w14:paraId="752CFBD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"xndwNsrsbh":"11111111111111111112",</w:t>
      </w:r>
    </w:p>
    <w:p w14:paraId="30B3E42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r>
        <w:rPr>
          <w:rFonts w:hint="default" w:ascii="Times New Roman" w:hAnsi="Times New Roman" w:cs="Times New Roman"/>
          <w:lang w:eastAsia="zh-Hans"/>
        </w:rPr>
        <w:t>xndwShxydm</w:t>
      </w:r>
      <w:r>
        <w:rPr>
          <w:rFonts w:hint="default" w:ascii="Times New Roman" w:hAnsi="Times New Roman" w:eastAsia="宋体" w:cs="Times New Roman"/>
          <w:bCs/>
        </w:rPr>
        <w:t>":"11111111111111111112",</w:t>
      </w:r>
    </w:p>
    <w:p w14:paraId="0F181E1C">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"xndwSsjswjgDm":"11111111111",</w:t>
      </w:r>
    </w:p>
    <w:p w14:paraId="6358747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"xndwZgswjgDm":"11111111111",</w:t>
      </w:r>
    </w:p>
    <w:p w14:paraId="7D1569D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"xndwNsrmc":"纳税人2",</w:t>
      </w:r>
    </w:p>
    <w:p w14:paraId="213D3A6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"xndwLqdwid":"11111111111111111111111111111112",</w:t>
      </w:r>
    </w:p>
    <w:p w14:paraId="2692BA79">
      <w:pPr>
        <w:pStyle w:val="52"/>
        <w:pBdr>
          <w:top w:val="single" w:color="auto" w:sz="4" w:space="0"/>
          <w:left w:val="single" w:color="auto" w:sz="4" w:space="0"/>
          <w:bottom w:val="single" w:color="auto" w:sz="4" w:space="0"/>
          <w:right w:val="single" w:color="auto" w:sz="4" w:space="0"/>
        </w:pBdr>
        <w:ind w:firstLine="480"/>
        <w:rPr>
          <w:rFonts w:hint="default" w:ascii="Times New Roman" w:hAnsi="Times New Roman" w:eastAsia="宋体" w:cs="Times New Roman"/>
          <w:bCs/>
        </w:rPr>
      </w:pPr>
      <w:r>
        <w:rPr>
          <w:rFonts w:hint="default" w:ascii="Times New Roman" w:hAnsi="Times New Roman" w:eastAsia="宋体" w:cs="Times New Roman"/>
          <w:bCs/>
        </w:rPr>
        <w:t xml:space="preserve">       "</w:t>
      </w:r>
      <w:r>
        <w:rPr>
          <w:rFonts w:hint="default" w:ascii="Times New Roman" w:hAnsi="Times New Roman" w:cs="Times New Roman"/>
          <w:lang w:eastAsia="zh-Hans"/>
        </w:rPr>
        <w:t>dwgxlxDm</w:t>
      </w:r>
      <w:r>
        <w:rPr>
          <w:rFonts w:hint="default" w:ascii="Times New Roman" w:hAnsi="Times New Roman" w:eastAsia="宋体" w:cs="Times New Roman"/>
          <w:bCs/>
        </w:rPr>
        <w:t>":"01",</w:t>
      </w:r>
    </w:p>
    <w:p w14:paraId="4F60295E">
      <w:pPr>
        <w:pStyle w:val="52"/>
        <w:pBdr>
          <w:top w:val="single" w:color="auto" w:sz="4" w:space="0"/>
          <w:left w:val="single" w:color="auto" w:sz="4" w:space="0"/>
          <w:bottom w:val="single" w:color="auto" w:sz="4" w:space="0"/>
          <w:right w:val="single" w:color="auto" w:sz="4" w:space="0"/>
        </w:pBdr>
        <w:ind w:firstLine="480"/>
        <w:rPr>
          <w:rFonts w:hint="default" w:ascii="Times New Roman" w:hAnsi="Times New Roman" w:eastAsia="宋体" w:cs="Times New Roman"/>
          <w:bCs/>
        </w:rPr>
      </w:pPr>
      <w:r>
        <w:rPr>
          <w:rFonts w:hint="default" w:ascii="Times New Roman" w:hAnsi="Times New Roman" w:eastAsia="宋体" w:cs="Times New Roman"/>
          <w:bCs/>
        </w:rPr>
        <w:t xml:space="preserve">       "kpyxm":"开票员姓名",</w:t>
      </w:r>
    </w:p>
    <w:p w14:paraId="6F67AF9C">
      <w:pPr>
        <w:pStyle w:val="52"/>
        <w:pBdr>
          <w:top w:val="single" w:color="auto" w:sz="4" w:space="0"/>
          <w:left w:val="single" w:color="auto" w:sz="4" w:space="0"/>
          <w:bottom w:val="single" w:color="auto" w:sz="4" w:space="0"/>
          <w:right w:val="single" w:color="auto" w:sz="4" w:space="0"/>
        </w:pBdr>
        <w:ind w:firstLine="480"/>
        <w:rPr>
          <w:rFonts w:hint="default" w:ascii="Times New Roman" w:hAnsi="Times New Roman" w:eastAsia="宋体" w:cs="Times New Roman"/>
          <w:bCs/>
        </w:rPr>
      </w:pPr>
      <w:r>
        <w:rPr>
          <w:rFonts w:hint="default" w:ascii="Times New Roman" w:hAnsi="Times New Roman" w:eastAsia="宋体" w:cs="Times New Roman"/>
          <w:bCs/>
        </w:rPr>
        <w:t xml:space="preserve">       "lxdh":"13100001111",</w:t>
      </w:r>
    </w:p>
    <w:p w14:paraId="1A6E5481">
      <w:pPr>
        <w:pStyle w:val="52"/>
        <w:pBdr>
          <w:top w:val="single" w:color="auto" w:sz="4" w:space="0"/>
          <w:left w:val="single" w:color="auto" w:sz="4" w:space="0"/>
          <w:bottom w:val="single" w:color="auto" w:sz="4" w:space="0"/>
          <w:right w:val="single" w:color="auto" w:sz="4" w:space="0"/>
        </w:pBdr>
        <w:ind w:firstLine="480"/>
        <w:rPr>
          <w:rFonts w:hint="default" w:ascii="Times New Roman" w:hAnsi="Times New Roman" w:eastAsia="宋体" w:cs="Times New Roman"/>
          <w:bCs/>
        </w:rPr>
      </w:pPr>
      <w:r>
        <w:rPr>
          <w:rFonts w:hint="default" w:ascii="Times New Roman" w:hAnsi="Times New Roman" w:eastAsia="宋体" w:cs="Times New Roman"/>
          <w:bCs/>
        </w:rPr>
        <w:t xml:space="preserve">       "zjlx":"201",</w:t>
      </w:r>
    </w:p>
    <w:p w14:paraId="1C56006C">
      <w:pPr>
        <w:pStyle w:val="52"/>
        <w:pBdr>
          <w:top w:val="single" w:color="auto" w:sz="4" w:space="0"/>
          <w:left w:val="single" w:color="auto" w:sz="4" w:space="0"/>
          <w:bottom w:val="single" w:color="auto" w:sz="4" w:space="0"/>
          <w:right w:val="single" w:color="auto" w:sz="4" w:space="0"/>
        </w:pBdr>
        <w:ind w:firstLine="480"/>
        <w:rPr>
          <w:rFonts w:hint="default" w:ascii="Times New Roman" w:hAnsi="Times New Roman" w:eastAsia="宋体" w:cs="Times New Roman"/>
          <w:bCs/>
        </w:rPr>
      </w:pPr>
      <w:r>
        <w:rPr>
          <w:rFonts w:hint="default" w:ascii="Times New Roman" w:hAnsi="Times New Roman" w:eastAsia="宋体" w:cs="Times New Roman"/>
          <w:bCs/>
        </w:rPr>
        <w:t xml:space="preserve">       "zjhm":"123456789987654321",</w:t>
      </w:r>
    </w:p>
    <w:p w14:paraId="280A87F4">
      <w:pPr>
        <w:pStyle w:val="52"/>
        <w:pBdr>
          <w:top w:val="single" w:color="auto" w:sz="4" w:space="0"/>
          <w:left w:val="single" w:color="auto" w:sz="4" w:space="0"/>
          <w:bottom w:val="single" w:color="auto" w:sz="4" w:space="0"/>
          <w:right w:val="single" w:color="auto" w:sz="4" w:space="0"/>
        </w:pBdr>
        <w:ind w:firstLine="480"/>
        <w:rPr>
          <w:ins w:id="157" w:author="曹桂僮" w:date="2026-08-18T16:46:55Z"/>
          <w:rFonts w:hint="default" w:ascii="Times New Roman" w:hAnsi="Times New Roman" w:eastAsia="宋体" w:cs="Times New Roman"/>
          <w:bCs/>
        </w:rPr>
      </w:pPr>
      <w:r>
        <w:rPr>
          <w:rFonts w:hint="default" w:ascii="Times New Roman" w:hAnsi="Times New Roman" w:eastAsia="宋体" w:cs="Times New Roman"/>
          <w:bCs/>
        </w:rPr>
        <w:t xml:space="preserve">       "jrlxDm":"0"</w:t>
      </w:r>
      <w:ins w:id="158" w:author="曹桂僮" w:date="2026-08-18T16:46:55Z">
        <w:r>
          <w:rPr>
            <w:rFonts w:hint="default" w:ascii="Times New Roman" w:hAnsi="Times New Roman" w:eastAsia="宋体" w:cs="Times New Roman"/>
            <w:bCs/>
          </w:rPr>
          <w:t>,</w:t>
        </w:r>
      </w:ins>
    </w:p>
    <w:p w14:paraId="16341F2A">
      <w:pPr>
        <w:pStyle w:val="52"/>
        <w:pBdr>
          <w:top w:val="single" w:color="auto" w:sz="4" w:space="0"/>
          <w:left w:val="single" w:color="auto" w:sz="4" w:space="0"/>
          <w:bottom w:val="single" w:color="auto" w:sz="4" w:space="0"/>
          <w:right w:val="single" w:color="auto" w:sz="4" w:space="0"/>
        </w:pBdr>
        <w:ind w:firstLine="480"/>
        <w:rPr>
          <w:rFonts w:hint="default" w:ascii="Times New Roman" w:hAnsi="Times New Roman" w:eastAsia="宋体" w:cs="Times New Roman"/>
          <w:bCs/>
        </w:rPr>
      </w:pPr>
      <w:ins w:id="159" w:author="曹桂僮" w:date="2026-08-18T16:46:55Z">
        <w:r>
          <w:rPr>
            <w:rFonts w:hint="default" w:ascii="Times New Roman" w:hAnsi="Times New Roman" w:eastAsia="宋体" w:cs="Times New Roman"/>
            <w:bCs/>
          </w:rPr>
          <w:t xml:space="preserve">       "</w:t>
        </w:r>
      </w:ins>
      <w:ins w:id="160" w:author="曹桂僮" w:date="2026-08-18T16:46:12Z">
        <w:r>
          <w:rPr>
            <w:rFonts w:hint="default" w:ascii="Times New Roman" w:hAnsi="Times New Roman" w:eastAsia="宋体" w:cs="Times New Roman"/>
            <w:bCs/>
            <w:rPrChange w:id="161" w:author="曹桂僮" w:date="2026-08-18T16:46:12Z">
              <w:rPr>
                <w:rFonts w:hint="eastAsia"/>
              </w:rPr>
            </w:rPrChange>
          </w:rPr>
          <w:t>sydwlylxdmjh</w:t>
        </w:r>
      </w:ins>
      <w:ins w:id="162" w:author="曹桂僮" w:date="2026-08-18T16:46:12Z">
        <w:r>
          <w:rPr>
            <w:rFonts w:hint="default" w:ascii="Times New Roman" w:hAnsi="Times New Roman" w:eastAsia="宋体" w:cs="Times New Roman"/>
            <w:bCs/>
            <w:rPrChange w:id="163" w:author="曹桂僮" w:date="2026-08-18T16:46:12Z">
              <w:rPr>
                <w:rFonts w:hint="eastAsia"/>
              </w:rPr>
            </w:rPrChange>
          </w:rPr>
          <w:tab/>
        </w:r>
      </w:ins>
      <w:ins w:id="164" w:author="曹桂僮" w:date="2026-08-18T16:47:02Z">
        <w:r>
          <w:rPr>
            <w:rFonts w:hint="default" w:ascii="Times New Roman" w:hAnsi="Times New Roman" w:eastAsia="宋体" w:cs="Times New Roman"/>
            <w:bCs/>
          </w:rPr>
          <w:t>":"</w:t>
        </w:r>
      </w:ins>
      <w:ins w:id="165" w:author="曹桂僮" w:date="2026-08-18T16:47:16Z">
        <w:r>
          <w:rPr>
            <w:rFonts w:hint="eastAsia" w:ascii="Times New Roman" w:hAnsi="Times New Roman" w:eastAsia="宋体" w:cs="Times New Roman"/>
            <w:bCs/>
            <w:lang w:eastAsia="zh-CN"/>
          </w:rPr>
          <w:t>0</w:t>
        </w:r>
      </w:ins>
      <w:ins w:id="166" w:author="曹桂僮" w:date="2026-08-18T16:47:17Z">
        <w:r>
          <w:rPr>
            <w:rFonts w:hint="eastAsia" w:ascii="Times New Roman" w:hAnsi="Times New Roman" w:eastAsia="宋体" w:cs="Times New Roman"/>
            <w:bCs/>
            <w:lang w:val="en-US" w:eastAsia="zh-CN"/>
          </w:rPr>
          <w:t>1</w:t>
        </w:r>
      </w:ins>
      <w:ins w:id="167" w:author="曹桂僮" w:date="2026-08-18T16:47:07Z">
        <w:r>
          <w:rPr>
            <w:rFonts w:hint="default" w:ascii="Times New Roman" w:hAnsi="Times New Roman" w:eastAsia="宋体" w:cs="Times New Roman"/>
            <w:bCs/>
          </w:rPr>
          <w:t>"</w:t>
        </w:r>
      </w:ins>
    </w:p>
    <w:p w14:paraId="295D483C">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w:t>
      </w:r>
    </w:p>
    <w:p w14:paraId="3524AC69">
      <w:pPr>
        <w:pBdr>
          <w:top w:val="single" w:color="auto" w:sz="4" w:space="0"/>
          <w:left w:val="single" w:color="auto" w:sz="4" w:space="0"/>
          <w:bottom w:val="single" w:color="auto" w:sz="4" w:space="0"/>
          <w:right w:val="single" w:color="auto" w:sz="4" w:space="0"/>
        </w:pBdr>
        <w:spacing w:before="156" w:beforeLines="50" w:after="31" w:afterLines="10"/>
        <w:ind w:firstLine="720" w:firstLineChars="300"/>
        <w:rPr>
          <w:rFonts w:hint="default" w:ascii="Times New Roman" w:hAnsi="Times New Roman" w:eastAsia="宋体" w:cs="Times New Roman"/>
          <w:bCs/>
        </w:rPr>
      </w:pPr>
      <w:r>
        <w:rPr>
          <w:rFonts w:hint="default" w:ascii="Times New Roman" w:hAnsi="Times New Roman" w:eastAsia="宋体" w:cs="Times New Roman"/>
          <w:bCs/>
        </w:rPr>
        <w:t>}</w:t>
      </w:r>
    </w:p>
    <w:p w14:paraId="19D72B5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w:t>
      </w:r>
    </w:p>
    <w:p w14:paraId="23BBA52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6A2A5CF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5419C02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617E4C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06615EDC">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"RequestId": "16位随机数字和字母组合",</w:t>
      </w:r>
    </w:p>
    <w:p w14:paraId="163146C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"Error": {</w:t>
      </w:r>
    </w:p>
    <w:p w14:paraId="4BD75563">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"Code": "01",</w:t>
      </w:r>
    </w:p>
    <w:p w14:paraId="2D0FCE7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"Message": "错误说明"</w:t>
      </w:r>
    </w:p>
    <w:p w14:paraId="512EDF5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164EDFB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w:t>
      </w:r>
    </w:p>
    <w:p w14:paraId="5692D7EB">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
          <w:sz w:val="44"/>
          <w:szCs w:val="44"/>
        </w:rPr>
      </w:pPr>
      <w:r>
        <w:rPr>
          <w:rFonts w:hint="default" w:ascii="Times New Roman" w:hAnsi="Times New Roman" w:eastAsia="宋体" w:cs="Times New Roman"/>
          <w:bCs/>
        </w:rPr>
        <w:t>}</w:t>
      </w:r>
    </w:p>
    <w:p w14:paraId="26DA4BFD">
      <w:pPr>
        <w:pStyle w:val="5"/>
        <w:numPr>
          <w:ilvl w:val="2"/>
          <w:numId w:val="0"/>
        </w:numPr>
        <w:tabs>
          <w:tab w:val="clear" w:pos="576"/>
        </w:tabs>
        <w:spacing w:before="156" w:after="156"/>
        <w:jc w:val="both"/>
        <w:rPr>
          <w:rFonts w:hint="default" w:ascii="Times New Roman" w:hAnsi="Times New Roman" w:cs="Times New Roman"/>
        </w:rPr>
      </w:pPr>
      <w:bookmarkStart w:id="168" w:name="_Toc17139"/>
      <w:bookmarkStart w:id="169" w:name="_Toc1557"/>
      <w:r>
        <w:rPr>
          <w:rFonts w:hint="default" w:ascii="Times New Roman" w:hAnsi="Times New Roman" w:cs="Times New Roman"/>
        </w:rPr>
        <w:t>5.2.2</w:t>
      </w:r>
      <w:r>
        <w:rPr>
          <w:rFonts w:hint="default" w:ascii="Times New Roman" w:hAnsi="Times New Roman" w:cs="Times New Roman"/>
          <w:lang w:eastAsia="zh-Hans"/>
        </w:rPr>
        <w:t>企业信息重置接口</w:t>
      </w:r>
      <w:bookmarkEnd w:id="167"/>
      <w:bookmarkEnd w:id="168"/>
      <w:bookmarkEnd w:id="169"/>
    </w:p>
    <w:p w14:paraId="75ABD68C">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接口描述：用于重置企业基础信息</w:t>
      </w:r>
    </w:p>
    <w:p w14:paraId="18DC4984">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接口编码：LQSX_SWZJ_GT4_CZQYXX</w:t>
      </w:r>
    </w:p>
    <w:p w14:paraId="26E5ECA1">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26F2149B">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1B01E51A">
      <w:pPr>
        <w:spacing w:before="156" w:beforeLines="50" w:after="31" w:afterLines="10"/>
        <w:rPr>
          <w:rFonts w:hint="default" w:ascii="Times New Roman" w:hAnsi="Times New Roman" w:eastAsia="宋体"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558"/>
        <w:gridCol w:w="1231"/>
        <w:gridCol w:w="3415"/>
        <w:gridCol w:w="2179"/>
      </w:tblGrid>
      <w:tr w14:paraId="41B1DC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29" w:type="pct"/>
            <w:tcBorders>
              <w:top w:val="single" w:color="auto" w:sz="4" w:space="0"/>
              <w:left w:val="single" w:color="auto" w:sz="4" w:space="0"/>
              <w:bottom w:val="single" w:color="auto" w:sz="4" w:space="0"/>
              <w:right w:val="single" w:color="auto" w:sz="4" w:space="0"/>
            </w:tcBorders>
            <w:shd w:val="clear" w:color="auto" w:fill="C9C9C9"/>
            <w:noWrap w:val="0"/>
            <w:vAlign w:val="center"/>
          </w:tcPr>
          <w:p w14:paraId="3BD02406">
            <w:pPr>
              <w:pStyle w:val="87"/>
              <w:rPr>
                <w:rFonts w:hint="default" w:ascii="Times New Roman" w:hAnsi="Times New Roman" w:cs="Times New Roman"/>
              </w:rPr>
            </w:pPr>
            <w:r>
              <w:rPr>
                <w:rFonts w:hint="default" w:ascii="Times New Roman" w:hAnsi="Times New Roman" w:cs="Times New Roman"/>
              </w:rPr>
              <w:t>名称</w:t>
            </w:r>
          </w:p>
        </w:tc>
        <w:tc>
          <w:tcPr>
            <w:tcW w:w="734" w:type="pct"/>
            <w:tcBorders>
              <w:top w:val="single" w:color="auto" w:sz="4" w:space="0"/>
              <w:left w:val="single" w:color="auto" w:sz="4" w:space="0"/>
              <w:bottom w:val="single" w:color="auto" w:sz="4" w:space="0"/>
              <w:right w:val="single" w:color="auto" w:sz="4" w:space="0"/>
            </w:tcBorders>
            <w:shd w:val="clear" w:color="auto" w:fill="C9C9C9"/>
            <w:noWrap w:val="0"/>
            <w:vAlign w:val="center"/>
          </w:tcPr>
          <w:p w14:paraId="395123C4">
            <w:pPr>
              <w:pStyle w:val="87"/>
              <w:rPr>
                <w:rFonts w:hint="default" w:ascii="Times New Roman" w:hAnsi="Times New Roman" w:cs="Times New Roman"/>
              </w:rPr>
            </w:pPr>
            <w:r>
              <w:rPr>
                <w:rFonts w:hint="default" w:ascii="Times New Roman" w:hAnsi="Times New Roman" w:cs="Times New Roman"/>
              </w:rPr>
              <w:t>类型</w:t>
            </w:r>
          </w:p>
        </w:tc>
        <w:tc>
          <w:tcPr>
            <w:tcW w:w="2036" w:type="pct"/>
            <w:tcBorders>
              <w:top w:val="single" w:color="auto" w:sz="4" w:space="0"/>
              <w:left w:val="single" w:color="auto" w:sz="4" w:space="0"/>
              <w:bottom w:val="single" w:color="auto" w:sz="4" w:space="0"/>
              <w:right w:val="single" w:color="auto" w:sz="4" w:space="0"/>
            </w:tcBorders>
            <w:shd w:val="clear" w:color="auto" w:fill="C9C9C9"/>
            <w:noWrap w:val="0"/>
            <w:vAlign w:val="center"/>
          </w:tcPr>
          <w:p w14:paraId="516E253A">
            <w:pPr>
              <w:pStyle w:val="87"/>
              <w:rPr>
                <w:rFonts w:hint="default" w:ascii="Times New Roman" w:hAnsi="Times New Roman" w:cs="Times New Roman"/>
              </w:rPr>
            </w:pPr>
            <w:r>
              <w:rPr>
                <w:rFonts w:hint="default" w:ascii="Times New Roman" w:hAnsi="Times New Roman" w:cs="Times New Roman"/>
              </w:rPr>
              <w:t>说明</w:t>
            </w:r>
          </w:p>
        </w:tc>
        <w:tc>
          <w:tcPr>
            <w:tcW w:w="1299" w:type="pct"/>
            <w:tcBorders>
              <w:top w:val="single" w:color="auto" w:sz="4" w:space="0"/>
              <w:left w:val="single" w:color="auto" w:sz="4" w:space="0"/>
              <w:bottom w:val="single" w:color="auto" w:sz="4" w:space="0"/>
              <w:right w:val="single" w:color="auto" w:sz="4" w:space="0"/>
            </w:tcBorders>
            <w:shd w:val="clear" w:color="auto" w:fill="C9C9C9"/>
            <w:noWrap w:val="0"/>
            <w:vAlign w:val="center"/>
          </w:tcPr>
          <w:p w14:paraId="78BB49D1">
            <w:pPr>
              <w:pStyle w:val="87"/>
              <w:rPr>
                <w:rFonts w:hint="default" w:ascii="Times New Roman" w:hAnsi="Times New Roman" w:cs="Times New Roman"/>
              </w:rPr>
            </w:pPr>
            <w:r>
              <w:rPr>
                <w:rFonts w:hint="default" w:ascii="Times New Roman" w:hAnsi="Times New Roman" w:cs="Times New Roman"/>
              </w:rPr>
              <w:t>是否必填</w:t>
            </w:r>
          </w:p>
        </w:tc>
      </w:tr>
      <w:tr w14:paraId="0597AA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929"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5D397BC3">
            <w:pPr>
              <w:pStyle w:val="87"/>
              <w:rPr>
                <w:rFonts w:hint="default" w:ascii="Times New Roman" w:hAnsi="Times New Roman" w:cs="Times New Roman"/>
                <w:lang w:eastAsia="zh-Hans"/>
              </w:rPr>
            </w:pPr>
            <w:r>
              <w:rPr>
                <w:rFonts w:hint="default" w:ascii="Times New Roman" w:hAnsi="Times New Roman" w:cs="Times New Roman"/>
                <w:lang w:eastAsia="zh-Hans"/>
              </w:rPr>
              <w:t>nsrsbh</w:t>
            </w:r>
          </w:p>
        </w:tc>
        <w:tc>
          <w:tcPr>
            <w:tcW w:w="734"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75669F2C">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2036"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7AD65F16">
            <w:pPr>
              <w:pStyle w:val="87"/>
              <w:rPr>
                <w:rFonts w:hint="default" w:ascii="Times New Roman" w:hAnsi="Times New Roman" w:cs="Times New Roman"/>
                <w:lang w:eastAsia="zh-Hans"/>
              </w:rPr>
            </w:pPr>
            <w:r>
              <w:rPr>
                <w:rFonts w:hint="default" w:ascii="Times New Roman" w:hAnsi="Times New Roman" w:cs="Times New Roman"/>
                <w:lang w:eastAsia="zh-Hans"/>
              </w:rPr>
              <w:t>纳税人识别号</w:t>
            </w:r>
          </w:p>
          <w:p w14:paraId="65325B47">
            <w:pPr>
              <w:pStyle w:val="87"/>
              <w:rPr>
                <w:rFonts w:hint="default" w:ascii="Times New Roman" w:hAnsi="Times New Roman" w:cs="Times New Roman"/>
                <w:lang w:eastAsia="zh-Hans"/>
              </w:rPr>
            </w:pPr>
            <w:r>
              <w:rPr>
                <w:rFonts w:hint="default" w:ascii="Times New Roman" w:hAnsi="Times New Roman" w:cs="Times New Roman"/>
                <w:i/>
                <w:iCs/>
                <w:color w:val="7F7F7F"/>
                <w:sz w:val="18"/>
                <w:szCs w:val="18"/>
              </w:rPr>
              <w:t>(请求报文中nsrsbh，需为直连单位或其对应的虚拟使用单位的纳税人识别号 )</w:t>
            </w:r>
          </w:p>
        </w:tc>
        <w:tc>
          <w:tcPr>
            <w:tcW w:w="1299"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175BABD5">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r w14:paraId="5BDBA05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29"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729F9EF1">
            <w:pPr>
              <w:pStyle w:val="87"/>
              <w:rPr>
                <w:rFonts w:hint="default" w:ascii="Times New Roman" w:hAnsi="Times New Roman" w:cs="Times New Roman"/>
                <w:lang w:eastAsia="zh-Hans"/>
              </w:rPr>
            </w:pPr>
            <w:r>
              <w:rPr>
                <w:rFonts w:hint="default" w:ascii="Times New Roman" w:hAnsi="Times New Roman" w:cs="Times New Roman"/>
                <w:lang w:eastAsia="zh-Hans"/>
              </w:rPr>
              <w:t>ssjswjgDm</w:t>
            </w:r>
          </w:p>
        </w:tc>
        <w:tc>
          <w:tcPr>
            <w:tcW w:w="734"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5CF2DCC5">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2036"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3B4EAC3E">
            <w:pPr>
              <w:pStyle w:val="87"/>
              <w:rPr>
                <w:rFonts w:hint="default" w:ascii="Times New Roman" w:hAnsi="Times New Roman" w:cs="Times New Roman"/>
                <w:lang w:eastAsia="zh-Hans"/>
              </w:rPr>
            </w:pPr>
            <w:r>
              <w:rPr>
                <w:rFonts w:hint="default" w:ascii="Times New Roman" w:hAnsi="Times New Roman" w:cs="Times New Roman"/>
                <w:lang w:eastAsia="zh-Hans"/>
              </w:rPr>
              <w:t>省市级税务机关代码</w:t>
            </w:r>
          </w:p>
        </w:tc>
        <w:tc>
          <w:tcPr>
            <w:tcW w:w="1299"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4C0E49E6">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bl>
    <w:p w14:paraId="324896C8">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380"/>
        <w:gridCol w:w="2770"/>
        <w:gridCol w:w="4233"/>
      </w:tblGrid>
      <w:tr w14:paraId="284976E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shd w:val="clear" w:color="auto" w:fill="BFBFBF"/>
            <w:noWrap w:val="0"/>
            <w:vAlign w:val="center"/>
          </w:tcPr>
          <w:p w14:paraId="0F317A08">
            <w:pPr>
              <w:pStyle w:val="87"/>
              <w:rPr>
                <w:rFonts w:hint="default" w:ascii="Times New Roman" w:hAnsi="Times New Roman" w:cs="Times New Roman"/>
              </w:rPr>
            </w:pPr>
            <w:r>
              <w:rPr>
                <w:rFonts w:hint="default" w:ascii="Times New Roman" w:hAnsi="Times New Roman" w:cs="Times New Roman"/>
              </w:rPr>
              <w:t>名称</w:t>
            </w:r>
          </w:p>
        </w:tc>
        <w:tc>
          <w:tcPr>
            <w:tcW w:w="1652" w:type="pct"/>
            <w:shd w:val="clear" w:color="auto" w:fill="BFBFBF"/>
            <w:noWrap w:val="0"/>
            <w:vAlign w:val="center"/>
          </w:tcPr>
          <w:p w14:paraId="0E846259">
            <w:pPr>
              <w:pStyle w:val="87"/>
              <w:rPr>
                <w:rFonts w:hint="default" w:ascii="Times New Roman" w:hAnsi="Times New Roman" w:cs="Times New Roman"/>
              </w:rPr>
            </w:pPr>
            <w:r>
              <w:rPr>
                <w:rFonts w:hint="default" w:ascii="Times New Roman" w:hAnsi="Times New Roman" w:cs="Times New Roman"/>
              </w:rPr>
              <w:t>说明</w:t>
            </w:r>
          </w:p>
        </w:tc>
        <w:tc>
          <w:tcPr>
            <w:tcW w:w="2524" w:type="pct"/>
            <w:shd w:val="clear" w:color="auto" w:fill="BFBFBF"/>
            <w:noWrap w:val="0"/>
            <w:vAlign w:val="center"/>
          </w:tcPr>
          <w:p w14:paraId="65C9C7DF">
            <w:pPr>
              <w:pStyle w:val="87"/>
              <w:rPr>
                <w:rFonts w:hint="default" w:ascii="Times New Roman" w:hAnsi="Times New Roman" w:cs="Times New Roman"/>
              </w:rPr>
            </w:pPr>
            <w:r>
              <w:rPr>
                <w:rFonts w:hint="default" w:ascii="Times New Roman" w:hAnsi="Times New Roman" w:cs="Times New Roman"/>
              </w:rPr>
              <w:t>描述</w:t>
            </w:r>
          </w:p>
        </w:tc>
      </w:tr>
      <w:tr w14:paraId="551D06B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4E0AA74">
            <w:pPr>
              <w:pStyle w:val="87"/>
              <w:rPr>
                <w:rFonts w:hint="default" w:ascii="Times New Roman" w:hAnsi="Times New Roman" w:cs="Times New Roman"/>
                <w:lang w:eastAsia="zh-Hans"/>
              </w:rPr>
            </w:pPr>
            <w:r>
              <w:rPr>
                <w:rFonts w:hint="default" w:ascii="Times New Roman" w:hAnsi="Times New Roman" w:cs="Times New Roman"/>
                <w:lang w:eastAsia="zh-Hans"/>
              </w:rPr>
              <w:t>nsrsbh</w:t>
            </w:r>
          </w:p>
        </w:tc>
        <w:tc>
          <w:tcPr>
            <w:tcW w:w="1652" w:type="pct"/>
            <w:noWrap w:val="0"/>
            <w:vAlign w:val="center"/>
          </w:tcPr>
          <w:p w14:paraId="23B6965F">
            <w:pPr>
              <w:pStyle w:val="87"/>
              <w:rPr>
                <w:rFonts w:hint="default" w:ascii="Times New Roman" w:hAnsi="Times New Roman" w:cs="Times New Roman"/>
                <w:lang w:eastAsia="zh-Hans"/>
              </w:rPr>
            </w:pPr>
            <w:r>
              <w:rPr>
                <w:rFonts w:hint="default" w:ascii="Times New Roman" w:hAnsi="Times New Roman" w:cs="Times New Roman"/>
                <w:lang w:eastAsia="zh-Hans"/>
              </w:rPr>
              <w:t>纳税人识别号</w:t>
            </w:r>
          </w:p>
        </w:tc>
        <w:tc>
          <w:tcPr>
            <w:tcW w:w="2524" w:type="pct"/>
            <w:noWrap w:val="0"/>
            <w:vAlign w:val="center"/>
          </w:tcPr>
          <w:p w14:paraId="542BAE36">
            <w:pPr>
              <w:pStyle w:val="87"/>
              <w:rPr>
                <w:rFonts w:hint="default" w:ascii="Times New Roman" w:hAnsi="Times New Roman" w:cs="Times New Roman"/>
                <w:lang w:eastAsia="zh-Hans"/>
              </w:rPr>
            </w:pPr>
            <w:r>
              <w:rPr>
                <w:rFonts w:hint="default" w:ascii="Times New Roman" w:hAnsi="Times New Roman" w:cs="Times New Roman"/>
                <w:lang w:eastAsia="zh-Hans"/>
              </w:rPr>
              <w:t>纳税人识别号</w:t>
            </w:r>
          </w:p>
        </w:tc>
      </w:tr>
      <w:tr w14:paraId="5FCAF14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3582681A">
            <w:pPr>
              <w:pStyle w:val="87"/>
              <w:rPr>
                <w:rFonts w:hint="default" w:ascii="Times New Roman" w:hAnsi="Times New Roman" w:cs="Times New Roman"/>
                <w:lang w:eastAsia="zh-Hans"/>
              </w:rPr>
            </w:pPr>
            <w:r>
              <w:rPr>
                <w:rFonts w:hint="default" w:ascii="Times New Roman" w:hAnsi="Times New Roman" w:cs="Times New Roman"/>
                <w:lang w:eastAsia="zh-Hans"/>
              </w:rPr>
              <w:t>ssdabh</w:t>
            </w:r>
          </w:p>
        </w:tc>
        <w:tc>
          <w:tcPr>
            <w:tcW w:w="1652" w:type="pct"/>
            <w:noWrap w:val="0"/>
            <w:vAlign w:val="center"/>
          </w:tcPr>
          <w:p w14:paraId="49C4AAF1">
            <w:pPr>
              <w:pStyle w:val="87"/>
              <w:rPr>
                <w:rFonts w:hint="default" w:ascii="Times New Roman" w:hAnsi="Times New Roman" w:cs="Times New Roman"/>
                <w:lang w:eastAsia="zh-Hans"/>
              </w:rPr>
            </w:pPr>
            <w:r>
              <w:rPr>
                <w:rFonts w:hint="default" w:ascii="Times New Roman" w:hAnsi="Times New Roman" w:cs="Times New Roman"/>
                <w:lang w:eastAsia="zh-Hans"/>
              </w:rPr>
              <w:t>税收档案编号</w:t>
            </w:r>
          </w:p>
        </w:tc>
        <w:tc>
          <w:tcPr>
            <w:tcW w:w="2524" w:type="pct"/>
            <w:noWrap w:val="0"/>
            <w:vAlign w:val="center"/>
          </w:tcPr>
          <w:p w14:paraId="6443C9D4">
            <w:pPr>
              <w:pStyle w:val="87"/>
              <w:rPr>
                <w:rFonts w:hint="default" w:ascii="Times New Roman" w:hAnsi="Times New Roman" w:cs="Times New Roman"/>
                <w:lang w:eastAsia="zh-Hans"/>
              </w:rPr>
            </w:pPr>
            <w:r>
              <w:rPr>
                <w:rFonts w:hint="default" w:ascii="Times New Roman" w:hAnsi="Times New Roman" w:cs="Times New Roman"/>
                <w:lang w:eastAsia="zh-Hans"/>
              </w:rPr>
              <w:t>税收档案编号</w:t>
            </w:r>
          </w:p>
        </w:tc>
      </w:tr>
      <w:tr w14:paraId="1845D07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0F3D4A2">
            <w:pPr>
              <w:pStyle w:val="87"/>
              <w:rPr>
                <w:rFonts w:hint="default" w:ascii="Times New Roman" w:hAnsi="Times New Roman" w:cs="Times New Roman"/>
                <w:lang w:eastAsia="zh-Hans"/>
              </w:rPr>
            </w:pPr>
            <w:r>
              <w:rPr>
                <w:rFonts w:hint="default" w:ascii="Times New Roman" w:hAnsi="Times New Roman" w:cs="Times New Roman"/>
                <w:lang w:eastAsia="zh-Hans"/>
              </w:rPr>
              <w:t>nsrmc</w:t>
            </w:r>
          </w:p>
        </w:tc>
        <w:tc>
          <w:tcPr>
            <w:tcW w:w="1652" w:type="pct"/>
            <w:noWrap w:val="0"/>
            <w:vAlign w:val="center"/>
          </w:tcPr>
          <w:p w14:paraId="43D264FD">
            <w:pPr>
              <w:pStyle w:val="87"/>
              <w:rPr>
                <w:rFonts w:hint="default" w:ascii="Times New Roman" w:hAnsi="Times New Roman" w:cs="Times New Roman"/>
                <w:lang w:eastAsia="zh-Hans"/>
              </w:rPr>
            </w:pPr>
            <w:r>
              <w:rPr>
                <w:rFonts w:hint="default" w:ascii="Times New Roman" w:hAnsi="Times New Roman" w:cs="Times New Roman"/>
                <w:lang w:eastAsia="zh-Hans"/>
              </w:rPr>
              <w:t>纳税人名称</w:t>
            </w:r>
          </w:p>
        </w:tc>
        <w:tc>
          <w:tcPr>
            <w:tcW w:w="2524" w:type="pct"/>
            <w:noWrap w:val="0"/>
            <w:vAlign w:val="center"/>
          </w:tcPr>
          <w:p w14:paraId="5084B4B7">
            <w:pPr>
              <w:pStyle w:val="87"/>
              <w:rPr>
                <w:rFonts w:hint="default" w:ascii="Times New Roman" w:hAnsi="Times New Roman" w:cs="Times New Roman"/>
                <w:lang w:eastAsia="zh-Hans"/>
              </w:rPr>
            </w:pPr>
            <w:r>
              <w:rPr>
                <w:rFonts w:hint="default" w:ascii="Times New Roman" w:hAnsi="Times New Roman" w:cs="Times New Roman"/>
                <w:lang w:eastAsia="zh-Hans"/>
              </w:rPr>
              <w:t>纳税人名称</w:t>
            </w:r>
          </w:p>
        </w:tc>
      </w:tr>
      <w:tr w14:paraId="34D902F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7CCD3E9">
            <w:pPr>
              <w:pStyle w:val="87"/>
              <w:rPr>
                <w:rFonts w:hint="default" w:ascii="Times New Roman" w:hAnsi="Times New Roman" w:cs="Times New Roman"/>
                <w:lang w:eastAsia="zh-Hans"/>
              </w:rPr>
            </w:pPr>
            <w:r>
              <w:rPr>
                <w:rFonts w:hint="default" w:ascii="Times New Roman" w:hAnsi="Times New Roman" w:cs="Times New Roman"/>
                <w:lang w:eastAsia="zh-Hans"/>
              </w:rPr>
              <w:t>nsrlx</w:t>
            </w:r>
          </w:p>
        </w:tc>
        <w:tc>
          <w:tcPr>
            <w:tcW w:w="1652" w:type="pct"/>
            <w:noWrap w:val="0"/>
            <w:vAlign w:val="center"/>
          </w:tcPr>
          <w:p w14:paraId="3F30B27B">
            <w:pPr>
              <w:pStyle w:val="87"/>
              <w:rPr>
                <w:rFonts w:hint="default" w:ascii="Times New Roman" w:hAnsi="Times New Roman" w:cs="Times New Roman"/>
                <w:lang w:eastAsia="zh-Hans"/>
              </w:rPr>
            </w:pPr>
            <w:r>
              <w:rPr>
                <w:rFonts w:hint="default" w:ascii="Times New Roman" w:hAnsi="Times New Roman" w:cs="Times New Roman"/>
                <w:lang w:eastAsia="zh-Hans"/>
              </w:rPr>
              <w:t>纳税人类型标签</w:t>
            </w:r>
          </w:p>
        </w:tc>
        <w:tc>
          <w:tcPr>
            <w:tcW w:w="2524" w:type="pct"/>
            <w:noWrap w:val="0"/>
            <w:vAlign w:val="center"/>
          </w:tcPr>
          <w:p w14:paraId="5ED712EF">
            <w:pPr>
              <w:pStyle w:val="87"/>
              <w:rPr>
                <w:rFonts w:hint="default" w:ascii="Times New Roman" w:hAnsi="Times New Roman" w:cs="Times New Roman"/>
                <w:lang w:eastAsia="zh-Hans"/>
              </w:rPr>
            </w:pPr>
            <w:r>
              <w:rPr>
                <w:rFonts w:hint="default" w:ascii="Times New Roman" w:hAnsi="Times New Roman" w:cs="Times New Roman"/>
                <w:lang w:eastAsia="zh-Hans"/>
              </w:rPr>
              <w:t>纳税人类型标签</w:t>
            </w:r>
          </w:p>
        </w:tc>
      </w:tr>
      <w:tr w14:paraId="0BAF8B8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DAF3A9A">
            <w:pPr>
              <w:pStyle w:val="87"/>
              <w:rPr>
                <w:rFonts w:hint="default" w:ascii="Times New Roman" w:hAnsi="Times New Roman" w:cs="Times New Roman"/>
                <w:lang w:eastAsia="zh-Hans"/>
              </w:rPr>
            </w:pPr>
            <w:r>
              <w:rPr>
                <w:rFonts w:hint="default" w:ascii="Times New Roman" w:hAnsi="Times New Roman" w:cs="Times New Roman"/>
                <w:lang w:eastAsia="zh-Hans"/>
              </w:rPr>
              <w:t>scjydz</w:t>
            </w:r>
          </w:p>
        </w:tc>
        <w:tc>
          <w:tcPr>
            <w:tcW w:w="1652" w:type="pct"/>
            <w:noWrap w:val="0"/>
            <w:vAlign w:val="center"/>
          </w:tcPr>
          <w:p w14:paraId="60A2AECD">
            <w:pPr>
              <w:pStyle w:val="87"/>
              <w:rPr>
                <w:rFonts w:hint="default" w:ascii="Times New Roman" w:hAnsi="Times New Roman" w:cs="Times New Roman"/>
                <w:lang w:eastAsia="zh-Hans"/>
              </w:rPr>
            </w:pPr>
            <w:r>
              <w:rPr>
                <w:rFonts w:hint="default" w:ascii="Times New Roman" w:hAnsi="Times New Roman" w:cs="Times New Roman"/>
                <w:lang w:eastAsia="zh-Hans"/>
              </w:rPr>
              <w:t>生产经营地址</w:t>
            </w:r>
          </w:p>
        </w:tc>
        <w:tc>
          <w:tcPr>
            <w:tcW w:w="2524" w:type="pct"/>
            <w:noWrap w:val="0"/>
            <w:vAlign w:val="center"/>
          </w:tcPr>
          <w:p w14:paraId="29BFFC38">
            <w:pPr>
              <w:pStyle w:val="87"/>
              <w:rPr>
                <w:rFonts w:hint="default" w:ascii="Times New Roman" w:hAnsi="Times New Roman" w:cs="Times New Roman"/>
                <w:lang w:eastAsia="zh-Hans"/>
              </w:rPr>
            </w:pPr>
            <w:r>
              <w:rPr>
                <w:rFonts w:hint="default" w:ascii="Times New Roman" w:hAnsi="Times New Roman" w:cs="Times New Roman"/>
                <w:lang w:eastAsia="zh-Hans"/>
              </w:rPr>
              <w:t>生产经营地址</w:t>
            </w:r>
          </w:p>
        </w:tc>
      </w:tr>
      <w:tr w14:paraId="091AED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EF8562D">
            <w:pPr>
              <w:pStyle w:val="87"/>
              <w:rPr>
                <w:rFonts w:hint="default" w:ascii="Times New Roman" w:hAnsi="Times New Roman" w:cs="Times New Roman"/>
                <w:lang w:eastAsia="zh-Hans"/>
              </w:rPr>
            </w:pPr>
            <w:r>
              <w:rPr>
                <w:rFonts w:hint="default" w:ascii="Times New Roman" w:hAnsi="Times New Roman" w:cs="Times New Roman"/>
                <w:lang w:eastAsia="zh-Hans"/>
              </w:rPr>
              <w:t>zcdyzbm</w:t>
            </w:r>
          </w:p>
        </w:tc>
        <w:tc>
          <w:tcPr>
            <w:tcW w:w="1652" w:type="pct"/>
            <w:noWrap w:val="0"/>
            <w:vAlign w:val="center"/>
          </w:tcPr>
          <w:p w14:paraId="7216C5DF">
            <w:pPr>
              <w:pStyle w:val="87"/>
              <w:rPr>
                <w:rFonts w:hint="default" w:ascii="Times New Roman" w:hAnsi="Times New Roman" w:cs="Times New Roman"/>
                <w:lang w:eastAsia="zh-Hans"/>
              </w:rPr>
            </w:pPr>
            <w:r>
              <w:rPr>
                <w:rFonts w:hint="default" w:ascii="Times New Roman" w:hAnsi="Times New Roman" w:cs="Times New Roman"/>
                <w:lang w:eastAsia="zh-Hans"/>
              </w:rPr>
              <w:t>注册地邮政编码</w:t>
            </w:r>
          </w:p>
        </w:tc>
        <w:tc>
          <w:tcPr>
            <w:tcW w:w="2524" w:type="pct"/>
            <w:noWrap w:val="0"/>
            <w:vAlign w:val="center"/>
          </w:tcPr>
          <w:p w14:paraId="39AF5243">
            <w:pPr>
              <w:pStyle w:val="87"/>
              <w:rPr>
                <w:rFonts w:hint="default" w:ascii="Times New Roman" w:hAnsi="Times New Roman" w:cs="Times New Roman"/>
                <w:lang w:eastAsia="zh-Hans"/>
              </w:rPr>
            </w:pPr>
            <w:r>
              <w:rPr>
                <w:rFonts w:hint="default" w:ascii="Times New Roman" w:hAnsi="Times New Roman" w:cs="Times New Roman"/>
                <w:lang w:eastAsia="zh-Hans"/>
              </w:rPr>
              <w:t>注册地邮政编码</w:t>
            </w:r>
          </w:p>
        </w:tc>
      </w:tr>
      <w:tr w14:paraId="3A312CC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722EA25">
            <w:pPr>
              <w:pStyle w:val="87"/>
              <w:rPr>
                <w:rFonts w:hint="default" w:ascii="Times New Roman" w:hAnsi="Times New Roman" w:cs="Times New Roman"/>
                <w:lang w:eastAsia="zh-Hans"/>
              </w:rPr>
            </w:pPr>
            <w:r>
              <w:rPr>
                <w:rFonts w:hint="default" w:ascii="Times New Roman" w:hAnsi="Times New Roman" w:cs="Times New Roman"/>
                <w:lang w:eastAsia="zh-Hans"/>
              </w:rPr>
              <w:t>zcdlxdh</w:t>
            </w:r>
          </w:p>
        </w:tc>
        <w:tc>
          <w:tcPr>
            <w:tcW w:w="1652" w:type="pct"/>
            <w:noWrap w:val="0"/>
            <w:vAlign w:val="center"/>
          </w:tcPr>
          <w:p w14:paraId="236CF199">
            <w:pPr>
              <w:pStyle w:val="87"/>
              <w:rPr>
                <w:rFonts w:hint="default" w:ascii="Times New Roman" w:hAnsi="Times New Roman" w:cs="Times New Roman"/>
                <w:lang w:eastAsia="zh-Hans"/>
              </w:rPr>
            </w:pPr>
            <w:r>
              <w:rPr>
                <w:rFonts w:hint="default" w:ascii="Times New Roman" w:hAnsi="Times New Roman" w:cs="Times New Roman"/>
                <w:lang w:eastAsia="zh-Hans"/>
              </w:rPr>
              <w:t>注册地联系电话</w:t>
            </w:r>
          </w:p>
        </w:tc>
        <w:tc>
          <w:tcPr>
            <w:tcW w:w="2524" w:type="pct"/>
            <w:noWrap w:val="0"/>
            <w:vAlign w:val="center"/>
          </w:tcPr>
          <w:p w14:paraId="619001DB">
            <w:pPr>
              <w:pStyle w:val="87"/>
              <w:rPr>
                <w:rFonts w:hint="default" w:ascii="Times New Roman" w:hAnsi="Times New Roman" w:cs="Times New Roman"/>
                <w:lang w:eastAsia="zh-Hans"/>
              </w:rPr>
            </w:pPr>
            <w:r>
              <w:rPr>
                <w:rFonts w:hint="default" w:ascii="Times New Roman" w:hAnsi="Times New Roman" w:cs="Times New Roman"/>
                <w:lang w:eastAsia="zh-Hans"/>
              </w:rPr>
              <w:t>注册地联系电话</w:t>
            </w:r>
          </w:p>
        </w:tc>
      </w:tr>
      <w:tr w14:paraId="1BE87C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E328515">
            <w:pPr>
              <w:pStyle w:val="87"/>
              <w:rPr>
                <w:rFonts w:hint="default" w:ascii="Times New Roman" w:hAnsi="Times New Roman" w:cs="Times New Roman"/>
                <w:lang w:eastAsia="zh-Hans"/>
              </w:rPr>
            </w:pPr>
            <w:r>
              <w:rPr>
                <w:rFonts w:hint="default" w:ascii="Times New Roman" w:hAnsi="Times New Roman" w:cs="Times New Roman"/>
                <w:lang w:eastAsia="zh-Hans"/>
              </w:rPr>
              <w:t>fddbrxm</w:t>
            </w:r>
          </w:p>
        </w:tc>
        <w:tc>
          <w:tcPr>
            <w:tcW w:w="1652" w:type="pct"/>
            <w:noWrap w:val="0"/>
            <w:vAlign w:val="center"/>
          </w:tcPr>
          <w:p w14:paraId="45D9AAD5">
            <w:pPr>
              <w:pStyle w:val="87"/>
              <w:rPr>
                <w:rFonts w:hint="default" w:ascii="Times New Roman" w:hAnsi="Times New Roman" w:cs="Times New Roman"/>
                <w:lang w:eastAsia="zh-Hans"/>
              </w:rPr>
            </w:pPr>
            <w:r>
              <w:rPr>
                <w:rFonts w:hint="default" w:ascii="Times New Roman" w:hAnsi="Times New Roman" w:cs="Times New Roman"/>
                <w:lang w:eastAsia="zh-Hans"/>
              </w:rPr>
              <w:t>法人名称(法定代表人姓名</w:t>
            </w:r>
          </w:p>
        </w:tc>
        <w:tc>
          <w:tcPr>
            <w:tcW w:w="2524" w:type="pct"/>
            <w:noWrap w:val="0"/>
            <w:vAlign w:val="center"/>
          </w:tcPr>
          <w:p w14:paraId="07AD2998">
            <w:pPr>
              <w:pStyle w:val="87"/>
              <w:rPr>
                <w:rFonts w:hint="default" w:ascii="Times New Roman" w:hAnsi="Times New Roman" w:cs="Times New Roman"/>
                <w:lang w:eastAsia="zh-Hans"/>
              </w:rPr>
            </w:pPr>
            <w:r>
              <w:rPr>
                <w:rFonts w:hint="default" w:ascii="Times New Roman" w:hAnsi="Times New Roman" w:cs="Times New Roman"/>
                <w:lang w:eastAsia="zh-Hans"/>
              </w:rPr>
              <w:t>法人名称(法定代表人姓名</w:t>
            </w:r>
          </w:p>
        </w:tc>
      </w:tr>
      <w:tr w14:paraId="38CBE6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83D7CEC">
            <w:pPr>
              <w:pStyle w:val="87"/>
              <w:rPr>
                <w:rFonts w:hint="default" w:ascii="Times New Roman" w:hAnsi="Times New Roman" w:cs="Times New Roman"/>
                <w:lang w:eastAsia="zh-Hans"/>
              </w:rPr>
            </w:pPr>
            <w:r>
              <w:rPr>
                <w:rFonts w:hint="default" w:ascii="Times New Roman" w:hAnsi="Times New Roman" w:cs="Times New Roman"/>
                <w:lang w:eastAsia="zh-Hans"/>
              </w:rPr>
              <w:t>djzclxDm</w:t>
            </w:r>
          </w:p>
        </w:tc>
        <w:tc>
          <w:tcPr>
            <w:tcW w:w="1652" w:type="pct"/>
            <w:noWrap w:val="0"/>
            <w:vAlign w:val="center"/>
          </w:tcPr>
          <w:p w14:paraId="28AC1684">
            <w:pPr>
              <w:pStyle w:val="87"/>
              <w:rPr>
                <w:rFonts w:hint="default" w:ascii="Times New Roman" w:hAnsi="Times New Roman" w:cs="Times New Roman"/>
                <w:lang w:eastAsia="zh-Hans"/>
              </w:rPr>
            </w:pPr>
            <w:r>
              <w:rPr>
                <w:rFonts w:hint="default" w:ascii="Times New Roman" w:hAnsi="Times New Roman" w:cs="Times New Roman"/>
                <w:lang w:eastAsia="zh-Hans"/>
              </w:rPr>
              <w:t>登记注册类型（国标）</w:t>
            </w:r>
          </w:p>
        </w:tc>
        <w:tc>
          <w:tcPr>
            <w:tcW w:w="2524" w:type="pct"/>
            <w:noWrap w:val="0"/>
            <w:vAlign w:val="center"/>
          </w:tcPr>
          <w:p w14:paraId="20D8A815">
            <w:pPr>
              <w:pStyle w:val="87"/>
              <w:rPr>
                <w:rFonts w:hint="default" w:ascii="Times New Roman" w:hAnsi="Times New Roman" w:cs="Times New Roman"/>
                <w:lang w:eastAsia="zh-Hans"/>
              </w:rPr>
            </w:pPr>
            <w:r>
              <w:rPr>
                <w:rFonts w:hint="default" w:ascii="Times New Roman" w:hAnsi="Times New Roman" w:cs="Times New Roman"/>
                <w:lang w:eastAsia="zh-Hans"/>
              </w:rPr>
              <w:t>登记注册类型（国标）</w:t>
            </w:r>
          </w:p>
        </w:tc>
      </w:tr>
      <w:tr w14:paraId="4926759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F34B8E7">
            <w:pPr>
              <w:pStyle w:val="87"/>
              <w:rPr>
                <w:rFonts w:hint="default" w:ascii="Times New Roman" w:hAnsi="Times New Roman" w:cs="Times New Roman"/>
                <w:lang w:eastAsia="zh-Hans"/>
              </w:rPr>
            </w:pPr>
            <w:r>
              <w:rPr>
                <w:rFonts w:hint="default" w:ascii="Times New Roman" w:hAnsi="Times New Roman" w:cs="Times New Roman"/>
                <w:lang w:eastAsia="zh-Hans"/>
              </w:rPr>
              <w:t>hyDm</w:t>
            </w:r>
          </w:p>
        </w:tc>
        <w:tc>
          <w:tcPr>
            <w:tcW w:w="1652" w:type="pct"/>
            <w:noWrap w:val="0"/>
            <w:vAlign w:val="center"/>
          </w:tcPr>
          <w:p w14:paraId="63AE2B55">
            <w:pPr>
              <w:pStyle w:val="87"/>
              <w:rPr>
                <w:rFonts w:hint="default" w:ascii="Times New Roman" w:hAnsi="Times New Roman" w:cs="Times New Roman"/>
                <w:lang w:eastAsia="zh-Hans"/>
              </w:rPr>
            </w:pPr>
            <w:r>
              <w:rPr>
                <w:rFonts w:hint="default" w:ascii="Times New Roman" w:hAnsi="Times New Roman" w:cs="Times New Roman"/>
                <w:lang w:eastAsia="zh-Hans"/>
              </w:rPr>
              <w:t>行业代码</w:t>
            </w:r>
          </w:p>
        </w:tc>
        <w:tc>
          <w:tcPr>
            <w:tcW w:w="2524" w:type="pct"/>
            <w:noWrap w:val="0"/>
            <w:vAlign w:val="center"/>
          </w:tcPr>
          <w:p w14:paraId="23653A67">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w:t>
            </w:r>
          </w:p>
        </w:tc>
      </w:tr>
      <w:tr w14:paraId="7627B65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E573A1E">
            <w:pPr>
              <w:pStyle w:val="87"/>
              <w:rPr>
                <w:rFonts w:hint="default" w:ascii="Times New Roman" w:hAnsi="Times New Roman" w:cs="Times New Roman"/>
                <w:lang w:eastAsia="zh-Hans"/>
              </w:rPr>
            </w:pPr>
            <w:r>
              <w:rPr>
                <w:rFonts w:hint="default" w:ascii="Times New Roman" w:hAnsi="Times New Roman" w:cs="Times New Roman"/>
                <w:lang w:eastAsia="zh-Hans"/>
              </w:rPr>
              <w:t>ssjswjgDm</w:t>
            </w:r>
          </w:p>
        </w:tc>
        <w:tc>
          <w:tcPr>
            <w:tcW w:w="1652" w:type="pct"/>
            <w:noWrap w:val="0"/>
            <w:vAlign w:val="center"/>
          </w:tcPr>
          <w:p w14:paraId="0FD9E54E">
            <w:pPr>
              <w:pStyle w:val="87"/>
              <w:rPr>
                <w:rFonts w:hint="default" w:ascii="Times New Roman" w:hAnsi="Times New Roman" w:cs="Times New Roman"/>
                <w:lang w:eastAsia="zh-Hans"/>
              </w:rPr>
            </w:pPr>
            <w:r>
              <w:rPr>
                <w:rFonts w:hint="default" w:ascii="Times New Roman" w:hAnsi="Times New Roman" w:cs="Times New Roman"/>
                <w:lang w:eastAsia="zh-Hans"/>
              </w:rPr>
              <w:t>省级税务机关代码</w:t>
            </w:r>
          </w:p>
        </w:tc>
        <w:tc>
          <w:tcPr>
            <w:tcW w:w="2524" w:type="pct"/>
            <w:noWrap w:val="0"/>
            <w:vAlign w:val="center"/>
          </w:tcPr>
          <w:p w14:paraId="17EE2646">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r>
      <w:tr w14:paraId="288449F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440491B1">
            <w:pPr>
              <w:pStyle w:val="87"/>
              <w:rPr>
                <w:rFonts w:hint="default" w:ascii="Times New Roman" w:hAnsi="Times New Roman" w:cs="Times New Roman"/>
                <w:lang w:eastAsia="zh-Hans"/>
              </w:rPr>
            </w:pPr>
            <w:r>
              <w:rPr>
                <w:rFonts w:hint="default" w:ascii="Times New Roman" w:hAnsi="Times New Roman" w:cs="Times New Roman"/>
                <w:lang w:eastAsia="zh-Hans"/>
              </w:rPr>
              <w:t>dsjswjgDm</w:t>
            </w:r>
          </w:p>
        </w:tc>
        <w:tc>
          <w:tcPr>
            <w:tcW w:w="1652" w:type="pct"/>
            <w:noWrap w:val="0"/>
            <w:vAlign w:val="center"/>
          </w:tcPr>
          <w:p w14:paraId="01E8E865">
            <w:pPr>
              <w:pStyle w:val="87"/>
              <w:rPr>
                <w:rFonts w:hint="default" w:ascii="Times New Roman" w:hAnsi="Times New Roman" w:cs="Times New Roman"/>
                <w:lang w:eastAsia="zh-Hans"/>
              </w:rPr>
            </w:pPr>
            <w:r>
              <w:rPr>
                <w:rFonts w:hint="default" w:ascii="Times New Roman" w:hAnsi="Times New Roman" w:cs="Times New Roman"/>
                <w:lang w:eastAsia="zh-Hans"/>
              </w:rPr>
              <w:t>市级税务机关代码</w:t>
            </w:r>
          </w:p>
        </w:tc>
        <w:tc>
          <w:tcPr>
            <w:tcW w:w="2524" w:type="pct"/>
            <w:noWrap w:val="0"/>
            <w:vAlign w:val="center"/>
          </w:tcPr>
          <w:p w14:paraId="23EDF637">
            <w:pPr>
              <w:pStyle w:val="87"/>
              <w:rPr>
                <w:rFonts w:hint="default" w:ascii="Times New Roman" w:hAnsi="Times New Roman" w:cs="Times New Roman"/>
                <w:lang w:eastAsia="zh-Hans"/>
              </w:rPr>
            </w:pPr>
            <w:r>
              <w:rPr>
                <w:rFonts w:hint="default" w:ascii="Times New Roman" w:hAnsi="Times New Roman" w:cs="Times New Roman"/>
                <w:lang w:eastAsia="zh-Hans"/>
              </w:rPr>
              <w:t>市级税务机关代码</w:t>
            </w:r>
          </w:p>
        </w:tc>
      </w:tr>
      <w:tr w14:paraId="31AC48D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08B8E94">
            <w:pPr>
              <w:pStyle w:val="87"/>
              <w:rPr>
                <w:rFonts w:hint="default" w:ascii="Times New Roman" w:hAnsi="Times New Roman" w:cs="Times New Roman"/>
                <w:lang w:eastAsia="zh-Hans"/>
              </w:rPr>
            </w:pPr>
            <w:r>
              <w:rPr>
                <w:rFonts w:hint="default" w:ascii="Times New Roman" w:hAnsi="Times New Roman" w:cs="Times New Roman"/>
                <w:lang w:eastAsia="zh-Hans"/>
              </w:rPr>
              <w:t>qxjswjgDm</w:t>
            </w:r>
          </w:p>
        </w:tc>
        <w:tc>
          <w:tcPr>
            <w:tcW w:w="1652" w:type="pct"/>
            <w:noWrap w:val="0"/>
            <w:vAlign w:val="center"/>
          </w:tcPr>
          <w:p w14:paraId="4581EAAC">
            <w:pPr>
              <w:pStyle w:val="87"/>
              <w:rPr>
                <w:rFonts w:hint="default" w:ascii="Times New Roman" w:hAnsi="Times New Roman" w:cs="Times New Roman"/>
                <w:lang w:eastAsia="zh-Hans"/>
              </w:rPr>
            </w:pPr>
            <w:r>
              <w:rPr>
                <w:rFonts w:hint="default" w:ascii="Times New Roman" w:hAnsi="Times New Roman" w:cs="Times New Roman"/>
                <w:lang w:eastAsia="zh-Hans"/>
              </w:rPr>
              <w:t>区县级税务机关代码</w:t>
            </w:r>
          </w:p>
        </w:tc>
        <w:tc>
          <w:tcPr>
            <w:tcW w:w="2524" w:type="pct"/>
            <w:noWrap w:val="0"/>
            <w:vAlign w:val="center"/>
          </w:tcPr>
          <w:p w14:paraId="3C48FE6A">
            <w:pPr>
              <w:pStyle w:val="87"/>
              <w:rPr>
                <w:rFonts w:hint="default" w:ascii="Times New Roman" w:hAnsi="Times New Roman" w:cs="Times New Roman"/>
                <w:lang w:eastAsia="zh-Hans"/>
              </w:rPr>
            </w:pPr>
            <w:r>
              <w:rPr>
                <w:rFonts w:hint="default" w:ascii="Times New Roman" w:hAnsi="Times New Roman" w:cs="Times New Roman"/>
                <w:lang w:eastAsia="zh-Hans"/>
              </w:rPr>
              <w:t>区县级税务机关代码</w:t>
            </w:r>
          </w:p>
        </w:tc>
      </w:tr>
      <w:tr w14:paraId="2B98599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50A3431">
            <w:pPr>
              <w:pStyle w:val="87"/>
              <w:rPr>
                <w:rFonts w:hint="default" w:ascii="Times New Roman" w:hAnsi="Times New Roman" w:cs="Times New Roman"/>
                <w:lang w:eastAsia="zh-Hans"/>
              </w:rPr>
            </w:pPr>
            <w:r>
              <w:rPr>
                <w:rFonts w:hint="default" w:ascii="Times New Roman" w:hAnsi="Times New Roman" w:cs="Times New Roman"/>
                <w:lang w:eastAsia="zh-Hans"/>
              </w:rPr>
              <w:t>zgswskfjDm</w:t>
            </w:r>
          </w:p>
        </w:tc>
        <w:tc>
          <w:tcPr>
            <w:tcW w:w="1652" w:type="pct"/>
            <w:noWrap w:val="0"/>
            <w:vAlign w:val="center"/>
          </w:tcPr>
          <w:p w14:paraId="57C561E2">
            <w:pPr>
              <w:pStyle w:val="87"/>
              <w:rPr>
                <w:rFonts w:hint="default" w:ascii="Times New Roman" w:hAnsi="Times New Roman" w:cs="Times New Roman"/>
                <w:lang w:eastAsia="zh-Hans"/>
              </w:rPr>
            </w:pPr>
            <w:r>
              <w:rPr>
                <w:rFonts w:hint="default" w:ascii="Times New Roman" w:hAnsi="Times New Roman" w:cs="Times New Roman"/>
                <w:lang w:eastAsia="zh-Hans"/>
              </w:rPr>
              <w:t>税务机关代码</w:t>
            </w:r>
          </w:p>
        </w:tc>
        <w:tc>
          <w:tcPr>
            <w:tcW w:w="2524" w:type="pct"/>
            <w:noWrap w:val="0"/>
            <w:vAlign w:val="center"/>
          </w:tcPr>
          <w:p w14:paraId="46EA475A">
            <w:pPr>
              <w:pStyle w:val="87"/>
              <w:rPr>
                <w:rFonts w:hint="default" w:ascii="Times New Roman" w:hAnsi="Times New Roman" w:cs="Times New Roman"/>
                <w:lang w:eastAsia="zh-Hans"/>
              </w:rPr>
            </w:pPr>
            <w:r>
              <w:rPr>
                <w:rFonts w:hint="default" w:ascii="Times New Roman" w:hAnsi="Times New Roman" w:cs="Times New Roman"/>
                <w:lang w:eastAsia="zh-Hans"/>
              </w:rPr>
              <w:t>税务机关代码</w:t>
            </w:r>
          </w:p>
        </w:tc>
      </w:tr>
      <w:tr w14:paraId="40D4CC8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3F1A42E3">
            <w:pPr>
              <w:pStyle w:val="87"/>
              <w:rPr>
                <w:rFonts w:hint="default" w:ascii="Times New Roman" w:hAnsi="Times New Roman" w:cs="Times New Roman"/>
                <w:lang w:eastAsia="zh-Hans"/>
              </w:rPr>
            </w:pPr>
            <w:r>
              <w:rPr>
                <w:rFonts w:hint="default" w:ascii="Times New Roman" w:hAnsi="Times New Roman" w:cs="Times New Roman"/>
                <w:lang w:eastAsia="zh-Hans"/>
              </w:rPr>
              <w:t>zgswskfjmc</w:t>
            </w:r>
          </w:p>
        </w:tc>
        <w:tc>
          <w:tcPr>
            <w:tcW w:w="1652" w:type="pct"/>
            <w:noWrap w:val="0"/>
            <w:vAlign w:val="center"/>
          </w:tcPr>
          <w:p w14:paraId="5067B8F6">
            <w:pPr>
              <w:pStyle w:val="87"/>
              <w:rPr>
                <w:rFonts w:hint="default" w:ascii="Times New Roman" w:hAnsi="Times New Roman" w:cs="Times New Roman"/>
                <w:lang w:eastAsia="zh-Hans"/>
              </w:rPr>
            </w:pPr>
            <w:r>
              <w:rPr>
                <w:rFonts w:hint="default" w:ascii="Times New Roman" w:hAnsi="Times New Roman" w:cs="Times New Roman"/>
                <w:lang w:eastAsia="zh-Hans"/>
              </w:rPr>
              <w:t>税务机关名称</w:t>
            </w:r>
          </w:p>
        </w:tc>
        <w:tc>
          <w:tcPr>
            <w:tcW w:w="2524" w:type="pct"/>
            <w:noWrap w:val="0"/>
            <w:vAlign w:val="center"/>
          </w:tcPr>
          <w:p w14:paraId="22C294CB">
            <w:pPr>
              <w:pStyle w:val="87"/>
              <w:rPr>
                <w:rFonts w:hint="default" w:ascii="Times New Roman" w:hAnsi="Times New Roman" w:cs="Times New Roman"/>
                <w:lang w:eastAsia="zh-Hans"/>
              </w:rPr>
            </w:pPr>
            <w:r>
              <w:rPr>
                <w:rFonts w:hint="default" w:ascii="Times New Roman" w:hAnsi="Times New Roman" w:cs="Times New Roman"/>
                <w:lang w:eastAsia="zh-Hans"/>
              </w:rPr>
              <w:t>税务机关名称</w:t>
            </w:r>
          </w:p>
        </w:tc>
      </w:tr>
      <w:tr w14:paraId="39C1700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6DDE843">
            <w:pPr>
              <w:pStyle w:val="87"/>
              <w:rPr>
                <w:rFonts w:hint="default" w:ascii="Times New Roman" w:hAnsi="Times New Roman" w:cs="Times New Roman"/>
                <w:lang w:eastAsia="zh-Hans"/>
              </w:rPr>
            </w:pPr>
            <w:r>
              <w:rPr>
                <w:rFonts w:hint="default" w:ascii="Times New Roman" w:hAnsi="Times New Roman" w:cs="Times New Roman"/>
                <w:lang w:eastAsia="zh-Hans"/>
              </w:rPr>
              <w:t>jyfw</w:t>
            </w:r>
          </w:p>
        </w:tc>
        <w:tc>
          <w:tcPr>
            <w:tcW w:w="1652" w:type="pct"/>
            <w:noWrap w:val="0"/>
            <w:vAlign w:val="center"/>
          </w:tcPr>
          <w:p w14:paraId="6768D882">
            <w:pPr>
              <w:pStyle w:val="87"/>
              <w:rPr>
                <w:rFonts w:hint="default" w:ascii="Times New Roman" w:hAnsi="Times New Roman" w:cs="Times New Roman"/>
                <w:lang w:eastAsia="zh-Hans"/>
              </w:rPr>
            </w:pPr>
            <w:r>
              <w:rPr>
                <w:rFonts w:hint="default" w:ascii="Times New Roman" w:hAnsi="Times New Roman" w:cs="Times New Roman"/>
                <w:lang w:eastAsia="zh-Hans"/>
              </w:rPr>
              <w:t>经营范围</w:t>
            </w:r>
          </w:p>
        </w:tc>
        <w:tc>
          <w:tcPr>
            <w:tcW w:w="2524" w:type="pct"/>
            <w:noWrap w:val="0"/>
            <w:vAlign w:val="center"/>
          </w:tcPr>
          <w:p w14:paraId="19CF9ADA">
            <w:pPr>
              <w:pStyle w:val="87"/>
              <w:rPr>
                <w:rFonts w:hint="default" w:ascii="Times New Roman" w:hAnsi="Times New Roman" w:cs="Times New Roman"/>
                <w:lang w:eastAsia="zh-Hans"/>
              </w:rPr>
            </w:pPr>
            <w:r>
              <w:rPr>
                <w:rFonts w:hint="default" w:ascii="Times New Roman" w:hAnsi="Times New Roman" w:cs="Times New Roman"/>
                <w:lang w:eastAsia="zh-Hans"/>
              </w:rPr>
              <w:t>经营范围</w:t>
            </w:r>
          </w:p>
        </w:tc>
      </w:tr>
      <w:tr w14:paraId="07FB68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83E0AB7">
            <w:pPr>
              <w:pStyle w:val="87"/>
              <w:rPr>
                <w:rFonts w:hint="default" w:ascii="Times New Roman" w:hAnsi="Times New Roman" w:cs="Times New Roman"/>
                <w:lang w:eastAsia="zh-Hans"/>
              </w:rPr>
            </w:pPr>
            <w:r>
              <w:rPr>
                <w:rFonts w:hint="default" w:ascii="Times New Roman" w:hAnsi="Times New Roman" w:cs="Times New Roman"/>
                <w:lang w:eastAsia="zh-Hans"/>
              </w:rPr>
              <w:t>cwfzrxm</w:t>
            </w:r>
          </w:p>
        </w:tc>
        <w:tc>
          <w:tcPr>
            <w:tcW w:w="1652" w:type="pct"/>
            <w:noWrap w:val="0"/>
            <w:vAlign w:val="center"/>
          </w:tcPr>
          <w:p w14:paraId="6A8A50E4">
            <w:pPr>
              <w:pStyle w:val="87"/>
              <w:rPr>
                <w:rFonts w:hint="default" w:ascii="Times New Roman" w:hAnsi="Times New Roman" w:cs="Times New Roman"/>
                <w:lang w:eastAsia="zh-Hans"/>
              </w:rPr>
            </w:pPr>
            <w:r>
              <w:rPr>
                <w:rFonts w:hint="default" w:ascii="Times New Roman" w:hAnsi="Times New Roman" w:cs="Times New Roman"/>
                <w:lang w:eastAsia="zh-Hans"/>
              </w:rPr>
              <w:t>财务负责人姓名</w:t>
            </w:r>
          </w:p>
        </w:tc>
        <w:tc>
          <w:tcPr>
            <w:tcW w:w="2524" w:type="pct"/>
            <w:noWrap w:val="0"/>
            <w:vAlign w:val="center"/>
          </w:tcPr>
          <w:p w14:paraId="32099F02">
            <w:pPr>
              <w:pStyle w:val="87"/>
              <w:rPr>
                <w:rFonts w:hint="default" w:ascii="Times New Roman" w:hAnsi="Times New Roman" w:cs="Times New Roman"/>
                <w:lang w:eastAsia="zh-Hans"/>
              </w:rPr>
            </w:pPr>
            <w:r>
              <w:rPr>
                <w:rFonts w:hint="default" w:ascii="Times New Roman" w:hAnsi="Times New Roman" w:cs="Times New Roman"/>
                <w:lang w:eastAsia="zh-Hans"/>
              </w:rPr>
              <w:t>财务负责人姓名</w:t>
            </w:r>
          </w:p>
        </w:tc>
      </w:tr>
      <w:tr w14:paraId="2153BD0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ACAA119">
            <w:pPr>
              <w:pStyle w:val="87"/>
              <w:rPr>
                <w:rFonts w:hint="default" w:ascii="Times New Roman" w:hAnsi="Times New Roman" w:cs="Times New Roman"/>
                <w:lang w:eastAsia="zh-Hans"/>
              </w:rPr>
            </w:pPr>
            <w:r>
              <w:rPr>
                <w:rFonts w:hint="default" w:ascii="Times New Roman" w:hAnsi="Times New Roman" w:cs="Times New Roman"/>
                <w:lang w:eastAsia="zh-Hans"/>
              </w:rPr>
              <w:t>khhmc</w:t>
            </w:r>
          </w:p>
        </w:tc>
        <w:tc>
          <w:tcPr>
            <w:tcW w:w="1652" w:type="pct"/>
            <w:noWrap w:val="0"/>
            <w:vAlign w:val="center"/>
          </w:tcPr>
          <w:p w14:paraId="075B5C82">
            <w:pPr>
              <w:pStyle w:val="87"/>
              <w:rPr>
                <w:rFonts w:hint="default" w:ascii="Times New Roman" w:hAnsi="Times New Roman" w:cs="Times New Roman"/>
                <w:lang w:eastAsia="zh-Hans"/>
              </w:rPr>
            </w:pPr>
            <w:r>
              <w:rPr>
                <w:rFonts w:hint="default" w:ascii="Times New Roman" w:hAnsi="Times New Roman" w:cs="Times New Roman"/>
                <w:lang w:eastAsia="zh-Hans"/>
              </w:rPr>
              <w:t>账户名称</w:t>
            </w:r>
          </w:p>
        </w:tc>
        <w:tc>
          <w:tcPr>
            <w:tcW w:w="2524" w:type="pct"/>
            <w:noWrap w:val="0"/>
            <w:vAlign w:val="center"/>
          </w:tcPr>
          <w:p w14:paraId="3BAEE8E5">
            <w:pPr>
              <w:pStyle w:val="87"/>
              <w:rPr>
                <w:rFonts w:hint="default" w:ascii="Times New Roman" w:hAnsi="Times New Roman" w:cs="Times New Roman"/>
                <w:lang w:eastAsia="zh-Hans"/>
              </w:rPr>
            </w:pPr>
            <w:r>
              <w:rPr>
                <w:rFonts w:hint="default" w:ascii="Times New Roman" w:hAnsi="Times New Roman" w:cs="Times New Roman"/>
                <w:lang w:eastAsia="zh-Hans"/>
              </w:rPr>
              <w:t>账户名称</w:t>
            </w:r>
          </w:p>
        </w:tc>
      </w:tr>
      <w:tr w14:paraId="2D0A67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7D99D9C">
            <w:pPr>
              <w:pStyle w:val="87"/>
              <w:rPr>
                <w:rFonts w:hint="default" w:ascii="Times New Roman" w:hAnsi="Times New Roman" w:cs="Times New Roman"/>
                <w:lang w:eastAsia="zh-Hans"/>
              </w:rPr>
            </w:pPr>
            <w:r>
              <w:rPr>
                <w:rFonts w:hint="default" w:ascii="Times New Roman" w:hAnsi="Times New Roman" w:cs="Times New Roman"/>
                <w:lang w:eastAsia="zh-Hans"/>
              </w:rPr>
              <w:t>yhzh</w:t>
            </w:r>
          </w:p>
        </w:tc>
        <w:tc>
          <w:tcPr>
            <w:tcW w:w="1652" w:type="pct"/>
            <w:noWrap w:val="0"/>
            <w:vAlign w:val="center"/>
          </w:tcPr>
          <w:p w14:paraId="48216736">
            <w:pPr>
              <w:pStyle w:val="87"/>
              <w:rPr>
                <w:rFonts w:hint="default" w:ascii="Times New Roman" w:hAnsi="Times New Roman" w:cs="Times New Roman"/>
                <w:lang w:eastAsia="zh-Hans"/>
              </w:rPr>
            </w:pPr>
            <w:r>
              <w:rPr>
                <w:rFonts w:hint="default" w:ascii="Times New Roman" w:hAnsi="Times New Roman" w:cs="Times New Roman"/>
                <w:lang w:eastAsia="zh-Hans"/>
              </w:rPr>
              <w:t>账号</w:t>
            </w:r>
          </w:p>
        </w:tc>
        <w:tc>
          <w:tcPr>
            <w:tcW w:w="2524" w:type="pct"/>
            <w:noWrap w:val="0"/>
            <w:vAlign w:val="center"/>
          </w:tcPr>
          <w:p w14:paraId="0E3ABCF2">
            <w:pPr>
              <w:pStyle w:val="87"/>
              <w:rPr>
                <w:rFonts w:hint="default" w:ascii="Times New Roman" w:hAnsi="Times New Roman" w:cs="Times New Roman"/>
                <w:lang w:eastAsia="zh-Hans"/>
              </w:rPr>
            </w:pPr>
            <w:r>
              <w:rPr>
                <w:rFonts w:hint="default" w:ascii="Times New Roman" w:hAnsi="Times New Roman" w:cs="Times New Roman"/>
                <w:lang w:eastAsia="zh-Hans"/>
              </w:rPr>
              <w:t>账号</w:t>
            </w:r>
          </w:p>
        </w:tc>
      </w:tr>
      <w:tr w14:paraId="6F2D525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E9717BF">
            <w:pPr>
              <w:pStyle w:val="87"/>
              <w:rPr>
                <w:rFonts w:hint="default" w:ascii="Times New Roman" w:hAnsi="Times New Roman" w:cs="Times New Roman"/>
                <w:lang w:eastAsia="zh-Hans"/>
              </w:rPr>
            </w:pPr>
            <w:r>
              <w:rPr>
                <w:rFonts w:hint="default" w:ascii="Times New Roman" w:hAnsi="Times New Roman" w:cs="Times New Roman"/>
                <w:lang w:eastAsia="zh-Hans"/>
              </w:rPr>
              <w:t>bsrxm</w:t>
            </w:r>
          </w:p>
        </w:tc>
        <w:tc>
          <w:tcPr>
            <w:tcW w:w="1652" w:type="pct"/>
            <w:noWrap w:val="0"/>
            <w:vAlign w:val="center"/>
          </w:tcPr>
          <w:p w14:paraId="00FAA7FB">
            <w:pPr>
              <w:pStyle w:val="87"/>
              <w:rPr>
                <w:rFonts w:hint="default" w:ascii="Times New Roman" w:hAnsi="Times New Roman" w:cs="Times New Roman"/>
                <w:lang w:eastAsia="zh-Hans"/>
              </w:rPr>
            </w:pPr>
            <w:r>
              <w:rPr>
                <w:rFonts w:hint="default" w:ascii="Times New Roman" w:hAnsi="Times New Roman" w:cs="Times New Roman"/>
                <w:lang w:eastAsia="zh-Hans"/>
              </w:rPr>
              <w:t>企业办税人员姓名</w:t>
            </w:r>
          </w:p>
        </w:tc>
        <w:tc>
          <w:tcPr>
            <w:tcW w:w="2524" w:type="pct"/>
            <w:noWrap w:val="0"/>
            <w:vAlign w:val="center"/>
          </w:tcPr>
          <w:p w14:paraId="0FC9ED75">
            <w:pPr>
              <w:pStyle w:val="87"/>
              <w:rPr>
                <w:rFonts w:hint="default" w:ascii="Times New Roman" w:hAnsi="Times New Roman" w:cs="Times New Roman"/>
                <w:lang w:eastAsia="zh-Hans"/>
              </w:rPr>
            </w:pPr>
            <w:r>
              <w:rPr>
                <w:rFonts w:hint="default" w:ascii="Times New Roman" w:hAnsi="Times New Roman" w:cs="Times New Roman"/>
                <w:lang w:eastAsia="zh-Hans"/>
              </w:rPr>
              <w:t>企业办税人员姓名</w:t>
            </w:r>
          </w:p>
        </w:tc>
      </w:tr>
      <w:tr w14:paraId="174D25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A9B57C0">
            <w:pPr>
              <w:pStyle w:val="87"/>
              <w:rPr>
                <w:rFonts w:hint="default" w:ascii="Times New Roman" w:hAnsi="Times New Roman" w:cs="Times New Roman"/>
                <w:lang w:eastAsia="zh-Hans"/>
              </w:rPr>
            </w:pPr>
            <w:r>
              <w:rPr>
                <w:rFonts w:hint="default" w:ascii="Times New Roman" w:hAnsi="Times New Roman" w:cs="Times New Roman"/>
                <w:lang w:eastAsia="zh-Hans"/>
              </w:rPr>
              <w:t>ssglyDm</w:t>
            </w:r>
          </w:p>
        </w:tc>
        <w:tc>
          <w:tcPr>
            <w:tcW w:w="1652" w:type="pct"/>
            <w:noWrap w:val="0"/>
            <w:vAlign w:val="center"/>
          </w:tcPr>
          <w:p w14:paraId="36720105">
            <w:pPr>
              <w:pStyle w:val="87"/>
              <w:rPr>
                <w:rFonts w:hint="default" w:ascii="Times New Roman" w:hAnsi="Times New Roman" w:cs="Times New Roman"/>
                <w:lang w:eastAsia="zh-Hans"/>
              </w:rPr>
            </w:pPr>
            <w:r>
              <w:rPr>
                <w:rFonts w:hint="default" w:ascii="Times New Roman" w:hAnsi="Times New Roman" w:cs="Times New Roman"/>
                <w:lang w:eastAsia="zh-Hans"/>
              </w:rPr>
              <w:t>税收管理员代码</w:t>
            </w:r>
          </w:p>
        </w:tc>
        <w:tc>
          <w:tcPr>
            <w:tcW w:w="2524" w:type="pct"/>
            <w:noWrap w:val="0"/>
            <w:vAlign w:val="center"/>
          </w:tcPr>
          <w:p w14:paraId="2F11CE43">
            <w:pPr>
              <w:pStyle w:val="87"/>
              <w:rPr>
                <w:rFonts w:hint="default" w:ascii="Times New Roman" w:hAnsi="Times New Roman" w:cs="Times New Roman"/>
                <w:lang w:eastAsia="zh-Hans"/>
              </w:rPr>
            </w:pPr>
            <w:r>
              <w:rPr>
                <w:rFonts w:hint="default" w:ascii="Times New Roman" w:hAnsi="Times New Roman" w:cs="Times New Roman"/>
                <w:lang w:eastAsia="zh-Hans"/>
              </w:rPr>
              <w:t>税收管理员代码</w:t>
            </w:r>
          </w:p>
        </w:tc>
      </w:tr>
      <w:tr w14:paraId="44D3A1A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8DB7CC4">
            <w:pPr>
              <w:pStyle w:val="87"/>
              <w:rPr>
                <w:rFonts w:hint="default" w:ascii="Times New Roman" w:hAnsi="Times New Roman" w:cs="Times New Roman"/>
                <w:lang w:eastAsia="zh-Hans"/>
              </w:rPr>
            </w:pPr>
            <w:r>
              <w:rPr>
                <w:rFonts w:hint="default" w:ascii="Times New Roman" w:hAnsi="Times New Roman" w:cs="Times New Roman"/>
                <w:lang w:eastAsia="zh-Hans"/>
              </w:rPr>
              <w:t>ssglyxm</w:t>
            </w:r>
          </w:p>
        </w:tc>
        <w:tc>
          <w:tcPr>
            <w:tcW w:w="1652" w:type="pct"/>
            <w:noWrap w:val="0"/>
            <w:vAlign w:val="center"/>
          </w:tcPr>
          <w:p w14:paraId="1AC7F7C1">
            <w:pPr>
              <w:pStyle w:val="87"/>
              <w:rPr>
                <w:rFonts w:hint="default" w:ascii="Times New Roman" w:hAnsi="Times New Roman" w:cs="Times New Roman"/>
                <w:lang w:eastAsia="zh-Hans"/>
              </w:rPr>
            </w:pPr>
            <w:r>
              <w:rPr>
                <w:rFonts w:hint="default" w:ascii="Times New Roman" w:hAnsi="Times New Roman" w:cs="Times New Roman"/>
                <w:lang w:eastAsia="zh-Hans"/>
              </w:rPr>
              <w:t>税收管理员名称(姓名)</w:t>
            </w:r>
          </w:p>
        </w:tc>
        <w:tc>
          <w:tcPr>
            <w:tcW w:w="2524" w:type="pct"/>
            <w:noWrap w:val="0"/>
            <w:vAlign w:val="center"/>
          </w:tcPr>
          <w:p w14:paraId="4E31DD52">
            <w:pPr>
              <w:pStyle w:val="87"/>
              <w:rPr>
                <w:rFonts w:hint="default" w:ascii="Times New Roman" w:hAnsi="Times New Roman" w:cs="Times New Roman"/>
                <w:lang w:eastAsia="zh-Hans"/>
              </w:rPr>
            </w:pPr>
            <w:r>
              <w:rPr>
                <w:rFonts w:hint="default" w:ascii="Times New Roman" w:hAnsi="Times New Roman" w:cs="Times New Roman"/>
                <w:lang w:eastAsia="zh-Hans"/>
              </w:rPr>
              <w:t>税收管理员名称(姓名)</w:t>
            </w:r>
          </w:p>
        </w:tc>
      </w:tr>
      <w:tr w14:paraId="079AFF5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0509D61">
            <w:pPr>
              <w:pStyle w:val="87"/>
              <w:rPr>
                <w:rFonts w:hint="default" w:ascii="Times New Roman" w:hAnsi="Times New Roman" w:cs="Times New Roman"/>
                <w:lang w:eastAsia="zh-Hans"/>
              </w:rPr>
            </w:pPr>
            <w:r>
              <w:rPr>
                <w:rFonts w:hint="default" w:ascii="Times New Roman" w:hAnsi="Times New Roman" w:cs="Times New Roman"/>
                <w:lang w:eastAsia="zh-Hans"/>
              </w:rPr>
              <w:t>jdxzDm</w:t>
            </w:r>
          </w:p>
        </w:tc>
        <w:tc>
          <w:tcPr>
            <w:tcW w:w="1652" w:type="pct"/>
            <w:noWrap w:val="0"/>
            <w:vAlign w:val="center"/>
          </w:tcPr>
          <w:p w14:paraId="28BCD863">
            <w:pPr>
              <w:pStyle w:val="87"/>
              <w:rPr>
                <w:rFonts w:hint="default" w:ascii="Times New Roman" w:hAnsi="Times New Roman" w:cs="Times New Roman"/>
                <w:lang w:eastAsia="zh-Hans"/>
              </w:rPr>
            </w:pPr>
            <w:r>
              <w:rPr>
                <w:rFonts w:hint="default" w:ascii="Times New Roman" w:hAnsi="Times New Roman" w:cs="Times New Roman"/>
                <w:lang w:eastAsia="zh-Hans"/>
              </w:rPr>
              <w:t>街道乡镇代码</w:t>
            </w:r>
          </w:p>
        </w:tc>
        <w:tc>
          <w:tcPr>
            <w:tcW w:w="2524" w:type="pct"/>
            <w:noWrap w:val="0"/>
            <w:vAlign w:val="center"/>
          </w:tcPr>
          <w:p w14:paraId="1B33510C">
            <w:pPr>
              <w:pStyle w:val="87"/>
              <w:rPr>
                <w:rFonts w:hint="default" w:ascii="Times New Roman" w:hAnsi="Times New Roman" w:cs="Times New Roman"/>
                <w:lang w:eastAsia="zh-Hans"/>
              </w:rPr>
            </w:pPr>
            <w:r>
              <w:rPr>
                <w:rFonts w:hint="default" w:ascii="Times New Roman" w:hAnsi="Times New Roman" w:cs="Times New Roman"/>
                <w:lang w:eastAsia="zh-Hans"/>
              </w:rPr>
              <w:t>街道乡镇代码</w:t>
            </w:r>
          </w:p>
        </w:tc>
      </w:tr>
      <w:tr w14:paraId="4E46678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49243173">
            <w:pPr>
              <w:pStyle w:val="87"/>
              <w:rPr>
                <w:rFonts w:hint="default" w:ascii="Times New Roman" w:hAnsi="Times New Roman" w:cs="Times New Roman"/>
                <w:lang w:eastAsia="zh-Hans"/>
              </w:rPr>
            </w:pPr>
            <w:r>
              <w:rPr>
                <w:rFonts w:hint="default" w:ascii="Times New Roman" w:hAnsi="Times New Roman" w:cs="Times New Roman"/>
                <w:lang w:eastAsia="zh-Hans"/>
              </w:rPr>
              <w:t>djrq</w:t>
            </w:r>
          </w:p>
        </w:tc>
        <w:tc>
          <w:tcPr>
            <w:tcW w:w="1652" w:type="pct"/>
            <w:noWrap w:val="0"/>
            <w:vAlign w:val="center"/>
          </w:tcPr>
          <w:p w14:paraId="70B2294F">
            <w:pPr>
              <w:pStyle w:val="87"/>
              <w:rPr>
                <w:rFonts w:hint="default" w:ascii="Times New Roman" w:hAnsi="Times New Roman" w:cs="Times New Roman"/>
                <w:lang w:eastAsia="zh-Hans"/>
              </w:rPr>
            </w:pPr>
            <w:r>
              <w:rPr>
                <w:rFonts w:hint="default" w:ascii="Times New Roman" w:hAnsi="Times New Roman" w:cs="Times New Roman"/>
                <w:lang w:eastAsia="zh-Hans"/>
              </w:rPr>
              <w:t>税务登记时间</w:t>
            </w:r>
          </w:p>
        </w:tc>
        <w:tc>
          <w:tcPr>
            <w:tcW w:w="2524" w:type="pct"/>
            <w:noWrap w:val="0"/>
            <w:vAlign w:val="center"/>
          </w:tcPr>
          <w:p w14:paraId="295B22E9">
            <w:pPr>
              <w:pStyle w:val="87"/>
              <w:rPr>
                <w:rFonts w:hint="default" w:ascii="Times New Roman" w:hAnsi="Times New Roman" w:cs="Times New Roman"/>
                <w:lang w:eastAsia="zh-Hans"/>
              </w:rPr>
            </w:pPr>
            <w:r>
              <w:rPr>
                <w:rFonts w:hint="default" w:ascii="Times New Roman" w:hAnsi="Times New Roman" w:cs="Times New Roman"/>
                <w:lang w:eastAsia="zh-Hans"/>
              </w:rPr>
              <w:t>税务登记时间</w:t>
            </w:r>
          </w:p>
        </w:tc>
      </w:tr>
      <w:tr w14:paraId="0CBEB9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ED87621">
            <w:pPr>
              <w:pStyle w:val="87"/>
              <w:rPr>
                <w:rFonts w:hint="default" w:ascii="Times New Roman" w:hAnsi="Times New Roman" w:cs="Times New Roman"/>
                <w:lang w:eastAsia="zh-Hans"/>
              </w:rPr>
            </w:pPr>
            <w:r>
              <w:rPr>
                <w:rFonts w:hint="default" w:ascii="Times New Roman" w:hAnsi="Times New Roman" w:cs="Times New Roman"/>
                <w:lang w:eastAsia="zh-Hans"/>
              </w:rPr>
              <w:t>xdpsdqybz</w:t>
            </w:r>
          </w:p>
        </w:tc>
        <w:tc>
          <w:tcPr>
            <w:tcW w:w="1652" w:type="pct"/>
            <w:noWrap w:val="0"/>
            <w:vAlign w:val="center"/>
          </w:tcPr>
          <w:p w14:paraId="5BC6626E">
            <w:pPr>
              <w:pStyle w:val="87"/>
              <w:rPr>
                <w:rFonts w:hint="default" w:ascii="Times New Roman" w:hAnsi="Times New Roman" w:cs="Times New Roman"/>
                <w:lang w:eastAsia="zh-Hans"/>
              </w:rPr>
            </w:pPr>
            <w:r>
              <w:rPr>
                <w:rFonts w:hint="default" w:ascii="Times New Roman" w:hAnsi="Times New Roman" w:cs="Times New Roman"/>
                <w:lang w:eastAsia="zh-Hans"/>
              </w:rPr>
              <w:t>新电票试点企业标识</w:t>
            </w:r>
          </w:p>
        </w:tc>
        <w:tc>
          <w:tcPr>
            <w:tcW w:w="2524" w:type="pct"/>
            <w:noWrap w:val="0"/>
            <w:vAlign w:val="center"/>
          </w:tcPr>
          <w:p w14:paraId="61E96604">
            <w:pPr>
              <w:pStyle w:val="87"/>
              <w:rPr>
                <w:rFonts w:hint="default" w:ascii="Times New Roman" w:hAnsi="Times New Roman" w:cs="Times New Roman"/>
                <w:lang w:eastAsia="zh-Hans"/>
              </w:rPr>
            </w:pPr>
            <w:r>
              <w:rPr>
                <w:rFonts w:hint="default" w:ascii="Times New Roman" w:hAnsi="Times New Roman" w:cs="Times New Roman"/>
                <w:lang w:eastAsia="zh-Hans"/>
              </w:rPr>
              <w:t>新电票试点企业标识</w:t>
            </w:r>
          </w:p>
        </w:tc>
      </w:tr>
      <w:tr w14:paraId="05463F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45DC37A">
            <w:pPr>
              <w:pStyle w:val="87"/>
              <w:rPr>
                <w:rFonts w:hint="default" w:ascii="Times New Roman" w:hAnsi="Times New Roman" w:cs="Times New Roman"/>
                <w:lang w:eastAsia="zh-Hans"/>
              </w:rPr>
            </w:pPr>
            <w:r>
              <w:rPr>
                <w:rFonts w:hint="default" w:ascii="Times New Roman" w:hAnsi="Times New Roman" w:cs="Times New Roman"/>
                <w:lang w:eastAsia="zh-Hans"/>
              </w:rPr>
              <w:t>fxnsrlx</w:t>
            </w:r>
          </w:p>
        </w:tc>
        <w:tc>
          <w:tcPr>
            <w:tcW w:w="1652" w:type="pct"/>
            <w:noWrap w:val="0"/>
            <w:vAlign w:val="center"/>
          </w:tcPr>
          <w:p w14:paraId="23E3B312">
            <w:pPr>
              <w:pStyle w:val="87"/>
              <w:rPr>
                <w:rFonts w:hint="default" w:ascii="Times New Roman" w:hAnsi="Times New Roman" w:cs="Times New Roman"/>
                <w:lang w:eastAsia="zh-Hans"/>
              </w:rPr>
            </w:pPr>
            <w:r>
              <w:rPr>
                <w:rFonts w:hint="default" w:ascii="Times New Roman" w:hAnsi="Times New Roman" w:cs="Times New Roman"/>
                <w:lang w:eastAsia="zh-Hans"/>
              </w:rPr>
              <w:t>风险纳税人类型</w:t>
            </w:r>
          </w:p>
        </w:tc>
        <w:tc>
          <w:tcPr>
            <w:tcW w:w="2524" w:type="pct"/>
            <w:noWrap w:val="0"/>
            <w:vAlign w:val="center"/>
          </w:tcPr>
          <w:p w14:paraId="69D53771">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r>
      <w:tr w14:paraId="72CAA2C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B48EFCA">
            <w:pPr>
              <w:pStyle w:val="87"/>
              <w:rPr>
                <w:rFonts w:hint="default" w:ascii="Times New Roman" w:hAnsi="Times New Roman" w:cs="Times New Roman"/>
                <w:lang w:eastAsia="zh-Hans"/>
              </w:rPr>
            </w:pPr>
            <w:r>
              <w:rPr>
                <w:rFonts w:hint="default" w:ascii="Times New Roman" w:hAnsi="Times New Roman" w:cs="Times New Roman"/>
                <w:lang w:eastAsia="zh-Hans"/>
              </w:rPr>
              <w:t>xydj</w:t>
            </w:r>
          </w:p>
        </w:tc>
        <w:tc>
          <w:tcPr>
            <w:tcW w:w="1652" w:type="pct"/>
            <w:noWrap w:val="0"/>
            <w:vAlign w:val="center"/>
          </w:tcPr>
          <w:p w14:paraId="729D8E09">
            <w:pPr>
              <w:pStyle w:val="87"/>
              <w:rPr>
                <w:rFonts w:hint="default" w:ascii="Times New Roman" w:hAnsi="Times New Roman" w:cs="Times New Roman"/>
                <w:lang w:eastAsia="zh-Hans"/>
              </w:rPr>
            </w:pPr>
            <w:r>
              <w:rPr>
                <w:rFonts w:hint="default" w:ascii="Times New Roman" w:hAnsi="Times New Roman" w:cs="Times New Roman"/>
                <w:lang w:eastAsia="zh-Hans"/>
              </w:rPr>
              <w:t>纳税人信用等级</w:t>
            </w:r>
          </w:p>
        </w:tc>
        <w:tc>
          <w:tcPr>
            <w:tcW w:w="2524" w:type="pct"/>
            <w:noWrap w:val="0"/>
            <w:vAlign w:val="center"/>
          </w:tcPr>
          <w:p w14:paraId="711E4AED">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r>
      <w:tr w14:paraId="61EDD4F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73607BB">
            <w:pPr>
              <w:pStyle w:val="87"/>
              <w:rPr>
                <w:rFonts w:hint="default" w:ascii="Times New Roman" w:hAnsi="Times New Roman" w:cs="Times New Roman"/>
                <w:lang w:eastAsia="zh-Hans"/>
              </w:rPr>
            </w:pPr>
            <w:r>
              <w:rPr>
                <w:rFonts w:hint="default" w:ascii="Times New Roman" w:hAnsi="Times New Roman" w:cs="Times New Roman"/>
                <w:lang w:eastAsia="zh-Hans"/>
              </w:rPr>
              <w:t>ckqyflDm</w:t>
            </w:r>
          </w:p>
        </w:tc>
        <w:tc>
          <w:tcPr>
            <w:tcW w:w="1652" w:type="pct"/>
            <w:noWrap w:val="0"/>
            <w:vAlign w:val="center"/>
          </w:tcPr>
          <w:p w14:paraId="0A4DAF5D">
            <w:pPr>
              <w:pStyle w:val="87"/>
              <w:rPr>
                <w:rFonts w:hint="default" w:ascii="Times New Roman" w:hAnsi="Times New Roman" w:cs="Times New Roman"/>
                <w:lang w:eastAsia="zh-Hans"/>
              </w:rPr>
            </w:pPr>
            <w:r>
              <w:rPr>
                <w:rFonts w:hint="default" w:ascii="Times New Roman" w:hAnsi="Times New Roman" w:cs="Times New Roman"/>
                <w:lang w:eastAsia="zh-Hans"/>
              </w:rPr>
              <w:t>出口企业分类</w:t>
            </w:r>
          </w:p>
        </w:tc>
        <w:tc>
          <w:tcPr>
            <w:tcW w:w="2524" w:type="pct"/>
            <w:noWrap w:val="0"/>
            <w:vAlign w:val="center"/>
          </w:tcPr>
          <w:p w14:paraId="7E4BAD19">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r>
      <w:tr w14:paraId="4B77288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A8167EE">
            <w:pPr>
              <w:pStyle w:val="87"/>
              <w:rPr>
                <w:rFonts w:hint="default" w:ascii="Times New Roman" w:hAnsi="Times New Roman" w:cs="Times New Roman"/>
                <w:lang w:eastAsia="zh-Hans"/>
              </w:rPr>
            </w:pPr>
            <w:r>
              <w:rPr>
                <w:rFonts w:hint="default" w:ascii="Times New Roman" w:hAnsi="Times New Roman" w:cs="Times New Roman"/>
                <w:lang w:eastAsia="zh-Hans"/>
              </w:rPr>
              <w:t>zfjglxDm</w:t>
            </w:r>
          </w:p>
        </w:tc>
        <w:tc>
          <w:tcPr>
            <w:tcW w:w="1652" w:type="pct"/>
            <w:noWrap w:val="0"/>
            <w:vAlign w:val="center"/>
          </w:tcPr>
          <w:p w14:paraId="30FC135F">
            <w:pPr>
              <w:pStyle w:val="87"/>
              <w:rPr>
                <w:rFonts w:hint="default" w:ascii="Times New Roman" w:hAnsi="Times New Roman" w:cs="Times New Roman"/>
                <w:lang w:eastAsia="zh-Hans"/>
              </w:rPr>
            </w:pPr>
            <w:r>
              <w:rPr>
                <w:rFonts w:hint="default" w:ascii="Times New Roman" w:hAnsi="Times New Roman" w:cs="Times New Roman"/>
                <w:lang w:eastAsia="zh-Hans"/>
              </w:rPr>
              <w:t>总分机构类型</w:t>
            </w:r>
          </w:p>
        </w:tc>
        <w:tc>
          <w:tcPr>
            <w:tcW w:w="2524" w:type="pct"/>
            <w:noWrap w:val="0"/>
            <w:vAlign w:val="center"/>
          </w:tcPr>
          <w:p w14:paraId="4DB4FE5C">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r>
      <w:tr w14:paraId="1581088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1483E1E">
            <w:pPr>
              <w:pStyle w:val="87"/>
              <w:rPr>
                <w:rFonts w:hint="default" w:ascii="Times New Roman" w:hAnsi="Times New Roman" w:cs="Times New Roman"/>
                <w:lang w:eastAsia="zh-Hans"/>
              </w:rPr>
            </w:pPr>
            <w:r>
              <w:rPr>
                <w:rFonts w:hint="default" w:ascii="Times New Roman" w:hAnsi="Times New Roman" w:cs="Times New Roman"/>
                <w:lang w:eastAsia="zh-Hans"/>
              </w:rPr>
              <w:t>yhyywdDm</w:t>
            </w:r>
          </w:p>
        </w:tc>
        <w:tc>
          <w:tcPr>
            <w:tcW w:w="1652" w:type="pct"/>
            <w:noWrap w:val="0"/>
            <w:vAlign w:val="center"/>
          </w:tcPr>
          <w:p w14:paraId="216519F2">
            <w:pPr>
              <w:pStyle w:val="87"/>
              <w:rPr>
                <w:rFonts w:hint="default" w:ascii="Times New Roman" w:hAnsi="Times New Roman" w:cs="Times New Roman"/>
                <w:lang w:eastAsia="zh-Hans"/>
              </w:rPr>
            </w:pPr>
            <w:r>
              <w:rPr>
                <w:rFonts w:hint="default" w:ascii="Times New Roman" w:hAnsi="Times New Roman" w:cs="Times New Roman"/>
                <w:lang w:eastAsia="zh-Hans"/>
              </w:rPr>
              <w:t>银行营业网点</w:t>
            </w:r>
          </w:p>
        </w:tc>
        <w:tc>
          <w:tcPr>
            <w:tcW w:w="2524" w:type="pct"/>
            <w:noWrap w:val="0"/>
            <w:vAlign w:val="center"/>
          </w:tcPr>
          <w:p w14:paraId="598DEA48">
            <w:pPr>
              <w:pStyle w:val="87"/>
              <w:rPr>
                <w:rFonts w:hint="default" w:ascii="Times New Roman" w:hAnsi="Times New Roman" w:cs="Times New Roman"/>
                <w:lang w:eastAsia="zh-Hans"/>
              </w:rPr>
            </w:pPr>
            <w:r>
              <w:rPr>
                <w:rFonts w:hint="default" w:ascii="Times New Roman" w:hAnsi="Times New Roman" w:cs="Times New Roman"/>
                <w:lang w:eastAsia="zh-Hans"/>
              </w:rPr>
              <w:t>银行营业网点</w:t>
            </w:r>
          </w:p>
        </w:tc>
      </w:tr>
      <w:tr w14:paraId="0AEACD7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882F701">
            <w:pPr>
              <w:pStyle w:val="87"/>
              <w:rPr>
                <w:rFonts w:hint="default" w:ascii="Times New Roman" w:hAnsi="Times New Roman" w:cs="Times New Roman"/>
                <w:lang w:eastAsia="zh-Hans"/>
              </w:rPr>
            </w:pPr>
            <w:r>
              <w:rPr>
                <w:rFonts w:hint="default" w:ascii="Times New Roman" w:hAnsi="Times New Roman" w:cs="Times New Roman"/>
                <w:lang w:eastAsia="zh-Hans"/>
              </w:rPr>
              <w:t>nsryjjb</w:t>
            </w:r>
          </w:p>
        </w:tc>
        <w:tc>
          <w:tcPr>
            <w:tcW w:w="1652" w:type="pct"/>
            <w:noWrap w:val="0"/>
            <w:vAlign w:val="center"/>
          </w:tcPr>
          <w:p w14:paraId="5A5F4F6D">
            <w:pPr>
              <w:pStyle w:val="87"/>
              <w:rPr>
                <w:rFonts w:hint="default" w:ascii="Times New Roman" w:hAnsi="Times New Roman" w:cs="Times New Roman"/>
                <w:lang w:eastAsia="zh-Hans"/>
              </w:rPr>
            </w:pPr>
            <w:r>
              <w:rPr>
                <w:rFonts w:hint="default" w:ascii="Times New Roman" w:hAnsi="Times New Roman" w:cs="Times New Roman"/>
                <w:lang w:eastAsia="zh-Hans"/>
              </w:rPr>
              <w:t>纳税人预警级别</w:t>
            </w:r>
          </w:p>
        </w:tc>
        <w:tc>
          <w:tcPr>
            <w:tcW w:w="2524" w:type="pct"/>
            <w:noWrap w:val="0"/>
            <w:vAlign w:val="center"/>
          </w:tcPr>
          <w:p w14:paraId="65AE7F16">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r>
      <w:tr w14:paraId="6E91B6E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0E67236">
            <w:pPr>
              <w:pStyle w:val="87"/>
              <w:rPr>
                <w:rFonts w:hint="default" w:ascii="Times New Roman" w:hAnsi="Times New Roman" w:cs="Times New Roman"/>
                <w:lang w:eastAsia="zh-Hans"/>
              </w:rPr>
            </w:pPr>
            <w:r>
              <w:rPr>
                <w:rFonts w:hint="default" w:ascii="Times New Roman" w:hAnsi="Times New Roman" w:cs="Times New Roman"/>
                <w:lang w:eastAsia="zh-Hans"/>
              </w:rPr>
              <w:t>fxnsrbz</w:t>
            </w:r>
          </w:p>
        </w:tc>
        <w:tc>
          <w:tcPr>
            <w:tcW w:w="1652" w:type="pct"/>
            <w:noWrap w:val="0"/>
            <w:vAlign w:val="center"/>
          </w:tcPr>
          <w:p w14:paraId="338340FD">
            <w:pPr>
              <w:pStyle w:val="87"/>
              <w:rPr>
                <w:rFonts w:hint="default" w:ascii="Times New Roman" w:hAnsi="Times New Roman" w:cs="Times New Roman"/>
                <w:lang w:eastAsia="zh-Hans"/>
              </w:rPr>
            </w:pPr>
            <w:r>
              <w:rPr>
                <w:rFonts w:hint="default" w:ascii="Times New Roman" w:hAnsi="Times New Roman" w:cs="Times New Roman"/>
                <w:lang w:eastAsia="zh-Hans"/>
              </w:rPr>
              <w:t>风险纳税人标志</w:t>
            </w:r>
          </w:p>
        </w:tc>
        <w:tc>
          <w:tcPr>
            <w:tcW w:w="2524" w:type="pct"/>
            <w:noWrap w:val="0"/>
            <w:vAlign w:val="center"/>
          </w:tcPr>
          <w:p w14:paraId="4CCCFAB1">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r>
      <w:tr w14:paraId="33077B7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2080F25">
            <w:pPr>
              <w:pStyle w:val="87"/>
              <w:rPr>
                <w:rFonts w:hint="default" w:ascii="Times New Roman" w:hAnsi="Times New Roman" w:cs="Times New Roman"/>
                <w:lang w:eastAsia="zh-Hans"/>
              </w:rPr>
            </w:pPr>
            <w:r>
              <w:rPr>
                <w:rFonts w:hint="default" w:ascii="Times New Roman" w:hAnsi="Times New Roman" w:cs="Times New Roman"/>
                <w:lang w:eastAsia="zh-Hans"/>
              </w:rPr>
              <w:t>nsrztDm</w:t>
            </w:r>
          </w:p>
        </w:tc>
        <w:tc>
          <w:tcPr>
            <w:tcW w:w="1652" w:type="pct"/>
            <w:noWrap w:val="0"/>
            <w:vAlign w:val="center"/>
          </w:tcPr>
          <w:p w14:paraId="2598A855">
            <w:pPr>
              <w:pStyle w:val="87"/>
              <w:rPr>
                <w:rFonts w:hint="default" w:ascii="Times New Roman" w:hAnsi="Times New Roman" w:cs="Times New Roman"/>
                <w:lang w:eastAsia="zh-Hans"/>
              </w:rPr>
            </w:pPr>
            <w:r>
              <w:rPr>
                <w:rFonts w:hint="default" w:ascii="Times New Roman" w:hAnsi="Times New Roman" w:cs="Times New Roman"/>
                <w:lang w:eastAsia="zh-Hans"/>
              </w:rPr>
              <w:t>纳税人状态</w:t>
            </w:r>
          </w:p>
        </w:tc>
        <w:tc>
          <w:tcPr>
            <w:tcW w:w="2524" w:type="pct"/>
            <w:noWrap w:val="0"/>
            <w:vAlign w:val="center"/>
          </w:tcPr>
          <w:p w14:paraId="53BEC1DD">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r>
      <w:tr w14:paraId="3AA241E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462D4E2">
            <w:pPr>
              <w:pStyle w:val="87"/>
              <w:rPr>
                <w:rFonts w:hint="default" w:ascii="Times New Roman" w:hAnsi="Times New Roman" w:cs="Times New Roman"/>
                <w:lang w:eastAsia="zh-Hans"/>
              </w:rPr>
            </w:pPr>
            <w:r>
              <w:rPr>
                <w:rFonts w:hint="default" w:ascii="Times New Roman" w:hAnsi="Times New Roman" w:cs="Times New Roman"/>
                <w:lang w:eastAsia="zh-Hans"/>
              </w:rPr>
              <w:t>zcdz</w:t>
            </w:r>
          </w:p>
        </w:tc>
        <w:tc>
          <w:tcPr>
            <w:tcW w:w="1652" w:type="pct"/>
            <w:noWrap w:val="0"/>
            <w:vAlign w:val="center"/>
          </w:tcPr>
          <w:p w14:paraId="1FDD15BD">
            <w:pPr>
              <w:pStyle w:val="87"/>
              <w:rPr>
                <w:rFonts w:hint="default" w:ascii="Times New Roman" w:hAnsi="Times New Roman" w:cs="Times New Roman"/>
                <w:lang w:eastAsia="zh-Hans"/>
              </w:rPr>
            </w:pPr>
            <w:r>
              <w:rPr>
                <w:rFonts w:hint="default" w:ascii="Times New Roman" w:hAnsi="Times New Roman" w:cs="Times New Roman"/>
                <w:lang w:eastAsia="zh-Hans"/>
              </w:rPr>
              <w:t>注册地址</w:t>
            </w:r>
          </w:p>
        </w:tc>
        <w:tc>
          <w:tcPr>
            <w:tcW w:w="2524" w:type="pct"/>
            <w:noWrap w:val="0"/>
            <w:vAlign w:val="center"/>
          </w:tcPr>
          <w:p w14:paraId="62E9E664">
            <w:pPr>
              <w:pStyle w:val="87"/>
              <w:rPr>
                <w:rFonts w:hint="default" w:ascii="Times New Roman" w:hAnsi="Times New Roman" w:cs="Times New Roman"/>
                <w:lang w:eastAsia="zh-Hans"/>
              </w:rPr>
            </w:pPr>
            <w:r>
              <w:rPr>
                <w:rFonts w:hint="default" w:ascii="Times New Roman" w:hAnsi="Times New Roman" w:cs="Times New Roman"/>
                <w:lang w:eastAsia="zh-Hans"/>
              </w:rPr>
              <w:t>注册地址</w:t>
            </w:r>
          </w:p>
        </w:tc>
      </w:tr>
      <w:tr w14:paraId="6D34FFB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438037A">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1652" w:type="pct"/>
            <w:noWrap w:val="0"/>
            <w:vAlign w:val="center"/>
          </w:tcPr>
          <w:p w14:paraId="1DA290A1">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c>
          <w:tcPr>
            <w:tcW w:w="2524" w:type="pct"/>
            <w:noWrap w:val="0"/>
            <w:vAlign w:val="center"/>
          </w:tcPr>
          <w:p w14:paraId="0A978F2B">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r>
      <w:tr w14:paraId="1C9556D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B1DAF74">
            <w:pPr>
              <w:pStyle w:val="87"/>
              <w:rPr>
                <w:rFonts w:hint="default" w:ascii="Times New Roman" w:hAnsi="Times New Roman" w:cs="Times New Roman"/>
                <w:lang w:eastAsia="zh-Hans"/>
              </w:rPr>
            </w:pPr>
            <w:r>
              <w:rPr>
                <w:rFonts w:hint="default" w:ascii="Times New Roman" w:hAnsi="Times New Roman" w:cs="Times New Roman"/>
                <w:lang w:eastAsia="zh-Hans"/>
              </w:rPr>
              <w:t>returnmsg</w:t>
            </w:r>
          </w:p>
        </w:tc>
        <w:tc>
          <w:tcPr>
            <w:tcW w:w="1652" w:type="pct"/>
            <w:noWrap w:val="0"/>
            <w:vAlign w:val="center"/>
          </w:tcPr>
          <w:p w14:paraId="14B680CF">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c>
          <w:tcPr>
            <w:tcW w:w="2524" w:type="pct"/>
            <w:noWrap w:val="0"/>
            <w:vAlign w:val="center"/>
          </w:tcPr>
          <w:p w14:paraId="3C4B1661">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r>
      <w:tr w14:paraId="4346307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5000" w:type="pct"/>
            <w:gridSpan w:val="3"/>
            <w:noWrap w:val="0"/>
            <w:vAlign w:val="center"/>
          </w:tcPr>
          <w:p w14:paraId="33E8F2BB">
            <w:pPr>
              <w:pStyle w:val="87"/>
              <w:rPr>
                <w:rFonts w:hint="default" w:ascii="Times New Roman" w:hAnsi="Times New Roman" w:cs="Times New Roman"/>
                <w:lang w:eastAsia="zh-Hans"/>
              </w:rPr>
            </w:pPr>
            <w:r>
              <w:rPr>
                <w:rFonts w:hint="default" w:ascii="Times New Roman" w:hAnsi="Times New Roman" w:cs="Times New Roman"/>
              </w:rPr>
              <w:t>纳税人类型（列表）</w:t>
            </w:r>
          </w:p>
        </w:tc>
      </w:tr>
      <w:tr w14:paraId="0A7FCBC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58C5A9E">
            <w:pPr>
              <w:pStyle w:val="87"/>
              <w:rPr>
                <w:rFonts w:hint="default" w:ascii="Times New Roman" w:hAnsi="Times New Roman" w:cs="Times New Roman"/>
                <w:lang w:eastAsia="zh-Hans"/>
              </w:rPr>
            </w:pPr>
            <w:r>
              <w:rPr>
                <w:rFonts w:hint="default" w:ascii="Times New Roman" w:hAnsi="Times New Roman" w:cs="Times New Roman"/>
                <w:lang w:eastAsia="zh-Hans"/>
              </w:rPr>
              <w:t>nsrlx</w:t>
            </w:r>
          </w:p>
        </w:tc>
        <w:tc>
          <w:tcPr>
            <w:tcW w:w="1652" w:type="pct"/>
            <w:noWrap w:val="0"/>
            <w:vAlign w:val="center"/>
          </w:tcPr>
          <w:p w14:paraId="38B5DAB7">
            <w:pPr>
              <w:pStyle w:val="87"/>
              <w:rPr>
                <w:rFonts w:hint="default" w:ascii="Times New Roman" w:hAnsi="Times New Roman" w:cs="Times New Roman"/>
                <w:lang w:eastAsia="zh-Hans"/>
              </w:rPr>
            </w:pPr>
            <w:r>
              <w:rPr>
                <w:rFonts w:hint="default" w:ascii="Times New Roman" w:hAnsi="Times New Roman" w:cs="Times New Roman"/>
                <w:lang w:eastAsia="zh-Hans"/>
              </w:rPr>
              <w:t>税纳税人类型</w:t>
            </w:r>
          </w:p>
        </w:tc>
        <w:tc>
          <w:tcPr>
            <w:tcW w:w="2524" w:type="pct"/>
            <w:noWrap w:val="0"/>
            <w:vAlign w:val="center"/>
          </w:tcPr>
          <w:p w14:paraId="3643C178">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r>
      <w:tr w14:paraId="367D4B4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4666C7C">
            <w:pPr>
              <w:pStyle w:val="87"/>
              <w:rPr>
                <w:rFonts w:hint="default" w:ascii="Times New Roman" w:hAnsi="Times New Roman" w:cs="Times New Roman"/>
                <w:lang w:eastAsia="zh-Hans"/>
              </w:rPr>
            </w:pPr>
            <w:r>
              <w:rPr>
                <w:rFonts w:hint="default" w:ascii="Times New Roman" w:hAnsi="Times New Roman" w:cs="Times New Roman"/>
                <w:lang w:eastAsia="zh-Hans"/>
              </w:rPr>
              <w:t>yxqq</w:t>
            </w:r>
          </w:p>
        </w:tc>
        <w:tc>
          <w:tcPr>
            <w:tcW w:w="1652" w:type="pct"/>
            <w:noWrap w:val="0"/>
            <w:vAlign w:val="center"/>
          </w:tcPr>
          <w:p w14:paraId="7F8E85D8">
            <w:pPr>
              <w:pStyle w:val="87"/>
              <w:rPr>
                <w:rFonts w:hint="default" w:ascii="Times New Roman" w:hAnsi="Times New Roman" w:cs="Times New Roman"/>
                <w:lang w:eastAsia="zh-Hans"/>
              </w:rPr>
            </w:pPr>
            <w:r>
              <w:rPr>
                <w:rFonts w:hint="default" w:ascii="Times New Roman" w:hAnsi="Times New Roman" w:cs="Times New Roman"/>
                <w:lang w:eastAsia="zh-Hans"/>
              </w:rPr>
              <w:t>有效期起</w:t>
            </w:r>
          </w:p>
        </w:tc>
        <w:tc>
          <w:tcPr>
            <w:tcW w:w="2524" w:type="pct"/>
            <w:noWrap w:val="0"/>
            <w:vAlign w:val="center"/>
          </w:tcPr>
          <w:p w14:paraId="37977C0F">
            <w:pPr>
              <w:pStyle w:val="87"/>
              <w:rPr>
                <w:rFonts w:hint="default" w:ascii="Times New Roman" w:hAnsi="Times New Roman" w:cs="Times New Roman"/>
                <w:lang w:eastAsia="zh-Hans"/>
              </w:rPr>
            </w:pPr>
            <w:r>
              <w:rPr>
                <w:rFonts w:hint="default" w:ascii="Times New Roman" w:hAnsi="Times New Roman" w:cs="Times New Roman"/>
                <w:lang w:eastAsia="zh-Hans"/>
              </w:rPr>
              <w:t>有效期起</w:t>
            </w:r>
          </w:p>
        </w:tc>
      </w:tr>
      <w:tr w14:paraId="24C3271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FC43785">
            <w:pPr>
              <w:pStyle w:val="87"/>
              <w:rPr>
                <w:rFonts w:hint="default" w:ascii="Times New Roman" w:hAnsi="Times New Roman" w:cs="Times New Roman"/>
                <w:lang w:eastAsia="zh-Hans"/>
              </w:rPr>
            </w:pPr>
            <w:r>
              <w:rPr>
                <w:rFonts w:hint="default" w:ascii="Times New Roman" w:hAnsi="Times New Roman" w:cs="Times New Roman"/>
                <w:lang w:eastAsia="zh-Hans"/>
              </w:rPr>
              <w:t>yxqz</w:t>
            </w:r>
          </w:p>
        </w:tc>
        <w:tc>
          <w:tcPr>
            <w:tcW w:w="1652" w:type="pct"/>
            <w:noWrap w:val="0"/>
            <w:vAlign w:val="center"/>
          </w:tcPr>
          <w:p w14:paraId="5A1CC0F0">
            <w:pPr>
              <w:pStyle w:val="87"/>
              <w:rPr>
                <w:rFonts w:hint="default" w:ascii="Times New Roman" w:hAnsi="Times New Roman" w:cs="Times New Roman"/>
                <w:lang w:eastAsia="zh-Hans"/>
              </w:rPr>
            </w:pPr>
            <w:r>
              <w:rPr>
                <w:rFonts w:hint="default" w:ascii="Times New Roman" w:hAnsi="Times New Roman" w:cs="Times New Roman"/>
                <w:lang w:eastAsia="zh-Hans"/>
              </w:rPr>
              <w:t>有效期止</w:t>
            </w:r>
          </w:p>
        </w:tc>
        <w:tc>
          <w:tcPr>
            <w:tcW w:w="2524" w:type="pct"/>
            <w:noWrap w:val="0"/>
            <w:vAlign w:val="center"/>
          </w:tcPr>
          <w:p w14:paraId="08B5DF26">
            <w:pPr>
              <w:pStyle w:val="87"/>
              <w:rPr>
                <w:rFonts w:hint="default" w:ascii="Times New Roman" w:hAnsi="Times New Roman" w:cs="Times New Roman"/>
                <w:lang w:eastAsia="zh-Hans"/>
              </w:rPr>
            </w:pPr>
            <w:r>
              <w:rPr>
                <w:rFonts w:hint="default" w:ascii="Times New Roman" w:hAnsi="Times New Roman" w:cs="Times New Roman"/>
                <w:lang w:eastAsia="zh-Hans"/>
              </w:rPr>
              <w:t>有效期止</w:t>
            </w:r>
          </w:p>
        </w:tc>
      </w:tr>
      <w:tr w14:paraId="6FE8D36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5000" w:type="pct"/>
            <w:gridSpan w:val="3"/>
            <w:noWrap w:val="0"/>
            <w:vAlign w:val="center"/>
          </w:tcPr>
          <w:p w14:paraId="0D4523C4">
            <w:pPr>
              <w:pStyle w:val="87"/>
              <w:rPr>
                <w:rFonts w:hint="default" w:ascii="Times New Roman" w:hAnsi="Times New Roman" w:cs="Times New Roman"/>
                <w:lang w:eastAsia="zh-Hans"/>
              </w:rPr>
            </w:pPr>
            <w:r>
              <w:rPr>
                <w:rFonts w:hint="default" w:ascii="Times New Roman" w:hAnsi="Times New Roman" w:cs="Times New Roman"/>
              </w:rPr>
              <w:t>企业行业性质（列表）</w:t>
            </w:r>
          </w:p>
        </w:tc>
      </w:tr>
      <w:tr w14:paraId="6DD6BB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E47E915">
            <w:pPr>
              <w:pStyle w:val="87"/>
              <w:rPr>
                <w:rFonts w:hint="default" w:ascii="Times New Roman" w:hAnsi="Times New Roman" w:cs="Times New Roman"/>
                <w:lang w:eastAsia="zh-Hans"/>
              </w:rPr>
            </w:pPr>
            <w:r>
              <w:rPr>
                <w:rFonts w:hint="default" w:ascii="Times New Roman" w:hAnsi="Times New Roman" w:cs="Times New Roman"/>
                <w:lang w:eastAsia="zh-Hans"/>
              </w:rPr>
              <w:t>qyhyxzDm</w:t>
            </w:r>
          </w:p>
        </w:tc>
        <w:tc>
          <w:tcPr>
            <w:tcW w:w="1652" w:type="pct"/>
            <w:noWrap w:val="0"/>
            <w:vAlign w:val="center"/>
          </w:tcPr>
          <w:p w14:paraId="221AE7EF">
            <w:pPr>
              <w:pStyle w:val="87"/>
              <w:rPr>
                <w:rFonts w:hint="default" w:ascii="Times New Roman" w:hAnsi="Times New Roman" w:cs="Times New Roman"/>
                <w:lang w:eastAsia="zh-Hans"/>
              </w:rPr>
            </w:pPr>
            <w:r>
              <w:rPr>
                <w:rFonts w:hint="default" w:ascii="Times New Roman" w:hAnsi="Times New Roman" w:cs="Times New Roman"/>
                <w:lang w:eastAsia="zh-Hans"/>
              </w:rPr>
              <w:t>企业行业性质</w:t>
            </w:r>
          </w:p>
        </w:tc>
        <w:tc>
          <w:tcPr>
            <w:tcW w:w="2524" w:type="pct"/>
            <w:noWrap w:val="0"/>
            <w:vAlign w:val="center"/>
          </w:tcPr>
          <w:p w14:paraId="744A0E8C">
            <w:pPr>
              <w:pStyle w:val="87"/>
              <w:rPr>
                <w:rFonts w:hint="default" w:ascii="Times New Roman" w:hAnsi="Times New Roman" w:cs="Times New Roman"/>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w:t>
            </w:r>
            <w:r>
              <w:rPr>
                <w:rFonts w:hint="eastAsia" w:cs="Times New Roman"/>
                <w:i/>
                <w:iCs/>
                <w:color w:val="7F7F7F"/>
                <w:lang w:val="en-US" w:eastAsia="zh-CN"/>
              </w:rPr>
              <w:t>17</w:t>
            </w:r>
            <w:r>
              <w:rPr>
                <w:rFonts w:hint="default" w:ascii="Times New Roman" w:hAnsi="Times New Roman" w:cs="Times New Roman"/>
                <w:i/>
                <w:iCs/>
                <w:color w:val="7F7F7F"/>
              </w:rPr>
              <w:t>)</w:t>
            </w:r>
          </w:p>
        </w:tc>
      </w:tr>
      <w:tr w14:paraId="38E046A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90" w:hRule="atLeast"/>
          <w:jc w:val="center"/>
        </w:trPr>
        <w:tc>
          <w:tcPr>
            <w:tcW w:w="823" w:type="pct"/>
            <w:noWrap w:val="0"/>
            <w:vAlign w:val="center"/>
          </w:tcPr>
          <w:p w14:paraId="49937C08">
            <w:pPr>
              <w:pStyle w:val="87"/>
              <w:rPr>
                <w:rFonts w:hint="default" w:ascii="Times New Roman" w:hAnsi="Times New Roman" w:cs="Times New Roman"/>
                <w:lang w:eastAsia="zh-Hans"/>
              </w:rPr>
            </w:pPr>
            <w:r>
              <w:rPr>
                <w:rFonts w:hint="default" w:ascii="Times New Roman" w:hAnsi="Times New Roman" w:cs="Times New Roman"/>
                <w:lang w:eastAsia="zh-Hans"/>
              </w:rPr>
              <w:t>yxqq</w:t>
            </w:r>
          </w:p>
        </w:tc>
        <w:tc>
          <w:tcPr>
            <w:tcW w:w="1652" w:type="pct"/>
            <w:noWrap w:val="0"/>
            <w:vAlign w:val="center"/>
          </w:tcPr>
          <w:p w14:paraId="0F6D4178">
            <w:pPr>
              <w:pStyle w:val="87"/>
              <w:rPr>
                <w:rFonts w:hint="default" w:ascii="Times New Roman" w:hAnsi="Times New Roman" w:cs="Times New Roman"/>
                <w:lang w:eastAsia="zh-Hans"/>
              </w:rPr>
            </w:pPr>
            <w:r>
              <w:rPr>
                <w:rFonts w:hint="default" w:ascii="Times New Roman" w:hAnsi="Times New Roman" w:cs="Times New Roman"/>
                <w:lang w:eastAsia="zh-Hans"/>
              </w:rPr>
              <w:t>有效期起</w:t>
            </w:r>
          </w:p>
        </w:tc>
        <w:tc>
          <w:tcPr>
            <w:tcW w:w="2524" w:type="pct"/>
            <w:noWrap w:val="0"/>
            <w:vAlign w:val="center"/>
          </w:tcPr>
          <w:p w14:paraId="336BE708">
            <w:pPr>
              <w:pStyle w:val="87"/>
              <w:rPr>
                <w:rFonts w:hint="default" w:ascii="Times New Roman" w:hAnsi="Times New Roman" w:cs="Times New Roman"/>
                <w:lang w:eastAsia="zh-Hans"/>
              </w:rPr>
            </w:pPr>
            <w:r>
              <w:rPr>
                <w:rFonts w:hint="default" w:ascii="Times New Roman" w:hAnsi="Times New Roman" w:cs="Times New Roman"/>
                <w:lang w:eastAsia="zh-Hans"/>
              </w:rPr>
              <w:t>有效期起</w:t>
            </w:r>
          </w:p>
        </w:tc>
      </w:tr>
      <w:tr w14:paraId="6C79446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7396BAD">
            <w:pPr>
              <w:pStyle w:val="87"/>
              <w:rPr>
                <w:rFonts w:hint="default" w:ascii="Times New Roman" w:hAnsi="Times New Roman" w:cs="Times New Roman"/>
                <w:lang w:eastAsia="zh-Hans"/>
              </w:rPr>
            </w:pPr>
            <w:r>
              <w:rPr>
                <w:rFonts w:hint="default" w:ascii="Times New Roman" w:hAnsi="Times New Roman" w:cs="Times New Roman"/>
                <w:lang w:eastAsia="zh-Hans"/>
              </w:rPr>
              <w:t>yxqz</w:t>
            </w:r>
          </w:p>
        </w:tc>
        <w:tc>
          <w:tcPr>
            <w:tcW w:w="1652" w:type="pct"/>
            <w:noWrap w:val="0"/>
            <w:vAlign w:val="center"/>
          </w:tcPr>
          <w:p w14:paraId="6F6230F9">
            <w:pPr>
              <w:pStyle w:val="87"/>
              <w:rPr>
                <w:rFonts w:hint="default" w:ascii="Times New Roman" w:hAnsi="Times New Roman" w:cs="Times New Roman"/>
                <w:lang w:eastAsia="zh-Hans"/>
              </w:rPr>
            </w:pPr>
            <w:r>
              <w:rPr>
                <w:rFonts w:hint="default" w:ascii="Times New Roman" w:hAnsi="Times New Roman" w:cs="Times New Roman"/>
                <w:lang w:eastAsia="zh-Hans"/>
              </w:rPr>
              <w:t>有效期止</w:t>
            </w:r>
          </w:p>
        </w:tc>
        <w:tc>
          <w:tcPr>
            <w:tcW w:w="2524" w:type="pct"/>
            <w:noWrap w:val="0"/>
            <w:vAlign w:val="center"/>
          </w:tcPr>
          <w:p w14:paraId="68BC6FD0">
            <w:pPr>
              <w:pStyle w:val="87"/>
              <w:rPr>
                <w:rFonts w:hint="default" w:ascii="Times New Roman" w:hAnsi="Times New Roman" w:cs="Times New Roman"/>
                <w:lang w:eastAsia="zh-Hans"/>
              </w:rPr>
            </w:pPr>
            <w:r>
              <w:rPr>
                <w:rFonts w:hint="default" w:ascii="Times New Roman" w:hAnsi="Times New Roman" w:cs="Times New Roman"/>
                <w:lang w:eastAsia="zh-Hans"/>
              </w:rPr>
              <w:t>有效期止</w:t>
            </w:r>
          </w:p>
        </w:tc>
      </w:tr>
      <w:tr w14:paraId="256F85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5000" w:type="pct"/>
            <w:gridSpan w:val="3"/>
            <w:noWrap w:val="0"/>
            <w:vAlign w:val="center"/>
          </w:tcPr>
          <w:p w14:paraId="621DF551">
            <w:pPr>
              <w:pStyle w:val="87"/>
              <w:rPr>
                <w:rFonts w:hint="default" w:ascii="Times New Roman" w:hAnsi="Times New Roman" w:cs="Times New Roman"/>
              </w:rPr>
            </w:pPr>
            <w:r>
              <w:rPr>
                <w:rFonts w:hint="default" w:ascii="Times New Roman" w:hAnsi="Times New Roman" w:cs="Times New Roman"/>
              </w:rPr>
              <w:t>消费税纳税人类型（列表）</w:t>
            </w:r>
          </w:p>
        </w:tc>
      </w:tr>
      <w:tr w14:paraId="108724B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32CFB533">
            <w:pPr>
              <w:pStyle w:val="87"/>
              <w:rPr>
                <w:rFonts w:hint="default" w:ascii="Times New Roman" w:hAnsi="Times New Roman" w:cs="Times New Roman"/>
                <w:lang w:eastAsia="zh-Hans"/>
              </w:rPr>
            </w:pPr>
            <w:r>
              <w:rPr>
                <w:rFonts w:hint="default" w:ascii="Times New Roman" w:hAnsi="Times New Roman" w:cs="Times New Roman"/>
                <w:lang w:eastAsia="zh-Hans"/>
              </w:rPr>
              <w:t>xfsnsrlxDm</w:t>
            </w:r>
          </w:p>
        </w:tc>
        <w:tc>
          <w:tcPr>
            <w:tcW w:w="1652" w:type="pct"/>
            <w:noWrap w:val="0"/>
            <w:vAlign w:val="center"/>
          </w:tcPr>
          <w:p w14:paraId="1B7E9F82">
            <w:pPr>
              <w:pStyle w:val="87"/>
              <w:rPr>
                <w:rFonts w:hint="default" w:ascii="Times New Roman" w:hAnsi="Times New Roman" w:cs="Times New Roman"/>
                <w:lang w:eastAsia="zh-Hans"/>
              </w:rPr>
            </w:pPr>
            <w:r>
              <w:rPr>
                <w:rFonts w:hint="default" w:ascii="Times New Roman" w:hAnsi="Times New Roman" w:cs="Times New Roman"/>
                <w:lang w:eastAsia="zh-Hans"/>
              </w:rPr>
              <w:t>消费税纳税人类型</w:t>
            </w:r>
          </w:p>
        </w:tc>
        <w:tc>
          <w:tcPr>
            <w:tcW w:w="2524" w:type="pct"/>
            <w:noWrap w:val="0"/>
            <w:vAlign w:val="center"/>
          </w:tcPr>
          <w:p w14:paraId="0FF1A4A4">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w:t>
            </w:r>
            <w:r>
              <w:rPr>
                <w:rFonts w:hint="eastAsia" w:cs="Times New Roman"/>
                <w:i/>
                <w:iCs/>
                <w:color w:val="7F7F7F"/>
                <w:lang w:val="en-US" w:eastAsia="zh-CN"/>
              </w:rPr>
              <w:t>17</w:t>
            </w:r>
            <w:r>
              <w:rPr>
                <w:rFonts w:hint="default" w:ascii="Times New Roman" w:hAnsi="Times New Roman" w:cs="Times New Roman"/>
                <w:i/>
                <w:iCs/>
                <w:color w:val="7F7F7F"/>
              </w:rPr>
              <w:t xml:space="preserve"> )</w:t>
            </w:r>
          </w:p>
        </w:tc>
      </w:tr>
      <w:tr w14:paraId="1261223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5B8E193">
            <w:pPr>
              <w:pStyle w:val="87"/>
              <w:rPr>
                <w:rFonts w:hint="default" w:ascii="Times New Roman" w:hAnsi="Times New Roman" w:cs="Times New Roman"/>
                <w:lang w:eastAsia="zh-Hans"/>
              </w:rPr>
            </w:pPr>
            <w:r>
              <w:rPr>
                <w:rFonts w:hint="default" w:ascii="Times New Roman" w:hAnsi="Times New Roman" w:cs="Times New Roman"/>
                <w:lang w:eastAsia="zh-Hans"/>
              </w:rPr>
              <w:t>yxqq</w:t>
            </w:r>
          </w:p>
        </w:tc>
        <w:tc>
          <w:tcPr>
            <w:tcW w:w="1652" w:type="pct"/>
            <w:noWrap w:val="0"/>
            <w:vAlign w:val="center"/>
          </w:tcPr>
          <w:p w14:paraId="62142B4E">
            <w:pPr>
              <w:pStyle w:val="87"/>
              <w:rPr>
                <w:rFonts w:hint="default" w:ascii="Times New Roman" w:hAnsi="Times New Roman" w:cs="Times New Roman"/>
                <w:lang w:eastAsia="zh-Hans"/>
              </w:rPr>
            </w:pPr>
            <w:r>
              <w:rPr>
                <w:rFonts w:hint="default" w:ascii="Times New Roman" w:hAnsi="Times New Roman" w:cs="Times New Roman"/>
                <w:lang w:eastAsia="zh-Hans"/>
              </w:rPr>
              <w:t>有效期起</w:t>
            </w:r>
          </w:p>
        </w:tc>
        <w:tc>
          <w:tcPr>
            <w:tcW w:w="2524" w:type="pct"/>
            <w:noWrap w:val="0"/>
            <w:vAlign w:val="center"/>
          </w:tcPr>
          <w:p w14:paraId="5CA888A7">
            <w:pPr>
              <w:pStyle w:val="87"/>
              <w:rPr>
                <w:rFonts w:hint="default" w:ascii="Times New Roman" w:hAnsi="Times New Roman" w:cs="Times New Roman"/>
                <w:lang w:eastAsia="zh-Hans"/>
              </w:rPr>
            </w:pPr>
            <w:r>
              <w:rPr>
                <w:rFonts w:hint="default" w:ascii="Times New Roman" w:hAnsi="Times New Roman" w:cs="Times New Roman"/>
                <w:lang w:eastAsia="zh-Hans"/>
              </w:rPr>
              <w:t>有效期起</w:t>
            </w:r>
          </w:p>
        </w:tc>
      </w:tr>
      <w:tr w14:paraId="6A92796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1E2143C">
            <w:pPr>
              <w:pStyle w:val="87"/>
              <w:rPr>
                <w:rFonts w:hint="default" w:ascii="Times New Roman" w:hAnsi="Times New Roman" w:cs="Times New Roman"/>
                <w:lang w:eastAsia="zh-Hans"/>
              </w:rPr>
            </w:pPr>
            <w:r>
              <w:rPr>
                <w:rFonts w:hint="default" w:ascii="Times New Roman" w:hAnsi="Times New Roman" w:cs="Times New Roman"/>
                <w:lang w:eastAsia="zh-Hans"/>
              </w:rPr>
              <w:t>yxqz</w:t>
            </w:r>
          </w:p>
        </w:tc>
        <w:tc>
          <w:tcPr>
            <w:tcW w:w="1652" w:type="pct"/>
            <w:noWrap w:val="0"/>
            <w:vAlign w:val="center"/>
          </w:tcPr>
          <w:p w14:paraId="7B301C6A">
            <w:pPr>
              <w:pStyle w:val="87"/>
              <w:rPr>
                <w:rFonts w:hint="default" w:ascii="Times New Roman" w:hAnsi="Times New Roman" w:cs="Times New Roman"/>
                <w:lang w:eastAsia="zh-Hans"/>
              </w:rPr>
            </w:pPr>
            <w:r>
              <w:rPr>
                <w:rFonts w:hint="default" w:ascii="Times New Roman" w:hAnsi="Times New Roman" w:cs="Times New Roman"/>
                <w:lang w:eastAsia="zh-Hans"/>
              </w:rPr>
              <w:t>有效期止</w:t>
            </w:r>
          </w:p>
        </w:tc>
        <w:tc>
          <w:tcPr>
            <w:tcW w:w="2524" w:type="pct"/>
            <w:noWrap w:val="0"/>
            <w:vAlign w:val="center"/>
          </w:tcPr>
          <w:p w14:paraId="340A6155">
            <w:pPr>
              <w:pStyle w:val="87"/>
              <w:rPr>
                <w:rFonts w:hint="default" w:ascii="Times New Roman" w:hAnsi="Times New Roman" w:cs="Times New Roman"/>
                <w:lang w:eastAsia="zh-Hans"/>
              </w:rPr>
            </w:pPr>
            <w:r>
              <w:rPr>
                <w:rFonts w:hint="default" w:ascii="Times New Roman" w:hAnsi="Times New Roman" w:cs="Times New Roman"/>
                <w:lang w:eastAsia="zh-Hans"/>
              </w:rPr>
              <w:t>有效期止</w:t>
            </w:r>
          </w:p>
        </w:tc>
      </w:tr>
    </w:tbl>
    <w:p w14:paraId="2FF77514">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695832F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46408F0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"nsrsbh": "",</w:t>
      </w:r>
    </w:p>
    <w:p w14:paraId="5D067A1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"ssjswjgDm": ""</w:t>
      </w:r>
    </w:p>
    <w:p w14:paraId="4FAFB98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color w:val="000000"/>
        </w:rPr>
      </w:pPr>
      <w:r>
        <w:rPr>
          <w:rFonts w:hint="default" w:ascii="Times New Roman" w:hAnsi="Times New Roman" w:eastAsia="宋体" w:cs="Times New Roman"/>
          <w:bCs/>
        </w:rPr>
        <w:t>}</w:t>
      </w:r>
    </w:p>
    <w:p w14:paraId="06B1B1CC">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235CFE27">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请求成功返回报文示例</w:t>
      </w:r>
    </w:p>
    <w:p w14:paraId="5CD868E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41322FE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"Response": {</w:t>
      </w:r>
    </w:p>
    <w:p w14:paraId="57F8E34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"RequestId": "f31a5017-c99a-4d08-bdbb-cd2871070c8f",</w:t>
      </w:r>
    </w:p>
    <w:p w14:paraId="0A8AF10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"Data": {</w:t>
      </w:r>
    </w:p>
    <w:p w14:paraId="587E24BB">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 xml:space="preserve">  "returncode":"00",</w:t>
      </w:r>
    </w:p>
    <w:p w14:paraId="0124761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"returnmsg":"成功",</w:t>
      </w:r>
    </w:p>
    <w:p w14:paraId="0F0CF50B">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"nsrsbh": "111111111111111111",</w:t>
      </w:r>
    </w:p>
    <w:p w14:paraId="3A06FA3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"ssdabh": "3qzXfK7mOA",</w:t>
      </w:r>
    </w:p>
    <w:p w14:paraId="2DA8B7C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"nsrmc": "OhHjoobuk1",</w:t>
      </w:r>
    </w:p>
    <w:p w14:paraId="4130A103">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"scjydz": "lCgrws3Sg6",</w:t>
      </w:r>
    </w:p>
    <w:p w14:paraId="040332D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"zcdyzbm": "2R40xO",</w:t>
      </w:r>
    </w:p>
    <w:p w14:paraId="5E09E99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"zcdlxdh": "ZYoOfnj4wy",</w:t>
      </w:r>
    </w:p>
    <w:p w14:paraId="5488773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"fddbrxm": "EW9gvsLyZH",</w:t>
      </w:r>
    </w:p>
    <w:p w14:paraId="7122907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"djzclxDm": "xtP",</w:t>
      </w:r>
    </w:p>
    <w:p w14:paraId="60A7AD3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"hyDm": "B",</w:t>
      </w:r>
    </w:p>
    <w:p w14:paraId="54549EFB">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"ssjswjgDm": "n6USynuIlV ",</w:t>
      </w:r>
    </w:p>
    <w:p w14:paraId="1E9D799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"dsjswjgDm": "pq",</w:t>
      </w:r>
    </w:p>
    <w:p w14:paraId="17B96A67">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"qxjswjgDm": "NA",</w:t>
      </w:r>
    </w:p>
    <w:p w14:paraId="72ACE2AC">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"zgswskfjDm": "ZousraKAiQ ",</w:t>
      </w:r>
    </w:p>
    <w:p w14:paraId="55EA1B6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"zgswskfjmc": "8LwDakJZ7C",</w:t>
      </w:r>
    </w:p>
    <w:p w14:paraId="7E75E84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"jyfw": "DAcU1lsP6z",</w:t>
      </w:r>
    </w:p>
    <w:p w14:paraId="260E290B">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"cwfzrxm": "5UNzx3CNIX",</w:t>
      </w:r>
    </w:p>
    <w:p w14:paraId="2FC4462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"khhmc": "oW0FgZfyp1",</w:t>
      </w:r>
    </w:p>
    <w:p w14:paraId="3EF9939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"yhzh": "UKbjVsPROV",</w:t>
      </w:r>
    </w:p>
    <w:p w14:paraId="02FBA30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"bsrxm": "vnbL1jmze3",</w:t>
      </w:r>
    </w:p>
    <w:p w14:paraId="57F3010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"ssglyDm": "CMZ2VCK4qb ",</w:t>
      </w:r>
    </w:p>
    <w:p w14:paraId="609D8BE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"ssglyxm": "jruuV06GrT",</w:t>
      </w:r>
    </w:p>
    <w:p w14:paraId="6A8F9D7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"jdxzDm": "MCSIow0kH",</w:t>
      </w:r>
    </w:p>
    <w:p w14:paraId="6E76CA8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"djrq": "20120201",</w:t>
      </w:r>
    </w:p>
    <w:p w14:paraId="7E958F1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"xdpsdqybz": "Y",</w:t>
      </w:r>
    </w:p>
    <w:p w14:paraId="05260A03">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"fxnsrlx": "04",</w:t>
      </w:r>
    </w:p>
    <w:p w14:paraId="30B41B1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"xydj": "A",</w:t>
      </w:r>
    </w:p>
    <w:p w14:paraId="5C8BF71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"ckqyflDm": "04",</w:t>
      </w:r>
    </w:p>
    <w:p w14:paraId="7FF2D85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"zfjglxDm": "1",</w:t>
      </w:r>
    </w:p>
    <w:p w14:paraId="01D12B9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"yhyywdDm": "4tLoCeq4qf",</w:t>
      </w:r>
    </w:p>
    <w:p w14:paraId="109FD3C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"nsryjjb": null,</w:t>
      </w:r>
    </w:p>
    <w:p w14:paraId="6607AF4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"fxnsrbz": "N",</w:t>
      </w:r>
    </w:p>
    <w:p w14:paraId="25DFB03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"nsrztDm": "03",</w:t>
      </w:r>
    </w:p>
    <w:p w14:paraId="6C3437C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42CD10F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"zcdz": "ZUFCGwSvbL",</w:t>
      </w:r>
    </w:p>
    <w:p w14:paraId="7723ECD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"qyhyxzDm": "[{\"qyhyxzdm\":\"02\",\"yxqq\":946656000000,\"yxqz\":4070880000000}]",</w:t>
      </w:r>
    </w:p>
    <w:p w14:paraId="2AE58B7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"xfsnsrlxDm": "[{\"xfsnsrlxdm\":\"01\",\"yxqq\":946656000000,\"yxqz\":4070880000000}]",</w:t>
      </w:r>
    </w:p>
    <w:p w14:paraId="67039FD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"nsrlx": "[{\"nsrlx\":\"1\",\"yxqq\":\"2024-01-05\",\"yxqz\":\"2025-01-05\"}]</w:t>
      </w:r>
    </w:p>
    <w:p w14:paraId="6D4F3F6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w:t>
      </w:r>
    </w:p>
    <w:p w14:paraId="251D0D7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w:t>
      </w:r>
    </w:p>
    <w:p w14:paraId="34C742F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454ACA1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044EAC1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291E9F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15B68DA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"RequestId": "16位随机数字和字母组合",</w:t>
      </w:r>
    </w:p>
    <w:p w14:paraId="5E1ECD6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"Error": {</w:t>
      </w:r>
    </w:p>
    <w:p w14:paraId="74EE2E6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"Code": "01",</w:t>
      </w:r>
    </w:p>
    <w:p w14:paraId="62BC382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"Message": "错误说明"</w:t>
      </w:r>
    </w:p>
    <w:p w14:paraId="246663A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7A8ED22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w:t>
      </w:r>
    </w:p>
    <w:p w14:paraId="7294F93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cs="Times New Roman"/>
          <w:color w:val="0C0C0C"/>
          <w:lang w:eastAsia="zh-Hans"/>
        </w:rPr>
      </w:pPr>
      <w:r>
        <w:rPr>
          <w:rFonts w:hint="default" w:ascii="Times New Roman" w:hAnsi="Times New Roman" w:eastAsia="宋体" w:cs="Times New Roman"/>
          <w:bCs/>
        </w:rPr>
        <w:t>}</w:t>
      </w:r>
    </w:p>
    <w:p w14:paraId="57B1C44B">
      <w:pPr>
        <w:pStyle w:val="5"/>
        <w:numPr>
          <w:ilvl w:val="2"/>
          <w:numId w:val="0"/>
        </w:numPr>
        <w:tabs>
          <w:tab w:val="clear" w:pos="576"/>
        </w:tabs>
        <w:spacing w:before="156" w:after="156"/>
        <w:jc w:val="both"/>
        <w:rPr>
          <w:rFonts w:hint="default" w:ascii="Times New Roman" w:hAnsi="Times New Roman" w:cs="Times New Roman"/>
        </w:rPr>
      </w:pPr>
      <w:bookmarkStart w:id="170" w:name="_Toc1017139939"/>
      <w:bookmarkStart w:id="171" w:name="_Toc105001122"/>
      <w:bookmarkStart w:id="172" w:name="_Toc1857340446"/>
      <w:bookmarkStart w:id="173" w:name="_Toc979835552"/>
      <w:bookmarkStart w:id="174" w:name="_Toc1151076160"/>
      <w:bookmarkStart w:id="175" w:name="_Toc15783"/>
      <w:bookmarkStart w:id="176" w:name="_Toc4809"/>
      <w:r>
        <w:rPr>
          <w:rFonts w:hint="default" w:ascii="Times New Roman" w:hAnsi="Times New Roman" w:cs="Times New Roman"/>
        </w:rPr>
        <w:t>5.2.3</w:t>
      </w:r>
      <w:r>
        <w:rPr>
          <w:rFonts w:hint="default" w:ascii="Times New Roman" w:hAnsi="Times New Roman" w:cs="Times New Roman"/>
          <w:lang w:eastAsia="zh-Hans"/>
        </w:rPr>
        <w:t>发票入账抵扣状态变更</w:t>
      </w:r>
      <w:bookmarkEnd w:id="170"/>
      <w:bookmarkEnd w:id="171"/>
      <w:bookmarkEnd w:id="172"/>
      <w:bookmarkEnd w:id="173"/>
      <w:r>
        <w:rPr>
          <w:rFonts w:hint="default" w:ascii="Times New Roman" w:hAnsi="Times New Roman" w:cs="Times New Roman"/>
          <w:lang w:eastAsia="zh-Hans"/>
        </w:rPr>
        <w:t>接口</w:t>
      </w:r>
      <w:bookmarkEnd w:id="174"/>
      <w:bookmarkEnd w:id="175"/>
      <w:bookmarkEnd w:id="176"/>
    </w:p>
    <w:p w14:paraId="2BEAD799">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接口描述：用于变更发票的入账、抵扣状态</w:t>
      </w:r>
    </w:p>
    <w:p w14:paraId="775FC8CA">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接口编码：LQSX_SWZJ_GT4_FPRZDKZTBG</w:t>
      </w:r>
    </w:p>
    <w:p w14:paraId="1B96B4FC">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17F34B7B">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05482FDE">
      <w:pPr>
        <w:spacing w:before="156" w:beforeLines="50" w:after="31" w:afterLines="10"/>
        <w:rPr>
          <w:rFonts w:hint="default" w:ascii="Times New Roman" w:hAnsi="Times New Roman" w:eastAsia="宋体" w:cs="Times New Roman"/>
          <w:color w:val="000000"/>
        </w:rPr>
      </w:pPr>
      <w:r>
        <w:rPr>
          <w:rFonts w:hint="default" w:ascii="Times New Roman" w:hAnsi="Times New Roman" w:cs="Times New Roman"/>
          <w:color w:val="000000"/>
        </w:rPr>
        <w:t>入参说明：</w:t>
      </w:r>
    </w:p>
    <w:tbl>
      <w:tblPr>
        <w:tblStyle w:val="32"/>
        <w:tblW w:w="4999"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9"/>
        <w:gridCol w:w="2075"/>
        <w:gridCol w:w="2292"/>
        <w:gridCol w:w="2178"/>
      </w:tblGrid>
      <w:tr w14:paraId="5931B1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53AD9ECF">
            <w:pPr>
              <w:pStyle w:val="87"/>
              <w:rPr>
                <w:rFonts w:hint="default" w:ascii="Times New Roman" w:hAnsi="Times New Roman" w:cs="Times New Roman"/>
              </w:rPr>
            </w:pPr>
            <w:r>
              <w:rPr>
                <w:rFonts w:hint="default" w:ascii="Times New Roman" w:hAnsi="Times New Roman" w:cs="Times New Roman"/>
              </w:rPr>
              <w:t>名称</w:t>
            </w:r>
          </w:p>
        </w:tc>
        <w:tc>
          <w:tcPr>
            <w:tcW w:w="1237" w:type="pct"/>
            <w:shd w:val="clear" w:color="auto" w:fill="BFBFBF"/>
            <w:noWrap w:val="0"/>
            <w:vAlign w:val="center"/>
          </w:tcPr>
          <w:p w14:paraId="5DD51D70">
            <w:pPr>
              <w:pStyle w:val="87"/>
              <w:rPr>
                <w:rFonts w:hint="default" w:ascii="Times New Roman" w:hAnsi="Times New Roman" w:cs="Times New Roman"/>
              </w:rPr>
            </w:pPr>
            <w:r>
              <w:rPr>
                <w:rFonts w:hint="default" w:ascii="Times New Roman" w:hAnsi="Times New Roman" w:cs="Times New Roman"/>
              </w:rPr>
              <w:t>类型</w:t>
            </w:r>
          </w:p>
        </w:tc>
        <w:tc>
          <w:tcPr>
            <w:tcW w:w="1366" w:type="pct"/>
            <w:shd w:val="clear" w:color="auto" w:fill="BFBFBF"/>
            <w:noWrap w:val="0"/>
            <w:vAlign w:val="center"/>
          </w:tcPr>
          <w:p w14:paraId="35D8D4AF">
            <w:pPr>
              <w:pStyle w:val="87"/>
              <w:rPr>
                <w:rFonts w:hint="default" w:ascii="Times New Roman" w:hAnsi="Times New Roman" w:cs="Times New Roman"/>
              </w:rPr>
            </w:pPr>
            <w:r>
              <w:rPr>
                <w:rFonts w:hint="default" w:ascii="Times New Roman" w:hAnsi="Times New Roman" w:cs="Times New Roman"/>
              </w:rPr>
              <w:t>说明</w:t>
            </w:r>
          </w:p>
        </w:tc>
        <w:tc>
          <w:tcPr>
            <w:tcW w:w="1298" w:type="pct"/>
            <w:shd w:val="clear" w:color="auto" w:fill="BFBFBF"/>
            <w:noWrap w:val="0"/>
            <w:vAlign w:val="center"/>
          </w:tcPr>
          <w:p w14:paraId="271A1D8B">
            <w:pPr>
              <w:pStyle w:val="87"/>
              <w:rPr>
                <w:rFonts w:hint="default" w:ascii="Times New Roman" w:hAnsi="Times New Roman" w:cs="Times New Roman"/>
              </w:rPr>
            </w:pPr>
            <w:r>
              <w:rPr>
                <w:rFonts w:hint="default" w:ascii="Times New Roman" w:hAnsi="Times New Roman" w:cs="Times New Roman"/>
              </w:rPr>
              <w:t>是否必填</w:t>
            </w:r>
          </w:p>
        </w:tc>
      </w:tr>
      <w:tr w14:paraId="0C721AD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95B023E">
            <w:pPr>
              <w:pStyle w:val="87"/>
              <w:rPr>
                <w:rFonts w:hint="default" w:ascii="Times New Roman" w:hAnsi="Times New Roman" w:cs="Times New Roman"/>
                <w:lang w:eastAsia="zh-Hans"/>
              </w:rPr>
            </w:pPr>
            <w:r>
              <w:rPr>
                <w:rFonts w:hint="default" w:ascii="Times New Roman" w:hAnsi="Times New Roman" w:cs="Times New Roman"/>
                <w:lang w:eastAsia="zh-Hans"/>
              </w:rPr>
              <w:t>xsfnsrsbh</w:t>
            </w:r>
          </w:p>
        </w:tc>
        <w:tc>
          <w:tcPr>
            <w:tcW w:w="1237" w:type="pct"/>
            <w:noWrap w:val="0"/>
            <w:vAlign w:val="center"/>
          </w:tcPr>
          <w:p w14:paraId="57B0DD52">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1366" w:type="pct"/>
            <w:noWrap w:val="0"/>
            <w:vAlign w:val="center"/>
          </w:tcPr>
          <w:p w14:paraId="1B304F5E">
            <w:pPr>
              <w:pStyle w:val="87"/>
              <w:rPr>
                <w:rFonts w:hint="default" w:ascii="Times New Roman" w:hAnsi="Times New Roman" w:cs="Times New Roman"/>
                <w:lang w:eastAsia="zh-Hans"/>
              </w:rPr>
            </w:pPr>
            <w:r>
              <w:rPr>
                <w:rFonts w:hint="default" w:ascii="Times New Roman" w:hAnsi="Times New Roman" w:cs="Times New Roman"/>
                <w:lang w:eastAsia="zh-Hans"/>
              </w:rPr>
              <w:t>销售方纳税人识别号</w:t>
            </w:r>
          </w:p>
          <w:p w14:paraId="2BDFCCF0">
            <w:pPr>
              <w:pStyle w:val="64"/>
              <w:jc w:val="left"/>
              <w:rPr>
                <w:rFonts w:hint="default" w:ascii="Times New Roman" w:hAnsi="Times New Roman" w:cs="Times New Roman"/>
                <w:lang w:eastAsia="zh-Hans"/>
              </w:rPr>
            </w:pPr>
            <w:r>
              <w:rPr>
                <w:rFonts w:hint="default" w:ascii="Times New Roman" w:hAnsi="Times New Roman" w:cs="Times New Roman"/>
                <w:i/>
                <w:iCs/>
                <w:color w:val="7F7F7F"/>
                <w:sz w:val="18"/>
                <w:szCs w:val="18"/>
              </w:rPr>
              <w:t>(请求报文中xsfnsrsbh，需为直连单位或其对应的虚拟使用单位的纳税人识别号 )</w:t>
            </w:r>
          </w:p>
        </w:tc>
        <w:tc>
          <w:tcPr>
            <w:tcW w:w="1298" w:type="pct"/>
            <w:noWrap w:val="0"/>
            <w:vAlign w:val="center"/>
          </w:tcPr>
          <w:p w14:paraId="4BD106DB">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r w14:paraId="09B229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4909D648">
            <w:pPr>
              <w:pStyle w:val="87"/>
              <w:rPr>
                <w:rFonts w:hint="default" w:ascii="Times New Roman" w:hAnsi="Times New Roman" w:cs="Times New Roman"/>
                <w:lang w:eastAsia="zh-Hans"/>
              </w:rPr>
            </w:pPr>
            <w:r>
              <w:rPr>
                <w:rFonts w:hint="default" w:ascii="Times New Roman" w:hAnsi="Times New Roman" w:cs="Times New Roman"/>
                <w:lang w:eastAsia="zh-Hans"/>
              </w:rPr>
              <w:t>gmfnsrsbh</w:t>
            </w:r>
          </w:p>
        </w:tc>
        <w:tc>
          <w:tcPr>
            <w:tcW w:w="1237" w:type="pct"/>
            <w:noWrap w:val="0"/>
            <w:vAlign w:val="center"/>
          </w:tcPr>
          <w:p w14:paraId="4FCB26C7">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1366" w:type="pct"/>
            <w:noWrap w:val="0"/>
            <w:vAlign w:val="center"/>
          </w:tcPr>
          <w:p w14:paraId="24EA84DC">
            <w:pPr>
              <w:pStyle w:val="87"/>
              <w:rPr>
                <w:rFonts w:hint="default" w:ascii="Times New Roman" w:hAnsi="Times New Roman" w:cs="Times New Roman"/>
                <w:lang w:eastAsia="zh-Hans"/>
              </w:rPr>
            </w:pPr>
            <w:r>
              <w:rPr>
                <w:rFonts w:hint="default" w:ascii="Times New Roman" w:hAnsi="Times New Roman" w:cs="Times New Roman"/>
                <w:lang w:eastAsia="zh-Hans"/>
              </w:rPr>
              <w:t>购买方纳税人识别号</w:t>
            </w:r>
          </w:p>
          <w:p w14:paraId="18F1E2E8">
            <w:pPr>
              <w:pStyle w:val="64"/>
              <w:jc w:val="left"/>
              <w:rPr>
                <w:rFonts w:hint="default" w:ascii="Times New Roman" w:hAnsi="Times New Roman" w:cs="Times New Roman"/>
                <w:lang w:eastAsia="zh-Hans"/>
              </w:rPr>
            </w:pPr>
            <w:r>
              <w:rPr>
                <w:rFonts w:hint="default" w:ascii="Times New Roman" w:hAnsi="Times New Roman" w:cs="Times New Roman"/>
                <w:i/>
                <w:iCs/>
                <w:color w:val="7F7F7F"/>
                <w:sz w:val="18"/>
                <w:szCs w:val="18"/>
              </w:rPr>
              <w:t>(请求报文中gmfnsrsbh，需为直连单位或其对应的虚拟使用单位的纳税人识别号 )</w:t>
            </w:r>
          </w:p>
        </w:tc>
        <w:tc>
          <w:tcPr>
            <w:tcW w:w="1298" w:type="pct"/>
            <w:noWrap w:val="0"/>
            <w:vAlign w:val="center"/>
          </w:tcPr>
          <w:p w14:paraId="004DEF24">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r w14:paraId="10E28D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8C1C4D7">
            <w:pPr>
              <w:pStyle w:val="87"/>
              <w:rPr>
                <w:rFonts w:hint="default" w:ascii="Times New Roman" w:hAnsi="Times New Roman" w:cs="Times New Roman"/>
                <w:lang w:eastAsia="zh-Hans"/>
              </w:rPr>
            </w:pPr>
            <w:r>
              <w:rPr>
                <w:rFonts w:hint="default" w:ascii="Times New Roman" w:hAnsi="Times New Roman" w:cs="Times New Roman"/>
                <w:lang w:eastAsia="zh-Hans"/>
              </w:rPr>
              <w:t>fphm</w:t>
            </w:r>
          </w:p>
        </w:tc>
        <w:tc>
          <w:tcPr>
            <w:tcW w:w="1237" w:type="pct"/>
            <w:noWrap w:val="0"/>
            <w:vAlign w:val="center"/>
          </w:tcPr>
          <w:p w14:paraId="2E994A42">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1366" w:type="pct"/>
            <w:noWrap w:val="0"/>
            <w:vAlign w:val="center"/>
          </w:tcPr>
          <w:p w14:paraId="28CE0527">
            <w:pPr>
              <w:pStyle w:val="87"/>
              <w:rPr>
                <w:rFonts w:hint="default" w:ascii="Times New Roman" w:hAnsi="Times New Roman" w:cs="Times New Roman"/>
                <w:lang w:eastAsia="zh-Hans"/>
              </w:rPr>
            </w:pPr>
            <w:r>
              <w:rPr>
                <w:rFonts w:hint="default" w:ascii="Times New Roman" w:hAnsi="Times New Roman" w:cs="Times New Roman"/>
                <w:lang w:eastAsia="zh-Hans"/>
              </w:rPr>
              <w:t>蓝字发票发票号码</w:t>
            </w:r>
          </w:p>
        </w:tc>
        <w:tc>
          <w:tcPr>
            <w:tcW w:w="1298" w:type="pct"/>
            <w:noWrap w:val="0"/>
            <w:vAlign w:val="center"/>
          </w:tcPr>
          <w:p w14:paraId="48ACAFAA">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r w14:paraId="7D04F28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09C7E15C">
            <w:pPr>
              <w:pStyle w:val="87"/>
              <w:rPr>
                <w:rFonts w:hint="default" w:ascii="Times New Roman" w:hAnsi="Times New Roman" w:cs="Times New Roman"/>
                <w:lang w:eastAsia="zh-Hans"/>
              </w:rPr>
            </w:pPr>
            <w:r>
              <w:rPr>
                <w:rFonts w:hint="default" w:ascii="Times New Roman" w:hAnsi="Times New Roman" w:cs="Times New Roman"/>
                <w:lang w:eastAsia="zh-Hans"/>
              </w:rPr>
              <w:t>fprzztDm</w:t>
            </w:r>
          </w:p>
        </w:tc>
        <w:tc>
          <w:tcPr>
            <w:tcW w:w="1237" w:type="pct"/>
            <w:noWrap w:val="0"/>
            <w:vAlign w:val="center"/>
          </w:tcPr>
          <w:p w14:paraId="29992176">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1366" w:type="pct"/>
            <w:noWrap w:val="0"/>
            <w:vAlign w:val="center"/>
          </w:tcPr>
          <w:p w14:paraId="01C7911E">
            <w:pPr>
              <w:pStyle w:val="87"/>
              <w:rPr>
                <w:rFonts w:hint="default" w:ascii="Times New Roman" w:hAnsi="Times New Roman" w:cs="Times New Roman"/>
                <w:lang w:eastAsia="zh-Hans"/>
              </w:rPr>
            </w:pPr>
            <w:r>
              <w:rPr>
                <w:rFonts w:hint="default" w:ascii="Times New Roman" w:hAnsi="Times New Roman" w:cs="Times New Roman"/>
                <w:lang w:eastAsia="zh-Hans"/>
              </w:rPr>
              <w:t>发票入账状态代码</w:t>
            </w:r>
          </w:p>
        </w:tc>
        <w:tc>
          <w:tcPr>
            <w:tcW w:w="1298" w:type="pct"/>
            <w:noWrap w:val="0"/>
            <w:vAlign w:val="center"/>
          </w:tcPr>
          <w:p w14:paraId="2A111E8E">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r w14:paraId="32E37C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AAE816C">
            <w:pPr>
              <w:pStyle w:val="87"/>
              <w:rPr>
                <w:rFonts w:hint="default" w:ascii="Times New Roman" w:hAnsi="Times New Roman" w:cs="Times New Roman"/>
                <w:lang w:eastAsia="zh-Hans"/>
              </w:rPr>
            </w:pPr>
            <w:r>
              <w:rPr>
                <w:rFonts w:hint="default" w:ascii="Times New Roman" w:hAnsi="Times New Roman" w:cs="Times New Roman"/>
                <w:lang w:eastAsia="zh-Hans"/>
              </w:rPr>
              <w:t>fpdkztDm</w:t>
            </w:r>
          </w:p>
        </w:tc>
        <w:tc>
          <w:tcPr>
            <w:tcW w:w="1237" w:type="pct"/>
            <w:noWrap w:val="0"/>
            <w:vAlign w:val="center"/>
          </w:tcPr>
          <w:p w14:paraId="5E050EE5">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1366" w:type="pct"/>
            <w:noWrap w:val="0"/>
            <w:vAlign w:val="center"/>
          </w:tcPr>
          <w:p w14:paraId="07156AA9">
            <w:pPr>
              <w:pStyle w:val="87"/>
              <w:rPr>
                <w:rFonts w:hint="default" w:ascii="Times New Roman" w:hAnsi="Times New Roman" w:cs="Times New Roman"/>
                <w:lang w:eastAsia="zh-Hans"/>
              </w:rPr>
            </w:pPr>
            <w:r>
              <w:rPr>
                <w:rFonts w:hint="default" w:ascii="Times New Roman" w:hAnsi="Times New Roman" w:cs="Times New Roman"/>
                <w:lang w:eastAsia="zh-Hans"/>
              </w:rPr>
              <w:t>发票抵扣状态代码</w:t>
            </w:r>
          </w:p>
        </w:tc>
        <w:tc>
          <w:tcPr>
            <w:tcW w:w="1298" w:type="pct"/>
            <w:noWrap w:val="0"/>
            <w:vAlign w:val="center"/>
          </w:tcPr>
          <w:p w14:paraId="7865671A">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bl>
    <w:p w14:paraId="529AEE25">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9"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719"/>
        <w:gridCol w:w="3221"/>
        <w:gridCol w:w="2444"/>
      </w:tblGrid>
      <w:tr w14:paraId="054122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shd w:val="clear" w:color="auto" w:fill="BFBFBF"/>
            <w:noWrap w:val="0"/>
            <w:vAlign w:val="center"/>
          </w:tcPr>
          <w:p w14:paraId="695C2A88">
            <w:pPr>
              <w:pStyle w:val="87"/>
              <w:rPr>
                <w:rFonts w:hint="default" w:ascii="Times New Roman" w:hAnsi="Times New Roman" w:cs="Times New Roman"/>
              </w:rPr>
            </w:pPr>
            <w:r>
              <w:rPr>
                <w:rFonts w:hint="default" w:ascii="Times New Roman" w:hAnsi="Times New Roman" w:cs="Times New Roman"/>
              </w:rPr>
              <w:t>名称</w:t>
            </w:r>
          </w:p>
        </w:tc>
        <w:tc>
          <w:tcPr>
            <w:tcW w:w="1920" w:type="pct"/>
            <w:shd w:val="clear" w:color="auto" w:fill="BFBFBF"/>
            <w:noWrap w:val="0"/>
            <w:vAlign w:val="center"/>
          </w:tcPr>
          <w:p w14:paraId="4D286E89">
            <w:pPr>
              <w:pStyle w:val="87"/>
              <w:rPr>
                <w:rFonts w:hint="default" w:ascii="Times New Roman" w:hAnsi="Times New Roman" w:cs="Times New Roman"/>
              </w:rPr>
            </w:pPr>
            <w:r>
              <w:rPr>
                <w:rFonts w:hint="default" w:ascii="Times New Roman" w:hAnsi="Times New Roman" w:cs="Times New Roman"/>
              </w:rPr>
              <w:t>说明</w:t>
            </w:r>
          </w:p>
        </w:tc>
        <w:tc>
          <w:tcPr>
            <w:tcW w:w="1457" w:type="pct"/>
            <w:shd w:val="clear" w:color="auto" w:fill="BFBFBF"/>
            <w:noWrap w:val="0"/>
            <w:vAlign w:val="center"/>
          </w:tcPr>
          <w:p w14:paraId="0343EF38">
            <w:pPr>
              <w:pStyle w:val="87"/>
              <w:rPr>
                <w:rFonts w:hint="default" w:ascii="Times New Roman" w:hAnsi="Times New Roman" w:cs="Times New Roman"/>
              </w:rPr>
            </w:pPr>
            <w:r>
              <w:rPr>
                <w:rFonts w:hint="default" w:ascii="Times New Roman" w:hAnsi="Times New Roman" w:cs="Times New Roman"/>
              </w:rPr>
              <w:t>描述</w:t>
            </w:r>
          </w:p>
        </w:tc>
      </w:tr>
      <w:tr w14:paraId="0CAA155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50CD7D60">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1920" w:type="pct"/>
            <w:noWrap w:val="0"/>
            <w:vAlign w:val="center"/>
          </w:tcPr>
          <w:p w14:paraId="406D76F8">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c>
          <w:tcPr>
            <w:tcW w:w="1457" w:type="pct"/>
            <w:noWrap w:val="0"/>
            <w:vAlign w:val="center"/>
          </w:tcPr>
          <w:p w14:paraId="468F3477">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r>
      <w:tr w14:paraId="06AFBBD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561B39B">
            <w:pPr>
              <w:pStyle w:val="87"/>
              <w:rPr>
                <w:rFonts w:hint="default" w:ascii="Times New Roman" w:hAnsi="Times New Roman" w:cs="Times New Roman"/>
                <w:lang w:eastAsia="zh-Hans"/>
              </w:rPr>
            </w:pPr>
            <w:r>
              <w:rPr>
                <w:rFonts w:hint="default" w:ascii="Times New Roman" w:hAnsi="Times New Roman" w:cs="Times New Roman"/>
              </w:rPr>
              <w:t>returnmsg</w:t>
            </w:r>
          </w:p>
        </w:tc>
        <w:tc>
          <w:tcPr>
            <w:tcW w:w="1920" w:type="pct"/>
            <w:noWrap w:val="0"/>
            <w:vAlign w:val="center"/>
          </w:tcPr>
          <w:p w14:paraId="52142A64">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c>
          <w:tcPr>
            <w:tcW w:w="1457" w:type="pct"/>
            <w:noWrap w:val="0"/>
            <w:vAlign w:val="center"/>
          </w:tcPr>
          <w:p w14:paraId="5B1AAB2C">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r>
    </w:tbl>
    <w:p w14:paraId="63AFEEB5">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67E086A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70FF06B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"fphm": "1",</w:t>
      </w:r>
    </w:p>
    <w:p w14:paraId="105600C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"xsfnsrsbh": "yscNGh4IOq"，</w:t>
      </w:r>
    </w:p>
    <w:p w14:paraId="7D8F27C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"gmfnsrsbh": "xkePmZO3qS",</w:t>
      </w:r>
    </w:p>
    <w:p w14:paraId="2BB5921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"fprzztDm": "1",</w:t>
      </w:r>
    </w:p>
    <w:p w14:paraId="36C1D6E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"fpdkztDm": "1"</w:t>
      </w:r>
    </w:p>
    <w:p w14:paraId="1FF5AA9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color w:val="000000"/>
        </w:rPr>
      </w:pPr>
      <w:r>
        <w:rPr>
          <w:rFonts w:hint="default" w:ascii="Times New Roman" w:hAnsi="Times New Roman" w:eastAsia="宋体" w:cs="Times New Roman"/>
          <w:bCs/>
        </w:rPr>
        <w:t>}</w:t>
      </w:r>
    </w:p>
    <w:p w14:paraId="0F353DB1">
      <w:pPr>
        <w:pStyle w:val="52"/>
        <w:ind w:firstLine="0" w:firstLineChars="0"/>
        <w:rPr>
          <w:rFonts w:hint="default" w:ascii="Times New Roman" w:hAnsi="Times New Roman" w:cs="Times New Roman"/>
          <w:color w:val="000000"/>
        </w:rPr>
      </w:pPr>
    </w:p>
    <w:p w14:paraId="2C14FD16">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153801A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请求成功返回报文示例</w:t>
      </w:r>
    </w:p>
    <w:p w14:paraId="17483E44">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6D09F0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72E9D3F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3B7312C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0FF0911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0A124B5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7D011B0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793ACF0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565B2E7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1BAEB1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11BBE01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605A69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20D6EFD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"RequestId": "16位随机数字和字母组合",</w:t>
      </w:r>
    </w:p>
    <w:p w14:paraId="4E7E871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"Error": {</w:t>
      </w:r>
    </w:p>
    <w:p w14:paraId="12F42F5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"Code": "01",</w:t>
      </w:r>
    </w:p>
    <w:p w14:paraId="119A76F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"Message": "错误说明"</w:t>
      </w:r>
    </w:p>
    <w:p w14:paraId="7CCF0BE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69CE83F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w:t>
      </w:r>
    </w:p>
    <w:p w14:paraId="11D59C24">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rPr>
      </w:pPr>
      <w:r>
        <w:rPr>
          <w:rFonts w:hint="default" w:ascii="Times New Roman" w:hAnsi="Times New Roman" w:eastAsia="宋体" w:cs="Times New Roman"/>
          <w:bCs/>
        </w:rPr>
        <w:t>}</w:t>
      </w:r>
    </w:p>
    <w:p w14:paraId="0FC289D8">
      <w:pPr>
        <w:pStyle w:val="5"/>
        <w:numPr>
          <w:ilvl w:val="2"/>
          <w:numId w:val="0"/>
        </w:numPr>
        <w:tabs>
          <w:tab w:val="clear" w:pos="576"/>
        </w:tabs>
        <w:spacing w:before="156" w:after="156"/>
        <w:jc w:val="both"/>
        <w:rPr>
          <w:rFonts w:hint="default" w:ascii="Times New Roman" w:hAnsi="Times New Roman" w:cs="Times New Roman"/>
        </w:rPr>
      </w:pPr>
      <w:bookmarkStart w:id="177" w:name="_Toc1604328944"/>
      <w:bookmarkStart w:id="178" w:name="_Toc4900"/>
      <w:bookmarkStart w:id="179" w:name="_Toc16040"/>
      <w:r>
        <w:rPr>
          <w:rFonts w:hint="default" w:ascii="Times New Roman" w:hAnsi="Times New Roman" w:cs="Times New Roman"/>
        </w:rPr>
        <w:t>5.2.4企业基础信息更新</w:t>
      </w:r>
      <w:r>
        <w:rPr>
          <w:rFonts w:hint="default" w:ascii="Times New Roman" w:hAnsi="Times New Roman" w:cs="Times New Roman"/>
          <w:lang w:eastAsia="zh-Hans"/>
        </w:rPr>
        <w:t>接口</w:t>
      </w:r>
      <w:bookmarkEnd w:id="177"/>
      <w:bookmarkEnd w:id="178"/>
      <w:bookmarkEnd w:id="179"/>
    </w:p>
    <w:p w14:paraId="78A7E3E7">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接口描述：用于更新企业基础信息</w:t>
      </w:r>
    </w:p>
    <w:p w14:paraId="3D0D6E15">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接口编码：LQSX_SWZJ_GT4_GXQYXX</w:t>
      </w:r>
    </w:p>
    <w:p w14:paraId="4D17F281">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5119DFA7">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71BECEE7">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571"/>
        <w:gridCol w:w="1385"/>
        <w:gridCol w:w="3728"/>
        <w:gridCol w:w="1699"/>
      </w:tblGrid>
      <w:tr w14:paraId="180134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shd w:val="clear" w:color="auto" w:fill="BFBFBF"/>
            <w:noWrap w:val="0"/>
            <w:vAlign w:val="center"/>
          </w:tcPr>
          <w:p w14:paraId="05B6ED0B">
            <w:pPr>
              <w:pStyle w:val="87"/>
              <w:rPr>
                <w:rFonts w:hint="default" w:ascii="Times New Roman" w:hAnsi="Times New Roman" w:cs="Times New Roman"/>
              </w:rPr>
            </w:pPr>
            <w:r>
              <w:rPr>
                <w:rFonts w:hint="default" w:ascii="Times New Roman" w:hAnsi="Times New Roman" w:cs="Times New Roman"/>
              </w:rPr>
              <w:t>名称</w:t>
            </w:r>
          </w:p>
        </w:tc>
        <w:tc>
          <w:tcPr>
            <w:tcW w:w="826" w:type="pct"/>
            <w:shd w:val="clear" w:color="auto" w:fill="BFBFBF"/>
            <w:noWrap w:val="0"/>
            <w:vAlign w:val="center"/>
          </w:tcPr>
          <w:p w14:paraId="5ED37018">
            <w:pPr>
              <w:pStyle w:val="87"/>
              <w:rPr>
                <w:rFonts w:hint="default" w:ascii="Times New Roman" w:hAnsi="Times New Roman" w:cs="Times New Roman"/>
              </w:rPr>
            </w:pPr>
            <w:r>
              <w:rPr>
                <w:rFonts w:hint="default" w:ascii="Times New Roman" w:hAnsi="Times New Roman" w:cs="Times New Roman"/>
              </w:rPr>
              <w:t>类型</w:t>
            </w:r>
          </w:p>
        </w:tc>
        <w:tc>
          <w:tcPr>
            <w:tcW w:w="2223" w:type="pct"/>
            <w:shd w:val="clear" w:color="auto" w:fill="BFBFBF"/>
            <w:noWrap w:val="0"/>
            <w:vAlign w:val="center"/>
          </w:tcPr>
          <w:p w14:paraId="1F53E6F7">
            <w:pPr>
              <w:pStyle w:val="87"/>
              <w:rPr>
                <w:rFonts w:hint="default" w:ascii="Times New Roman" w:hAnsi="Times New Roman" w:cs="Times New Roman"/>
              </w:rPr>
            </w:pPr>
            <w:r>
              <w:rPr>
                <w:rFonts w:hint="default" w:ascii="Times New Roman" w:hAnsi="Times New Roman" w:cs="Times New Roman"/>
              </w:rPr>
              <w:t>说明</w:t>
            </w:r>
          </w:p>
        </w:tc>
        <w:tc>
          <w:tcPr>
            <w:tcW w:w="1013" w:type="pct"/>
            <w:shd w:val="clear" w:color="auto" w:fill="BFBFBF"/>
            <w:noWrap w:val="0"/>
            <w:vAlign w:val="center"/>
          </w:tcPr>
          <w:p w14:paraId="099F4178">
            <w:pPr>
              <w:pStyle w:val="87"/>
              <w:rPr>
                <w:rFonts w:hint="default" w:ascii="Times New Roman" w:hAnsi="Times New Roman" w:cs="Times New Roman"/>
              </w:rPr>
            </w:pPr>
            <w:r>
              <w:rPr>
                <w:rFonts w:hint="default" w:ascii="Times New Roman" w:hAnsi="Times New Roman" w:cs="Times New Roman"/>
              </w:rPr>
              <w:t>是否必填</w:t>
            </w:r>
          </w:p>
        </w:tc>
      </w:tr>
      <w:tr w14:paraId="54D150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0DA39FA5">
            <w:pPr>
              <w:pStyle w:val="87"/>
              <w:rPr>
                <w:rFonts w:hint="default" w:ascii="Times New Roman" w:hAnsi="Times New Roman" w:cs="Times New Roman"/>
                <w:lang w:eastAsia="zh-Hans"/>
              </w:rPr>
            </w:pPr>
            <w:r>
              <w:rPr>
                <w:rFonts w:hint="default" w:ascii="Times New Roman" w:hAnsi="Times New Roman" w:cs="Times New Roman"/>
              </w:rPr>
              <w:t>nsrsbh</w:t>
            </w:r>
          </w:p>
        </w:tc>
        <w:tc>
          <w:tcPr>
            <w:tcW w:w="826" w:type="pct"/>
            <w:noWrap w:val="0"/>
            <w:vAlign w:val="center"/>
          </w:tcPr>
          <w:p w14:paraId="5A2195A9">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6C616396">
            <w:pPr>
              <w:pStyle w:val="87"/>
              <w:rPr>
                <w:rFonts w:hint="default" w:ascii="Times New Roman" w:hAnsi="Times New Roman" w:cs="Times New Roman"/>
              </w:rPr>
            </w:pPr>
            <w:r>
              <w:rPr>
                <w:rFonts w:hint="default" w:ascii="Times New Roman" w:hAnsi="Times New Roman" w:cs="Times New Roman"/>
              </w:rPr>
              <w:t>纳税人识别号</w:t>
            </w:r>
          </w:p>
          <w:p w14:paraId="455DC5F1">
            <w:pPr>
              <w:pStyle w:val="64"/>
              <w:jc w:val="left"/>
              <w:rPr>
                <w:rFonts w:hint="default" w:ascii="Times New Roman" w:hAnsi="Times New Roman" w:cs="Times New Roman"/>
                <w:lang w:eastAsia="zh-Hans"/>
              </w:rPr>
            </w:pPr>
            <w:r>
              <w:rPr>
                <w:rFonts w:hint="default" w:ascii="Times New Roman" w:hAnsi="Times New Roman" w:cs="Times New Roman"/>
                <w:i/>
                <w:iCs/>
                <w:color w:val="7F7F7F"/>
                <w:sz w:val="18"/>
                <w:szCs w:val="18"/>
              </w:rPr>
              <w:t>(请求报文中nsrsbh，需为直连单位或其对应的虚拟使用单位的纳税人识别号 )</w:t>
            </w:r>
          </w:p>
        </w:tc>
        <w:tc>
          <w:tcPr>
            <w:tcW w:w="1013" w:type="pct"/>
            <w:noWrap w:val="0"/>
            <w:vAlign w:val="center"/>
          </w:tcPr>
          <w:p w14:paraId="003D9664">
            <w:pPr>
              <w:pStyle w:val="87"/>
              <w:rPr>
                <w:rFonts w:hint="default" w:ascii="Times New Roman" w:hAnsi="Times New Roman" w:cs="Times New Roman"/>
              </w:rPr>
            </w:pPr>
            <w:r>
              <w:rPr>
                <w:rFonts w:hint="default" w:ascii="Times New Roman" w:hAnsi="Times New Roman" w:cs="Times New Roman"/>
              </w:rPr>
              <w:t>必填</w:t>
            </w:r>
          </w:p>
        </w:tc>
      </w:tr>
      <w:tr w14:paraId="1097356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62CDA06C">
            <w:pPr>
              <w:pStyle w:val="87"/>
              <w:rPr>
                <w:rFonts w:hint="default" w:ascii="Times New Roman" w:hAnsi="Times New Roman" w:cs="Times New Roman"/>
                <w:lang w:eastAsia="zh-Hans"/>
              </w:rPr>
            </w:pPr>
            <w:r>
              <w:rPr>
                <w:rFonts w:hint="default" w:ascii="Times New Roman" w:hAnsi="Times New Roman" w:cs="Times New Roman"/>
              </w:rPr>
              <w:t>ssjswjgDm</w:t>
            </w:r>
          </w:p>
        </w:tc>
        <w:tc>
          <w:tcPr>
            <w:tcW w:w="826" w:type="pct"/>
            <w:noWrap w:val="0"/>
            <w:vAlign w:val="center"/>
          </w:tcPr>
          <w:p w14:paraId="4873B8AE">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5597920A">
            <w:pPr>
              <w:pStyle w:val="87"/>
              <w:rPr>
                <w:rFonts w:hint="default" w:ascii="Times New Roman" w:hAnsi="Times New Roman" w:cs="Times New Roman"/>
              </w:rPr>
            </w:pPr>
            <w:r>
              <w:rPr>
                <w:rFonts w:hint="default" w:ascii="Times New Roman" w:hAnsi="Times New Roman" w:cs="Times New Roman"/>
              </w:rPr>
              <w:t>省级税务机关代码：</w:t>
            </w:r>
          </w:p>
        </w:tc>
        <w:tc>
          <w:tcPr>
            <w:tcW w:w="1013" w:type="pct"/>
            <w:noWrap w:val="0"/>
            <w:vAlign w:val="center"/>
          </w:tcPr>
          <w:p w14:paraId="6F4FA057">
            <w:pPr>
              <w:pStyle w:val="87"/>
              <w:rPr>
                <w:rFonts w:hint="default" w:ascii="Times New Roman" w:hAnsi="Times New Roman" w:cs="Times New Roman"/>
              </w:rPr>
            </w:pPr>
            <w:r>
              <w:rPr>
                <w:rFonts w:hint="default" w:ascii="Times New Roman" w:hAnsi="Times New Roman" w:cs="Times New Roman"/>
              </w:rPr>
              <w:t>必填</w:t>
            </w:r>
          </w:p>
        </w:tc>
      </w:tr>
      <w:tr w14:paraId="2A43605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2C294628">
            <w:pPr>
              <w:pStyle w:val="87"/>
              <w:rPr>
                <w:rFonts w:hint="default" w:ascii="Times New Roman" w:hAnsi="Times New Roman" w:cs="Times New Roman"/>
                <w:lang w:eastAsia="zh-Hans"/>
              </w:rPr>
            </w:pPr>
            <w:r>
              <w:rPr>
                <w:rFonts w:hint="default" w:ascii="Times New Roman" w:hAnsi="Times New Roman" w:cs="Times New Roman"/>
              </w:rPr>
              <w:t>fxnsrlx</w:t>
            </w:r>
          </w:p>
        </w:tc>
        <w:tc>
          <w:tcPr>
            <w:tcW w:w="826" w:type="pct"/>
            <w:noWrap w:val="0"/>
            <w:vAlign w:val="center"/>
          </w:tcPr>
          <w:p w14:paraId="7AC5A036">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32A454F6">
            <w:pPr>
              <w:pStyle w:val="87"/>
              <w:rPr>
                <w:rFonts w:hint="default" w:ascii="Times New Roman" w:hAnsi="Times New Roman" w:cs="Times New Roman"/>
                <w:lang w:eastAsia="zh-Hans"/>
              </w:rPr>
            </w:pPr>
            <w:r>
              <w:rPr>
                <w:rFonts w:hint="default" w:ascii="Times New Roman" w:hAnsi="Times New Roman" w:cs="Times New Roman"/>
                <w:lang w:eastAsia="zh-Hans"/>
              </w:rPr>
              <w:t>风险纳税人类型</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w:t>
            </w:r>
          </w:p>
        </w:tc>
        <w:tc>
          <w:tcPr>
            <w:tcW w:w="1013" w:type="pct"/>
            <w:noWrap w:val="0"/>
            <w:vAlign w:val="center"/>
          </w:tcPr>
          <w:p w14:paraId="539422DC">
            <w:pPr>
              <w:pStyle w:val="87"/>
              <w:rPr>
                <w:rFonts w:hint="default" w:ascii="Times New Roman" w:hAnsi="Times New Roman" w:cs="Times New Roman"/>
              </w:rPr>
            </w:pPr>
            <w:r>
              <w:rPr>
                <w:rFonts w:hint="default" w:ascii="Times New Roman" w:hAnsi="Times New Roman" w:cs="Times New Roman"/>
              </w:rPr>
              <w:t>必填</w:t>
            </w:r>
          </w:p>
        </w:tc>
      </w:tr>
      <w:tr w14:paraId="7DA2579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5A6EF912">
            <w:pPr>
              <w:pStyle w:val="87"/>
              <w:rPr>
                <w:rFonts w:hint="default" w:ascii="Times New Roman" w:hAnsi="Times New Roman" w:cs="Times New Roman"/>
                <w:lang w:eastAsia="zh-Hans"/>
              </w:rPr>
            </w:pPr>
            <w:r>
              <w:rPr>
                <w:rFonts w:hint="default" w:ascii="Times New Roman" w:hAnsi="Times New Roman" w:cs="Times New Roman"/>
              </w:rPr>
              <w:t>xydj</w:t>
            </w:r>
          </w:p>
        </w:tc>
        <w:tc>
          <w:tcPr>
            <w:tcW w:w="826" w:type="pct"/>
            <w:noWrap w:val="0"/>
            <w:vAlign w:val="center"/>
          </w:tcPr>
          <w:p w14:paraId="0F9AD6C7">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2BBC35EA">
            <w:pPr>
              <w:pStyle w:val="87"/>
              <w:rPr>
                <w:rFonts w:hint="default" w:ascii="Times New Roman" w:hAnsi="Times New Roman" w:cs="Times New Roman"/>
                <w:lang w:eastAsia="zh-Hans"/>
              </w:rPr>
            </w:pPr>
            <w:r>
              <w:rPr>
                <w:rFonts w:hint="default" w:ascii="Times New Roman" w:hAnsi="Times New Roman" w:cs="Times New Roman"/>
              </w:rPr>
              <w:t>纳税人信用等级</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c>
          <w:tcPr>
            <w:tcW w:w="1013" w:type="pct"/>
            <w:noWrap w:val="0"/>
            <w:vAlign w:val="center"/>
          </w:tcPr>
          <w:p w14:paraId="4C74AEC2">
            <w:pPr>
              <w:pStyle w:val="87"/>
              <w:rPr>
                <w:rFonts w:hint="default" w:ascii="Times New Roman" w:hAnsi="Times New Roman" w:cs="Times New Roman"/>
              </w:rPr>
            </w:pPr>
            <w:r>
              <w:rPr>
                <w:rFonts w:hint="default" w:ascii="Times New Roman" w:hAnsi="Times New Roman" w:cs="Times New Roman"/>
              </w:rPr>
              <w:t>必填</w:t>
            </w:r>
          </w:p>
        </w:tc>
      </w:tr>
      <w:tr w14:paraId="50C8B97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0606A3F6">
            <w:pPr>
              <w:pStyle w:val="87"/>
              <w:rPr>
                <w:rFonts w:hint="default" w:ascii="Times New Roman" w:hAnsi="Times New Roman" w:cs="Times New Roman"/>
                <w:lang w:eastAsia="zh-Hans"/>
              </w:rPr>
            </w:pPr>
            <w:r>
              <w:rPr>
                <w:rFonts w:hint="default" w:ascii="Times New Roman" w:hAnsi="Times New Roman" w:cs="Times New Roman"/>
              </w:rPr>
              <w:t>ckqyflDm</w:t>
            </w:r>
          </w:p>
        </w:tc>
        <w:tc>
          <w:tcPr>
            <w:tcW w:w="826" w:type="pct"/>
            <w:noWrap w:val="0"/>
            <w:vAlign w:val="center"/>
          </w:tcPr>
          <w:p w14:paraId="7B019C63">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0B036F94">
            <w:pPr>
              <w:pStyle w:val="87"/>
              <w:rPr>
                <w:rFonts w:hint="default" w:ascii="Times New Roman" w:hAnsi="Times New Roman" w:cs="Times New Roman"/>
                <w:lang w:eastAsia="zh-Hans"/>
              </w:rPr>
            </w:pPr>
            <w:r>
              <w:rPr>
                <w:rFonts w:hint="default" w:ascii="Times New Roman" w:hAnsi="Times New Roman" w:cs="Times New Roman"/>
              </w:rPr>
              <w:t>出口企业分类</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c>
          <w:tcPr>
            <w:tcW w:w="1013" w:type="pct"/>
            <w:noWrap w:val="0"/>
            <w:vAlign w:val="center"/>
          </w:tcPr>
          <w:p w14:paraId="2C7A882B">
            <w:pPr>
              <w:pStyle w:val="87"/>
              <w:rPr>
                <w:rFonts w:hint="default" w:ascii="Times New Roman" w:hAnsi="Times New Roman" w:cs="Times New Roman"/>
              </w:rPr>
            </w:pPr>
            <w:r>
              <w:rPr>
                <w:rFonts w:hint="default" w:ascii="Times New Roman" w:hAnsi="Times New Roman" w:cs="Times New Roman"/>
              </w:rPr>
              <w:t>必填</w:t>
            </w:r>
          </w:p>
        </w:tc>
      </w:tr>
      <w:tr w14:paraId="1B399D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6D24EDA8">
            <w:pPr>
              <w:pStyle w:val="87"/>
              <w:rPr>
                <w:rFonts w:hint="default" w:ascii="Times New Roman" w:hAnsi="Times New Roman" w:cs="Times New Roman"/>
              </w:rPr>
            </w:pPr>
            <w:r>
              <w:rPr>
                <w:rFonts w:hint="default" w:ascii="Times New Roman" w:hAnsi="Times New Roman" w:cs="Times New Roman"/>
              </w:rPr>
              <w:t>zfjglxDm</w:t>
            </w:r>
          </w:p>
        </w:tc>
        <w:tc>
          <w:tcPr>
            <w:tcW w:w="826" w:type="pct"/>
            <w:noWrap w:val="0"/>
            <w:vAlign w:val="center"/>
          </w:tcPr>
          <w:p w14:paraId="14822EB2">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1A427C40">
            <w:pPr>
              <w:pStyle w:val="87"/>
              <w:rPr>
                <w:rFonts w:hint="default" w:ascii="Times New Roman" w:hAnsi="Times New Roman" w:cs="Times New Roman"/>
              </w:rPr>
            </w:pPr>
            <w:r>
              <w:rPr>
                <w:rFonts w:hint="default" w:ascii="Times New Roman" w:hAnsi="Times New Roman" w:cs="Times New Roman"/>
              </w:rPr>
              <w:t>总分机构类型</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c>
          <w:tcPr>
            <w:tcW w:w="1013" w:type="pct"/>
            <w:noWrap w:val="0"/>
            <w:vAlign w:val="center"/>
          </w:tcPr>
          <w:p w14:paraId="3B6B00CB">
            <w:pPr>
              <w:pStyle w:val="87"/>
              <w:rPr>
                <w:rFonts w:hint="default" w:ascii="Times New Roman" w:hAnsi="Times New Roman" w:cs="Times New Roman"/>
              </w:rPr>
            </w:pPr>
            <w:r>
              <w:rPr>
                <w:rFonts w:hint="default" w:ascii="Times New Roman" w:hAnsi="Times New Roman" w:cs="Times New Roman"/>
              </w:rPr>
              <w:t>必填</w:t>
            </w:r>
          </w:p>
        </w:tc>
      </w:tr>
      <w:tr w14:paraId="0BF5A4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7A5BC35A">
            <w:pPr>
              <w:pStyle w:val="87"/>
              <w:rPr>
                <w:rFonts w:hint="default" w:ascii="Times New Roman" w:hAnsi="Times New Roman" w:cs="Times New Roman"/>
              </w:rPr>
            </w:pPr>
            <w:r>
              <w:rPr>
                <w:rFonts w:hint="default" w:ascii="Times New Roman" w:hAnsi="Times New Roman" w:cs="Times New Roman"/>
              </w:rPr>
              <w:t>nsryjjb</w:t>
            </w:r>
          </w:p>
        </w:tc>
        <w:tc>
          <w:tcPr>
            <w:tcW w:w="826" w:type="pct"/>
            <w:noWrap w:val="0"/>
            <w:vAlign w:val="center"/>
          </w:tcPr>
          <w:p w14:paraId="7992B9C1">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54BC641F">
            <w:pPr>
              <w:pStyle w:val="87"/>
              <w:rPr>
                <w:rFonts w:hint="default" w:ascii="Times New Roman" w:hAnsi="Times New Roman" w:cs="Times New Roman"/>
              </w:rPr>
            </w:pPr>
            <w:r>
              <w:rPr>
                <w:rFonts w:hint="default" w:ascii="Times New Roman" w:hAnsi="Times New Roman" w:cs="Times New Roman"/>
              </w:rPr>
              <w:t>纳税人预警级别</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c>
          <w:tcPr>
            <w:tcW w:w="1013" w:type="pct"/>
            <w:noWrap w:val="0"/>
            <w:vAlign w:val="center"/>
          </w:tcPr>
          <w:p w14:paraId="2BAC93FD">
            <w:pPr>
              <w:pStyle w:val="87"/>
              <w:rPr>
                <w:rFonts w:hint="default" w:ascii="Times New Roman" w:hAnsi="Times New Roman" w:cs="Times New Roman"/>
              </w:rPr>
            </w:pPr>
            <w:r>
              <w:rPr>
                <w:rFonts w:hint="default" w:ascii="Times New Roman" w:hAnsi="Times New Roman" w:cs="Times New Roman"/>
              </w:rPr>
              <w:t>非必填</w:t>
            </w:r>
          </w:p>
        </w:tc>
      </w:tr>
      <w:tr w14:paraId="6F4D027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13FE3A00">
            <w:pPr>
              <w:pStyle w:val="87"/>
              <w:rPr>
                <w:rFonts w:hint="default" w:ascii="Times New Roman" w:hAnsi="Times New Roman" w:cs="Times New Roman"/>
              </w:rPr>
            </w:pPr>
            <w:r>
              <w:rPr>
                <w:rFonts w:hint="default" w:ascii="Times New Roman" w:hAnsi="Times New Roman" w:cs="Times New Roman"/>
              </w:rPr>
              <w:t>fxnsrbz</w:t>
            </w:r>
          </w:p>
        </w:tc>
        <w:tc>
          <w:tcPr>
            <w:tcW w:w="826" w:type="pct"/>
            <w:noWrap w:val="0"/>
            <w:vAlign w:val="center"/>
          </w:tcPr>
          <w:p w14:paraId="57E01D50">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21786574">
            <w:pPr>
              <w:pStyle w:val="87"/>
              <w:rPr>
                <w:rFonts w:hint="default" w:ascii="Times New Roman" w:hAnsi="Times New Roman" w:cs="Times New Roman"/>
              </w:rPr>
            </w:pPr>
            <w:r>
              <w:rPr>
                <w:rFonts w:hint="default" w:ascii="Times New Roman" w:hAnsi="Times New Roman" w:cs="Times New Roman"/>
              </w:rPr>
              <w:t>风险纳税人标志</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c>
          <w:tcPr>
            <w:tcW w:w="1013" w:type="pct"/>
            <w:noWrap w:val="0"/>
            <w:vAlign w:val="center"/>
          </w:tcPr>
          <w:p w14:paraId="10282BB9">
            <w:pPr>
              <w:pStyle w:val="87"/>
              <w:rPr>
                <w:rFonts w:hint="default" w:ascii="Times New Roman" w:hAnsi="Times New Roman" w:cs="Times New Roman"/>
              </w:rPr>
            </w:pPr>
            <w:r>
              <w:rPr>
                <w:rFonts w:hint="default" w:ascii="Times New Roman" w:hAnsi="Times New Roman" w:cs="Times New Roman"/>
              </w:rPr>
              <w:t>非必填</w:t>
            </w:r>
          </w:p>
        </w:tc>
      </w:tr>
      <w:tr w14:paraId="7C2B07C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133FF00A">
            <w:pPr>
              <w:pStyle w:val="87"/>
              <w:rPr>
                <w:rFonts w:hint="default" w:ascii="Times New Roman" w:hAnsi="Times New Roman" w:cs="Times New Roman"/>
              </w:rPr>
            </w:pPr>
            <w:r>
              <w:rPr>
                <w:rFonts w:hint="default" w:ascii="Times New Roman" w:hAnsi="Times New Roman" w:cs="Times New Roman"/>
              </w:rPr>
              <w:t>nsrztDm</w:t>
            </w:r>
          </w:p>
        </w:tc>
        <w:tc>
          <w:tcPr>
            <w:tcW w:w="826" w:type="pct"/>
            <w:noWrap w:val="0"/>
            <w:vAlign w:val="center"/>
          </w:tcPr>
          <w:p w14:paraId="6D68B6F5">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5457AC1E">
            <w:pPr>
              <w:pStyle w:val="87"/>
              <w:rPr>
                <w:rFonts w:hint="default" w:ascii="Times New Roman" w:hAnsi="Times New Roman" w:cs="Times New Roman"/>
              </w:rPr>
            </w:pPr>
            <w:r>
              <w:rPr>
                <w:rFonts w:hint="default" w:ascii="Times New Roman" w:hAnsi="Times New Roman" w:cs="Times New Roman"/>
              </w:rPr>
              <w:t>纳税人状态</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c>
          <w:tcPr>
            <w:tcW w:w="1013" w:type="pct"/>
            <w:noWrap w:val="0"/>
            <w:vAlign w:val="center"/>
          </w:tcPr>
          <w:p w14:paraId="09CCE40E">
            <w:pPr>
              <w:pStyle w:val="87"/>
              <w:rPr>
                <w:rFonts w:hint="default" w:ascii="Times New Roman" w:hAnsi="Times New Roman" w:cs="Times New Roman"/>
              </w:rPr>
            </w:pPr>
            <w:r>
              <w:rPr>
                <w:rFonts w:hint="default" w:ascii="Times New Roman" w:hAnsi="Times New Roman" w:cs="Times New Roman"/>
              </w:rPr>
              <w:t>必填</w:t>
            </w:r>
          </w:p>
        </w:tc>
      </w:tr>
      <w:tr w14:paraId="2A79732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1F8F2F84">
            <w:pPr>
              <w:pStyle w:val="87"/>
              <w:rPr>
                <w:rFonts w:hint="default" w:ascii="Times New Roman" w:hAnsi="Times New Roman" w:cs="Times New Roman"/>
              </w:rPr>
            </w:pPr>
            <w:r>
              <w:rPr>
                <w:rFonts w:hint="default" w:ascii="Times New Roman" w:hAnsi="Times New Roman" w:cs="Times New Roman"/>
              </w:rPr>
              <w:t>nsrlx</w:t>
            </w:r>
          </w:p>
        </w:tc>
        <w:tc>
          <w:tcPr>
            <w:tcW w:w="826" w:type="pct"/>
            <w:noWrap w:val="0"/>
            <w:vAlign w:val="center"/>
          </w:tcPr>
          <w:p w14:paraId="3EB6CBDD">
            <w:pPr>
              <w:pStyle w:val="87"/>
              <w:rPr>
                <w:rFonts w:hint="default" w:ascii="Times New Roman" w:hAnsi="Times New Roman" w:cs="Times New Roman"/>
              </w:rPr>
            </w:pPr>
            <w:r>
              <w:rPr>
                <w:rFonts w:hint="default" w:ascii="Times New Roman" w:hAnsi="Times New Roman" w:cs="Times New Roman"/>
              </w:rPr>
              <w:t>List</w:t>
            </w:r>
          </w:p>
        </w:tc>
        <w:tc>
          <w:tcPr>
            <w:tcW w:w="2223" w:type="pct"/>
            <w:noWrap w:val="0"/>
            <w:vAlign w:val="center"/>
          </w:tcPr>
          <w:p w14:paraId="58982954">
            <w:pPr>
              <w:pStyle w:val="87"/>
              <w:rPr>
                <w:rFonts w:hint="default" w:ascii="Times New Roman" w:hAnsi="Times New Roman" w:cs="Times New Roman"/>
              </w:rPr>
            </w:pPr>
            <w:r>
              <w:rPr>
                <w:rFonts w:hint="default" w:ascii="Times New Roman" w:hAnsi="Times New Roman" w:cs="Times New Roman"/>
              </w:rPr>
              <w:t>纳税人类型</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c>
          <w:tcPr>
            <w:tcW w:w="1013" w:type="pct"/>
            <w:noWrap w:val="0"/>
            <w:vAlign w:val="center"/>
          </w:tcPr>
          <w:p w14:paraId="26A3FEF0">
            <w:pPr>
              <w:pStyle w:val="87"/>
              <w:rPr>
                <w:rFonts w:hint="default" w:ascii="Times New Roman" w:hAnsi="Times New Roman" w:cs="Times New Roman"/>
              </w:rPr>
            </w:pPr>
            <w:r>
              <w:rPr>
                <w:rFonts w:hint="default" w:ascii="Times New Roman" w:hAnsi="Times New Roman" w:cs="Times New Roman"/>
              </w:rPr>
              <w:t>非必填</w:t>
            </w:r>
          </w:p>
        </w:tc>
      </w:tr>
      <w:tr w14:paraId="68DC20D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4520AFDE">
            <w:pPr>
              <w:pStyle w:val="87"/>
              <w:rPr>
                <w:rFonts w:hint="default" w:ascii="Times New Roman" w:hAnsi="Times New Roman" w:cs="Times New Roman"/>
              </w:rPr>
            </w:pPr>
            <w:r>
              <w:rPr>
                <w:rFonts w:hint="default" w:ascii="Times New Roman" w:hAnsi="Times New Roman" w:cs="Times New Roman"/>
                <w:lang w:eastAsia="zh-Hans"/>
              </w:rPr>
              <w:t>hyDm</w:t>
            </w:r>
          </w:p>
        </w:tc>
        <w:tc>
          <w:tcPr>
            <w:tcW w:w="826" w:type="pct"/>
            <w:noWrap w:val="0"/>
            <w:vAlign w:val="center"/>
          </w:tcPr>
          <w:p w14:paraId="30944328">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01F4C256">
            <w:pPr>
              <w:pStyle w:val="87"/>
              <w:rPr>
                <w:rFonts w:hint="default" w:ascii="Times New Roman" w:hAnsi="Times New Roman" w:cs="Times New Roman"/>
              </w:rPr>
            </w:pPr>
            <w:r>
              <w:rPr>
                <w:rFonts w:hint="default" w:ascii="Times New Roman" w:hAnsi="Times New Roman" w:cs="Times New Roman"/>
              </w:rPr>
              <w:t>行业代码</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c>
          <w:tcPr>
            <w:tcW w:w="1013" w:type="pct"/>
            <w:noWrap w:val="0"/>
            <w:vAlign w:val="center"/>
          </w:tcPr>
          <w:p w14:paraId="446B6FBA">
            <w:pPr>
              <w:pStyle w:val="87"/>
              <w:rPr>
                <w:rFonts w:hint="default" w:ascii="Times New Roman" w:hAnsi="Times New Roman" w:cs="Times New Roman"/>
              </w:rPr>
            </w:pPr>
            <w:r>
              <w:rPr>
                <w:rFonts w:hint="default" w:ascii="Times New Roman" w:hAnsi="Times New Roman" w:cs="Times New Roman"/>
              </w:rPr>
              <w:t>非必填</w:t>
            </w:r>
          </w:p>
        </w:tc>
      </w:tr>
      <w:tr w14:paraId="114F173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4F8C9E4E">
            <w:pPr>
              <w:pStyle w:val="87"/>
              <w:rPr>
                <w:rFonts w:hint="default" w:ascii="Times New Roman" w:hAnsi="Times New Roman" w:cs="Times New Roman"/>
              </w:rPr>
            </w:pPr>
            <w:r>
              <w:rPr>
                <w:rFonts w:hint="default" w:ascii="Times New Roman" w:hAnsi="Times New Roman" w:cs="Times New Roman"/>
              </w:rPr>
              <w:t>xfnsrlxDOList</w:t>
            </w:r>
          </w:p>
        </w:tc>
        <w:tc>
          <w:tcPr>
            <w:tcW w:w="826" w:type="pct"/>
            <w:noWrap w:val="0"/>
            <w:vAlign w:val="center"/>
          </w:tcPr>
          <w:p w14:paraId="05EA7AE9">
            <w:pPr>
              <w:pStyle w:val="87"/>
              <w:rPr>
                <w:rFonts w:hint="default" w:ascii="Times New Roman" w:hAnsi="Times New Roman" w:cs="Times New Roman"/>
              </w:rPr>
            </w:pPr>
            <w:r>
              <w:rPr>
                <w:rFonts w:hint="default" w:ascii="Times New Roman" w:hAnsi="Times New Roman" w:cs="Times New Roman"/>
              </w:rPr>
              <w:t>List</w:t>
            </w:r>
          </w:p>
        </w:tc>
        <w:tc>
          <w:tcPr>
            <w:tcW w:w="2223" w:type="pct"/>
            <w:noWrap w:val="0"/>
            <w:vAlign w:val="center"/>
          </w:tcPr>
          <w:p w14:paraId="38C8109F">
            <w:pPr>
              <w:pStyle w:val="87"/>
              <w:rPr>
                <w:rFonts w:hint="default" w:ascii="Times New Roman" w:hAnsi="Times New Roman" w:cs="Times New Roman"/>
              </w:rPr>
            </w:pPr>
            <w:r>
              <w:rPr>
                <w:rFonts w:hint="default" w:ascii="Times New Roman" w:hAnsi="Times New Roman" w:cs="Times New Roman"/>
              </w:rPr>
              <w:t>消费纳税人类型</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c>
          <w:tcPr>
            <w:tcW w:w="1013" w:type="pct"/>
            <w:noWrap w:val="0"/>
            <w:vAlign w:val="center"/>
          </w:tcPr>
          <w:p w14:paraId="3EA2F205">
            <w:pPr>
              <w:pStyle w:val="87"/>
              <w:rPr>
                <w:rFonts w:hint="default" w:ascii="Times New Roman" w:hAnsi="Times New Roman" w:cs="Times New Roman"/>
              </w:rPr>
            </w:pPr>
            <w:r>
              <w:rPr>
                <w:rFonts w:hint="default" w:ascii="Times New Roman" w:hAnsi="Times New Roman" w:cs="Times New Roman"/>
              </w:rPr>
              <w:t>非必填</w:t>
            </w:r>
          </w:p>
        </w:tc>
      </w:tr>
      <w:tr w14:paraId="22DAB31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219D588B">
            <w:pPr>
              <w:pStyle w:val="87"/>
              <w:rPr>
                <w:rFonts w:hint="default" w:ascii="Times New Roman" w:hAnsi="Times New Roman" w:cs="Times New Roman"/>
              </w:rPr>
            </w:pPr>
            <w:r>
              <w:rPr>
                <w:rFonts w:hint="default" w:ascii="Times New Roman" w:hAnsi="Times New Roman" w:cs="Times New Roman"/>
              </w:rPr>
              <w:t>qyhyxzDOList</w:t>
            </w:r>
          </w:p>
        </w:tc>
        <w:tc>
          <w:tcPr>
            <w:tcW w:w="826" w:type="pct"/>
            <w:noWrap w:val="0"/>
            <w:vAlign w:val="center"/>
          </w:tcPr>
          <w:p w14:paraId="783980ED">
            <w:pPr>
              <w:pStyle w:val="87"/>
              <w:rPr>
                <w:rFonts w:hint="default" w:ascii="Times New Roman" w:hAnsi="Times New Roman" w:cs="Times New Roman"/>
              </w:rPr>
            </w:pPr>
            <w:r>
              <w:rPr>
                <w:rFonts w:hint="default" w:ascii="Times New Roman" w:hAnsi="Times New Roman" w:cs="Times New Roman"/>
              </w:rPr>
              <w:t>List</w:t>
            </w:r>
          </w:p>
        </w:tc>
        <w:tc>
          <w:tcPr>
            <w:tcW w:w="2223" w:type="pct"/>
            <w:noWrap w:val="0"/>
            <w:vAlign w:val="center"/>
          </w:tcPr>
          <w:p w14:paraId="508F4449">
            <w:pPr>
              <w:pStyle w:val="87"/>
              <w:rPr>
                <w:rFonts w:hint="default" w:ascii="Times New Roman" w:hAnsi="Times New Roman" w:cs="Times New Roman"/>
              </w:rPr>
            </w:pPr>
            <w:r>
              <w:rPr>
                <w:rFonts w:hint="default" w:ascii="Times New Roman" w:hAnsi="Times New Roman" w:cs="Times New Roman"/>
              </w:rPr>
              <w:t>企业行业性质</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c>
          <w:tcPr>
            <w:tcW w:w="1013" w:type="pct"/>
            <w:noWrap w:val="0"/>
            <w:vAlign w:val="center"/>
          </w:tcPr>
          <w:p w14:paraId="5174843E">
            <w:pPr>
              <w:pStyle w:val="87"/>
              <w:rPr>
                <w:rFonts w:hint="default" w:ascii="Times New Roman" w:hAnsi="Times New Roman" w:cs="Times New Roman"/>
              </w:rPr>
            </w:pPr>
            <w:r>
              <w:rPr>
                <w:rFonts w:hint="default" w:ascii="Times New Roman" w:hAnsi="Times New Roman" w:cs="Times New Roman"/>
              </w:rPr>
              <w:t>非必填</w:t>
            </w:r>
          </w:p>
        </w:tc>
      </w:tr>
      <w:tr w14:paraId="2F75BF4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ins w:id="168" w:author="曹桂僮" w:date="2026-08-18T16:47:52Z"/>
        </w:trPr>
        <w:tc>
          <w:tcPr>
            <w:tcW w:w="1571" w:type="dxa"/>
            <w:noWrap w:val="0"/>
            <w:vAlign w:val="center"/>
          </w:tcPr>
          <w:p w14:paraId="41847931">
            <w:pPr>
              <w:pStyle w:val="87"/>
              <w:rPr>
                <w:ins w:id="169" w:author="曹桂僮" w:date="2026-08-18T16:47:52Z"/>
                <w:rFonts w:hint="default" w:ascii="Times New Roman" w:hAnsi="Times New Roman" w:cs="Times New Roman"/>
              </w:rPr>
            </w:pPr>
            <w:r>
              <w:rPr>
                <w:rFonts w:hint="default" w:ascii="Times New Roman" w:hAnsi="Times New Roman" w:eastAsia="宋体" w:cs="Times New Roman"/>
                <w:color w:val="auto"/>
                <w:kern w:val="2"/>
                <w:sz w:val="21"/>
                <w:szCs w:val="21"/>
                <w:highlight w:val="none"/>
                <w:lang w:val="en-US" w:eastAsia="zh-CN" w:bidi="ar-SA"/>
              </w:rPr>
              <w:t>sydwlylxdmjh</w:t>
            </w:r>
          </w:p>
        </w:tc>
        <w:tc>
          <w:tcPr>
            <w:tcW w:w="1385" w:type="dxa"/>
            <w:noWrap w:val="0"/>
            <w:vAlign w:val="center"/>
          </w:tcPr>
          <w:p w14:paraId="78A354C9">
            <w:pPr>
              <w:pStyle w:val="87"/>
              <w:rPr>
                <w:ins w:id="170" w:author="曹桂僮" w:date="2026-08-18T16:47:52Z"/>
                <w:rFonts w:hint="default" w:ascii="Times New Roman" w:hAnsi="Times New Roman" w:cs="Times New Roman"/>
              </w:rPr>
            </w:pPr>
            <w:r>
              <w:rPr>
                <w:rFonts w:hint="default" w:ascii="Times New Roman" w:hAnsi="Times New Roman" w:eastAsia="宋体" w:cs="Times New Roman"/>
                <w:sz w:val="21"/>
                <w:szCs w:val="21"/>
              </w:rPr>
              <w:t>String</w:t>
            </w:r>
          </w:p>
        </w:tc>
        <w:tc>
          <w:tcPr>
            <w:tcW w:w="3728" w:type="dxa"/>
            <w:noWrap w:val="0"/>
            <w:vAlign w:val="center"/>
          </w:tcPr>
          <w:p w14:paraId="2F61BA75">
            <w:pPr>
              <w:pStyle w:val="64"/>
              <w:jc w:val="left"/>
              <w:rPr>
                <w:ins w:id="171" w:author="曹桂僮" w:date="2026-08-18T16:47:52Z"/>
                <w:rFonts w:hint="default" w:ascii="Times New Roman" w:hAnsi="Times New Roman" w:cs="Times New Roman"/>
              </w:rPr>
            </w:pPr>
            <w:r>
              <w:rPr>
                <w:rFonts w:hint="default" w:ascii="Times New Roman" w:hAnsi="Times New Roman" w:eastAsia="宋体" w:cs="Times New Roman"/>
                <w:sz w:val="21"/>
                <w:szCs w:val="21"/>
                <w:lang w:val="en-US" w:eastAsia="zh-CN"/>
              </w:rPr>
              <w:t>使用单位</w:t>
            </w:r>
            <w:r>
              <w:rPr>
                <w:rFonts w:hint="eastAsia" w:ascii="Times New Roman" w:hAnsi="Times New Roman" w:eastAsia="宋体" w:cs="Times New Roman"/>
                <w:sz w:val="21"/>
                <w:szCs w:val="21"/>
                <w:lang w:val="en-US" w:eastAsia="zh-CN"/>
              </w:rPr>
              <w:t>联用类型代码集合</w:t>
            </w:r>
          </w:p>
        </w:tc>
        <w:tc>
          <w:tcPr>
            <w:tcW w:w="1699" w:type="dxa"/>
            <w:noWrap w:val="0"/>
            <w:vAlign w:val="center"/>
          </w:tcPr>
          <w:p w14:paraId="41824FAB">
            <w:pPr>
              <w:pStyle w:val="64"/>
              <w:jc w:val="both"/>
              <w:rPr>
                <w:ins w:id="172" w:author="曹桂僮" w:date="2026-08-18T16:47:52Z"/>
                <w:rFonts w:hint="default" w:ascii="Times New Roman" w:hAnsi="Times New Roman" w:cs="Times New Roman"/>
              </w:rPr>
            </w:pPr>
            <w:ins w:id="173" w:author="曹桂僮" w:date="2026-08-18T16:48:36Z">
              <w:r>
                <w:rPr>
                  <w:rFonts w:hint="default" w:ascii="Times New Roman" w:hAnsi="Times New Roman" w:cs="Times New Roman"/>
                </w:rPr>
                <w:t>非必填</w:t>
              </w:r>
            </w:ins>
            <w:r>
              <w:rPr>
                <w:rFonts w:hint="eastAsia" w:ascii="Times New Roman" w:hAnsi="Times New Roman" w:eastAsia="宋体" w:cs="Times New Roman"/>
                <w:sz w:val="21"/>
                <w:szCs w:val="21"/>
                <w:lang w:val="en-US" w:eastAsia="zh-CN"/>
              </w:rPr>
              <w:t>（</w:t>
            </w:r>
            <w:ins w:id="174" w:author="曹桂僮" w:date="2026-08-18T16:48:21Z">
              <w:r>
                <w:rPr>
                  <w:rFonts w:hint="eastAsia" w:ascii="Times New Roman" w:hAnsi="Times New Roman" w:eastAsia="宋体" w:cs="Times New Roman"/>
                  <w:sz w:val="21"/>
                  <w:szCs w:val="21"/>
                  <w:lang w:val="en-US" w:eastAsia="zh-CN"/>
                </w:rPr>
                <w:t>只允许</w:t>
              </w:r>
            </w:ins>
            <w:r>
              <w:rPr>
                <w:rFonts w:hint="eastAsia" w:ascii="Times New Roman" w:hAnsi="Times New Roman" w:eastAsia="宋体" w:cs="Times New Roman"/>
                <w:sz w:val="21"/>
                <w:szCs w:val="21"/>
                <w:lang w:val="en-US" w:eastAsia="zh-CN"/>
              </w:rPr>
              <w:t>联用企业</w:t>
            </w:r>
            <w:ins w:id="175" w:author="曹桂僮" w:date="2026-08-18T16:48:26Z">
              <w:r>
                <w:rPr>
                  <w:rFonts w:hint="eastAsia" w:ascii="Times New Roman" w:hAnsi="Times New Roman" w:eastAsia="宋体" w:cs="Times New Roman"/>
                  <w:sz w:val="21"/>
                  <w:szCs w:val="21"/>
                  <w:lang w:val="en-US" w:eastAsia="zh-CN"/>
                </w:rPr>
                <w:t>传值</w:t>
              </w:r>
            </w:ins>
            <w:r>
              <w:rPr>
                <w:rFonts w:hint="eastAsia" w:ascii="Times New Roman" w:hAnsi="Times New Roman" w:eastAsia="宋体" w:cs="Times New Roman"/>
                <w:sz w:val="21"/>
                <w:szCs w:val="21"/>
                <w:lang w:val="en-US" w:eastAsia="zh-CN"/>
              </w:rPr>
              <w:t>，只能填写01或02或01,02）</w:t>
            </w:r>
          </w:p>
        </w:tc>
      </w:tr>
    </w:tbl>
    <w:p w14:paraId="436292A4">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9"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719"/>
        <w:gridCol w:w="3221"/>
        <w:gridCol w:w="2444"/>
      </w:tblGrid>
      <w:tr w14:paraId="779BE9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shd w:val="clear" w:color="auto" w:fill="BFBFBF"/>
            <w:noWrap w:val="0"/>
            <w:vAlign w:val="center"/>
          </w:tcPr>
          <w:p w14:paraId="028F3DF6">
            <w:pPr>
              <w:pStyle w:val="87"/>
              <w:rPr>
                <w:rFonts w:hint="default" w:ascii="Times New Roman" w:hAnsi="Times New Roman" w:cs="Times New Roman"/>
              </w:rPr>
            </w:pPr>
            <w:r>
              <w:rPr>
                <w:rFonts w:hint="default" w:ascii="Times New Roman" w:hAnsi="Times New Roman" w:cs="Times New Roman"/>
              </w:rPr>
              <w:t>名称</w:t>
            </w:r>
          </w:p>
        </w:tc>
        <w:tc>
          <w:tcPr>
            <w:tcW w:w="1920" w:type="pct"/>
            <w:shd w:val="clear" w:color="auto" w:fill="BFBFBF"/>
            <w:noWrap w:val="0"/>
            <w:vAlign w:val="center"/>
          </w:tcPr>
          <w:p w14:paraId="7A9A0B92">
            <w:pPr>
              <w:pStyle w:val="87"/>
              <w:rPr>
                <w:rFonts w:hint="default" w:ascii="Times New Roman" w:hAnsi="Times New Roman" w:cs="Times New Roman"/>
              </w:rPr>
            </w:pPr>
            <w:r>
              <w:rPr>
                <w:rFonts w:hint="default" w:ascii="Times New Roman" w:hAnsi="Times New Roman" w:cs="Times New Roman"/>
              </w:rPr>
              <w:t>说明</w:t>
            </w:r>
          </w:p>
        </w:tc>
        <w:tc>
          <w:tcPr>
            <w:tcW w:w="1457" w:type="pct"/>
            <w:shd w:val="clear" w:color="auto" w:fill="BFBFBF"/>
            <w:noWrap w:val="0"/>
            <w:vAlign w:val="center"/>
          </w:tcPr>
          <w:p w14:paraId="56646300">
            <w:pPr>
              <w:pStyle w:val="87"/>
              <w:rPr>
                <w:rFonts w:hint="default" w:ascii="Times New Roman" w:hAnsi="Times New Roman" w:cs="Times New Roman"/>
              </w:rPr>
            </w:pPr>
            <w:r>
              <w:rPr>
                <w:rFonts w:hint="default" w:ascii="Times New Roman" w:hAnsi="Times New Roman" w:cs="Times New Roman"/>
              </w:rPr>
              <w:t>描述</w:t>
            </w:r>
          </w:p>
        </w:tc>
      </w:tr>
      <w:tr w14:paraId="6ACF0A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0597B1D6">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1920" w:type="pct"/>
            <w:noWrap w:val="0"/>
            <w:vAlign w:val="center"/>
          </w:tcPr>
          <w:p w14:paraId="23F2CCC2">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c>
          <w:tcPr>
            <w:tcW w:w="1457" w:type="pct"/>
            <w:noWrap w:val="0"/>
            <w:vAlign w:val="center"/>
          </w:tcPr>
          <w:p w14:paraId="04843B3E">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r>
      <w:tr w14:paraId="7DF9CE5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57BB5169">
            <w:pPr>
              <w:pStyle w:val="87"/>
              <w:rPr>
                <w:rFonts w:hint="default" w:ascii="Times New Roman" w:hAnsi="Times New Roman" w:cs="Times New Roman"/>
                <w:lang w:eastAsia="zh-Hans"/>
              </w:rPr>
            </w:pPr>
            <w:r>
              <w:rPr>
                <w:rFonts w:hint="default" w:ascii="Times New Roman" w:hAnsi="Times New Roman" w:cs="Times New Roman"/>
              </w:rPr>
              <w:t>returnmsg</w:t>
            </w:r>
          </w:p>
        </w:tc>
        <w:tc>
          <w:tcPr>
            <w:tcW w:w="1920" w:type="pct"/>
            <w:noWrap w:val="0"/>
            <w:vAlign w:val="center"/>
          </w:tcPr>
          <w:p w14:paraId="6BBF85AF">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c>
          <w:tcPr>
            <w:tcW w:w="1457" w:type="pct"/>
            <w:noWrap w:val="0"/>
            <w:vAlign w:val="center"/>
          </w:tcPr>
          <w:p w14:paraId="4DB205F1">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r>
    </w:tbl>
    <w:p w14:paraId="1B4517AC">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2613134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7E7D874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 xml:space="preserve">     "nsrsbh":"1", </w:t>
      </w:r>
    </w:p>
    <w:p w14:paraId="1DDA539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"ssjswjgDm":"123123", </w:t>
      </w:r>
    </w:p>
    <w:p w14:paraId="57C97D4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"fxnsrlx":"01",</w:t>
      </w:r>
    </w:p>
    <w:p w14:paraId="0D6C87F7">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"xydj":"1",</w:t>
      </w:r>
    </w:p>
    <w:p w14:paraId="5FD0362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"ckqyflDm":"1", </w:t>
      </w:r>
    </w:p>
    <w:p w14:paraId="01A3F9C7">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"zfjglxDm":"总机构", </w:t>
      </w:r>
    </w:p>
    <w:p w14:paraId="3E302AA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"nsryjjb":"202305",</w:t>
      </w:r>
    </w:p>
    <w:p w14:paraId="50035CF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"fxnsrbz":"1",</w:t>
      </w:r>
    </w:p>
    <w:p w14:paraId="03D6505C">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"nsrztDm":"1",</w:t>
      </w:r>
    </w:p>
    <w:p w14:paraId="1052B39F">
      <w:pPr>
        <w:pBdr>
          <w:top w:val="single" w:color="auto" w:sz="4" w:space="0"/>
          <w:left w:val="single" w:color="auto" w:sz="4" w:space="0"/>
          <w:bottom w:val="single" w:color="auto" w:sz="4" w:space="0"/>
          <w:right w:val="single" w:color="auto" w:sz="4" w:space="0"/>
        </w:pBdr>
        <w:spacing w:before="156" w:beforeLines="50" w:after="31" w:afterLines="10"/>
        <w:rPr>
          <w:ins w:id="176" w:author="曹桂僮" w:date="2026-08-18T16:47:39Z"/>
          <w:rFonts w:hint="default" w:ascii="Times New Roman" w:hAnsi="Times New Roman" w:eastAsia="宋体" w:cs="Times New Roman"/>
          <w:bCs/>
        </w:rPr>
      </w:pPr>
      <w:r>
        <w:rPr>
          <w:rFonts w:hint="default" w:ascii="Times New Roman" w:hAnsi="Times New Roman" w:eastAsia="宋体" w:cs="Times New Roman"/>
          <w:bCs/>
        </w:rPr>
        <w:t>            "hyDm":"B",</w:t>
      </w:r>
    </w:p>
    <w:p w14:paraId="6E0937BF">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Times New Roman"/>
          <w:bCs/>
          <w:lang w:val="en-US" w:eastAsia="zh-CN"/>
        </w:rPr>
      </w:pPr>
      <w:ins w:id="177" w:author="曹桂僮" w:date="2026-08-18T16:47:39Z">
        <w:r>
          <w:rPr>
            <w:rFonts w:hint="default" w:ascii="Times New Roman" w:hAnsi="Times New Roman" w:eastAsia="宋体" w:cs="Times New Roman"/>
            <w:bCs/>
          </w:rPr>
          <w:t xml:space="preserve">      </w:t>
        </w:r>
      </w:ins>
      <w:ins w:id="178" w:author="曹桂僮" w:date="2026-08-18T16:47:44Z">
        <w:r>
          <w:rPr>
            <w:rFonts w:hint="default" w:ascii="Times New Roman" w:hAnsi="Times New Roman" w:eastAsia="宋体" w:cs="Times New Roman"/>
            <w:bCs/>
          </w:rPr>
          <w:t xml:space="preserve">  </w:t>
        </w:r>
      </w:ins>
      <w:ins w:id="179" w:author="曹桂僮" w:date="2026-08-18T16:47:48Z">
        <w:r>
          <w:rPr>
            <w:rFonts w:hint="eastAsia" w:ascii="Times New Roman" w:hAnsi="Times New Roman" w:eastAsia="宋体" w:cs="Times New Roman"/>
            <w:bCs/>
            <w:lang w:val="en-US" w:eastAsia="zh-CN"/>
          </w:rPr>
          <w:t xml:space="preserve"> </w:t>
        </w:r>
      </w:ins>
      <w:ins w:id="180" w:author="曹桂僮" w:date="2026-08-18T16:47:39Z">
        <w:r>
          <w:rPr>
            <w:rFonts w:hint="default" w:ascii="Times New Roman" w:hAnsi="Times New Roman" w:eastAsia="宋体" w:cs="Times New Roman"/>
            <w:bCs/>
          </w:rPr>
          <w:t xml:space="preserve"> "sydwlylxdmjh</w:t>
        </w:r>
      </w:ins>
      <w:ins w:id="181" w:author="曹桂僮" w:date="2026-08-18T16:47:39Z">
        <w:r>
          <w:rPr>
            <w:rFonts w:hint="default" w:ascii="Times New Roman" w:hAnsi="Times New Roman" w:eastAsia="宋体" w:cs="Times New Roman"/>
            <w:bCs/>
          </w:rPr>
          <w:tab/>
        </w:r>
      </w:ins>
      <w:ins w:id="182" w:author="曹桂僮" w:date="2026-08-18T16:47:39Z">
        <w:r>
          <w:rPr>
            <w:rFonts w:hint="default" w:ascii="Times New Roman" w:hAnsi="Times New Roman" w:eastAsia="宋体" w:cs="Times New Roman"/>
            <w:bCs/>
          </w:rPr>
          <w:t>":"01"</w:t>
        </w:r>
      </w:ins>
      <w:ins w:id="183" w:author="曹桂僮" w:date="2026-08-18T16:48:57Z">
        <w:r>
          <w:rPr>
            <w:rFonts w:hint="eastAsia" w:ascii="Times New Roman" w:hAnsi="Times New Roman" w:eastAsia="宋体" w:cs="Times New Roman"/>
            <w:bCs/>
            <w:lang w:val="en-US" w:eastAsia="zh-CN"/>
          </w:rPr>
          <w:t>,</w:t>
        </w:r>
      </w:ins>
    </w:p>
    <w:p w14:paraId="0CCBC949">
      <w:pPr>
        <w:pBdr>
          <w:top w:val="single" w:color="auto" w:sz="4" w:space="0"/>
          <w:left w:val="single" w:color="auto" w:sz="4" w:space="0"/>
          <w:bottom w:val="single" w:color="auto" w:sz="4" w:space="0"/>
          <w:right w:val="single" w:color="auto" w:sz="4" w:space="0"/>
        </w:pBdr>
        <w:spacing w:before="156" w:beforeLines="50" w:after="31" w:afterLines="10"/>
        <w:ind w:left="0" w:leftChars="0" w:firstLine="0" w:firstLineChars="0"/>
        <w:rPr>
          <w:rFonts w:hint="default" w:ascii="Times New Roman" w:hAnsi="Times New Roman" w:eastAsia="宋体" w:cs="Times New Roman"/>
          <w:bCs/>
        </w:rPr>
      </w:pPr>
      <w:r>
        <w:rPr>
          <w:rFonts w:hint="default" w:ascii="Times New Roman" w:hAnsi="Times New Roman" w:eastAsia="宋体" w:cs="Times New Roman"/>
          <w:bCs/>
        </w:rPr>
        <w:t>                 "xfnsrlxDOList":[{"xfsnsrlxdm":"01","yxqq":946656000000,"yxqz":4070880000000}],</w:t>
      </w:r>
    </w:p>
    <w:p w14:paraId="5048F01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"qyhyxzDOList":[{"qyhyxzdm":"01","yxqq":946656000000,"yxqz":4070880000000},{"qyhyxzdm":"02","yxqq":946656000000,"yxqz":4070880000000}]</w:t>
      </w:r>
    </w:p>
    <w:p w14:paraId="6178DD7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"nsrlxDOList":[{"nsrlx":"1","yxqq":"2024-01-01","yxqz":"2024-06-01"}]</w:t>
      </w:r>
    </w:p>
    <w:p w14:paraId="4159495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4127F101">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3A48928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请求成功返回报文示例</w:t>
      </w:r>
    </w:p>
    <w:p w14:paraId="3425670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EC6C27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141F3EC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7D4AA82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4160AAF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2ED28D1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458402C2">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7BFA7A9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64A46EE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511F7D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2597D38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bookmarkStart w:id="180" w:name="_Toc111723927"/>
      <w:bookmarkStart w:id="181" w:name="_Toc106402088"/>
      <w:bookmarkStart w:id="182" w:name="_Toc21353"/>
      <w:bookmarkStart w:id="183" w:name="_Toc151890076"/>
      <w:r>
        <w:rPr>
          <w:rFonts w:hint="default" w:ascii="Times New Roman" w:hAnsi="Times New Roman" w:eastAsia="宋体" w:cs="Times New Roman"/>
          <w:bCs/>
        </w:rPr>
        <w:t>{</w:t>
      </w:r>
    </w:p>
    <w:p w14:paraId="5140965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20A81ED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"RequestId": "16位随机数字和字母组合",</w:t>
      </w:r>
    </w:p>
    <w:p w14:paraId="6937DF4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"Error": {</w:t>
      </w:r>
    </w:p>
    <w:p w14:paraId="61C5ACE4">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"Code": "01",</w:t>
      </w:r>
    </w:p>
    <w:p w14:paraId="5F39441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"Message": "错误说明"</w:t>
      </w:r>
    </w:p>
    <w:p w14:paraId="657AD06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3AA076E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w:t>
      </w:r>
    </w:p>
    <w:p w14:paraId="22201B8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
          <w:sz w:val="44"/>
          <w:szCs w:val="44"/>
        </w:rPr>
      </w:pPr>
      <w:r>
        <w:rPr>
          <w:rFonts w:hint="default" w:ascii="Times New Roman" w:hAnsi="Times New Roman" w:eastAsia="宋体" w:cs="Times New Roman"/>
          <w:bCs/>
        </w:rPr>
        <w:t>}</w:t>
      </w:r>
    </w:p>
    <w:p w14:paraId="2AD38B33">
      <w:pPr>
        <w:pStyle w:val="5"/>
        <w:numPr>
          <w:ilvl w:val="2"/>
          <w:numId w:val="0"/>
        </w:numPr>
        <w:tabs>
          <w:tab w:val="clear" w:pos="576"/>
        </w:tabs>
        <w:spacing w:before="156" w:after="156"/>
        <w:jc w:val="both"/>
        <w:rPr>
          <w:rFonts w:hint="default" w:ascii="Times New Roman" w:hAnsi="Times New Roman" w:cs="Times New Roman"/>
          <w:lang w:eastAsia="zh-Hans"/>
        </w:rPr>
      </w:pPr>
      <w:bookmarkStart w:id="184" w:name="_Toc10139"/>
      <w:bookmarkStart w:id="185" w:name="_Toc5442"/>
      <w:r>
        <w:rPr>
          <w:rFonts w:hint="default" w:ascii="Times New Roman" w:hAnsi="Times New Roman" w:cs="Times New Roman"/>
        </w:rPr>
        <w:t>5.2.5增加纳税人授信额度</w:t>
      </w:r>
      <w:bookmarkEnd w:id="180"/>
      <w:bookmarkEnd w:id="181"/>
      <w:bookmarkEnd w:id="182"/>
      <w:r>
        <w:rPr>
          <w:rFonts w:hint="default" w:ascii="Times New Roman" w:hAnsi="Times New Roman" w:cs="Times New Roman"/>
          <w:lang w:eastAsia="zh-Hans"/>
        </w:rPr>
        <w:t>接口</w:t>
      </w:r>
      <w:bookmarkEnd w:id="183"/>
      <w:bookmarkEnd w:id="184"/>
      <w:bookmarkEnd w:id="185"/>
    </w:p>
    <w:p w14:paraId="769DA1F6">
      <w:pPr>
        <w:ind w:firstLine="420"/>
        <w:rPr>
          <w:rFonts w:hint="default" w:ascii="Times New Roman" w:hAnsi="Times New Roman" w:eastAsia="宋体" w:cs="Times New Roman"/>
          <w:i/>
          <w:iCs/>
          <w:color w:val="7F7F7F"/>
          <w:sz w:val="21"/>
          <w:szCs w:val="20"/>
        </w:rPr>
      </w:pPr>
      <w:r>
        <w:rPr>
          <w:rFonts w:hint="default" w:ascii="Times New Roman" w:hAnsi="Times New Roman" w:eastAsia="宋体" w:cs="Times New Roman"/>
          <w:i/>
          <w:iCs/>
          <w:color w:val="7F7F7F"/>
          <w:sz w:val="21"/>
          <w:szCs w:val="20"/>
        </w:rPr>
        <w:t>(调用接口前请先查询赋额额度，详见5.1.1 )</w:t>
      </w:r>
    </w:p>
    <w:p w14:paraId="2C04CCCA">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接口描述：用于增加纳税人授信额度</w:t>
      </w:r>
    </w:p>
    <w:p w14:paraId="04503435">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接口编码：LQSX_SWZJ_GT4_ZJNSRSXED</w:t>
      </w:r>
    </w:p>
    <w:p w14:paraId="727051EE">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23EE45E2">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71D146EC">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474"/>
        <w:gridCol w:w="1437"/>
        <w:gridCol w:w="3849"/>
        <w:gridCol w:w="1623"/>
      </w:tblGrid>
      <w:tr w14:paraId="6C77673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879" w:type="pct"/>
            <w:shd w:val="clear" w:color="auto" w:fill="BFBFBF"/>
            <w:noWrap w:val="0"/>
            <w:vAlign w:val="center"/>
          </w:tcPr>
          <w:p w14:paraId="280CFFA0">
            <w:pPr>
              <w:pStyle w:val="87"/>
              <w:rPr>
                <w:rFonts w:hint="default" w:ascii="Times New Roman" w:hAnsi="Times New Roman" w:cs="Times New Roman"/>
              </w:rPr>
            </w:pPr>
            <w:r>
              <w:rPr>
                <w:rFonts w:hint="default" w:ascii="Times New Roman" w:hAnsi="Times New Roman" w:cs="Times New Roman"/>
              </w:rPr>
              <w:t>名称</w:t>
            </w:r>
          </w:p>
        </w:tc>
        <w:tc>
          <w:tcPr>
            <w:tcW w:w="857" w:type="pct"/>
            <w:shd w:val="clear" w:color="auto" w:fill="BFBFBF"/>
            <w:noWrap w:val="0"/>
            <w:vAlign w:val="center"/>
          </w:tcPr>
          <w:p w14:paraId="5B2FB550">
            <w:pPr>
              <w:pStyle w:val="87"/>
              <w:rPr>
                <w:rFonts w:hint="default" w:ascii="Times New Roman" w:hAnsi="Times New Roman" w:cs="Times New Roman"/>
              </w:rPr>
            </w:pPr>
            <w:r>
              <w:rPr>
                <w:rFonts w:hint="default" w:ascii="Times New Roman" w:hAnsi="Times New Roman" w:cs="Times New Roman"/>
              </w:rPr>
              <w:t>类型</w:t>
            </w:r>
          </w:p>
        </w:tc>
        <w:tc>
          <w:tcPr>
            <w:tcW w:w="2295" w:type="pct"/>
            <w:shd w:val="clear" w:color="auto" w:fill="BFBFBF"/>
            <w:noWrap w:val="0"/>
            <w:vAlign w:val="center"/>
          </w:tcPr>
          <w:p w14:paraId="1B09D8DC">
            <w:pPr>
              <w:pStyle w:val="87"/>
              <w:rPr>
                <w:rFonts w:hint="default" w:ascii="Times New Roman" w:hAnsi="Times New Roman" w:cs="Times New Roman"/>
              </w:rPr>
            </w:pPr>
            <w:r>
              <w:rPr>
                <w:rFonts w:hint="default" w:ascii="Times New Roman" w:hAnsi="Times New Roman" w:cs="Times New Roman"/>
              </w:rPr>
              <w:t>说明</w:t>
            </w:r>
          </w:p>
        </w:tc>
        <w:tc>
          <w:tcPr>
            <w:tcW w:w="968" w:type="pct"/>
            <w:shd w:val="clear" w:color="auto" w:fill="BFBFBF"/>
            <w:noWrap w:val="0"/>
            <w:vAlign w:val="center"/>
          </w:tcPr>
          <w:p w14:paraId="16C750C7">
            <w:pPr>
              <w:pStyle w:val="87"/>
              <w:rPr>
                <w:rFonts w:hint="default" w:ascii="Times New Roman" w:hAnsi="Times New Roman" w:cs="Times New Roman"/>
              </w:rPr>
            </w:pPr>
            <w:r>
              <w:rPr>
                <w:rFonts w:hint="default" w:ascii="Times New Roman" w:hAnsi="Times New Roman" w:cs="Times New Roman"/>
              </w:rPr>
              <w:t>是否必填</w:t>
            </w:r>
          </w:p>
        </w:tc>
      </w:tr>
      <w:tr w14:paraId="01FC1AA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879" w:type="pct"/>
            <w:noWrap w:val="0"/>
            <w:vAlign w:val="center"/>
          </w:tcPr>
          <w:p w14:paraId="39648193">
            <w:pPr>
              <w:pStyle w:val="87"/>
              <w:rPr>
                <w:rFonts w:hint="default" w:ascii="Times New Roman" w:hAnsi="Times New Roman" w:cs="Times New Roman"/>
                <w:lang w:eastAsia="zh-Hans"/>
              </w:rPr>
            </w:pPr>
            <w:r>
              <w:rPr>
                <w:rFonts w:hint="default" w:ascii="Times New Roman" w:hAnsi="Times New Roman" w:cs="Times New Roman"/>
              </w:rPr>
              <w:t>nsrsbh</w:t>
            </w:r>
          </w:p>
        </w:tc>
        <w:tc>
          <w:tcPr>
            <w:tcW w:w="857" w:type="pct"/>
            <w:noWrap w:val="0"/>
            <w:vAlign w:val="center"/>
          </w:tcPr>
          <w:p w14:paraId="0FDE1697">
            <w:pPr>
              <w:pStyle w:val="87"/>
              <w:rPr>
                <w:rFonts w:hint="default" w:ascii="Times New Roman" w:hAnsi="Times New Roman" w:cs="Times New Roman"/>
              </w:rPr>
            </w:pPr>
            <w:r>
              <w:rPr>
                <w:rFonts w:hint="default" w:ascii="Times New Roman" w:hAnsi="Times New Roman" w:cs="Times New Roman"/>
              </w:rPr>
              <w:t>String</w:t>
            </w:r>
          </w:p>
        </w:tc>
        <w:tc>
          <w:tcPr>
            <w:tcW w:w="2295" w:type="pct"/>
            <w:noWrap w:val="0"/>
            <w:vAlign w:val="center"/>
          </w:tcPr>
          <w:p w14:paraId="01DB2945">
            <w:pPr>
              <w:pStyle w:val="87"/>
              <w:rPr>
                <w:rFonts w:hint="default" w:ascii="Times New Roman" w:hAnsi="Times New Roman" w:cs="Times New Roman"/>
              </w:rPr>
            </w:pPr>
            <w:r>
              <w:rPr>
                <w:rFonts w:hint="default" w:ascii="Times New Roman" w:hAnsi="Times New Roman" w:cs="Times New Roman"/>
              </w:rPr>
              <w:t>纳税人识别号</w:t>
            </w:r>
          </w:p>
          <w:p w14:paraId="3DA236E3">
            <w:pPr>
              <w:pStyle w:val="64"/>
              <w:jc w:val="left"/>
              <w:rPr>
                <w:rFonts w:hint="default" w:ascii="Times New Roman" w:hAnsi="Times New Roman" w:cs="Times New Roman"/>
                <w:lang w:eastAsia="zh-Hans"/>
              </w:rPr>
            </w:pPr>
            <w:r>
              <w:rPr>
                <w:rFonts w:hint="default" w:ascii="Times New Roman" w:hAnsi="Times New Roman" w:cs="Times New Roman"/>
                <w:i/>
                <w:iCs/>
                <w:color w:val="7F7F7F"/>
                <w:sz w:val="18"/>
                <w:szCs w:val="18"/>
              </w:rPr>
              <w:t>(请求报文中nsrsbh，需为使用单位平台id对应的企业的纳税人识别号 )</w:t>
            </w:r>
          </w:p>
        </w:tc>
        <w:tc>
          <w:tcPr>
            <w:tcW w:w="968" w:type="pct"/>
            <w:noWrap w:val="0"/>
            <w:vAlign w:val="center"/>
          </w:tcPr>
          <w:p w14:paraId="54B33794">
            <w:pPr>
              <w:pStyle w:val="87"/>
              <w:rPr>
                <w:rFonts w:hint="default" w:ascii="Times New Roman" w:hAnsi="Times New Roman" w:cs="Times New Roman"/>
              </w:rPr>
            </w:pPr>
            <w:r>
              <w:rPr>
                <w:rFonts w:hint="default" w:ascii="Times New Roman" w:hAnsi="Times New Roman" w:cs="Times New Roman"/>
              </w:rPr>
              <w:t>必填</w:t>
            </w:r>
          </w:p>
        </w:tc>
      </w:tr>
      <w:tr w14:paraId="6B71306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879" w:type="pct"/>
            <w:noWrap w:val="0"/>
            <w:vAlign w:val="center"/>
          </w:tcPr>
          <w:p w14:paraId="39713D7B">
            <w:pPr>
              <w:pStyle w:val="87"/>
              <w:rPr>
                <w:rFonts w:hint="default" w:ascii="Times New Roman" w:hAnsi="Times New Roman" w:cs="Times New Roman"/>
                <w:lang w:eastAsia="zh-Hans"/>
              </w:rPr>
            </w:pPr>
            <w:r>
              <w:rPr>
                <w:rFonts w:hint="default" w:ascii="Times New Roman" w:hAnsi="Times New Roman" w:cs="Times New Roman"/>
              </w:rPr>
              <w:t>ssjswjgDm</w:t>
            </w:r>
          </w:p>
        </w:tc>
        <w:tc>
          <w:tcPr>
            <w:tcW w:w="857" w:type="pct"/>
            <w:noWrap w:val="0"/>
            <w:vAlign w:val="center"/>
          </w:tcPr>
          <w:p w14:paraId="5AE5153E">
            <w:pPr>
              <w:pStyle w:val="87"/>
              <w:rPr>
                <w:rFonts w:hint="default" w:ascii="Times New Roman" w:hAnsi="Times New Roman" w:cs="Times New Roman"/>
              </w:rPr>
            </w:pPr>
            <w:r>
              <w:rPr>
                <w:rFonts w:hint="default" w:ascii="Times New Roman" w:hAnsi="Times New Roman" w:cs="Times New Roman"/>
              </w:rPr>
              <w:t>String</w:t>
            </w:r>
          </w:p>
        </w:tc>
        <w:tc>
          <w:tcPr>
            <w:tcW w:w="2295" w:type="pct"/>
            <w:noWrap w:val="0"/>
            <w:vAlign w:val="center"/>
          </w:tcPr>
          <w:p w14:paraId="4359EBFA">
            <w:pPr>
              <w:pStyle w:val="87"/>
              <w:rPr>
                <w:rFonts w:hint="default" w:ascii="Times New Roman" w:hAnsi="Times New Roman" w:cs="Times New Roman"/>
                <w:lang w:eastAsia="zh-Hans"/>
              </w:rPr>
            </w:pPr>
            <w:r>
              <w:rPr>
                <w:rFonts w:hint="default" w:ascii="Times New Roman" w:hAnsi="Times New Roman" w:cs="Times New Roman"/>
              </w:rPr>
              <w:t>省市级税务机关代码</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968" w:type="pct"/>
            <w:noWrap w:val="0"/>
            <w:vAlign w:val="center"/>
          </w:tcPr>
          <w:p w14:paraId="28AFF437">
            <w:pPr>
              <w:pStyle w:val="87"/>
              <w:rPr>
                <w:rFonts w:hint="default" w:ascii="Times New Roman" w:hAnsi="Times New Roman" w:cs="Times New Roman"/>
              </w:rPr>
            </w:pPr>
            <w:r>
              <w:rPr>
                <w:rFonts w:hint="default" w:ascii="Times New Roman" w:hAnsi="Times New Roman" w:cs="Times New Roman"/>
              </w:rPr>
              <w:t>必填</w:t>
            </w:r>
          </w:p>
        </w:tc>
      </w:tr>
      <w:tr w14:paraId="07A7380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879" w:type="pct"/>
            <w:noWrap w:val="0"/>
            <w:vAlign w:val="center"/>
          </w:tcPr>
          <w:p w14:paraId="396B05A5">
            <w:pPr>
              <w:pStyle w:val="87"/>
              <w:rPr>
                <w:rFonts w:hint="default" w:ascii="Times New Roman" w:hAnsi="Times New Roman" w:cs="Times New Roman"/>
                <w:lang w:eastAsia="zh-Hans"/>
              </w:rPr>
            </w:pPr>
            <w:r>
              <w:rPr>
                <w:rFonts w:hint="default" w:ascii="Times New Roman" w:hAnsi="Times New Roman" w:cs="Times New Roman"/>
              </w:rPr>
              <w:t>ssq</w:t>
            </w:r>
          </w:p>
        </w:tc>
        <w:tc>
          <w:tcPr>
            <w:tcW w:w="857" w:type="pct"/>
            <w:noWrap w:val="0"/>
            <w:vAlign w:val="center"/>
          </w:tcPr>
          <w:p w14:paraId="585A4F4D">
            <w:pPr>
              <w:pStyle w:val="87"/>
              <w:rPr>
                <w:rFonts w:hint="default" w:ascii="Times New Roman" w:hAnsi="Times New Roman" w:cs="Times New Roman"/>
              </w:rPr>
            </w:pPr>
            <w:r>
              <w:rPr>
                <w:rFonts w:hint="default" w:ascii="Times New Roman" w:hAnsi="Times New Roman" w:cs="Times New Roman"/>
              </w:rPr>
              <w:t>String</w:t>
            </w:r>
          </w:p>
        </w:tc>
        <w:tc>
          <w:tcPr>
            <w:tcW w:w="2295" w:type="pct"/>
            <w:noWrap w:val="0"/>
            <w:vAlign w:val="center"/>
          </w:tcPr>
          <w:p w14:paraId="7E75454E">
            <w:pPr>
              <w:pStyle w:val="87"/>
              <w:rPr>
                <w:rFonts w:hint="default" w:ascii="Times New Roman" w:hAnsi="Times New Roman" w:cs="Times New Roman"/>
                <w:lang w:eastAsia="zh-Hans"/>
              </w:rPr>
            </w:pPr>
            <w:r>
              <w:rPr>
                <w:rFonts w:hint="default" w:ascii="Times New Roman" w:hAnsi="Times New Roman" w:cs="Times New Roman"/>
              </w:rPr>
              <w:t>属期</w:t>
            </w:r>
          </w:p>
        </w:tc>
        <w:tc>
          <w:tcPr>
            <w:tcW w:w="968" w:type="pct"/>
            <w:noWrap w:val="0"/>
            <w:vAlign w:val="center"/>
          </w:tcPr>
          <w:p w14:paraId="20DEBD5D">
            <w:pPr>
              <w:pStyle w:val="87"/>
              <w:rPr>
                <w:rFonts w:hint="default" w:ascii="Times New Roman" w:hAnsi="Times New Roman" w:cs="Times New Roman"/>
              </w:rPr>
            </w:pPr>
            <w:r>
              <w:rPr>
                <w:rFonts w:hint="default" w:ascii="Times New Roman" w:hAnsi="Times New Roman" w:cs="Times New Roman"/>
              </w:rPr>
              <w:t>非必填</w:t>
            </w:r>
          </w:p>
        </w:tc>
      </w:tr>
      <w:tr w14:paraId="4196430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879" w:type="pct"/>
            <w:noWrap w:val="0"/>
            <w:vAlign w:val="center"/>
          </w:tcPr>
          <w:p w14:paraId="1CC1CC27">
            <w:pPr>
              <w:pStyle w:val="87"/>
              <w:rPr>
                <w:rFonts w:hint="default" w:ascii="Times New Roman" w:hAnsi="Times New Roman" w:cs="Times New Roman"/>
                <w:lang w:eastAsia="zh-Hans"/>
              </w:rPr>
            </w:pPr>
            <w:r>
              <w:rPr>
                <w:rFonts w:hint="default" w:ascii="Times New Roman" w:hAnsi="Times New Roman" w:cs="Times New Roman"/>
              </w:rPr>
              <w:t>ed</w:t>
            </w:r>
          </w:p>
        </w:tc>
        <w:tc>
          <w:tcPr>
            <w:tcW w:w="857" w:type="pct"/>
            <w:noWrap w:val="0"/>
            <w:vAlign w:val="center"/>
          </w:tcPr>
          <w:p w14:paraId="6F6580A0">
            <w:pPr>
              <w:pStyle w:val="87"/>
              <w:rPr>
                <w:rFonts w:hint="default" w:ascii="Times New Roman" w:hAnsi="Times New Roman" w:cs="Times New Roman"/>
              </w:rPr>
            </w:pPr>
            <w:r>
              <w:rPr>
                <w:rFonts w:hint="default" w:ascii="Times New Roman" w:hAnsi="Times New Roman" w:cs="Times New Roman"/>
              </w:rPr>
              <w:t>String</w:t>
            </w:r>
          </w:p>
        </w:tc>
        <w:tc>
          <w:tcPr>
            <w:tcW w:w="2295" w:type="pct"/>
            <w:noWrap w:val="0"/>
            <w:vAlign w:val="center"/>
          </w:tcPr>
          <w:p w14:paraId="7636CFD0">
            <w:pPr>
              <w:pStyle w:val="87"/>
              <w:rPr>
                <w:rFonts w:hint="default" w:ascii="Times New Roman" w:hAnsi="Times New Roman" w:cs="Times New Roman"/>
                <w:lang w:eastAsia="zh-Hans"/>
              </w:rPr>
            </w:pPr>
            <w:r>
              <w:rPr>
                <w:rFonts w:hint="default" w:ascii="Times New Roman" w:hAnsi="Times New Roman" w:cs="Times New Roman"/>
              </w:rPr>
              <w:t>额度</w:t>
            </w:r>
          </w:p>
        </w:tc>
        <w:tc>
          <w:tcPr>
            <w:tcW w:w="968" w:type="pct"/>
            <w:noWrap w:val="0"/>
            <w:vAlign w:val="center"/>
          </w:tcPr>
          <w:p w14:paraId="68BA7860">
            <w:pPr>
              <w:pStyle w:val="87"/>
              <w:rPr>
                <w:rFonts w:hint="default" w:ascii="Times New Roman" w:hAnsi="Times New Roman" w:cs="Times New Roman"/>
              </w:rPr>
            </w:pPr>
            <w:r>
              <w:rPr>
                <w:rFonts w:hint="default" w:ascii="Times New Roman" w:hAnsi="Times New Roman" w:cs="Times New Roman"/>
              </w:rPr>
              <w:t>必填</w:t>
            </w:r>
          </w:p>
        </w:tc>
      </w:tr>
    </w:tbl>
    <w:p w14:paraId="0400585B">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9"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719"/>
        <w:gridCol w:w="3221"/>
        <w:gridCol w:w="2444"/>
      </w:tblGrid>
      <w:tr w14:paraId="1174DCA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shd w:val="clear" w:color="auto" w:fill="BFBFBF"/>
            <w:noWrap w:val="0"/>
            <w:vAlign w:val="center"/>
          </w:tcPr>
          <w:p w14:paraId="7E76E0A1">
            <w:pPr>
              <w:pStyle w:val="87"/>
              <w:rPr>
                <w:rFonts w:hint="default" w:ascii="Times New Roman" w:hAnsi="Times New Roman" w:cs="Times New Roman"/>
              </w:rPr>
            </w:pPr>
            <w:r>
              <w:rPr>
                <w:rFonts w:hint="default" w:ascii="Times New Roman" w:hAnsi="Times New Roman" w:cs="Times New Roman"/>
              </w:rPr>
              <w:t>名称</w:t>
            </w:r>
          </w:p>
        </w:tc>
        <w:tc>
          <w:tcPr>
            <w:tcW w:w="1920" w:type="pct"/>
            <w:shd w:val="clear" w:color="auto" w:fill="BFBFBF"/>
            <w:noWrap w:val="0"/>
            <w:vAlign w:val="center"/>
          </w:tcPr>
          <w:p w14:paraId="28CFF3AC">
            <w:pPr>
              <w:pStyle w:val="87"/>
              <w:rPr>
                <w:rFonts w:hint="default" w:ascii="Times New Roman" w:hAnsi="Times New Roman" w:cs="Times New Roman"/>
              </w:rPr>
            </w:pPr>
            <w:r>
              <w:rPr>
                <w:rFonts w:hint="default" w:ascii="Times New Roman" w:hAnsi="Times New Roman" w:cs="Times New Roman"/>
              </w:rPr>
              <w:t>说明</w:t>
            </w:r>
          </w:p>
        </w:tc>
        <w:tc>
          <w:tcPr>
            <w:tcW w:w="1457" w:type="pct"/>
            <w:shd w:val="clear" w:color="auto" w:fill="BFBFBF"/>
            <w:noWrap w:val="0"/>
            <w:vAlign w:val="center"/>
          </w:tcPr>
          <w:p w14:paraId="684A338C">
            <w:pPr>
              <w:pStyle w:val="87"/>
              <w:rPr>
                <w:rFonts w:hint="default" w:ascii="Times New Roman" w:hAnsi="Times New Roman" w:cs="Times New Roman"/>
              </w:rPr>
            </w:pPr>
            <w:r>
              <w:rPr>
                <w:rFonts w:hint="default" w:ascii="Times New Roman" w:hAnsi="Times New Roman" w:cs="Times New Roman"/>
              </w:rPr>
              <w:t>描述</w:t>
            </w:r>
          </w:p>
        </w:tc>
      </w:tr>
      <w:tr w14:paraId="0FED55B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52C3F694">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1920" w:type="pct"/>
            <w:noWrap w:val="0"/>
            <w:vAlign w:val="center"/>
          </w:tcPr>
          <w:p w14:paraId="1B258D9F">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c>
          <w:tcPr>
            <w:tcW w:w="1457" w:type="pct"/>
            <w:noWrap w:val="0"/>
            <w:vAlign w:val="center"/>
          </w:tcPr>
          <w:p w14:paraId="3A267E15">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r>
      <w:tr w14:paraId="5C045B4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364DFAB">
            <w:pPr>
              <w:pStyle w:val="87"/>
              <w:rPr>
                <w:rFonts w:hint="default" w:ascii="Times New Roman" w:hAnsi="Times New Roman" w:cs="Times New Roman"/>
                <w:lang w:eastAsia="zh-Hans"/>
              </w:rPr>
            </w:pPr>
            <w:r>
              <w:rPr>
                <w:rFonts w:hint="default" w:ascii="Times New Roman" w:hAnsi="Times New Roman" w:cs="Times New Roman"/>
              </w:rPr>
              <w:t>returnmsg</w:t>
            </w:r>
          </w:p>
        </w:tc>
        <w:tc>
          <w:tcPr>
            <w:tcW w:w="1920" w:type="pct"/>
            <w:noWrap w:val="0"/>
            <w:vAlign w:val="center"/>
          </w:tcPr>
          <w:p w14:paraId="116BA5FD">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c>
          <w:tcPr>
            <w:tcW w:w="1457" w:type="pct"/>
            <w:noWrap w:val="0"/>
            <w:vAlign w:val="center"/>
          </w:tcPr>
          <w:p w14:paraId="69697DDD">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r>
    </w:tbl>
    <w:p w14:paraId="6F5C802D">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43BE57F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0A8B3A8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"nsrsbh":"1", </w:t>
      </w:r>
    </w:p>
    <w:p w14:paraId="5DE7460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"ssjswjgDm":"123123", </w:t>
      </w:r>
    </w:p>
    <w:p w14:paraId="35FD427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"ssq":"202301",</w:t>
      </w:r>
    </w:p>
    <w:p w14:paraId="0DD24D2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"ed":10000.1</w:t>
      </w:r>
    </w:p>
    <w:p w14:paraId="03C846D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color w:val="000000"/>
        </w:rPr>
      </w:pPr>
      <w:r>
        <w:rPr>
          <w:rFonts w:hint="default" w:ascii="Times New Roman" w:hAnsi="Times New Roman" w:eastAsia="宋体" w:cs="Times New Roman"/>
          <w:bCs/>
        </w:rPr>
        <w:t>}</w:t>
      </w:r>
    </w:p>
    <w:p w14:paraId="667106C1">
      <w:pPr>
        <w:pStyle w:val="52"/>
        <w:spacing w:after="156"/>
        <w:ind w:firstLine="0" w:firstLineChars="0"/>
        <w:rPr>
          <w:rFonts w:hint="default" w:ascii="Times New Roman" w:hAnsi="Times New Roman" w:cs="Times New Roman"/>
          <w:color w:val="000000"/>
        </w:rPr>
      </w:pPr>
    </w:p>
    <w:p w14:paraId="4278513E">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4D66191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请求成功返回报文示例</w:t>
      </w:r>
    </w:p>
    <w:p w14:paraId="52A3EF5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41B20A6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48A0785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07B924F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24FB59A4">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093B5D2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191BAF6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492DCEF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3B22C234">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0B2A986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68B011E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8666E0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78FB5EB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"RequestId": "16位随机数字和字母组合",</w:t>
      </w:r>
    </w:p>
    <w:p w14:paraId="7DBCC2E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"Error": {</w:t>
      </w:r>
    </w:p>
    <w:p w14:paraId="7AC42D5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"Code": "01",</w:t>
      </w:r>
    </w:p>
    <w:p w14:paraId="32C6F33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"Message": "错误说明"</w:t>
      </w:r>
    </w:p>
    <w:p w14:paraId="4F8D3C9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6F192D42">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w:t>
      </w:r>
    </w:p>
    <w:p w14:paraId="5A2C5B4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color w:val="000000"/>
          <w:sz w:val="28"/>
          <w:szCs w:val="28"/>
        </w:rPr>
      </w:pPr>
      <w:r>
        <w:rPr>
          <w:rFonts w:hint="default" w:ascii="Times New Roman" w:hAnsi="Times New Roman" w:eastAsia="宋体" w:cs="Times New Roman"/>
          <w:bCs/>
        </w:rPr>
        <w:t>}</w:t>
      </w:r>
    </w:p>
    <w:p w14:paraId="055570FA">
      <w:pPr>
        <w:pStyle w:val="5"/>
        <w:numPr>
          <w:ilvl w:val="2"/>
          <w:numId w:val="0"/>
        </w:numPr>
        <w:spacing w:before="156" w:after="156"/>
        <w:rPr>
          <w:rFonts w:hint="default" w:ascii="Times New Roman" w:hAnsi="Times New Roman" w:cs="Times New Roman"/>
        </w:rPr>
      </w:pPr>
      <w:bookmarkStart w:id="186" w:name="_Toc24987"/>
      <w:bookmarkStart w:id="187" w:name="_Toc11009"/>
      <w:r>
        <w:rPr>
          <w:rFonts w:hint="default" w:ascii="Times New Roman" w:hAnsi="Times New Roman" w:cs="Times New Roman"/>
        </w:rPr>
        <w:t>5.2.6</w:t>
      </w:r>
      <w:r>
        <w:rPr>
          <w:rFonts w:hint="default" w:ascii="Times New Roman" w:hAnsi="Times New Roman" w:cs="Times New Roman"/>
          <w:color w:val="000000"/>
        </w:rPr>
        <w:t>企业信息初始化接口</w:t>
      </w:r>
      <w:bookmarkEnd w:id="186"/>
      <w:bookmarkEnd w:id="187"/>
    </w:p>
    <w:p w14:paraId="45618E6F">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接口描述：用于初始企业对账清单信息</w:t>
      </w:r>
    </w:p>
    <w:p w14:paraId="1B15DC03">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接口编码：LQSX_SWZJ_GT4_QYXXCSH</w:t>
      </w:r>
    </w:p>
    <w:p w14:paraId="52CFAF20">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451A429D">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190A8016">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5FB7F2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42790955">
            <w:pPr>
              <w:pStyle w:val="87"/>
              <w:rPr>
                <w:rFonts w:hint="default" w:ascii="Times New Roman" w:hAnsi="Times New Roman" w:cs="Times New Roman"/>
              </w:rPr>
            </w:pPr>
            <w:r>
              <w:rPr>
                <w:rFonts w:hint="default" w:ascii="Times New Roman" w:hAnsi="Times New Roman" w:cs="Times New Roman"/>
              </w:rPr>
              <w:t>名称</w:t>
            </w:r>
          </w:p>
        </w:tc>
        <w:tc>
          <w:tcPr>
            <w:tcW w:w="923" w:type="pct"/>
            <w:shd w:val="clear" w:color="auto" w:fill="BFBFBF"/>
            <w:noWrap w:val="0"/>
            <w:vAlign w:val="center"/>
          </w:tcPr>
          <w:p w14:paraId="38D4E2BA">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6066FFC7">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33407930">
            <w:pPr>
              <w:pStyle w:val="87"/>
              <w:rPr>
                <w:rFonts w:hint="default" w:ascii="Times New Roman" w:hAnsi="Times New Roman" w:cs="Times New Roman"/>
              </w:rPr>
            </w:pPr>
            <w:r>
              <w:rPr>
                <w:rFonts w:hint="default" w:ascii="Times New Roman" w:hAnsi="Times New Roman" w:cs="Times New Roman"/>
              </w:rPr>
              <w:t>是否必填</w:t>
            </w:r>
          </w:p>
        </w:tc>
      </w:tr>
      <w:tr w14:paraId="23552D8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103D22E">
            <w:pPr>
              <w:pStyle w:val="87"/>
              <w:rPr>
                <w:rFonts w:hint="default" w:ascii="Times New Roman" w:hAnsi="Times New Roman" w:cs="Times New Roman"/>
              </w:rPr>
            </w:pPr>
            <w:r>
              <w:rPr>
                <w:rFonts w:hint="default" w:ascii="Times New Roman" w:hAnsi="Times New Roman" w:cs="Times New Roman"/>
              </w:rPr>
              <w:t>nsrsbh</w:t>
            </w:r>
          </w:p>
        </w:tc>
        <w:tc>
          <w:tcPr>
            <w:tcW w:w="923" w:type="pct"/>
            <w:noWrap w:val="0"/>
            <w:vAlign w:val="center"/>
          </w:tcPr>
          <w:p w14:paraId="266A7141">
            <w:pPr>
              <w:pStyle w:val="87"/>
              <w:rPr>
                <w:rFonts w:hint="default" w:ascii="Times New Roman" w:hAnsi="Times New Roman" w:cs="Times New Roman"/>
              </w:rPr>
            </w:pPr>
            <w:r>
              <w:rPr>
                <w:rFonts w:hint="default" w:ascii="Times New Roman" w:hAnsi="Times New Roman" w:cs="Times New Roman"/>
              </w:rPr>
              <w:t>String</w:t>
            </w:r>
          </w:p>
        </w:tc>
        <w:tc>
          <w:tcPr>
            <w:tcW w:w="2009" w:type="pct"/>
            <w:noWrap w:val="0"/>
            <w:vAlign w:val="center"/>
          </w:tcPr>
          <w:p w14:paraId="3A0F0C2E">
            <w:pPr>
              <w:pStyle w:val="87"/>
              <w:rPr>
                <w:rFonts w:hint="default" w:ascii="Times New Roman" w:hAnsi="Times New Roman" w:cs="Times New Roman"/>
              </w:rPr>
            </w:pPr>
            <w:r>
              <w:rPr>
                <w:rFonts w:hint="default" w:ascii="Times New Roman" w:hAnsi="Times New Roman" w:cs="Times New Roman"/>
              </w:rPr>
              <w:t>纳税人识别号</w:t>
            </w:r>
          </w:p>
        </w:tc>
        <w:tc>
          <w:tcPr>
            <w:tcW w:w="971" w:type="pct"/>
            <w:noWrap w:val="0"/>
            <w:vAlign w:val="center"/>
          </w:tcPr>
          <w:p w14:paraId="131F7432">
            <w:pPr>
              <w:pStyle w:val="87"/>
              <w:rPr>
                <w:rFonts w:hint="default" w:ascii="Times New Roman" w:hAnsi="Times New Roman" w:cs="Times New Roman"/>
              </w:rPr>
            </w:pPr>
            <w:r>
              <w:rPr>
                <w:rFonts w:hint="default" w:ascii="Times New Roman" w:hAnsi="Times New Roman" w:cs="Times New Roman"/>
              </w:rPr>
              <w:t>必填</w:t>
            </w:r>
          </w:p>
        </w:tc>
      </w:tr>
      <w:tr w14:paraId="2AF48B2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A8D4547">
            <w:pPr>
              <w:pStyle w:val="87"/>
              <w:rPr>
                <w:rFonts w:hint="default" w:ascii="Times New Roman" w:hAnsi="Times New Roman" w:cs="Times New Roman"/>
                <w:lang w:eastAsia="zh-Hans"/>
              </w:rPr>
            </w:pPr>
            <w:r>
              <w:rPr>
                <w:rFonts w:hint="default" w:ascii="Times New Roman" w:hAnsi="Times New Roman" w:cs="Times New Roman"/>
              </w:rPr>
              <w:t>ssjswjgDm</w:t>
            </w:r>
          </w:p>
        </w:tc>
        <w:tc>
          <w:tcPr>
            <w:tcW w:w="923" w:type="pct"/>
            <w:noWrap w:val="0"/>
            <w:vAlign w:val="center"/>
          </w:tcPr>
          <w:p w14:paraId="394E5743">
            <w:pPr>
              <w:pStyle w:val="87"/>
              <w:rPr>
                <w:rFonts w:hint="default" w:ascii="Times New Roman" w:hAnsi="Times New Roman" w:cs="Times New Roman"/>
              </w:rPr>
            </w:pPr>
            <w:r>
              <w:rPr>
                <w:rFonts w:hint="default" w:ascii="Times New Roman" w:hAnsi="Times New Roman" w:cs="Times New Roman"/>
              </w:rPr>
              <w:t>String</w:t>
            </w:r>
          </w:p>
        </w:tc>
        <w:tc>
          <w:tcPr>
            <w:tcW w:w="2009" w:type="pct"/>
            <w:noWrap w:val="0"/>
            <w:vAlign w:val="center"/>
          </w:tcPr>
          <w:p w14:paraId="70ED117D">
            <w:pPr>
              <w:pStyle w:val="87"/>
              <w:rPr>
                <w:rFonts w:hint="default" w:ascii="Times New Roman" w:hAnsi="Times New Roman" w:cs="Times New Roman"/>
                <w:lang w:eastAsia="zh-Hans"/>
              </w:rPr>
            </w:pPr>
            <w:r>
              <w:rPr>
                <w:rFonts w:hint="default" w:ascii="Times New Roman" w:hAnsi="Times New Roman" w:cs="Times New Roman"/>
              </w:rPr>
              <w:t>省市级税务机关代码</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971" w:type="pct"/>
            <w:noWrap w:val="0"/>
            <w:vAlign w:val="center"/>
          </w:tcPr>
          <w:p w14:paraId="4404692A">
            <w:pPr>
              <w:pStyle w:val="87"/>
              <w:rPr>
                <w:rFonts w:hint="default" w:ascii="Times New Roman" w:hAnsi="Times New Roman" w:cs="Times New Roman"/>
              </w:rPr>
            </w:pPr>
            <w:r>
              <w:rPr>
                <w:rFonts w:hint="default" w:ascii="Times New Roman" w:hAnsi="Times New Roman" w:cs="Times New Roman"/>
              </w:rPr>
              <w:t>必填</w:t>
            </w:r>
          </w:p>
        </w:tc>
      </w:tr>
    </w:tbl>
    <w:p w14:paraId="15DA0483">
      <w:pPr>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6CD66CC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7C0AA650">
            <w:pPr>
              <w:pStyle w:val="87"/>
              <w:rPr>
                <w:rFonts w:hint="default" w:ascii="Times New Roman" w:hAnsi="Times New Roman" w:cs="Times New Roman"/>
              </w:rPr>
            </w:pPr>
            <w:r>
              <w:rPr>
                <w:rFonts w:hint="default" w:ascii="Times New Roman" w:hAnsi="Times New Roman" w:cs="Times New Roman"/>
              </w:rPr>
              <w:t>名称</w:t>
            </w:r>
          </w:p>
        </w:tc>
        <w:tc>
          <w:tcPr>
            <w:tcW w:w="900" w:type="pct"/>
            <w:shd w:val="clear" w:color="auto" w:fill="BFBFBF"/>
            <w:noWrap w:val="0"/>
            <w:vAlign w:val="center"/>
          </w:tcPr>
          <w:p w14:paraId="5A7E38CF">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61110DA8">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0EE8AE66">
            <w:pPr>
              <w:pStyle w:val="87"/>
              <w:rPr>
                <w:rFonts w:hint="default" w:ascii="Times New Roman" w:hAnsi="Times New Roman" w:cs="Times New Roman"/>
              </w:rPr>
            </w:pPr>
            <w:r>
              <w:rPr>
                <w:rFonts w:hint="default" w:ascii="Times New Roman" w:hAnsi="Times New Roman" w:cs="Times New Roman"/>
              </w:rPr>
              <w:t>描述</w:t>
            </w:r>
          </w:p>
        </w:tc>
      </w:tr>
      <w:tr w14:paraId="0C3877A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1AB1AD89">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900" w:type="pct"/>
            <w:noWrap w:val="0"/>
            <w:vAlign w:val="center"/>
          </w:tcPr>
          <w:p w14:paraId="01B0532A">
            <w:pPr>
              <w:pStyle w:val="87"/>
              <w:rPr>
                <w:rFonts w:hint="default" w:ascii="Times New Roman" w:hAnsi="Times New Roman" w:cs="Times New Roman"/>
              </w:rPr>
            </w:pPr>
            <w:r>
              <w:rPr>
                <w:rFonts w:hint="default" w:ascii="Times New Roman" w:hAnsi="Times New Roman" w:cs="Times New Roman"/>
              </w:rPr>
              <w:t>VARCHAR2</w:t>
            </w:r>
          </w:p>
        </w:tc>
        <w:tc>
          <w:tcPr>
            <w:tcW w:w="2009" w:type="pct"/>
            <w:noWrap w:val="0"/>
            <w:vAlign w:val="center"/>
          </w:tcPr>
          <w:p w14:paraId="090CABB3">
            <w:pPr>
              <w:pStyle w:val="87"/>
              <w:rPr>
                <w:rFonts w:hint="default" w:ascii="Times New Roman" w:hAnsi="Times New Roman" w:cs="Times New Roman"/>
              </w:rPr>
            </w:pPr>
            <w:r>
              <w:rPr>
                <w:rFonts w:hint="default" w:ascii="Times New Roman" w:hAnsi="Times New Roman" w:cs="Times New Roman"/>
              </w:rPr>
              <w:t>返回码</w:t>
            </w:r>
          </w:p>
        </w:tc>
        <w:tc>
          <w:tcPr>
            <w:tcW w:w="971" w:type="pct"/>
            <w:noWrap w:val="0"/>
            <w:vAlign w:val="center"/>
          </w:tcPr>
          <w:p w14:paraId="237C8F26">
            <w:pPr>
              <w:pStyle w:val="87"/>
              <w:rPr>
                <w:rFonts w:hint="default" w:ascii="Times New Roman" w:hAnsi="Times New Roman" w:cs="Times New Roman"/>
                <w:lang w:eastAsia="zh-Hans"/>
              </w:rPr>
            </w:pPr>
            <w:r>
              <w:rPr>
                <w:rFonts w:hint="default" w:ascii="Times New Roman" w:hAnsi="Times New Roman" w:cs="Times New Roman"/>
              </w:rPr>
              <w:t>必填</w:t>
            </w:r>
          </w:p>
        </w:tc>
      </w:tr>
      <w:tr w14:paraId="0B42626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6B437502">
            <w:pPr>
              <w:pStyle w:val="87"/>
              <w:rPr>
                <w:rFonts w:hint="default" w:ascii="Times New Roman" w:hAnsi="Times New Roman" w:cs="Times New Roman"/>
                <w:lang w:eastAsia="zh-Hans"/>
              </w:rPr>
            </w:pPr>
            <w:r>
              <w:rPr>
                <w:rFonts w:hint="default" w:ascii="Times New Roman" w:hAnsi="Times New Roman" w:cs="Times New Roman"/>
                <w:lang w:eastAsia="zh-Hans"/>
              </w:rPr>
              <w:t>returnmsg</w:t>
            </w:r>
          </w:p>
        </w:tc>
        <w:tc>
          <w:tcPr>
            <w:tcW w:w="900" w:type="pct"/>
            <w:noWrap w:val="0"/>
            <w:vAlign w:val="center"/>
          </w:tcPr>
          <w:p w14:paraId="714DBD4C">
            <w:pPr>
              <w:pStyle w:val="87"/>
              <w:rPr>
                <w:rFonts w:hint="default" w:ascii="Times New Roman" w:hAnsi="Times New Roman" w:cs="Times New Roman"/>
              </w:rPr>
            </w:pPr>
            <w:r>
              <w:rPr>
                <w:rFonts w:hint="default" w:ascii="Times New Roman" w:hAnsi="Times New Roman" w:cs="Times New Roman"/>
              </w:rPr>
              <w:t>VARCHAR2</w:t>
            </w:r>
          </w:p>
        </w:tc>
        <w:tc>
          <w:tcPr>
            <w:tcW w:w="2009" w:type="pct"/>
            <w:noWrap w:val="0"/>
            <w:vAlign w:val="center"/>
          </w:tcPr>
          <w:p w14:paraId="02C56467">
            <w:pPr>
              <w:pStyle w:val="87"/>
              <w:rPr>
                <w:rFonts w:hint="default" w:ascii="Times New Roman" w:hAnsi="Times New Roman" w:cs="Times New Roman"/>
                <w:lang w:eastAsia="zh-Hans"/>
              </w:rPr>
            </w:pPr>
            <w:r>
              <w:rPr>
                <w:rFonts w:hint="default" w:ascii="Times New Roman" w:hAnsi="Times New Roman" w:cs="Times New Roman"/>
              </w:rPr>
              <w:t>返回信息</w:t>
            </w:r>
          </w:p>
        </w:tc>
        <w:tc>
          <w:tcPr>
            <w:tcW w:w="971" w:type="pct"/>
            <w:noWrap w:val="0"/>
            <w:vAlign w:val="center"/>
          </w:tcPr>
          <w:p w14:paraId="2902FD0A">
            <w:pPr>
              <w:pStyle w:val="87"/>
              <w:rPr>
                <w:rFonts w:hint="default" w:ascii="Times New Roman" w:hAnsi="Times New Roman" w:cs="Times New Roman"/>
                <w:lang w:eastAsia="zh-Hans"/>
              </w:rPr>
            </w:pPr>
            <w:r>
              <w:rPr>
                <w:rFonts w:hint="default" w:ascii="Times New Roman" w:hAnsi="Times New Roman" w:cs="Times New Roman"/>
              </w:rPr>
              <w:t>非必填</w:t>
            </w:r>
          </w:p>
        </w:tc>
      </w:tr>
    </w:tbl>
    <w:p w14:paraId="64B2255A">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5CAAF78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C25801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"nsrsbh": "",</w:t>
      </w:r>
    </w:p>
    <w:p w14:paraId="04066B5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"ssjswjgDm": ""</w:t>
      </w:r>
    </w:p>
    <w:p w14:paraId="67BB71B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color w:val="000000"/>
        </w:rPr>
      </w:pPr>
      <w:r>
        <w:rPr>
          <w:rFonts w:hint="default" w:ascii="Times New Roman" w:hAnsi="Times New Roman" w:eastAsia="宋体" w:cs="Times New Roman"/>
          <w:bCs/>
        </w:rPr>
        <w:t>}</w:t>
      </w:r>
    </w:p>
    <w:p w14:paraId="3708247A">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44C8415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请求成功返回报文示例</w:t>
      </w:r>
    </w:p>
    <w:p w14:paraId="5FD57D0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7AD52152">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“returncode”: “00”,</w:t>
      </w:r>
    </w:p>
    <w:p w14:paraId="3CF1EA4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“returnmsg”:”操作成功”</w:t>
      </w:r>
    </w:p>
    <w:p w14:paraId="64334B4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w:t>
      </w:r>
    </w:p>
    <w:p w14:paraId="45D4A2B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p>
    <w:p w14:paraId="2A5940A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236194F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771438E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“returncode”: “01”,</w:t>
      </w:r>
    </w:p>
    <w:p w14:paraId="3A945F4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“returnmsg”:”失败说明”</w:t>
      </w:r>
    </w:p>
    <w:p w14:paraId="5CCC31B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w:t>
      </w:r>
    </w:p>
    <w:p w14:paraId="6DEA770A">
      <w:pPr>
        <w:pStyle w:val="5"/>
        <w:numPr>
          <w:ilvl w:val="2"/>
          <w:numId w:val="0"/>
        </w:numPr>
        <w:spacing w:before="156" w:after="156"/>
        <w:rPr>
          <w:rFonts w:hint="default" w:ascii="Times New Roman" w:hAnsi="Times New Roman" w:cs="Times New Roman"/>
          <w:color w:val="000000"/>
        </w:rPr>
      </w:pPr>
      <w:r>
        <w:rPr>
          <w:rFonts w:hint="default" w:ascii="Times New Roman" w:hAnsi="Times New Roman" w:eastAsia="宋体" w:cs="Times New Roman"/>
          <w:bCs/>
        </w:rPr>
        <w:br w:type="page"/>
      </w:r>
      <w:bookmarkStart w:id="188" w:name="_Toc6721"/>
      <w:bookmarkStart w:id="189" w:name="_Toc13602"/>
      <w:r>
        <w:rPr>
          <w:rFonts w:hint="default" w:ascii="Times New Roman" w:hAnsi="Times New Roman" w:cs="Times New Roman"/>
        </w:rPr>
        <w:t>5.2.7税控蓝票</w:t>
      </w:r>
      <w:r>
        <w:rPr>
          <w:rFonts w:hint="default" w:ascii="Times New Roman" w:hAnsi="Times New Roman" w:cs="Times New Roman"/>
          <w:color w:val="000000"/>
        </w:rPr>
        <w:t>初始化接口</w:t>
      </w:r>
      <w:bookmarkEnd w:id="188"/>
      <w:bookmarkEnd w:id="189"/>
    </w:p>
    <w:p w14:paraId="736CC947">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接口描述：用于初始化税控蓝票信息</w:t>
      </w:r>
    </w:p>
    <w:p w14:paraId="10104562">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接口编码：LQSX_SWZJ_GT4_SKLPCSH</w:t>
      </w:r>
    </w:p>
    <w:p w14:paraId="029D6529">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111F84E4">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57141AFA">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2076"/>
        <w:gridCol w:w="2878"/>
        <w:gridCol w:w="1591"/>
      </w:tblGrid>
      <w:tr w14:paraId="2A8B5CC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1DB0642B">
            <w:pPr>
              <w:pStyle w:val="87"/>
              <w:rPr>
                <w:rFonts w:hint="default" w:ascii="Times New Roman" w:hAnsi="Times New Roman" w:cs="Times New Roman"/>
              </w:rPr>
            </w:pPr>
            <w:r>
              <w:rPr>
                <w:rFonts w:hint="default" w:ascii="Times New Roman" w:hAnsi="Times New Roman" w:cs="Times New Roman"/>
              </w:rPr>
              <w:t>名称</w:t>
            </w:r>
          </w:p>
        </w:tc>
        <w:tc>
          <w:tcPr>
            <w:tcW w:w="1238" w:type="pct"/>
            <w:shd w:val="clear" w:color="auto" w:fill="BFBFBF"/>
            <w:noWrap w:val="0"/>
            <w:vAlign w:val="center"/>
          </w:tcPr>
          <w:p w14:paraId="3865D31C">
            <w:pPr>
              <w:pStyle w:val="87"/>
              <w:rPr>
                <w:rFonts w:hint="default" w:ascii="Times New Roman" w:hAnsi="Times New Roman" w:cs="Times New Roman"/>
              </w:rPr>
            </w:pPr>
            <w:r>
              <w:rPr>
                <w:rFonts w:hint="default" w:ascii="Times New Roman" w:hAnsi="Times New Roman" w:cs="Times New Roman"/>
              </w:rPr>
              <w:t>类型</w:t>
            </w:r>
          </w:p>
        </w:tc>
        <w:tc>
          <w:tcPr>
            <w:tcW w:w="1716" w:type="pct"/>
            <w:shd w:val="clear" w:color="auto" w:fill="BFBFBF"/>
            <w:noWrap w:val="0"/>
            <w:vAlign w:val="center"/>
          </w:tcPr>
          <w:p w14:paraId="2A36109B">
            <w:pPr>
              <w:pStyle w:val="87"/>
              <w:rPr>
                <w:rFonts w:hint="default" w:ascii="Times New Roman" w:hAnsi="Times New Roman" w:cs="Times New Roman"/>
              </w:rPr>
            </w:pPr>
            <w:r>
              <w:rPr>
                <w:rFonts w:hint="default" w:ascii="Times New Roman" w:hAnsi="Times New Roman" w:cs="Times New Roman"/>
              </w:rPr>
              <w:t>说明</w:t>
            </w:r>
          </w:p>
        </w:tc>
        <w:tc>
          <w:tcPr>
            <w:tcW w:w="948" w:type="pct"/>
            <w:shd w:val="clear" w:color="auto" w:fill="BFBFBF"/>
            <w:noWrap w:val="0"/>
            <w:vAlign w:val="center"/>
          </w:tcPr>
          <w:p w14:paraId="5AA02BDA">
            <w:pPr>
              <w:pStyle w:val="87"/>
              <w:rPr>
                <w:rFonts w:hint="default" w:ascii="Times New Roman" w:hAnsi="Times New Roman" w:cs="Times New Roman"/>
              </w:rPr>
            </w:pPr>
            <w:r>
              <w:rPr>
                <w:rFonts w:hint="default" w:ascii="Times New Roman" w:hAnsi="Times New Roman" w:cs="Times New Roman"/>
              </w:rPr>
              <w:t>是否必填</w:t>
            </w:r>
          </w:p>
        </w:tc>
      </w:tr>
      <w:tr w14:paraId="7C20D816">
        <w:tblPrEx>
          <w:tblCellMar>
            <w:top w:w="100" w:type="dxa"/>
            <w:left w:w="40" w:type="dxa"/>
            <w:bottom w:w="100" w:type="dxa"/>
            <w:right w:w="40" w:type="dxa"/>
          </w:tblCellMar>
        </w:tblPrEx>
        <w:trPr>
          <w:trHeight w:val="535" w:hRule="atLeast"/>
          <w:jc w:val="center"/>
        </w:trPr>
        <w:tc>
          <w:tcPr>
            <w:tcW w:w="1096" w:type="pct"/>
            <w:noWrap w:val="0"/>
            <w:vAlign w:val="center"/>
          </w:tcPr>
          <w:p w14:paraId="5C513E26">
            <w:pPr>
              <w:pStyle w:val="87"/>
              <w:rPr>
                <w:rFonts w:hint="default" w:ascii="Times New Roman" w:hAnsi="Times New Roman" w:cs="Times New Roman"/>
              </w:rPr>
            </w:pPr>
            <w:r>
              <w:rPr>
                <w:rFonts w:hint="default" w:ascii="Times New Roman" w:hAnsi="Times New Roman" w:cs="Times New Roman"/>
              </w:rPr>
              <w:t>nsrsbh</w:t>
            </w:r>
          </w:p>
        </w:tc>
        <w:tc>
          <w:tcPr>
            <w:tcW w:w="1238" w:type="pct"/>
            <w:noWrap w:val="0"/>
            <w:vAlign w:val="center"/>
          </w:tcPr>
          <w:p w14:paraId="1DB83CD4">
            <w:pPr>
              <w:pStyle w:val="87"/>
              <w:rPr>
                <w:rFonts w:hint="default" w:ascii="Times New Roman" w:hAnsi="Times New Roman" w:cs="Times New Roman"/>
              </w:rPr>
            </w:pPr>
            <w:r>
              <w:rPr>
                <w:rFonts w:hint="default" w:ascii="Times New Roman" w:hAnsi="Times New Roman" w:cs="Times New Roman"/>
              </w:rPr>
              <w:t>String</w:t>
            </w:r>
          </w:p>
        </w:tc>
        <w:tc>
          <w:tcPr>
            <w:tcW w:w="1716" w:type="pct"/>
            <w:noWrap w:val="0"/>
            <w:vAlign w:val="center"/>
          </w:tcPr>
          <w:p w14:paraId="62DD61F8">
            <w:pPr>
              <w:pStyle w:val="87"/>
              <w:rPr>
                <w:rFonts w:hint="default" w:ascii="Times New Roman" w:hAnsi="Times New Roman" w:cs="Times New Roman"/>
              </w:rPr>
            </w:pPr>
            <w:r>
              <w:rPr>
                <w:rFonts w:hint="default" w:ascii="Times New Roman" w:hAnsi="Times New Roman" w:cs="Times New Roman"/>
              </w:rPr>
              <w:t>纳税人识别号</w:t>
            </w:r>
          </w:p>
          <w:p w14:paraId="7A02E18A">
            <w:pPr>
              <w:pStyle w:val="87"/>
              <w:rPr>
                <w:rFonts w:hint="default" w:ascii="Times New Roman" w:hAnsi="Times New Roman" w:cs="Times New Roman"/>
              </w:rPr>
            </w:pPr>
            <w:r>
              <w:rPr>
                <w:rFonts w:hint="default" w:ascii="Times New Roman" w:hAnsi="Times New Roman" w:cs="Times New Roman"/>
                <w:i/>
                <w:iCs/>
                <w:color w:val="7F7F7F"/>
                <w:sz w:val="18"/>
                <w:szCs w:val="18"/>
              </w:rPr>
              <w:t>(请求报文中nsrsbh，需为直连单位平台id对应的企业的纳税人识别号 )</w:t>
            </w:r>
          </w:p>
        </w:tc>
        <w:tc>
          <w:tcPr>
            <w:tcW w:w="948" w:type="pct"/>
            <w:noWrap w:val="0"/>
            <w:vAlign w:val="center"/>
          </w:tcPr>
          <w:p w14:paraId="15BE00E8">
            <w:pPr>
              <w:pStyle w:val="87"/>
              <w:rPr>
                <w:rFonts w:hint="default" w:ascii="Times New Roman" w:hAnsi="Times New Roman" w:cs="Times New Roman"/>
              </w:rPr>
            </w:pPr>
            <w:r>
              <w:rPr>
                <w:rFonts w:hint="default" w:ascii="Times New Roman" w:hAnsi="Times New Roman" w:cs="Times New Roman"/>
              </w:rPr>
              <w:t>必填</w:t>
            </w:r>
          </w:p>
        </w:tc>
      </w:tr>
      <w:tr w14:paraId="302A7EE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C774C43">
            <w:pPr>
              <w:pStyle w:val="87"/>
              <w:rPr>
                <w:rFonts w:hint="default" w:ascii="Times New Roman" w:hAnsi="Times New Roman" w:cs="Times New Roman"/>
                <w:lang w:eastAsia="zh-Hans"/>
              </w:rPr>
            </w:pPr>
            <w:r>
              <w:rPr>
                <w:rFonts w:hint="default" w:ascii="Times New Roman" w:hAnsi="Times New Roman" w:cs="Times New Roman"/>
              </w:rPr>
              <w:t>ssjswjgDm</w:t>
            </w:r>
          </w:p>
        </w:tc>
        <w:tc>
          <w:tcPr>
            <w:tcW w:w="1238" w:type="pct"/>
            <w:noWrap w:val="0"/>
            <w:vAlign w:val="center"/>
          </w:tcPr>
          <w:p w14:paraId="6B028E17">
            <w:pPr>
              <w:pStyle w:val="87"/>
              <w:rPr>
                <w:rFonts w:hint="default" w:ascii="Times New Roman" w:hAnsi="Times New Roman" w:cs="Times New Roman"/>
              </w:rPr>
            </w:pPr>
            <w:r>
              <w:rPr>
                <w:rFonts w:hint="default" w:ascii="Times New Roman" w:hAnsi="Times New Roman" w:cs="Times New Roman"/>
              </w:rPr>
              <w:t>String</w:t>
            </w:r>
          </w:p>
        </w:tc>
        <w:tc>
          <w:tcPr>
            <w:tcW w:w="1716" w:type="pct"/>
            <w:noWrap w:val="0"/>
            <w:vAlign w:val="center"/>
          </w:tcPr>
          <w:p w14:paraId="78EFD1AD">
            <w:pPr>
              <w:pStyle w:val="87"/>
              <w:rPr>
                <w:rFonts w:hint="default" w:ascii="Times New Roman" w:hAnsi="Times New Roman" w:cs="Times New Roman"/>
                <w:lang w:eastAsia="zh-Hans"/>
              </w:rPr>
            </w:pPr>
            <w:r>
              <w:rPr>
                <w:rFonts w:hint="default" w:ascii="Times New Roman" w:hAnsi="Times New Roman" w:cs="Times New Roman"/>
              </w:rPr>
              <w:t>省市级税务机关代码</w:t>
            </w:r>
          </w:p>
        </w:tc>
        <w:tc>
          <w:tcPr>
            <w:tcW w:w="948" w:type="pct"/>
            <w:noWrap w:val="0"/>
            <w:vAlign w:val="center"/>
          </w:tcPr>
          <w:p w14:paraId="06D79164">
            <w:pPr>
              <w:pStyle w:val="87"/>
              <w:rPr>
                <w:rFonts w:hint="default" w:ascii="Times New Roman" w:hAnsi="Times New Roman" w:cs="Times New Roman"/>
              </w:rPr>
            </w:pPr>
            <w:r>
              <w:rPr>
                <w:rFonts w:hint="default" w:ascii="Times New Roman" w:hAnsi="Times New Roman" w:cs="Times New Roman"/>
              </w:rPr>
              <w:t>必填</w:t>
            </w:r>
          </w:p>
        </w:tc>
      </w:tr>
      <w:tr w14:paraId="213D62A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CA5C097">
            <w:pPr>
              <w:pStyle w:val="87"/>
              <w:rPr>
                <w:rFonts w:hint="default" w:ascii="Times New Roman" w:hAnsi="Times New Roman" w:cs="Times New Roman"/>
              </w:rPr>
            </w:pPr>
            <w:r>
              <w:rPr>
                <w:rFonts w:hint="default" w:ascii="Times New Roman" w:hAnsi="Times New Roman" w:cs="Times New Roman"/>
              </w:rPr>
              <w:t>lzfppzDm</w:t>
            </w:r>
          </w:p>
        </w:tc>
        <w:tc>
          <w:tcPr>
            <w:tcW w:w="1238" w:type="pct"/>
            <w:noWrap w:val="0"/>
            <w:vAlign w:val="center"/>
          </w:tcPr>
          <w:p w14:paraId="5E011BA6">
            <w:pPr>
              <w:pStyle w:val="87"/>
              <w:rPr>
                <w:rFonts w:hint="default" w:ascii="Times New Roman" w:hAnsi="Times New Roman" w:cs="Times New Roman"/>
              </w:rPr>
            </w:pPr>
            <w:r>
              <w:rPr>
                <w:rFonts w:hint="default" w:ascii="Times New Roman" w:hAnsi="Times New Roman" w:cs="Times New Roman"/>
              </w:rPr>
              <w:t>String</w:t>
            </w:r>
          </w:p>
        </w:tc>
        <w:tc>
          <w:tcPr>
            <w:tcW w:w="1716" w:type="pct"/>
            <w:noWrap w:val="0"/>
            <w:vAlign w:val="center"/>
          </w:tcPr>
          <w:p w14:paraId="776DE893">
            <w:pPr>
              <w:pStyle w:val="87"/>
              <w:rPr>
                <w:rFonts w:hint="default" w:ascii="Times New Roman" w:hAnsi="Times New Roman" w:cs="Times New Roman"/>
              </w:rPr>
            </w:pPr>
            <w:r>
              <w:rPr>
                <w:rFonts w:hint="default" w:ascii="Times New Roman" w:hAnsi="Times New Roman" w:cs="Times New Roman"/>
              </w:rPr>
              <w:t>蓝字发票票种代码</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948" w:type="pct"/>
            <w:noWrap w:val="0"/>
            <w:vAlign w:val="center"/>
          </w:tcPr>
          <w:p w14:paraId="4E06955F">
            <w:pPr>
              <w:pStyle w:val="87"/>
              <w:rPr>
                <w:rFonts w:hint="default" w:ascii="Times New Roman" w:hAnsi="Times New Roman" w:cs="Times New Roman"/>
              </w:rPr>
            </w:pPr>
            <w:r>
              <w:rPr>
                <w:rFonts w:hint="default" w:ascii="Times New Roman" w:hAnsi="Times New Roman" w:cs="Times New Roman"/>
              </w:rPr>
              <w:t>必填</w:t>
            </w:r>
          </w:p>
        </w:tc>
      </w:tr>
      <w:tr w14:paraId="695EFD8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254AA60">
            <w:pPr>
              <w:pStyle w:val="87"/>
              <w:rPr>
                <w:rFonts w:hint="default" w:ascii="Times New Roman" w:hAnsi="Times New Roman" w:cs="Times New Roman"/>
              </w:rPr>
            </w:pPr>
            <w:r>
              <w:rPr>
                <w:rFonts w:hint="default" w:ascii="Times New Roman" w:hAnsi="Times New Roman" w:cs="Times New Roman"/>
              </w:rPr>
              <w:t>sfzzfpbz</w:t>
            </w:r>
          </w:p>
        </w:tc>
        <w:tc>
          <w:tcPr>
            <w:tcW w:w="1238" w:type="pct"/>
            <w:noWrap w:val="0"/>
            <w:vAlign w:val="center"/>
          </w:tcPr>
          <w:p w14:paraId="4AECC3E5">
            <w:pPr>
              <w:pStyle w:val="87"/>
              <w:rPr>
                <w:rFonts w:hint="default" w:ascii="Times New Roman" w:hAnsi="Times New Roman" w:cs="Times New Roman"/>
              </w:rPr>
            </w:pPr>
            <w:r>
              <w:rPr>
                <w:rFonts w:hint="default" w:ascii="Times New Roman" w:hAnsi="Times New Roman" w:cs="Times New Roman"/>
              </w:rPr>
              <w:t>String</w:t>
            </w:r>
          </w:p>
        </w:tc>
        <w:tc>
          <w:tcPr>
            <w:tcW w:w="1716" w:type="pct"/>
            <w:noWrap w:val="0"/>
            <w:vAlign w:val="center"/>
          </w:tcPr>
          <w:p w14:paraId="65BF1EBC">
            <w:pPr>
              <w:pStyle w:val="87"/>
              <w:rPr>
                <w:rFonts w:hint="default" w:ascii="Times New Roman" w:hAnsi="Times New Roman" w:cs="Times New Roman"/>
              </w:rPr>
            </w:pPr>
            <w:r>
              <w:rPr>
                <w:rFonts w:hint="default" w:ascii="Times New Roman" w:hAnsi="Times New Roman" w:cs="Times New Roman"/>
              </w:rPr>
              <w:t>是否纸质发票标志</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948" w:type="pct"/>
            <w:noWrap w:val="0"/>
            <w:vAlign w:val="center"/>
          </w:tcPr>
          <w:p w14:paraId="069C5EDD">
            <w:pPr>
              <w:pStyle w:val="87"/>
              <w:rPr>
                <w:rFonts w:hint="default" w:ascii="Times New Roman" w:hAnsi="Times New Roman" w:cs="Times New Roman"/>
              </w:rPr>
            </w:pPr>
            <w:r>
              <w:rPr>
                <w:rFonts w:hint="default" w:ascii="Times New Roman" w:hAnsi="Times New Roman" w:cs="Times New Roman"/>
              </w:rPr>
              <w:t>必填</w:t>
            </w:r>
          </w:p>
        </w:tc>
      </w:tr>
    </w:tbl>
    <w:p w14:paraId="69760A6D">
      <w:pPr>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9"/>
        <w:gridCol w:w="2072"/>
        <w:gridCol w:w="2887"/>
        <w:gridCol w:w="1585"/>
      </w:tblGrid>
      <w:tr w14:paraId="21A5A80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shd w:val="clear" w:color="auto" w:fill="BFBFBF"/>
            <w:noWrap w:val="0"/>
            <w:vAlign w:val="center"/>
          </w:tcPr>
          <w:p w14:paraId="0BFB59B8">
            <w:pPr>
              <w:pStyle w:val="87"/>
              <w:rPr>
                <w:rFonts w:hint="default" w:ascii="Times New Roman" w:hAnsi="Times New Roman" w:cs="Times New Roman"/>
              </w:rPr>
            </w:pPr>
            <w:r>
              <w:rPr>
                <w:rFonts w:hint="default" w:ascii="Times New Roman" w:hAnsi="Times New Roman" w:cs="Times New Roman"/>
              </w:rPr>
              <w:t>名称</w:t>
            </w:r>
          </w:p>
        </w:tc>
        <w:tc>
          <w:tcPr>
            <w:tcW w:w="1235" w:type="pct"/>
            <w:shd w:val="clear" w:color="auto" w:fill="BFBFBF"/>
            <w:noWrap w:val="0"/>
            <w:vAlign w:val="center"/>
          </w:tcPr>
          <w:p w14:paraId="797B85C3">
            <w:pPr>
              <w:pStyle w:val="87"/>
              <w:jc w:val="center"/>
              <w:rPr>
                <w:rFonts w:hint="default" w:ascii="Times New Roman" w:hAnsi="Times New Roman" w:cs="Times New Roman"/>
              </w:rPr>
            </w:pPr>
            <w:r>
              <w:rPr>
                <w:rFonts w:hint="default" w:ascii="Times New Roman" w:hAnsi="Times New Roman" w:cs="Times New Roman"/>
              </w:rPr>
              <w:t>类型</w:t>
            </w:r>
          </w:p>
        </w:tc>
        <w:tc>
          <w:tcPr>
            <w:tcW w:w="1721" w:type="pct"/>
            <w:shd w:val="clear" w:color="auto" w:fill="BFBFBF"/>
            <w:noWrap w:val="0"/>
            <w:vAlign w:val="center"/>
          </w:tcPr>
          <w:p w14:paraId="07377FFC">
            <w:pPr>
              <w:pStyle w:val="87"/>
              <w:rPr>
                <w:rFonts w:hint="default" w:ascii="Times New Roman" w:hAnsi="Times New Roman" w:cs="Times New Roman"/>
              </w:rPr>
            </w:pPr>
            <w:r>
              <w:rPr>
                <w:rFonts w:hint="default" w:ascii="Times New Roman" w:hAnsi="Times New Roman" w:cs="Times New Roman"/>
              </w:rPr>
              <w:t>说明</w:t>
            </w:r>
          </w:p>
        </w:tc>
        <w:tc>
          <w:tcPr>
            <w:tcW w:w="945" w:type="pct"/>
            <w:shd w:val="clear" w:color="auto" w:fill="BFBFBF"/>
            <w:noWrap w:val="0"/>
            <w:vAlign w:val="center"/>
          </w:tcPr>
          <w:p w14:paraId="4E71204D">
            <w:pPr>
              <w:pStyle w:val="87"/>
              <w:rPr>
                <w:rFonts w:hint="default" w:ascii="Times New Roman" w:hAnsi="Times New Roman" w:cs="Times New Roman"/>
              </w:rPr>
            </w:pPr>
            <w:r>
              <w:rPr>
                <w:rFonts w:hint="default" w:ascii="Times New Roman" w:hAnsi="Times New Roman" w:cs="Times New Roman"/>
              </w:rPr>
              <w:t>描述</w:t>
            </w:r>
          </w:p>
        </w:tc>
      </w:tr>
      <w:tr w14:paraId="10F9F0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821B507">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1235" w:type="pct"/>
            <w:noWrap w:val="0"/>
            <w:vAlign w:val="center"/>
          </w:tcPr>
          <w:p w14:paraId="05CC7813">
            <w:pPr>
              <w:pStyle w:val="87"/>
              <w:rPr>
                <w:rFonts w:hint="default" w:ascii="Times New Roman" w:hAnsi="Times New Roman" w:cs="Times New Roman"/>
                <w:lang w:eastAsia="zh-Hans"/>
              </w:rPr>
            </w:pPr>
          </w:p>
        </w:tc>
        <w:tc>
          <w:tcPr>
            <w:tcW w:w="1721" w:type="pct"/>
            <w:noWrap w:val="0"/>
            <w:vAlign w:val="center"/>
          </w:tcPr>
          <w:p w14:paraId="0868F526">
            <w:pPr>
              <w:pStyle w:val="87"/>
              <w:rPr>
                <w:rFonts w:hint="default" w:ascii="Times New Roman" w:hAnsi="Times New Roman" w:cs="Times New Roman"/>
              </w:rPr>
            </w:pPr>
            <w:r>
              <w:rPr>
                <w:rFonts w:hint="default" w:ascii="Times New Roman" w:hAnsi="Times New Roman" w:cs="Times New Roman"/>
              </w:rPr>
              <w:t>返回状态码</w:t>
            </w:r>
          </w:p>
        </w:tc>
        <w:tc>
          <w:tcPr>
            <w:tcW w:w="945" w:type="pct"/>
            <w:noWrap w:val="0"/>
            <w:vAlign w:val="center"/>
          </w:tcPr>
          <w:p w14:paraId="60F1C3C5">
            <w:pPr>
              <w:pStyle w:val="87"/>
              <w:rPr>
                <w:rFonts w:hint="default" w:ascii="Times New Roman" w:hAnsi="Times New Roman" w:cs="Times New Roman"/>
                <w:lang w:eastAsia="zh-Hans"/>
              </w:rPr>
            </w:pPr>
            <w:r>
              <w:rPr>
                <w:rFonts w:hint="default" w:ascii="Times New Roman" w:hAnsi="Times New Roman" w:cs="Times New Roman"/>
              </w:rPr>
              <w:t>返回状态码</w:t>
            </w:r>
          </w:p>
        </w:tc>
      </w:tr>
      <w:tr w14:paraId="6E13946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F6CF11B">
            <w:pPr>
              <w:pStyle w:val="87"/>
              <w:rPr>
                <w:rFonts w:hint="default" w:ascii="Times New Roman" w:hAnsi="Times New Roman" w:cs="Times New Roman"/>
                <w:lang w:eastAsia="zh-Hans"/>
              </w:rPr>
            </w:pPr>
            <w:r>
              <w:rPr>
                <w:rFonts w:hint="default" w:ascii="Times New Roman" w:hAnsi="Times New Roman" w:cs="Times New Roman"/>
                <w:lang w:eastAsia="zh-Hans"/>
              </w:rPr>
              <w:t>returnmsg</w:t>
            </w:r>
          </w:p>
        </w:tc>
        <w:tc>
          <w:tcPr>
            <w:tcW w:w="1235" w:type="pct"/>
            <w:noWrap w:val="0"/>
            <w:vAlign w:val="center"/>
          </w:tcPr>
          <w:p w14:paraId="489292C8">
            <w:pPr>
              <w:pStyle w:val="87"/>
              <w:rPr>
                <w:rFonts w:hint="default" w:ascii="Times New Roman" w:hAnsi="Times New Roman" w:cs="Times New Roman"/>
                <w:lang w:eastAsia="zh-Hans"/>
              </w:rPr>
            </w:pPr>
          </w:p>
        </w:tc>
        <w:tc>
          <w:tcPr>
            <w:tcW w:w="1721" w:type="pct"/>
            <w:noWrap w:val="0"/>
            <w:vAlign w:val="center"/>
          </w:tcPr>
          <w:p w14:paraId="6641FCF0">
            <w:pPr>
              <w:pStyle w:val="87"/>
              <w:rPr>
                <w:rFonts w:hint="default" w:ascii="Times New Roman" w:hAnsi="Times New Roman" w:cs="Times New Roman"/>
                <w:lang w:eastAsia="zh-Hans"/>
              </w:rPr>
            </w:pPr>
            <w:r>
              <w:rPr>
                <w:rFonts w:hint="default" w:ascii="Times New Roman" w:hAnsi="Times New Roman" w:cs="Times New Roman"/>
              </w:rPr>
              <w:t>返回信息</w:t>
            </w:r>
          </w:p>
        </w:tc>
        <w:tc>
          <w:tcPr>
            <w:tcW w:w="945" w:type="pct"/>
            <w:noWrap w:val="0"/>
            <w:vAlign w:val="center"/>
          </w:tcPr>
          <w:p w14:paraId="1040956F">
            <w:pPr>
              <w:pStyle w:val="87"/>
              <w:rPr>
                <w:rFonts w:hint="default" w:ascii="Times New Roman" w:hAnsi="Times New Roman" w:cs="Times New Roman"/>
                <w:lang w:eastAsia="zh-Hans"/>
              </w:rPr>
            </w:pPr>
            <w:r>
              <w:rPr>
                <w:rFonts w:hint="default" w:ascii="Times New Roman" w:hAnsi="Times New Roman" w:cs="Times New Roman"/>
              </w:rPr>
              <w:t>返回信息</w:t>
            </w:r>
          </w:p>
        </w:tc>
      </w:tr>
      <w:tr w14:paraId="56CAD2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FB86E28">
            <w:pPr>
              <w:pStyle w:val="87"/>
              <w:rPr>
                <w:rFonts w:hint="default" w:ascii="Times New Roman" w:hAnsi="Times New Roman" w:cs="Times New Roman"/>
                <w:lang w:eastAsia="zh-Hans"/>
              </w:rPr>
            </w:pPr>
            <w:r>
              <w:rPr>
                <w:rFonts w:hint="default" w:ascii="Times New Roman" w:hAnsi="Times New Roman" w:cs="Times New Roman"/>
                <w:lang w:eastAsia="zh-Hans"/>
              </w:rPr>
              <w:t>fpdmhm</w:t>
            </w:r>
          </w:p>
        </w:tc>
        <w:tc>
          <w:tcPr>
            <w:tcW w:w="1235" w:type="pct"/>
            <w:noWrap w:val="0"/>
            <w:vAlign w:val="center"/>
          </w:tcPr>
          <w:p w14:paraId="2AE63073">
            <w:pPr>
              <w:pStyle w:val="87"/>
              <w:rPr>
                <w:rFonts w:hint="default" w:ascii="Times New Roman" w:hAnsi="Times New Roman" w:cs="Times New Roman"/>
                <w:lang w:eastAsia="zh-Hans"/>
              </w:rPr>
            </w:pPr>
          </w:p>
        </w:tc>
        <w:tc>
          <w:tcPr>
            <w:tcW w:w="1721" w:type="pct"/>
            <w:noWrap w:val="0"/>
            <w:vAlign w:val="center"/>
          </w:tcPr>
          <w:p w14:paraId="28078839">
            <w:pPr>
              <w:pStyle w:val="87"/>
              <w:rPr>
                <w:rFonts w:hint="default" w:ascii="Times New Roman" w:hAnsi="Times New Roman" w:cs="Times New Roman"/>
              </w:rPr>
            </w:pPr>
            <w:r>
              <w:rPr>
                <w:rFonts w:hint="default" w:ascii="Times New Roman" w:hAnsi="Times New Roman" w:cs="Times New Roman"/>
              </w:rPr>
              <w:t>发票代码号码</w:t>
            </w:r>
          </w:p>
        </w:tc>
        <w:tc>
          <w:tcPr>
            <w:tcW w:w="945" w:type="pct"/>
            <w:noWrap w:val="0"/>
            <w:vAlign w:val="center"/>
          </w:tcPr>
          <w:p w14:paraId="76F97606">
            <w:pPr>
              <w:pStyle w:val="87"/>
              <w:rPr>
                <w:rFonts w:hint="default" w:ascii="Times New Roman" w:hAnsi="Times New Roman" w:cs="Times New Roman"/>
              </w:rPr>
            </w:pPr>
            <w:r>
              <w:rPr>
                <w:rFonts w:hint="default" w:ascii="Times New Roman" w:hAnsi="Times New Roman" w:cs="Times New Roman"/>
              </w:rPr>
              <w:t>发票代码号码</w:t>
            </w:r>
          </w:p>
        </w:tc>
      </w:tr>
      <w:tr w14:paraId="0900BEE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070268DE">
            <w:pPr>
              <w:pStyle w:val="87"/>
              <w:rPr>
                <w:rFonts w:hint="default" w:ascii="Times New Roman" w:hAnsi="Times New Roman" w:cs="Times New Roman"/>
                <w:lang w:eastAsia="zh-Hans"/>
              </w:rPr>
            </w:pPr>
            <w:r>
              <w:rPr>
                <w:rFonts w:hint="default" w:ascii="Times New Roman" w:hAnsi="Times New Roman" w:cs="Times New Roman"/>
                <w:lang w:eastAsia="zh-Hans"/>
              </w:rPr>
              <w:t>fpdm</w:t>
            </w:r>
          </w:p>
        </w:tc>
        <w:tc>
          <w:tcPr>
            <w:tcW w:w="1235" w:type="pct"/>
            <w:noWrap w:val="0"/>
            <w:vAlign w:val="center"/>
          </w:tcPr>
          <w:p w14:paraId="550254CA">
            <w:pPr>
              <w:pStyle w:val="87"/>
              <w:rPr>
                <w:rFonts w:hint="default" w:ascii="Times New Roman" w:hAnsi="Times New Roman" w:cs="Times New Roman"/>
                <w:lang w:eastAsia="zh-Hans"/>
              </w:rPr>
            </w:pPr>
          </w:p>
        </w:tc>
        <w:tc>
          <w:tcPr>
            <w:tcW w:w="1721" w:type="pct"/>
            <w:noWrap w:val="0"/>
            <w:vAlign w:val="center"/>
          </w:tcPr>
          <w:p w14:paraId="045D7EAD">
            <w:pPr>
              <w:pStyle w:val="87"/>
              <w:rPr>
                <w:rFonts w:hint="default" w:ascii="Times New Roman" w:hAnsi="Times New Roman" w:cs="Times New Roman"/>
              </w:rPr>
            </w:pPr>
            <w:r>
              <w:rPr>
                <w:rFonts w:hint="default" w:ascii="Times New Roman" w:hAnsi="Times New Roman" w:cs="Times New Roman"/>
              </w:rPr>
              <w:t>发票代码</w:t>
            </w:r>
          </w:p>
        </w:tc>
        <w:tc>
          <w:tcPr>
            <w:tcW w:w="945" w:type="pct"/>
            <w:noWrap w:val="0"/>
            <w:vAlign w:val="center"/>
          </w:tcPr>
          <w:p w14:paraId="66D08F68">
            <w:pPr>
              <w:pStyle w:val="87"/>
              <w:rPr>
                <w:rFonts w:hint="default" w:ascii="Times New Roman" w:hAnsi="Times New Roman" w:cs="Times New Roman"/>
              </w:rPr>
            </w:pPr>
            <w:r>
              <w:rPr>
                <w:rFonts w:hint="default" w:ascii="Times New Roman" w:hAnsi="Times New Roman" w:cs="Times New Roman"/>
              </w:rPr>
              <w:t>发票代码</w:t>
            </w:r>
          </w:p>
        </w:tc>
      </w:tr>
      <w:tr w14:paraId="1B2CC55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1C29F7C5">
            <w:pPr>
              <w:pStyle w:val="87"/>
              <w:rPr>
                <w:rFonts w:hint="default" w:ascii="Times New Roman" w:hAnsi="Times New Roman" w:cs="Times New Roman"/>
                <w:lang w:eastAsia="zh-Hans"/>
              </w:rPr>
            </w:pPr>
            <w:r>
              <w:rPr>
                <w:rFonts w:hint="default" w:ascii="Times New Roman" w:hAnsi="Times New Roman" w:cs="Times New Roman"/>
                <w:lang w:eastAsia="zh-Hans"/>
              </w:rPr>
              <w:t>fphm</w:t>
            </w:r>
          </w:p>
        </w:tc>
        <w:tc>
          <w:tcPr>
            <w:tcW w:w="1235" w:type="pct"/>
            <w:noWrap w:val="0"/>
            <w:vAlign w:val="center"/>
          </w:tcPr>
          <w:p w14:paraId="551F0D76">
            <w:pPr>
              <w:pStyle w:val="87"/>
              <w:rPr>
                <w:rFonts w:hint="default" w:ascii="Times New Roman" w:hAnsi="Times New Roman" w:cs="Times New Roman"/>
                <w:lang w:eastAsia="zh-Hans"/>
              </w:rPr>
            </w:pPr>
          </w:p>
        </w:tc>
        <w:tc>
          <w:tcPr>
            <w:tcW w:w="1721" w:type="pct"/>
            <w:noWrap w:val="0"/>
            <w:vAlign w:val="center"/>
          </w:tcPr>
          <w:p w14:paraId="1C2076C1">
            <w:pPr>
              <w:pStyle w:val="87"/>
              <w:rPr>
                <w:rFonts w:hint="default" w:ascii="Times New Roman" w:hAnsi="Times New Roman" w:cs="Times New Roman"/>
              </w:rPr>
            </w:pPr>
            <w:r>
              <w:rPr>
                <w:rFonts w:hint="default" w:ascii="Times New Roman" w:hAnsi="Times New Roman" w:cs="Times New Roman"/>
              </w:rPr>
              <w:t>发票号码</w:t>
            </w:r>
          </w:p>
        </w:tc>
        <w:tc>
          <w:tcPr>
            <w:tcW w:w="945" w:type="pct"/>
            <w:noWrap w:val="0"/>
            <w:vAlign w:val="center"/>
          </w:tcPr>
          <w:p w14:paraId="429385A6">
            <w:pPr>
              <w:pStyle w:val="87"/>
              <w:rPr>
                <w:rFonts w:hint="default" w:ascii="Times New Roman" w:hAnsi="Times New Roman" w:cs="Times New Roman"/>
              </w:rPr>
            </w:pPr>
            <w:r>
              <w:rPr>
                <w:rFonts w:hint="default" w:ascii="Times New Roman" w:hAnsi="Times New Roman" w:cs="Times New Roman"/>
              </w:rPr>
              <w:t>发票号码</w:t>
            </w:r>
          </w:p>
        </w:tc>
      </w:tr>
      <w:tr w14:paraId="78F6053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4C26FBC0">
            <w:pPr>
              <w:pStyle w:val="87"/>
              <w:rPr>
                <w:rFonts w:hint="default" w:ascii="Times New Roman" w:hAnsi="Times New Roman" w:cs="Times New Roman"/>
                <w:lang w:eastAsia="zh-Hans"/>
              </w:rPr>
            </w:pPr>
            <w:r>
              <w:rPr>
                <w:rFonts w:hint="default" w:ascii="Times New Roman" w:hAnsi="Times New Roman" w:cs="Times New Roman"/>
                <w:lang w:eastAsia="zh-Hans"/>
              </w:rPr>
              <w:t>fpztBz</w:t>
            </w:r>
          </w:p>
        </w:tc>
        <w:tc>
          <w:tcPr>
            <w:tcW w:w="1235" w:type="pct"/>
            <w:noWrap w:val="0"/>
            <w:vAlign w:val="center"/>
          </w:tcPr>
          <w:p w14:paraId="1735C7F5">
            <w:pPr>
              <w:pStyle w:val="87"/>
              <w:rPr>
                <w:rFonts w:hint="default" w:ascii="Times New Roman" w:hAnsi="Times New Roman" w:cs="Times New Roman"/>
                <w:lang w:eastAsia="zh-Hans"/>
              </w:rPr>
            </w:pPr>
          </w:p>
        </w:tc>
        <w:tc>
          <w:tcPr>
            <w:tcW w:w="1721" w:type="pct"/>
            <w:noWrap w:val="0"/>
            <w:vAlign w:val="center"/>
          </w:tcPr>
          <w:p w14:paraId="697423D7">
            <w:pPr>
              <w:pStyle w:val="87"/>
              <w:rPr>
                <w:rFonts w:hint="default" w:ascii="Times New Roman" w:hAnsi="Times New Roman" w:cs="Times New Roman"/>
              </w:rPr>
            </w:pPr>
            <w:r>
              <w:rPr>
                <w:rFonts w:hint="default" w:ascii="Times New Roman" w:hAnsi="Times New Roman" w:cs="Times New Roman"/>
              </w:rPr>
              <w:t>发票状态标志</w:t>
            </w:r>
          </w:p>
        </w:tc>
        <w:tc>
          <w:tcPr>
            <w:tcW w:w="945" w:type="pct"/>
            <w:noWrap w:val="0"/>
            <w:vAlign w:val="center"/>
          </w:tcPr>
          <w:p w14:paraId="16E0BE42">
            <w:pPr>
              <w:pStyle w:val="87"/>
              <w:rPr>
                <w:rFonts w:hint="default" w:ascii="Times New Roman" w:hAnsi="Times New Roman" w:cs="Times New Roman"/>
              </w:rPr>
            </w:pPr>
            <w:r>
              <w:rPr>
                <w:rFonts w:hint="default" w:ascii="Times New Roman" w:hAnsi="Times New Roman" w:cs="Times New Roman"/>
              </w:rPr>
              <w:t>发票状态标志</w:t>
            </w:r>
          </w:p>
        </w:tc>
      </w:tr>
      <w:tr w14:paraId="0128C4B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5A678B15">
            <w:pPr>
              <w:pStyle w:val="87"/>
              <w:rPr>
                <w:rFonts w:hint="default" w:ascii="Times New Roman" w:hAnsi="Times New Roman" w:cs="Times New Roman"/>
                <w:lang w:eastAsia="zh-Hans"/>
              </w:rPr>
            </w:pPr>
            <w:r>
              <w:rPr>
                <w:rFonts w:hint="default" w:ascii="Times New Roman" w:hAnsi="Times New Roman" w:cs="Times New Roman"/>
                <w:lang w:eastAsia="zh-Hans"/>
              </w:rPr>
              <w:t>xfsbh</w:t>
            </w:r>
          </w:p>
        </w:tc>
        <w:tc>
          <w:tcPr>
            <w:tcW w:w="1235" w:type="pct"/>
            <w:noWrap w:val="0"/>
            <w:vAlign w:val="center"/>
          </w:tcPr>
          <w:p w14:paraId="341D7F66">
            <w:pPr>
              <w:pStyle w:val="87"/>
              <w:rPr>
                <w:rFonts w:hint="default" w:ascii="Times New Roman" w:hAnsi="Times New Roman" w:cs="Times New Roman"/>
                <w:lang w:eastAsia="zh-Hans"/>
              </w:rPr>
            </w:pPr>
          </w:p>
        </w:tc>
        <w:tc>
          <w:tcPr>
            <w:tcW w:w="1721" w:type="pct"/>
            <w:noWrap w:val="0"/>
            <w:vAlign w:val="center"/>
          </w:tcPr>
          <w:p w14:paraId="5C1D21CD">
            <w:pPr>
              <w:pStyle w:val="87"/>
              <w:rPr>
                <w:rFonts w:hint="default" w:ascii="Times New Roman" w:hAnsi="Times New Roman" w:cs="Times New Roman"/>
              </w:rPr>
            </w:pPr>
            <w:r>
              <w:rPr>
                <w:rFonts w:hint="default" w:ascii="Times New Roman" w:hAnsi="Times New Roman" w:cs="Times New Roman"/>
              </w:rPr>
              <w:t>销方纳税人识别号</w:t>
            </w:r>
          </w:p>
        </w:tc>
        <w:tc>
          <w:tcPr>
            <w:tcW w:w="945" w:type="pct"/>
            <w:noWrap w:val="0"/>
            <w:vAlign w:val="center"/>
          </w:tcPr>
          <w:p w14:paraId="4E9C6962">
            <w:pPr>
              <w:pStyle w:val="87"/>
              <w:rPr>
                <w:rFonts w:hint="default" w:ascii="Times New Roman" w:hAnsi="Times New Roman" w:cs="Times New Roman"/>
              </w:rPr>
            </w:pPr>
            <w:r>
              <w:rPr>
                <w:rFonts w:hint="default" w:ascii="Times New Roman" w:hAnsi="Times New Roman" w:cs="Times New Roman"/>
              </w:rPr>
              <w:t>销方纳税人识别号</w:t>
            </w:r>
          </w:p>
        </w:tc>
      </w:tr>
      <w:tr w14:paraId="1699A93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630BB7C2">
            <w:pPr>
              <w:pStyle w:val="87"/>
              <w:rPr>
                <w:rFonts w:hint="default" w:ascii="Times New Roman" w:hAnsi="Times New Roman" w:cs="Times New Roman"/>
                <w:lang w:eastAsia="zh-Hans"/>
              </w:rPr>
            </w:pPr>
            <w:r>
              <w:rPr>
                <w:rFonts w:hint="default" w:ascii="Times New Roman" w:hAnsi="Times New Roman" w:cs="Times New Roman"/>
                <w:lang w:eastAsia="zh-Hans"/>
              </w:rPr>
              <w:t>xfmc</w:t>
            </w:r>
          </w:p>
        </w:tc>
        <w:tc>
          <w:tcPr>
            <w:tcW w:w="1235" w:type="pct"/>
            <w:noWrap w:val="0"/>
            <w:vAlign w:val="center"/>
          </w:tcPr>
          <w:p w14:paraId="549C2E65">
            <w:pPr>
              <w:pStyle w:val="87"/>
              <w:rPr>
                <w:rFonts w:hint="default" w:ascii="Times New Roman" w:hAnsi="Times New Roman" w:cs="Times New Roman"/>
                <w:lang w:eastAsia="zh-Hans"/>
              </w:rPr>
            </w:pPr>
          </w:p>
        </w:tc>
        <w:tc>
          <w:tcPr>
            <w:tcW w:w="1721" w:type="pct"/>
            <w:noWrap w:val="0"/>
            <w:vAlign w:val="center"/>
          </w:tcPr>
          <w:p w14:paraId="479C6161">
            <w:pPr>
              <w:pStyle w:val="87"/>
              <w:rPr>
                <w:rFonts w:hint="default" w:ascii="Times New Roman" w:hAnsi="Times New Roman" w:cs="Times New Roman"/>
              </w:rPr>
            </w:pPr>
            <w:r>
              <w:rPr>
                <w:rFonts w:hint="default" w:ascii="Times New Roman" w:hAnsi="Times New Roman" w:cs="Times New Roman"/>
              </w:rPr>
              <w:t>销方纳税人名称</w:t>
            </w:r>
          </w:p>
        </w:tc>
        <w:tc>
          <w:tcPr>
            <w:tcW w:w="945" w:type="pct"/>
            <w:noWrap w:val="0"/>
            <w:vAlign w:val="center"/>
          </w:tcPr>
          <w:p w14:paraId="64F41E8A">
            <w:pPr>
              <w:pStyle w:val="87"/>
              <w:rPr>
                <w:rFonts w:hint="default" w:ascii="Times New Roman" w:hAnsi="Times New Roman" w:cs="Times New Roman"/>
              </w:rPr>
            </w:pPr>
            <w:r>
              <w:rPr>
                <w:rFonts w:hint="default" w:ascii="Times New Roman" w:hAnsi="Times New Roman" w:cs="Times New Roman"/>
              </w:rPr>
              <w:t>销方纳税人名称</w:t>
            </w:r>
          </w:p>
        </w:tc>
      </w:tr>
      <w:tr w14:paraId="15C7620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42F6E228">
            <w:pPr>
              <w:pStyle w:val="87"/>
              <w:rPr>
                <w:rFonts w:hint="default" w:ascii="Times New Roman" w:hAnsi="Times New Roman" w:cs="Times New Roman"/>
                <w:lang w:eastAsia="zh-Hans"/>
              </w:rPr>
            </w:pPr>
            <w:r>
              <w:rPr>
                <w:rFonts w:hint="default" w:ascii="Times New Roman" w:hAnsi="Times New Roman" w:cs="Times New Roman"/>
                <w:lang w:eastAsia="zh-Hans"/>
              </w:rPr>
              <w:t>gfsbh</w:t>
            </w:r>
          </w:p>
        </w:tc>
        <w:tc>
          <w:tcPr>
            <w:tcW w:w="1235" w:type="pct"/>
            <w:noWrap w:val="0"/>
            <w:vAlign w:val="center"/>
          </w:tcPr>
          <w:p w14:paraId="01BE3A4D">
            <w:pPr>
              <w:pStyle w:val="87"/>
              <w:rPr>
                <w:rFonts w:hint="default" w:ascii="Times New Roman" w:hAnsi="Times New Roman" w:cs="Times New Roman"/>
                <w:lang w:eastAsia="zh-Hans"/>
              </w:rPr>
            </w:pPr>
          </w:p>
        </w:tc>
        <w:tc>
          <w:tcPr>
            <w:tcW w:w="1721" w:type="pct"/>
            <w:noWrap w:val="0"/>
            <w:vAlign w:val="center"/>
          </w:tcPr>
          <w:p w14:paraId="5F82B130">
            <w:pPr>
              <w:pStyle w:val="87"/>
              <w:rPr>
                <w:rFonts w:hint="default" w:ascii="Times New Roman" w:hAnsi="Times New Roman" w:cs="Times New Roman"/>
              </w:rPr>
            </w:pPr>
            <w:r>
              <w:rPr>
                <w:rFonts w:hint="default" w:ascii="Times New Roman" w:hAnsi="Times New Roman" w:cs="Times New Roman"/>
              </w:rPr>
              <w:t>购方纳税人识别号</w:t>
            </w:r>
          </w:p>
        </w:tc>
        <w:tc>
          <w:tcPr>
            <w:tcW w:w="945" w:type="pct"/>
            <w:noWrap w:val="0"/>
            <w:vAlign w:val="center"/>
          </w:tcPr>
          <w:p w14:paraId="40BD94D4">
            <w:pPr>
              <w:pStyle w:val="87"/>
              <w:rPr>
                <w:rFonts w:hint="default" w:ascii="Times New Roman" w:hAnsi="Times New Roman" w:cs="Times New Roman"/>
              </w:rPr>
            </w:pPr>
            <w:r>
              <w:rPr>
                <w:rFonts w:hint="default" w:ascii="Times New Roman" w:hAnsi="Times New Roman" w:cs="Times New Roman"/>
              </w:rPr>
              <w:t>购方纳税人识别号</w:t>
            </w:r>
          </w:p>
        </w:tc>
      </w:tr>
      <w:tr w14:paraId="658A414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73C45CC">
            <w:pPr>
              <w:pStyle w:val="87"/>
              <w:rPr>
                <w:rFonts w:hint="default" w:ascii="Times New Roman" w:hAnsi="Times New Roman" w:cs="Times New Roman"/>
                <w:lang w:eastAsia="zh-Hans"/>
              </w:rPr>
            </w:pPr>
            <w:r>
              <w:rPr>
                <w:rFonts w:hint="default" w:ascii="Times New Roman" w:hAnsi="Times New Roman" w:cs="Times New Roman"/>
                <w:lang w:eastAsia="zh-Hans"/>
              </w:rPr>
              <w:t>gfmc</w:t>
            </w:r>
          </w:p>
        </w:tc>
        <w:tc>
          <w:tcPr>
            <w:tcW w:w="1235" w:type="pct"/>
            <w:noWrap w:val="0"/>
            <w:vAlign w:val="center"/>
          </w:tcPr>
          <w:p w14:paraId="1F8A21F8">
            <w:pPr>
              <w:pStyle w:val="87"/>
              <w:rPr>
                <w:rFonts w:hint="default" w:ascii="Times New Roman" w:hAnsi="Times New Roman" w:cs="Times New Roman"/>
                <w:lang w:eastAsia="zh-Hans"/>
              </w:rPr>
            </w:pPr>
          </w:p>
        </w:tc>
        <w:tc>
          <w:tcPr>
            <w:tcW w:w="1721" w:type="pct"/>
            <w:noWrap w:val="0"/>
            <w:vAlign w:val="center"/>
          </w:tcPr>
          <w:p w14:paraId="6542317D">
            <w:pPr>
              <w:pStyle w:val="87"/>
              <w:rPr>
                <w:rFonts w:hint="default" w:ascii="Times New Roman" w:hAnsi="Times New Roman" w:cs="Times New Roman"/>
              </w:rPr>
            </w:pPr>
            <w:r>
              <w:rPr>
                <w:rFonts w:hint="default" w:ascii="Times New Roman" w:hAnsi="Times New Roman" w:cs="Times New Roman"/>
              </w:rPr>
              <w:t>购方纳税人名称</w:t>
            </w:r>
          </w:p>
        </w:tc>
        <w:tc>
          <w:tcPr>
            <w:tcW w:w="945" w:type="pct"/>
            <w:noWrap w:val="0"/>
            <w:vAlign w:val="center"/>
          </w:tcPr>
          <w:p w14:paraId="6C6DB09C">
            <w:pPr>
              <w:pStyle w:val="87"/>
              <w:rPr>
                <w:rFonts w:hint="default" w:ascii="Times New Roman" w:hAnsi="Times New Roman" w:cs="Times New Roman"/>
              </w:rPr>
            </w:pPr>
            <w:r>
              <w:rPr>
                <w:rFonts w:hint="default" w:ascii="Times New Roman" w:hAnsi="Times New Roman" w:cs="Times New Roman"/>
              </w:rPr>
              <w:t>购方纳税人名称</w:t>
            </w:r>
          </w:p>
        </w:tc>
      </w:tr>
      <w:tr w14:paraId="09D44C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F437696">
            <w:pPr>
              <w:pStyle w:val="87"/>
              <w:rPr>
                <w:rFonts w:hint="default" w:ascii="Times New Roman" w:hAnsi="Times New Roman" w:cs="Times New Roman"/>
                <w:lang w:eastAsia="zh-Hans"/>
              </w:rPr>
            </w:pPr>
            <w:r>
              <w:rPr>
                <w:rFonts w:hint="default" w:ascii="Times New Roman" w:hAnsi="Times New Roman" w:cs="Times New Roman"/>
                <w:lang w:eastAsia="zh-Hans"/>
              </w:rPr>
              <w:t>je</w:t>
            </w:r>
          </w:p>
        </w:tc>
        <w:tc>
          <w:tcPr>
            <w:tcW w:w="1235" w:type="pct"/>
            <w:noWrap w:val="0"/>
            <w:vAlign w:val="center"/>
          </w:tcPr>
          <w:p w14:paraId="36A20D3B">
            <w:pPr>
              <w:pStyle w:val="87"/>
              <w:rPr>
                <w:rFonts w:hint="default" w:ascii="Times New Roman" w:hAnsi="Times New Roman" w:cs="Times New Roman"/>
                <w:lang w:eastAsia="zh-Hans"/>
              </w:rPr>
            </w:pPr>
          </w:p>
        </w:tc>
        <w:tc>
          <w:tcPr>
            <w:tcW w:w="1721" w:type="pct"/>
            <w:noWrap w:val="0"/>
            <w:vAlign w:val="center"/>
          </w:tcPr>
          <w:p w14:paraId="1B3B617C">
            <w:pPr>
              <w:pStyle w:val="87"/>
              <w:rPr>
                <w:rFonts w:hint="default" w:ascii="Times New Roman" w:hAnsi="Times New Roman" w:cs="Times New Roman"/>
              </w:rPr>
            </w:pPr>
            <w:r>
              <w:rPr>
                <w:rFonts w:hint="default" w:ascii="Times New Roman" w:hAnsi="Times New Roman" w:cs="Times New Roman"/>
              </w:rPr>
              <w:t>金额</w:t>
            </w:r>
          </w:p>
        </w:tc>
        <w:tc>
          <w:tcPr>
            <w:tcW w:w="945" w:type="pct"/>
            <w:noWrap w:val="0"/>
            <w:vAlign w:val="center"/>
          </w:tcPr>
          <w:p w14:paraId="6C2B3643">
            <w:pPr>
              <w:pStyle w:val="87"/>
              <w:rPr>
                <w:rFonts w:hint="default" w:ascii="Times New Roman" w:hAnsi="Times New Roman" w:cs="Times New Roman"/>
              </w:rPr>
            </w:pPr>
            <w:r>
              <w:rPr>
                <w:rFonts w:hint="default" w:ascii="Times New Roman" w:hAnsi="Times New Roman" w:cs="Times New Roman"/>
              </w:rPr>
              <w:t>金额</w:t>
            </w:r>
          </w:p>
        </w:tc>
      </w:tr>
      <w:tr w14:paraId="7DABF0F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08D8D9D">
            <w:pPr>
              <w:pStyle w:val="87"/>
              <w:rPr>
                <w:rFonts w:hint="default" w:ascii="Times New Roman" w:hAnsi="Times New Roman" w:cs="Times New Roman"/>
                <w:lang w:eastAsia="zh-Hans"/>
              </w:rPr>
            </w:pPr>
            <w:r>
              <w:rPr>
                <w:rFonts w:hint="default" w:ascii="Times New Roman" w:hAnsi="Times New Roman" w:cs="Times New Roman"/>
                <w:lang w:eastAsia="zh-Hans"/>
              </w:rPr>
              <w:t>se</w:t>
            </w:r>
          </w:p>
        </w:tc>
        <w:tc>
          <w:tcPr>
            <w:tcW w:w="1235" w:type="pct"/>
            <w:noWrap w:val="0"/>
            <w:vAlign w:val="center"/>
          </w:tcPr>
          <w:p w14:paraId="2FD583A7">
            <w:pPr>
              <w:pStyle w:val="87"/>
              <w:rPr>
                <w:rFonts w:hint="default" w:ascii="Times New Roman" w:hAnsi="Times New Roman" w:cs="Times New Roman"/>
                <w:lang w:eastAsia="zh-Hans"/>
              </w:rPr>
            </w:pPr>
          </w:p>
        </w:tc>
        <w:tc>
          <w:tcPr>
            <w:tcW w:w="1721" w:type="pct"/>
            <w:noWrap w:val="0"/>
            <w:vAlign w:val="center"/>
          </w:tcPr>
          <w:p w14:paraId="0F3AD5C0">
            <w:pPr>
              <w:pStyle w:val="87"/>
              <w:rPr>
                <w:rFonts w:hint="default" w:ascii="Times New Roman" w:hAnsi="Times New Roman" w:cs="Times New Roman"/>
              </w:rPr>
            </w:pPr>
            <w:r>
              <w:rPr>
                <w:rFonts w:hint="default" w:ascii="Times New Roman" w:hAnsi="Times New Roman" w:cs="Times New Roman"/>
              </w:rPr>
              <w:t>税额</w:t>
            </w:r>
          </w:p>
        </w:tc>
        <w:tc>
          <w:tcPr>
            <w:tcW w:w="945" w:type="pct"/>
            <w:noWrap w:val="0"/>
            <w:vAlign w:val="center"/>
          </w:tcPr>
          <w:p w14:paraId="40B62445">
            <w:pPr>
              <w:pStyle w:val="87"/>
              <w:rPr>
                <w:rFonts w:hint="default" w:ascii="Times New Roman" w:hAnsi="Times New Roman" w:cs="Times New Roman"/>
              </w:rPr>
            </w:pPr>
            <w:r>
              <w:rPr>
                <w:rFonts w:hint="default" w:ascii="Times New Roman" w:hAnsi="Times New Roman" w:cs="Times New Roman"/>
              </w:rPr>
              <w:t>税额</w:t>
            </w:r>
          </w:p>
        </w:tc>
      </w:tr>
      <w:tr w14:paraId="5C88983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458A0B6B">
            <w:pPr>
              <w:pStyle w:val="87"/>
              <w:rPr>
                <w:rFonts w:hint="default" w:ascii="Times New Roman" w:hAnsi="Times New Roman" w:cs="Times New Roman"/>
                <w:lang w:eastAsia="zh-Hans"/>
              </w:rPr>
            </w:pPr>
            <w:r>
              <w:rPr>
                <w:rFonts w:hint="default" w:ascii="Times New Roman" w:hAnsi="Times New Roman" w:cs="Times New Roman"/>
                <w:lang w:eastAsia="zh-Hans"/>
              </w:rPr>
              <w:t>slv</w:t>
            </w:r>
          </w:p>
        </w:tc>
        <w:tc>
          <w:tcPr>
            <w:tcW w:w="1235" w:type="pct"/>
            <w:noWrap w:val="0"/>
            <w:vAlign w:val="center"/>
          </w:tcPr>
          <w:p w14:paraId="483537B3">
            <w:pPr>
              <w:pStyle w:val="87"/>
              <w:rPr>
                <w:rFonts w:hint="default" w:ascii="Times New Roman" w:hAnsi="Times New Roman" w:cs="Times New Roman"/>
                <w:lang w:eastAsia="zh-Hans"/>
              </w:rPr>
            </w:pPr>
          </w:p>
        </w:tc>
        <w:tc>
          <w:tcPr>
            <w:tcW w:w="1721" w:type="pct"/>
            <w:noWrap w:val="0"/>
            <w:vAlign w:val="center"/>
          </w:tcPr>
          <w:p w14:paraId="641FBA35">
            <w:pPr>
              <w:pStyle w:val="87"/>
              <w:rPr>
                <w:rFonts w:hint="default" w:ascii="Times New Roman" w:hAnsi="Times New Roman" w:cs="Times New Roman"/>
              </w:rPr>
            </w:pPr>
            <w:r>
              <w:rPr>
                <w:rFonts w:hint="default" w:ascii="Times New Roman" w:hAnsi="Times New Roman" w:cs="Times New Roman"/>
              </w:rPr>
              <w:t>税率</w:t>
            </w:r>
          </w:p>
        </w:tc>
        <w:tc>
          <w:tcPr>
            <w:tcW w:w="945" w:type="pct"/>
            <w:noWrap w:val="0"/>
            <w:vAlign w:val="center"/>
          </w:tcPr>
          <w:p w14:paraId="7760C7E9">
            <w:pPr>
              <w:pStyle w:val="87"/>
              <w:rPr>
                <w:rFonts w:hint="default" w:ascii="Times New Roman" w:hAnsi="Times New Roman" w:cs="Times New Roman"/>
              </w:rPr>
            </w:pPr>
            <w:r>
              <w:rPr>
                <w:rFonts w:hint="default" w:ascii="Times New Roman" w:hAnsi="Times New Roman" w:cs="Times New Roman"/>
              </w:rPr>
              <w:t>税率</w:t>
            </w:r>
          </w:p>
        </w:tc>
      </w:tr>
      <w:tr w14:paraId="4F5A59B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406AC1FC">
            <w:pPr>
              <w:pStyle w:val="87"/>
              <w:rPr>
                <w:rFonts w:hint="default" w:ascii="Times New Roman" w:hAnsi="Times New Roman" w:cs="Times New Roman"/>
                <w:lang w:eastAsia="zh-Hans"/>
              </w:rPr>
            </w:pPr>
            <w:r>
              <w:rPr>
                <w:rFonts w:hint="default" w:ascii="Times New Roman" w:hAnsi="Times New Roman" w:cs="Times New Roman"/>
                <w:lang w:eastAsia="zh-Hans"/>
              </w:rPr>
              <w:t>jshj</w:t>
            </w:r>
          </w:p>
        </w:tc>
        <w:tc>
          <w:tcPr>
            <w:tcW w:w="1235" w:type="pct"/>
            <w:noWrap w:val="0"/>
            <w:vAlign w:val="center"/>
          </w:tcPr>
          <w:p w14:paraId="11602E2C">
            <w:pPr>
              <w:pStyle w:val="87"/>
              <w:rPr>
                <w:rFonts w:hint="default" w:ascii="Times New Roman" w:hAnsi="Times New Roman" w:cs="Times New Roman"/>
                <w:lang w:eastAsia="zh-Hans"/>
              </w:rPr>
            </w:pPr>
          </w:p>
        </w:tc>
        <w:tc>
          <w:tcPr>
            <w:tcW w:w="1721" w:type="pct"/>
            <w:noWrap w:val="0"/>
            <w:vAlign w:val="center"/>
          </w:tcPr>
          <w:p w14:paraId="542466DE">
            <w:pPr>
              <w:pStyle w:val="87"/>
              <w:rPr>
                <w:rFonts w:hint="default" w:ascii="Times New Roman" w:hAnsi="Times New Roman" w:cs="Times New Roman"/>
              </w:rPr>
            </w:pPr>
            <w:r>
              <w:rPr>
                <w:rFonts w:hint="default" w:ascii="Times New Roman" w:hAnsi="Times New Roman" w:cs="Times New Roman"/>
              </w:rPr>
              <w:t>价税合计</w:t>
            </w:r>
          </w:p>
        </w:tc>
        <w:tc>
          <w:tcPr>
            <w:tcW w:w="945" w:type="pct"/>
            <w:noWrap w:val="0"/>
            <w:vAlign w:val="center"/>
          </w:tcPr>
          <w:p w14:paraId="401B1932">
            <w:pPr>
              <w:pStyle w:val="87"/>
              <w:rPr>
                <w:rFonts w:hint="default" w:ascii="Times New Roman" w:hAnsi="Times New Roman" w:cs="Times New Roman"/>
              </w:rPr>
            </w:pPr>
            <w:r>
              <w:rPr>
                <w:rFonts w:hint="default" w:ascii="Times New Roman" w:hAnsi="Times New Roman" w:cs="Times New Roman"/>
              </w:rPr>
              <w:t>价税合计</w:t>
            </w:r>
          </w:p>
        </w:tc>
      </w:tr>
      <w:tr w14:paraId="2852B0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1467700">
            <w:pPr>
              <w:pStyle w:val="87"/>
              <w:rPr>
                <w:rFonts w:hint="default" w:ascii="Times New Roman" w:hAnsi="Times New Roman" w:cs="Times New Roman"/>
                <w:lang w:eastAsia="zh-Hans"/>
              </w:rPr>
            </w:pPr>
            <w:r>
              <w:rPr>
                <w:rFonts w:hint="default" w:ascii="Times New Roman" w:hAnsi="Times New Roman" w:cs="Times New Roman"/>
                <w:lang w:eastAsia="zh-Hans"/>
              </w:rPr>
              <w:t>kjlx</w:t>
            </w:r>
          </w:p>
        </w:tc>
        <w:tc>
          <w:tcPr>
            <w:tcW w:w="1235" w:type="pct"/>
            <w:noWrap w:val="0"/>
            <w:vAlign w:val="center"/>
          </w:tcPr>
          <w:p w14:paraId="36F79DE1">
            <w:pPr>
              <w:pStyle w:val="87"/>
              <w:rPr>
                <w:rFonts w:hint="default" w:ascii="Times New Roman" w:hAnsi="Times New Roman" w:cs="Times New Roman"/>
                <w:lang w:eastAsia="zh-Hans"/>
              </w:rPr>
            </w:pPr>
          </w:p>
        </w:tc>
        <w:tc>
          <w:tcPr>
            <w:tcW w:w="1721" w:type="pct"/>
            <w:noWrap w:val="0"/>
            <w:vAlign w:val="center"/>
          </w:tcPr>
          <w:p w14:paraId="056DB384">
            <w:pPr>
              <w:pStyle w:val="87"/>
              <w:rPr>
                <w:rFonts w:hint="default" w:ascii="Times New Roman" w:hAnsi="Times New Roman" w:cs="Times New Roman"/>
              </w:rPr>
            </w:pPr>
            <w:r>
              <w:rPr>
                <w:rFonts w:hint="default" w:ascii="Times New Roman" w:hAnsi="Times New Roman" w:cs="Times New Roman"/>
                <w:lang w:eastAsia="zh-Hans"/>
              </w:rPr>
              <w:t>开具类型</w:t>
            </w:r>
          </w:p>
        </w:tc>
        <w:tc>
          <w:tcPr>
            <w:tcW w:w="945" w:type="pct"/>
            <w:noWrap w:val="0"/>
            <w:vAlign w:val="center"/>
          </w:tcPr>
          <w:p w14:paraId="19B47E37">
            <w:pPr>
              <w:pStyle w:val="87"/>
              <w:rPr>
                <w:rFonts w:hint="default" w:ascii="Times New Roman" w:hAnsi="Times New Roman" w:cs="Times New Roman"/>
              </w:rPr>
            </w:pPr>
            <w:r>
              <w:rPr>
                <w:rFonts w:hint="default" w:ascii="Times New Roman" w:hAnsi="Times New Roman" w:cs="Times New Roman"/>
                <w:lang w:eastAsia="zh-Hans"/>
              </w:rPr>
              <w:t>开具类型</w:t>
            </w:r>
          </w:p>
        </w:tc>
      </w:tr>
      <w:tr w14:paraId="1FAA5E2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1DD8BBB">
            <w:pPr>
              <w:pStyle w:val="87"/>
              <w:rPr>
                <w:rFonts w:hint="default" w:ascii="Times New Roman" w:hAnsi="Times New Roman" w:cs="Times New Roman"/>
                <w:lang w:eastAsia="zh-Hans"/>
              </w:rPr>
            </w:pPr>
            <w:r>
              <w:rPr>
                <w:rFonts w:hint="default" w:ascii="Times New Roman" w:hAnsi="Times New Roman" w:cs="Times New Roman"/>
                <w:lang w:eastAsia="zh-Hans"/>
              </w:rPr>
              <w:t>bsfs</w:t>
            </w:r>
          </w:p>
        </w:tc>
        <w:tc>
          <w:tcPr>
            <w:tcW w:w="1235" w:type="pct"/>
            <w:noWrap w:val="0"/>
            <w:vAlign w:val="center"/>
          </w:tcPr>
          <w:p w14:paraId="51ACD2C2">
            <w:pPr>
              <w:pStyle w:val="87"/>
              <w:rPr>
                <w:rFonts w:hint="default" w:ascii="Times New Roman" w:hAnsi="Times New Roman" w:cs="Times New Roman"/>
                <w:lang w:eastAsia="zh-Hans"/>
              </w:rPr>
            </w:pPr>
          </w:p>
        </w:tc>
        <w:tc>
          <w:tcPr>
            <w:tcW w:w="1721" w:type="pct"/>
            <w:noWrap w:val="0"/>
            <w:vAlign w:val="center"/>
          </w:tcPr>
          <w:p w14:paraId="39050BBD">
            <w:pPr>
              <w:pStyle w:val="87"/>
              <w:rPr>
                <w:rFonts w:hint="default" w:ascii="Times New Roman" w:hAnsi="Times New Roman" w:cs="Times New Roman"/>
              </w:rPr>
            </w:pPr>
            <w:r>
              <w:rPr>
                <w:rFonts w:hint="default" w:ascii="Times New Roman" w:hAnsi="Times New Roman" w:cs="Times New Roman"/>
              </w:rPr>
              <w:t>报送方式</w:t>
            </w:r>
          </w:p>
        </w:tc>
        <w:tc>
          <w:tcPr>
            <w:tcW w:w="945" w:type="pct"/>
            <w:noWrap w:val="0"/>
            <w:vAlign w:val="center"/>
          </w:tcPr>
          <w:p w14:paraId="057E3FBE">
            <w:pPr>
              <w:pStyle w:val="87"/>
              <w:rPr>
                <w:rFonts w:hint="default" w:ascii="Times New Roman" w:hAnsi="Times New Roman" w:cs="Times New Roman"/>
              </w:rPr>
            </w:pPr>
            <w:r>
              <w:rPr>
                <w:rFonts w:hint="default" w:ascii="Times New Roman" w:hAnsi="Times New Roman" w:cs="Times New Roman"/>
              </w:rPr>
              <w:t>报送方式</w:t>
            </w:r>
          </w:p>
        </w:tc>
      </w:tr>
      <w:tr w14:paraId="7C3037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420A856">
            <w:pPr>
              <w:pStyle w:val="87"/>
              <w:rPr>
                <w:rFonts w:hint="default" w:ascii="Times New Roman" w:hAnsi="Times New Roman" w:cs="Times New Roman"/>
                <w:lang w:eastAsia="zh-Hans"/>
              </w:rPr>
            </w:pPr>
            <w:r>
              <w:rPr>
                <w:rFonts w:hint="default" w:ascii="Times New Roman" w:hAnsi="Times New Roman" w:cs="Times New Roman"/>
                <w:lang w:eastAsia="zh-Hans"/>
              </w:rPr>
              <w:t>hsslbz</w:t>
            </w:r>
          </w:p>
        </w:tc>
        <w:tc>
          <w:tcPr>
            <w:tcW w:w="1235" w:type="pct"/>
            <w:noWrap w:val="0"/>
            <w:vAlign w:val="center"/>
          </w:tcPr>
          <w:p w14:paraId="0821EA0D">
            <w:pPr>
              <w:pStyle w:val="87"/>
              <w:rPr>
                <w:rFonts w:hint="default" w:ascii="Times New Roman" w:hAnsi="Times New Roman" w:cs="Times New Roman"/>
                <w:lang w:eastAsia="zh-Hans"/>
              </w:rPr>
            </w:pPr>
          </w:p>
        </w:tc>
        <w:tc>
          <w:tcPr>
            <w:tcW w:w="1721" w:type="pct"/>
            <w:noWrap w:val="0"/>
            <w:vAlign w:val="center"/>
          </w:tcPr>
          <w:p w14:paraId="35EFE87D">
            <w:pPr>
              <w:pStyle w:val="87"/>
              <w:rPr>
                <w:rFonts w:hint="default" w:ascii="Times New Roman" w:hAnsi="Times New Roman" w:cs="Times New Roman"/>
              </w:rPr>
            </w:pPr>
            <w:r>
              <w:rPr>
                <w:rFonts w:hint="default" w:ascii="Times New Roman" w:hAnsi="Times New Roman" w:cs="Times New Roman"/>
              </w:rPr>
              <w:t>含税税率标识</w:t>
            </w:r>
          </w:p>
        </w:tc>
        <w:tc>
          <w:tcPr>
            <w:tcW w:w="945" w:type="pct"/>
            <w:noWrap w:val="0"/>
            <w:vAlign w:val="center"/>
          </w:tcPr>
          <w:p w14:paraId="4B39B1CE">
            <w:pPr>
              <w:pStyle w:val="87"/>
              <w:rPr>
                <w:rFonts w:hint="default" w:ascii="Times New Roman" w:hAnsi="Times New Roman" w:cs="Times New Roman"/>
              </w:rPr>
            </w:pPr>
            <w:r>
              <w:rPr>
                <w:rFonts w:hint="default" w:ascii="Times New Roman" w:hAnsi="Times New Roman" w:cs="Times New Roman"/>
              </w:rPr>
              <w:t>含税税率标识</w:t>
            </w:r>
          </w:p>
        </w:tc>
      </w:tr>
      <w:tr w14:paraId="7EAD37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29CA2FE">
            <w:pPr>
              <w:pStyle w:val="87"/>
              <w:rPr>
                <w:rFonts w:hint="default" w:ascii="Times New Roman" w:hAnsi="Times New Roman" w:cs="Times New Roman"/>
                <w:lang w:eastAsia="zh-Hans"/>
              </w:rPr>
            </w:pPr>
            <w:r>
              <w:rPr>
                <w:rFonts w:hint="default" w:ascii="Times New Roman" w:hAnsi="Times New Roman" w:cs="Times New Roman"/>
                <w:lang w:eastAsia="zh-Hans"/>
              </w:rPr>
              <w:t>fpztDm</w:t>
            </w:r>
          </w:p>
        </w:tc>
        <w:tc>
          <w:tcPr>
            <w:tcW w:w="1235" w:type="pct"/>
            <w:noWrap w:val="0"/>
            <w:vAlign w:val="center"/>
          </w:tcPr>
          <w:p w14:paraId="0C969E80">
            <w:pPr>
              <w:pStyle w:val="87"/>
              <w:rPr>
                <w:rFonts w:hint="default" w:ascii="Times New Roman" w:hAnsi="Times New Roman" w:cs="Times New Roman"/>
                <w:lang w:eastAsia="zh-Hans"/>
              </w:rPr>
            </w:pPr>
          </w:p>
        </w:tc>
        <w:tc>
          <w:tcPr>
            <w:tcW w:w="1721" w:type="pct"/>
            <w:noWrap w:val="0"/>
            <w:vAlign w:val="center"/>
          </w:tcPr>
          <w:p w14:paraId="36CAE5D7">
            <w:pPr>
              <w:pStyle w:val="87"/>
              <w:rPr>
                <w:rFonts w:hint="default" w:ascii="Times New Roman" w:hAnsi="Times New Roman" w:cs="Times New Roman"/>
              </w:rPr>
            </w:pPr>
            <w:r>
              <w:rPr>
                <w:rFonts w:hint="default" w:ascii="Times New Roman" w:hAnsi="Times New Roman" w:cs="Times New Roman"/>
              </w:rPr>
              <w:t>发票状态代码</w:t>
            </w:r>
          </w:p>
        </w:tc>
        <w:tc>
          <w:tcPr>
            <w:tcW w:w="945" w:type="pct"/>
            <w:noWrap w:val="0"/>
            <w:vAlign w:val="center"/>
          </w:tcPr>
          <w:p w14:paraId="5D85CB4B">
            <w:pPr>
              <w:pStyle w:val="87"/>
              <w:rPr>
                <w:rFonts w:hint="default" w:ascii="Times New Roman" w:hAnsi="Times New Roman" w:cs="Times New Roman"/>
              </w:rPr>
            </w:pPr>
            <w:r>
              <w:rPr>
                <w:rFonts w:hint="default" w:ascii="Times New Roman" w:hAnsi="Times New Roman" w:cs="Times New Roman"/>
              </w:rPr>
              <w:t>发票状态代码</w:t>
            </w:r>
          </w:p>
        </w:tc>
      </w:tr>
      <w:tr w14:paraId="3B751C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CEDCE19">
            <w:pPr>
              <w:pStyle w:val="87"/>
              <w:rPr>
                <w:rFonts w:hint="default" w:ascii="Times New Roman" w:hAnsi="Times New Roman" w:cs="Times New Roman"/>
                <w:lang w:eastAsia="zh-Hans"/>
              </w:rPr>
            </w:pPr>
            <w:r>
              <w:rPr>
                <w:rFonts w:hint="default" w:ascii="Times New Roman" w:hAnsi="Times New Roman" w:cs="Times New Roman"/>
              </w:rPr>
              <w:t>kpyf</w:t>
            </w:r>
          </w:p>
        </w:tc>
        <w:tc>
          <w:tcPr>
            <w:tcW w:w="1235" w:type="pct"/>
            <w:noWrap w:val="0"/>
            <w:vAlign w:val="center"/>
          </w:tcPr>
          <w:p w14:paraId="2961C4E7">
            <w:pPr>
              <w:pStyle w:val="87"/>
              <w:rPr>
                <w:rFonts w:hint="default" w:ascii="Times New Roman" w:hAnsi="Times New Roman" w:cs="Times New Roman"/>
              </w:rPr>
            </w:pPr>
          </w:p>
        </w:tc>
        <w:tc>
          <w:tcPr>
            <w:tcW w:w="1721" w:type="pct"/>
            <w:noWrap w:val="0"/>
            <w:vAlign w:val="center"/>
          </w:tcPr>
          <w:p w14:paraId="5F957EC4">
            <w:pPr>
              <w:pStyle w:val="87"/>
              <w:rPr>
                <w:rFonts w:hint="default" w:ascii="Times New Roman" w:hAnsi="Times New Roman" w:cs="Times New Roman"/>
              </w:rPr>
            </w:pPr>
            <w:r>
              <w:rPr>
                <w:rFonts w:hint="default" w:ascii="Times New Roman" w:hAnsi="Times New Roman" w:cs="Times New Roman"/>
              </w:rPr>
              <w:t>开票月份</w:t>
            </w:r>
          </w:p>
        </w:tc>
        <w:tc>
          <w:tcPr>
            <w:tcW w:w="945" w:type="pct"/>
            <w:noWrap w:val="0"/>
            <w:vAlign w:val="center"/>
          </w:tcPr>
          <w:p w14:paraId="700EB5D1">
            <w:pPr>
              <w:pStyle w:val="87"/>
              <w:rPr>
                <w:rFonts w:hint="default" w:ascii="Times New Roman" w:hAnsi="Times New Roman" w:cs="Times New Roman"/>
              </w:rPr>
            </w:pPr>
            <w:r>
              <w:rPr>
                <w:rFonts w:hint="default" w:ascii="Times New Roman" w:hAnsi="Times New Roman" w:cs="Times New Roman"/>
              </w:rPr>
              <w:t>开票月份</w:t>
            </w:r>
          </w:p>
        </w:tc>
      </w:tr>
      <w:tr w14:paraId="23E582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6B6AF48D">
            <w:pPr>
              <w:pStyle w:val="87"/>
              <w:rPr>
                <w:rFonts w:hint="default" w:ascii="Times New Roman" w:hAnsi="Times New Roman" w:cs="Times New Roman"/>
              </w:rPr>
            </w:pPr>
            <w:r>
              <w:rPr>
                <w:rFonts w:hint="default" w:ascii="Times New Roman" w:hAnsi="Times New Roman" w:cs="Times New Roman"/>
              </w:rPr>
              <w:t>kprq</w:t>
            </w:r>
          </w:p>
        </w:tc>
        <w:tc>
          <w:tcPr>
            <w:tcW w:w="1235" w:type="pct"/>
            <w:noWrap w:val="0"/>
            <w:vAlign w:val="center"/>
          </w:tcPr>
          <w:p w14:paraId="67C09988">
            <w:pPr>
              <w:pStyle w:val="87"/>
              <w:rPr>
                <w:rFonts w:hint="default" w:ascii="Times New Roman" w:hAnsi="Times New Roman" w:cs="Times New Roman"/>
              </w:rPr>
            </w:pPr>
          </w:p>
        </w:tc>
        <w:tc>
          <w:tcPr>
            <w:tcW w:w="1721" w:type="pct"/>
            <w:noWrap w:val="0"/>
            <w:vAlign w:val="center"/>
          </w:tcPr>
          <w:p w14:paraId="1335EBB8">
            <w:pPr>
              <w:pStyle w:val="87"/>
              <w:rPr>
                <w:rFonts w:hint="default" w:ascii="Times New Roman" w:hAnsi="Times New Roman" w:cs="Times New Roman"/>
              </w:rPr>
            </w:pPr>
            <w:r>
              <w:rPr>
                <w:rFonts w:hint="default" w:ascii="Times New Roman" w:hAnsi="Times New Roman" w:cs="Times New Roman"/>
              </w:rPr>
              <w:t>开票日期</w:t>
            </w:r>
          </w:p>
        </w:tc>
        <w:tc>
          <w:tcPr>
            <w:tcW w:w="945" w:type="pct"/>
            <w:noWrap w:val="0"/>
            <w:vAlign w:val="center"/>
          </w:tcPr>
          <w:p w14:paraId="03C0B563">
            <w:pPr>
              <w:pStyle w:val="87"/>
              <w:rPr>
                <w:rFonts w:hint="default" w:ascii="Times New Roman" w:hAnsi="Times New Roman" w:cs="Times New Roman"/>
              </w:rPr>
            </w:pPr>
            <w:r>
              <w:rPr>
                <w:rFonts w:hint="default" w:ascii="Times New Roman" w:hAnsi="Times New Roman" w:cs="Times New Roman"/>
              </w:rPr>
              <w:t>开票日期</w:t>
            </w:r>
          </w:p>
        </w:tc>
      </w:tr>
      <w:tr w14:paraId="64309F1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5CC641FB">
            <w:pPr>
              <w:pStyle w:val="87"/>
              <w:rPr>
                <w:rFonts w:hint="default" w:ascii="Times New Roman" w:hAnsi="Times New Roman" w:cs="Times New Roman"/>
                <w:lang w:eastAsia="zh-Hans"/>
              </w:rPr>
            </w:pPr>
            <w:r>
              <w:rPr>
                <w:rFonts w:hint="default" w:ascii="Times New Roman" w:hAnsi="Times New Roman" w:cs="Times New Roman"/>
              </w:rPr>
              <w:t>mxxx</w:t>
            </w:r>
          </w:p>
        </w:tc>
        <w:tc>
          <w:tcPr>
            <w:tcW w:w="1235" w:type="pct"/>
            <w:noWrap w:val="0"/>
            <w:vAlign w:val="center"/>
          </w:tcPr>
          <w:p w14:paraId="3AC2D8F5">
            <w:pPr>
              <w:pStyle w:val="87"/>
              <w:rPr>
                <w:rFonts w:hint="default" w:ascii="Times New Roman" w:hAnsi="Times New Roman" w:cs="Times New Roman"/>
              </w:rPr>
            </w:pPr>
          </w:p>
        </w:tc>
        <w:tc>
          <w:tcPr>
            <w:tcW w:w="1721" w:type="pct"/>
            <w:noWrap w:val="0"/>
            <w:vAlign w:val="center"/>
          </w:tcPr>
          <w:p w14:paraId="1D4CD7EB">
            <w:pPr>
              <w:pStyle w:val="87"/>
              <w:rPr>
                <w:rFonts w:hint="default" w:ascii="Times New Roman" w:hAnsi="Times New Roman" w:cs="Times New Roman"/>
              </w:rPr>
            </w:pPr>
            <w:r>
              <w:rPr>
                <w:rFonts w:hint="default" w:ascii="Times New Roman" w:hAnsi="Times New Roman" w:cs="Times New Roman"/>
              </w:rPr>
              <w:t>发票明细信息</w:t>
            </w:r>
          </w:p>
        </w:tc>
        <w:tc>
          <w:tcPr>
            <w:tcW w:w="945" w:type="pct"/>
            <w:noWrap w:val="0"/>
            <w:vAlign w:val="center"/>
          </w:tcPr>
          <w:p w14:paraId="0F310D8E">
            <w:pPr>
              <w:pStyle w:val="87"/>
              <w:rPr>
                <w:rFonts w:hint="default" w:ascii="Times New Roman" w:hAnsi="Times New Roman" w:cs="Times New Roman"/>
              </w:rPr>
            </w:pPr>
            <w:r>
              <w:rPr>
                <w:rFonts w:hint="default" w:ascii="Times New Roman" w:hAnsi="Times New Roman" w:cs="Times New Roman"/>
              </w:rPr>
              <w:t>发票明细信息</w:t>
            </w:r>
          </w:p>
        </w:tc>
      </w:tr>
      <w:tr w14:paraId="338CEC2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1398646F">
            <w:pPr>
              <w:pStyle w:val="87"/>
              <w:rPr>
                <w:rFonts w:hint="default" w:ascii="Times New Roman" w:hAnsi="Times New Roman" w:cs="Times New Roman"/>
              </w:rPr>
            </w:pPr>
            <w:r>
              <w:rPr>
                <w:rFonts w:hint="default" w:ascii="Times New Roman" w:hAnsi="Times New Roman" w:cs="Times New Roman"/>
                <w:lang w:eastAsia="zh-Hans"/>
              </w:rPr>
              <w:t>fpdmhm</w:t>
            </w:r>
          </w:p>
        </w:tc>
        <w:tc>
          <w:tcPr>
            <w:tcW w:w="1235" w:type="pct"/>
            <w:noWrap w:val="0"/>
            <w:vAlign w:val="center"/>
          </w:tcPr>
          <w:p w14:paraId="30D304EC">
            <w:pPr>
              <w:pStyle w:val="87"/>
              <w:rPr>
                <w:rFonts w:hint="default" w:ascii="Times New Roman" w:hAnsi="Times New Roman" w:cs="Times New Roman"/>
                <w:lang w:eastAsia="zh-Hans"/>
              </w:rPr>
            </w:pPr>
          </w:p>
        </w:tc>
        <w:tc>
          <w:tcPr>
            <w:tcW w:w="1721" w:type="pct"/>
            <w:noWrap w:val="0"/>
            <w:vAlign w:val="center"/>
          </w:tcPr>
          <w:p w14:paraId="31FEC6C6">
            <w:pPr>
              <w:pStyle w:val="87"/>
              <w:rPr>
                <w:rFonts w:hint="default" w:ascii="Times New Roman" w:hAnsi="Times New Roman" w:cs="Times New Roman"/>
              </w:rPr>
            </w:pPr>
            <w:r>
              <w:rPr>
                <w:rFonts w:hint="default" w:ascii="Times New Roman" w:hAnsi="Times New Roman" w:cs="Times New Roman"/>
              </w:rPr>
              <w:t>发票代码号码</w:t>
            </w:r>
          </w:p>
        </w:tc>
        <w:tc>
          <w:tcPr>
            <w:tcW w:w="945" w:type="pct"/>
            <w:noWrap w:val="0"/>
            <w:vAlign w:val="center"/>
          </w:tcPr>
          <w:p w14:paraId="7CD915CE">
            <w:pPr>
              <w:pStyle w:val="87"/>
              <w:rPr>
                <w:rFonts w:hint="default" w:ascii="Times New Roman" w:hAnsi="Times New Roman" w:cs="Times New Roman"/>
              </w:rPr>
            </w:pPr>
            <w:r>
              <w:rPr>
                <w:rFonts w:hint="default" w:ascii="Times New Roman" w:hAnsi="Times New Roman" w:cs="Times New Roman"/>
              </w:rPr>
              <w:t>发票代码号码</w:t>
            </w:r>
          </w:p>
        </w:tc>
      </w:tr>
      <w:tr w14:paraId="548EC32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4DC4A87">
            <w:pPr>
              <w:pStyle w:val="87"/>
              <w:rPr>
                <w:rFonts w:hint="default" w:ascii="Times New Roman" w:hAnsi="Times New Roman" w:cs="Times New Roman"/>
              </w:rPr>
            </w:pPr>
            <w:r>
              <w:rPr>
                <w:rFonts w:hint="default" w:ascii="Times New Roman" w:hAnsi="Times New Roman" w:cs="Times New Roman"/>
                <w:lang w:eastAsia="zh-Hans"/>
              </w:rPr>
              <w:t>fpdm</w:t>
            </w:r>
          </w:p>
        </w:tc>
        <w:tc>
          <w:tcPr>
            <w:tcW w:w="1235" w:type="pct"/>
            <w:noWrap w:val="0"/>
            <w:vAlign w:val="center"/>
          </w:tcPr>
          <w:p w14:paraId="04D37ECD">
            <w:pPr>
              <w:pStyle w:val="87"/>
              <w:rPr>
                <w:rFonts w:hint="default" w:ascii="Times New Roman" w:hAnsi="Times New Roman" w:cs="Times New Roman"/>
                <w:lang w:eastAsia="zh-Hans"/>
              </w:rPr>
            </w:pPr>
          </w:p>
        </w:tc>
        <w:tc>
          <w:tcPr>
            <w:tcW w:w="1721" w:type="pct"/>
            <w:noWrap w:val="0"/>
            <w:vAlign w:val="center"/>
          </w:tcPr>
          <w:p w14:paraId="7C18DA64">
            <w:pPr>
              <w:pStyle w:val="87"/>
              <w:rPr>
                <w:rFonts w:hint="default" w:ascii="Times New Roman" w:hAnsi="Times New Roman" w:cs="Times New Roman"/>
              </w:rPr>
            </w:pPr>
            <w:r>
              <w:rPr>
                <w:rFonts w:hint="default" w:ascii="Times New Roman" w:hAnsi="Times New Roman" w:cs="Times New Roman"/>
              </w:rPr>
              <w:t>发票代码</w:t>
            </w:r>
          </w:p>
        </w:tc>
        <w:tc>
          <w:tcPr>
            <w:tcW w:w="945" w:type="pct"/>
            <w:noWrap w:val="0"/>
            <w:vAlign w:val="center"/>
          </w:tcPr>
          <w:p w14:paraId="7311298C">
            <w:pPr>
              <w:pStyle w:val="87"/>
              <w:rPr>
                <w:rFonts w:hint="default" w:ascii="Times New Roman" w:hAnsi="Times New Roman" w:cs="Times New Roman"/>
              </w:rPr>
            </w:pPr>
            <w:r>
              <w:rPr>
                <w:rFonts w:hint="default" w:ascii="Times New Roman" w:hAnsi="Times New Roman" w:cs="Times New Roman"/>
              </w:rPr>
              <w:t>发票代码</w:t>
            </w:r>
          </w:p>
        </w:tc>
      </w:tr>
      <w:tr w14:paraId="36AD0E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CF923BF">
            <w:pPr>
              <w:pStyle w:val="87"/>
              <w:rPr>
                <w:rFonts w:hint="default" w:ascii="Times New Roman" w:hAnsi="Times New Roman" w:cs="Times New Roman"/>
              </w:rPr>
            </w:pPr>
            <w:r>
              <w:rPr>
                <w:rFonts w:hint="default" w:ascii="Times New Roman" w:hAnsi="Times New Roman" w:cs="Times New Roman"/>
                <w:lang w:eastAsia="zh-Hans"/>
              </w:rPr>
              <w:t>fphm</w:t>
            </w:r>
          </w:p>
        </w:tc>
        <w:tc>
          <w:tcPr>
            <w:tcW w:w="1235" w:type="pct"/>
            <w:noWrap w:val="0"/>
            <w:vAlign w:val="center"/>
          </w:tcPr>
          <w:p w14:paraId="478CC704">
            <w:pPr>
              <w:pStyle w:val="87"/>
              <w:rPr>
                <w:rFonts w:hint="default" w:ascii="Times New Roman" w:hAnsi="Times New Roman" w:cs="Times New Roman"/>
                <w:lang w:eastAsia="zh-Hans"/>
              </w:rPr>
            </w:pPr>
          </w:p>
        </w:tc>
        <w:tc>
          <w:tcPr>
            <w:tcW w:w="1721" w:type="pct"/>
            <w:noWrap w:val="0"/>
            <w:vAlign w:val="center"/>
          </w:tcPr>
          <w:p w14:paraId="4D584305">
            <w:pPr>
              <w:pStyle w:val="87"/>
              <w:rPr>
                <w:rFonts w:hint="default" w:ascii="Times New Roman" w:hAnsi="Times New Roman" w:cs="Times New Roman"/>
              </w:rPr>
            </w:pPr>
            <w:r>
              <w:rPr>
                <w:rFonts w:hint="default" w:ascii="Times New Roman" w:hAnsi="Times New Roman" w:cs="Times New Roman"/>
              </w:rPr>
              <w:t>发票号码</w:t>
            </w:r>
          </w:p>
        </w:tc>
        <w:tc>
          <w:tcPr>
            <w:tcW w:w="945" w:type="pct"/>
            <w:noWrap w:val="0"/>
            <w:vAlign w:val="center"/>
          </w:tcPr>
          <w:p w14:paraId="26256714">
            <w:pPr>
              <w:pStyle w:val="87"/>
              <w:rPr>
                <w:rFonts w:hint="default" w:ascii="Times New Roman" w:hAnsi="Times New Roman" w:cs="Times New Roman"/>
              </w:rPr>
            </w:pPr>
            <w:r>
              <w:rPr>
                <w:rFonts w:hint="default" w:ascii="Times New Roman" w:hAnsi="Times New Roman" w:cs="Times New Roman"/>
              </w:rPr>
              <w:t>发票号码</w:t>
            </w:r>
          </w:p>
        </w:tc>
      </w:tr>
      <w:tr w14:paraId="5AFAE2C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43821D2">
            <w:pPr>
              <w:pStyle w:val="87"/>
              <w:rPr>
                <w:rFonts w:hint="default" w:ascii="Times New Roman" w:hAnsi="Times New Roman" w:cs="Times New Roman"/>
              </w:rPr>
            </w:pPr>
            <w:r>
              <w:rPr>
                <w:rFonts w:hint="default" w:ascii="Times New Roman" w:hAnsi="Times New Roman" w:cs="Times New Roman"/>
              </w:rPr>
              <w:t xml:space="preserve">  mxxh</w:t>
            </w:r>
          </w:p>
        </w:tc>
        <w:tc>
          <w:tcPr>
            <w:tcW w:w="1235" w:type="pct"/>
            <w:noWrap w:val="0"/>
            <w:vAlign w:val="center"/>
          </w:tcPr>
          <w:p w14:paraId="6D3F0A5C">
            <w:pPr>
              <w:pStyle w:val="87"/>
              <w:rPr>
                <w:rFonts w:hint="default" w:ascii="Times New Roman" w:hAnsi="Times New Roman" w:cs="Times New Roman"/>
              </w:rPr>
            </w:pPr>
          </w:p>
        </w:tc>
        <w:tc>
          <w:tcPr>
            <w:tcW w:w="1721" w:type="pct"/>
            <w:noWrap w:val="0"/>
            <w:vAlign w:val="center"/>
          </w:tcPr>
          <w:p w14:paraId="3E86F5C3">
            <w:pPr>
              <w:pStyle w:val="87"/>
              <w:rPr>
                <w:rFonts w:hint="default" w:ascii="Times New Roman" w:hAnsi="Times New Roman" w:cs="Times New Roman"/>
              </w:rPr>
            </w:pPr>
            <w:r>
              <w:rPr>
                <w:rFonts w:hint="default" w:ascii="Times New Roman" w:hAnsi="Times New Roman" w:cs="Times New Roman"/>
              </w:rPr>
              <w:t>明细序号</w:t>
            </w:r>
          </w:p>
        </w:tc>
        <w:tc>
          <w:tcPr>
            <w:tcW w:w="945" w:type="pct"/>
            <w:noWrap w:val="0"/>
            <w:vAlign w:val="center"/>
          </w:tcPr>
          <w:p w14:paraId="4FA85E28">
            <w:pPr>
              <w:pStyle w:val="87"/>
              <w:rPr>
                <w:rFonts w:hint="default" w:ascii="Times New Roman" w:hAnsi="Times New Roman" w:cs="Times New Roman"/>
              </w:rPr>
            </w:pPr>
            <w:r>
              <w:rPr>
                <w:rFonts w:hint="default" w:ascii="Times New Roman" w:hAnsi="Times New Roman" w:cs="Times New Roman"/>
              </w:rPr>
              <w:t>明细序号</w:t>
            </w:r>
          </w:p>
        </w:tc>
      </w:tr>
      <w:tr w14:paraId="7F3D1B6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51514FD2">
            <w:pPr>
              <w:pStyle w:val="87"/>
              <w:rPr>
                <w:rFonts w:hint="default" w:ascii="Times New Roman" w:hAnsi="Times New Roman" w:cs="Times New Roman"/>
              </w:rPr>
            </w:pPr>
            <w:r>
              <w:rPr>
                <w:rFonts w:hint="default" w:ascii="Times New Roman" w:hAnsi="Times New Roman" w:cs="Times New Roman"/>
              </w:rPr>
              <w:t xml:space="preserve">  spbm</w:t>
            </w:r>
          </w:p>
        </w:tc>
        <w:tc>
          <w:tcPr>
            <w:tcW w:w="1235" w:type="pct"/>
            <w:noWrap w:val="0"/>
            <w:vAlign w:val="center"/>
          </w:tcPr>
          <w:p w14:paraId="1858BFB9">
            <w:pPr>
              <w:pStyle w:val="87"/>
              <w:rPr>
                <w:rFonts w:hint="default" w:ascii="Times New Roman" w:hAnsi="Times New Roman" w:cs="Times New Roman"/>
              </w:rPr>
            </w:pPr>
          </w:p>
        </w:tc>
        <w:tc>
          <w:tcPr>
            <w:tcW w:w="1721" w:type="pct"/>
            <w:noWrap w:val="0"/>
            <w:vAlign w:val="center"/>
          </w:tcPr>
          <w:p w14:paraId="321A1042">
            <w:pPr>
              <w:pStyle w:val="87"/>
              <w:rPr>
                <w:rFonts w:hint="default" w:ascii="Times New Roman" w:hAnsi="Times New Roman" w:cs="Times New Roman"/>
              </w:rPr>
            </w:pPr>
            <w:r>
              <w:rPr>
                <w:rFonts w:hint="default" w:ascii="Times New Roman" w:hAnsi="Times New Roman" w:cs="Times New Roman"/>
              </w:rPr>
              <w:t>商品编码</w:t>
            </w:r>
          </w:p>
        </w:tc>
        <w:tc>
          <w:tcPr>
            <w:tcW w:w="945" w:type="pct"/>
            <w:noWrap w:val="0"/>
            <w:vAlign w:val="center"/>
          </w:tcPr>
          <w:p w14:paraId="423035B8">
            <w:pPr>
              <w:pStyle w:val="87"/>
              <w:rPr>
                <w:rFonts w:hint="default" w:ascii="Times New Roman" w:hAnsi="Times New Roman" w:cs="Times New Roman"/>
              </w:rPr>
            </w:pPr>
            <w:r>
              <w:rPr>
                <w:rFonts w:hint="default" w:ascii="Times New Roman" w:hAnsi="Times New Roman" w:cs="Times New Roman"/>
              </w:rPr>
              <w:t>商品编码</w:t>
            </w:r>
          </w:p>
        </w:tc>
      </w:tr>
      <w:tr w14:paraId="74DB80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0F461FBE">
            <w:pPr>
              <w:pStyle w:val="87"/>
              <w:rPr>
                <w:rFonts w:hint="default" w:ascii="Times New Roman" w:hAnsi="Times New Roman" w:cs="Times New Roman"/>
              </w:rPr>
            </w:pPr>
            <w:r>
              <w:rPr>
                <w:rFonts w:hint="default" w:ascii="Times New Roman" w:hAnsi="Times New Roman" w:cs="Times New Roman"/>
              </w:rPr>
              <w:t xml:space="preserve">  mc</w:t>
            </w:r>
          </w:p>
        </w:tc>
        <w:tc>
          <w:tcPr>
            <w:tcW w:w="1235" w:type="pct"/>
            <w:noWrap w:val="0"/>
            <w:vAlign w:val="center"/>
          </w:tcPr>
          <w:p w14:paraId="11C9B5AB">
            <w:pPr>
              <w:pStyle w:val="87"/>
              <w:rPr>
                <w:rFonts w:hint="default" w:ascii="Times New Roman" w:hAnsi="Times New Roman" w:cs="Times New Roman"/>
              </w:rPr>
            </w:pPr>
          </w:p>
        </w:tc>
        <w:tc>
          <w:tcPr>
            <w:tcW w:w="1721" w:type="pct"/>
            <w:noWrap w:val="0"/>
            <w:vAlign w:val="center"/>
          </w:tcPr>
          <w:p w14:paraId="662BBE87">
            <w:pPr>
              <w:pStyle w:val="87"/>
              <w:rPr>
                <w:rFonts w:hint="default" w:ascii="Times New Roman" w:hAnsi="Times New Roman" w:cs="Times New Roman"/>
              </w:rPr>
            </w:pPr>
            <w:r>
              <w:rPr>
                <w:rFonts w:hint="default" w:ascii="Times New Roman" w:hAnsi="Times New Roman" w:cs="Times New Roman"/>
              </w:rPr>
              <w:t>名称</w:t>
            </w:r>
          </w:p>
        </w:tc>
        <w:tc>
          <w:tcPr>
            <w:tcW w:w="945" w:type="pct"/>
            <w:noWrap w:val="0"/>
            <w:vAlign w:val="center"/>
          </w:tcPr>
          <w:p w14:paraId="1C68DAAF">
            <w:pPr>
              <w:pStyle w:val="87"/>
              <w:rPr>
                <w:rFonts w:hint="default" w:ascii="Times New Roman" w:hAnsi="Times New Roman" w:cs="Times New Roman"/>
              </w:rPr>
            </w:pPr>
            <w:r>
              <w:rPr>
                <w:rFonts w:hint="default" w:ascii="Times New Roman" w:hAnsi="Times New Roman" w:cs="Times New Roman"/>
              </w:rPr>
              <w:t>名称</w:t>
            </w:r>
          </w:p>
        </w:tc>
      </w:tr>
      <w:tr w14:paraId="7AC0CA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1C58D468">
            <w:pPr>
              <w:pStyle w:val="87"/>
              <w:rPr>
                <w:rFonts w:hint="default" w:ascii="Times New Roman" w:hAnsi="Times New Roman" w:cs="Times New Roman"/>
              </w:rPr>
            </w:pPr>
            <w:r>
              <w:rPr>
                <w:rFonts w:hint="default" w:ascii="Times New Roman" w:hAnsi="Times New Roman" w:cs="Times New Roman"/>
              </w:rPr>
              <w:t xml:space="preserve">  dj</w:t>
            </w:r>
          </w:p>
        </w:tc>
        <w:tc>
          <w:tcPr>
            <w:tcW w:w="1235" w:type="pct"/>
            <w:noWrap w:val="0"/>
            <w:vAlign w:val="center"/>
          </w:tcPr>
          <w:p w14:paraId="3BF0DD28">
            <w:pPr>
              <w:pStyle w:val="87"/>
              <w:rPr>
                <w:rFonts w:hint="default" w:ascii="Times New Roman" w:hAnsi="Times New Roman" w:cs="Times New Roman"/>
              </w:rPr>
            </w:pPr>
          </w:p>
        </w:tc>
        <w:tc>
          <w:tcPr>
            <w:tcW w:w="1721" w:type="pct"/>
            <w:noWrap w:val="0"/>
            <w:vAlign w:val="center"/>
          </w:tcPr>
          <w:p w14:paraId="63688B39">
            <w:pPr>
              <w:pStyle w:val="87"/>
              <w:rPr>
                <w:rFonts w:hint="default" w:ascii="Times New Roman" w:hAnsi="Times New Roman" w:cs="Times New Roman"/>
              </w:rPr>
            </w:pPr>
            <w:r>
              <w:rPr>
                <w:rFonts w:hint="default" w:ascii="Times New Roman" w:hAnsi="Times New Roman" w:cs="Times New Roman"/>
              </w:rPr>
              <w:t>单价</w:t>
            </w:r>
          </w:p>
        </w:tc>
        <w:tc>
          <w:tcPr>
            <w:tcW w:w="945" w:type="pct"/>
            <w:noWrap w:val="0"/>
            <w:vAlign w:val="center"/>
          </w:tcPr>
          <w:p w14:paraId="529E9A87">
            <w:pPr>
              <w:pStyle w:val="87"/>
              <w:rPr>
                <w:rFonts w:hint="default" w:ascii="Times New Roman" w:hAnsi="Times New Roman" w:cs="Times New Roman"/>
              </w:rPr>
            </w:pPr>
            <w:r>
              <w:rPr>
                <w:rFonts w:hint="default" w:ascii="Times New Roman" w:hAnsi="Times New Roman" w:cs="Times New Roman"/>
              </w:rPr>
              <w:t>单价</w:t>
            </w:r>
          </w:p>
        </w:tc>
      </w:tr>
      <w:tr w14:paraId="0A8548B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625AE80">
            <w:pPr>
              <w:pStyle w:val="87"/>
              <w:rPr>
                <w:rFonts w:hint="default" w:ascii="Times New Roman" w:hAnsi="Times New Roman" w:cs="Times New Roman"/>
              </w:rPr>
            </w:pPr>
            <w:r>
              <w:rPr>
                <w:rFonts w:hint="default" w:ascii="Times New Roman" w:hAnsi="Times New Roman" w:cs="Times New Roman"/>
              </w:rPr>
              <w:t xml:space="preserve">  sl</w:t>
            </w:r>
          </w:p>
        </w:tc>
        <w:tc>
          <w:tcPr>
            <w:tcW w:w="1235" w:type="pct"/>
            <w:noWrap w:val="0"/>
            <w:vAlign w:val="center"/>
          </w:tcPr>
          <w:p w14:paraId="475A4D87">
            <w:pPr>
              <w:pStyle w:val="87"/>
              <w:rPr>
                <w:rFonts w:hint="default" w:ascii="Times New Roman" w:hAnsi="Times New Roman" w:cs="Times New Roman"/>
              </w:rPr>
            </w:pPr>
          </w:p>
        </w:tc>
        <w:tc>
          <w:tcPr>
            <w:tcW w:w="1721" w:type="pct"/>
            <w:noWrap w:val="0"/>
            <w:vAlign w:val="center"/>
          </w:tcPr>
          <w:p w14:paraId="1417B00D">
            <w:pPr>
              <w:pStyle w:val="87"/>
              <w:rPr>
                <w:rFonts w:hint="default" w:ascii="Times New Roman" w:hAnsi="Times New Roman" w:cs="Times New Roman"/>
              </w:rPr>
            </w:pPr>
            <w:r>
              <w:rPr>
                <w:rFonts w:hint="default" w:ascii="Times New Roman" w:hAnsi="Times New Roman" w:cs="Times New Roman"/>
              </w:rPr>
              <w:t>数量</w:t>
            </w:r>
          </w:p>
        </w:tc>
        <w:tc>
          <w:tcPr>
            <w:tcW w:w="945" w:type="pct"/>
            <w:noWrap w:val="0"/>
            <w:vAlign w:val="center"/>
          </w:tcPr>
          <w:p w14:paraId="79AEED5E">
            <w:pPr>
              <w:pStyle w:val="87"/>
              <w:rPr>
                <w:rFonts w:hint="default" w:ascii="Times New Roman" w:hAnsi="Times New Roman" w:cs="Times New Roman"/>
              </w:rPr>
            </w:pPr>
            <w:r>
              <w:rPr>
                <w:rFonts w:hint="default" w:ascii="Times New Roman" w:hAnsi="Times New Roman" w:cs="Times New Roman"/>
              </w:rPr>
              <w:t>数量</w:t>
            </w:r>
          </w:p>
        </w:tc>
      </w:tr>
      <w:tr w14:paraId="3B49E4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0DDA5020">
            <w:pPr>
              <w:pStyle w:val="87"/>
              <w:rPr>
                <w:rFonts w:hint="default" w:ascii="Times New Roman" w:hAnsi="Times New Roman" w:cs="Times New Roman"/>
              </w:rPr>
            </w:pPr>
            <w:r>
              <w:rPr>
                <w:rFonts w:hint="default" w:ascii="Times New Roman" w:hAnsi="Times New Roman" w:cs="Times New Roman"/>
              </w:rPr>
              <w:t xml:space="preserve">  ggxh</w:t>
            </w:r>
          </w:p>
        </w:tc>
        <w:tc>
          <w:tcPr>
            <w:tcW w:w="1235" w:type="pct"/>
            <w:noWrap w:val="0"/>
            <w:vAlign w:val="center"/>
          </w:tcPr>
          <w:p w14:paraId="622D1AA3">
            <w:pPr>
              <w:pStyle w:val="87"/>
              <w:rPr>
                <w:rFonts w:hint="default" w:ascii="Times New Roman" w:hAnsi="Times New Roman" w:cs="Times New Roman"/>
              </w:rPr>
            </w:pPr>
          </w:p>
        </w:tc>
        <w:tc>
          <w:tcPr>
            <w:tcW w:w="1721" w:type="pct"/>
            <w:noWrap w:val="0"/>
            <w:vAlign w:val="center"/>
          </w:tcPr>
          <w:p w14:paraId="21B44A2B">
            <w:pPr>
              <w:pStyle w:val="87"/>
              <w:rPr>
                <w:rFonts w:hint="default" w:ascii="Times New Roman" w:hAnsi="Times New Roman" w:cs="Times New Roman"/>
              </w:rPr>
            </w:pPr>
            <w:r>
              <w:rPr>
                <w:rFonts w:hint="default" w:ascii="Times New Roman" w:hAnsi="Times New Roman" w:cs="Times New Roman"/>
              </w:rPr>
              <w:t>规格型号</w:t>
            </w:r>
          </w:p>
        </w:tc>
        <w:tc>
          <w:tcPr>
            <w:tcW w:w="945" w:type="pct"/>
            <w:noWrap w:val="0"/>
            <w:vAlign w:val="center"/>
          </w:tcPr>
          <w:p w14:paraId="49ECE696">
            <w:pPr>
              <w:pStyle w:val="87"/>
              <w:rPr>
                <w:rFonts w:hint="default" w:ascii="Times New Roman" w:hAnsi="Times New Roman" w:cs="Times New Roman"/>
              </w:rPr>
            </w:pPr>
            <w:r>
              <w:rPr>
                <w:rFonts w:hint="default" w:ascii="Times New Roman" w:hAnsi="Times New Roman" w:cs="Times New Roman"/>
              </w:rPr>
              <w:t>规格型号</w:t>
            </w:r>
          </w:p>
        </w:tc>
      </w:tr>
      <w:tr w14:paraId="1961EE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1C1A6E9D">
            <w:pPr>
              <w:pStyle w:val="87"/>
              <w:rPr>
                <w:rFonts w:hint="default" w:ascii="Times New Roman" w:hAnsi="Times New Roman" w:cs="Times New Roman"/>
              </w:rPr>
            </w:pPr>
            <w:r>
              <w:rPr>
                <w:rFonts w:hint="default" w:ascii="Times New Roman" w:hAnsi="Times New Roman" w:cs="Times New Roman"/>
              </w:rPr>
              <w:t xml:space="preserve">  jldw</w:t>
            </w:r>
          </w:p>
        </w:tc>
        <w:tc>
          <w:tcPr>
            <w:tcW w:w="1235" w:type="pct"/>
            <w:noWrap w:val="0"/>
            <w:vAlign w:val="center"/>
          </w:tcPr>
          <w:p w14:paraId="4CAF1E0B">
            <w:pPr>
              <w:pStyle w:val="87"/>
              <w:rPr>
                <w:rFonts w:hint="default" w:ascii="Times New Roman" w:hAnsi="Times New Roman" w:cs="Times New Roman"/>
              </w:rPr>
            </w:pPr>
          </w:p>
        </w:tc>
        <w:tc>
          <w:tcPr>
            <w:tcW w:w="1721" w:type="pct"/>
            <w:noWrap w:val="0"/>
            <w:vAlign w:val="center"/>
          </w:tcPr>
          <w:p w14:paraId="646EA188">
            <w:pPr>
              <w:pStyle w:val="87"/>
              <w:rPr>
                <w:rFonts w:hint="default" w:ascii="Times New Roman" w:hAnsi="Times New Roman" w:cs="Times New Roman"/>
              </w:rPr>
            </w:pPr>
            <w:r>
              <w:rPr>
                <w:rFonts w:hint="default" w:ascii="Times New Roman" w:hAnsi="Times New Roman" w:cs="Times New Roman"/>
              </w:rPr>
              <w:t>单位</w:t>
            </w:r>
          </w:p>
        </w:tc>
        <w:tc>
          <w:tcPr>
            <w:tcW w:w="945" w:type="pct"/>
            <w:noWrap w:val="0"/>
            <w:vAlign w:val="center"/>
          </w:tcPr>
          <w:p w14:paraId="2970E957">
            <w:pPr>
              <w:pStyle w:val="87"/>
              <w:rPr>
                <w:rFonts w:hint="default" w:ascii="Times New Roman" w:hAnsi="Times New Roman" w:cs="Times New Roman"/>
              </w:rPr>
            </w:pPr>
            <w:r>
              <w:rPr>
                <w:rFonts w:hint="default" w:ascii="Times New Roman" w:hAnsi="Times New Roman" w:cs="Times New Roman"/>
              </w:rPr>
              <w:t>单位</w:t>
            </w:r>
          </w:p>
        </w:tc>
      </w:tr>
      <w:tr w14:paraId="53203D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A3BAF34">
            <w:pPr>
              <w:pStyle w:val="87"/>
              <w:rPr>
                <w:rFonts w:hint="default" w:ascii="Times New Roman" w:hAnsi="Times New Roman" w:cs="Times New Roman"/>
              </w:rPr>
            </w:pPr>
            <w:r>
              <w:rPr>
                <w:rFonts w:hint="default" w:ascii="Times New Roman" w:hAnsi="Times New Roman" w:cs="Times New Roman"/>
              </w:rPr>
              <w:t xml:space="preserve">  je</w:t>
            </w:r>
          </w:p>
        </w:tc>
        <w:tc>
          <w:tcPr>
            <w:tcW w:w="1235" w:type="pct"/>
            <w:noWrap w:val="0"/>
            <w:vAlign w:val="center"/>
          </w:tcPr>
          <w:p w14:paraId="272C914A">
            <w:pPr>
              <w:pStyle w:val="87"/>
              <w:rPr>
                <w:rFonts w:hint="default" w:ascii="Times New Roman" w:hAnsi="Times New Roman" w:cs="Times New Roman"/>
              </w:rPr>
            </w:pPr>
          </w:p>
        </w:tc>
        <w:tc>
          <w:tcPr>
            <w:tcW w:w="1721" w:type="pct"/>
            <w:noWrap w:val="0"/>
            <w:vAlign w:val="center"/>
          </w:tcPr>
          <w:p w14:paraId="70F556F4">
            <w:pPr>
              <w:pStyle w:val="87"/>
              <w:rPr>
                <w:rFonts w:hint="default" w:ascii="Times New Roman" w:hAnsi="Times New Roman" w:cs="Times New Roman"/>
              </w:rPr>
            </w:pPr>
            <w:r>
              <w:rPr>
                <w:rFonts w:hint="default" w:ascii="Times New Roman" w:hAnsi="Times New Roman" w:cs="Times New Roman"/>
              </w:rPr>
              <w:t>金额</w:t>
            </w:r>
          </w:p>
        </w:tc>
        <w:tc>
          <w:tcPr>
            <w:tcW w:w="945" w:type="pct"/>
            <w:noWrap w:val="0"/>
            <w:vAlign w:val="center"/>
          </w:tcPr>
          <w:p w14:paraId="06164F5F">
            <w:pPr>
              <w:pStyle w:val="87"/>
              <w:rPr>
                <w:rFonts w:hint="default" w:ascii="Times New Roman" w:hAnsi="Times New Roman" w:cs="Times New Roman"/>
              </w:rPr>
            </w:pPr>
            <w:r>
              <w:rPr>
                <w:rFonts w:hint="default" w:ascii="Times New Roman" w:hAnsi="Times New Roman" w:cs="Times New Roman"/>
              </w:rPr>
              <w:t>金额</w:t>
            </w:r>
          </w:p>
        </w:tc>
      </w:tr>
      <w:tr w14:paraId="459E919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A167904">
            <w:pPr>
              <w:pStyle w:val="87"/>
              <w:rPr>
                <w:rFonts w:hint="default" w:ascii="Times New Roman" w:hAnsi="Times New Roman" w:cs="Times New Roman"/>
              </w:rPr>
            </w:pPr>
            <w:r>
              <w:rPr>
                <w:rFonts w:hint="default" w:ascii="Times New Roman" w:hAnsi="Times New Roman" w:cs="Times New Roman"/>
              </w:rPr>
              <w:t xml:space="preserve">  slv</w:t>
            </w:r>
          </w:p>
        </w:tc>
        <w:tc>
          <w:tcPr>
            <w:tcW w:w="1235" w:type="pct"/>
            <w:noWrap w:val="0"/>
            <w:vAlign w:val="center"/>
          </w:tcPr>
          <w:p w14:paraId="68A75806">
            <w:pPr>
              <w:pStyle w:val="87"/>
              <w:rPr>
                <w:rFonts w:hint="default" w:ascii="Times New Roman" w:hAnsi="Times New Roman" w:cs="Times New Roman"/>
              </w:rPr>
            </w:pPr>
          </w:p>
        </w:tc>
        <w:tc>
          <w:tcPr>
            <w:tcW w:w="1721" w:type="pct"/>
            <w:noWrap w:val="0"/>
            <w:vAlign w:val="center"/>
          </w:tcPr>
          <w:p w14:paraId="2B6EDD8D">
            <w:pPr>
              <w:pStyle w:val="87"/>
              <w:rPr>
                <w:rFonts w:hint="default" w:ascii="Times New Roman" w:hAnsi="Times New Roman" w:cs="Times New Roman"/>
              </w:rPr>
            </w:pPr>
            <w:r>
              <w:rPr>
                <w:rFonts w:hint="default" w:ascii="Times New Roman" w:hAnsi="Times New Roman" w:cs="Times New Roman"/>
              </w:rPr>
              <w:t>税率</w:t>
            </w:r>
          </w:p>
        </w:tc>
        <w:tc>
          <w:tcPr>
            <w:tcW w:w="945" w:type="pct"/>
            <w:noWrap w:val="0"/>
            <w:vAlign w:val="center"/>
          </w:tcPr>
          <w:p w14:paraId="314C7E04">
            <w:pPr>
              <w:pStyle w:val="87"/>
              <w:rPr>
                <w:rFonts w:hint="default" w:ascii="Times New Roman" w:hAnsi="Times New Roman" w:cs="Times New Roman"/>
              </w:rPr>
            </w:pPr>
            <w:r>
              <w:rPr>
                <w:rFonts w:hint="default" w:ascii="Times New Roman" w:hAnsi="Times New Roman" w:cs="Times New Roman"/>
              </w:rPr>
              <w:t>税率</w:t>
            </w:r>
          </w:p>
        </w:tc>
      </w:tr>
      <w:tr w14:paraId="22FF812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986BA83">
            <w:pPr>
              <w:pStyle w:val="87"/>
              <w:rPr>
                <w:rFonts w:hint="default" w:ascii="Times New Roman" w:hAnsi="Times New Roman" w:cs="Times New Roman"/>
              </w:rPr>
            </w:pPr>
            <w:r>
              <w:rPr>
                <w:rFonts w:hint="default" w:ascii="Times New Roman" w:hAnsi="Times New Roman" w:cs="Times New Roman"/>
              </w:rPr>
              <w:t xml:space="preserve">  se</w:t>
            </w:r>
          </w:p>
        </w:tc>
        <w:tc>
          <w:tcPr>
            <w:tcW w:w="1235" w:type="pct"/>
            <w:noWrap w:val="0"/>
            <w:vAlign w:val="center"/>
          </w:tcPr>
          <w:p w14:paraId="71F60C23">
            <w:pPr>
              <w:pStyle w:val="87"/>
              <w:rPr>
                <w:rFonts w:hint="default" w:ascii="Times New Roman" w:hAnsi="Times New Roman" w:cs="Times New Roman"/>
              </w:rPr>
            </w:pPr>
          </w:p>
        </w:tc>
        <w:tc>
          <w:tcPr>
            <w:tcW w:w="1721" w:type="pct"/>
            <w:noWrap w:val="0"/>
            <w:vAlign w:val="center"/>
          </w:tcPr>
          <w:p w14:paraId="40C3C2A9">
            <w:pPr>
              <w:pStyle w:val="87"/>
              <w:rPr>
                <w:rFonts w:hint="default" w:ascii="Times New Roman" w:hAnsi="Times New Roman" w:cs="Times New Roman"/>
              </w:rPr>
            </w:pPr>
            <w:r>
              <w:rPr>
                <w:rFonts w:hint="default" w:ascii="Times New Roman" w:hAnsi="Times New Roman" w:cs="Times New Roman"/>
              </w:rPr>
              <w:t>税额</w:t>
            </w:r>
          </w:p>
        </w:tc>
        <w:tc>
          <w:tcPr>
            <w:tcW w:w="945" w:type="pct"/>
            <w:noWrap w:val="0"/>
            <w:vAlign w:val="center"/>
          </w:tcPr>
          <w:p w14:paraId="45892858">
            <w:pPr>
              <w:pStyle w:val="87"/>
              <w:rPr>
                <w:rFonts w:hint="default" w:ascii="Times New Roman" w:hAnsi="Times New Roman" w:cs="Times New Roman"/>
              </w:rPr>
            </w:pPr>
            <w:r>
              <w:rPr>
                <w:rFonts w:hint="default" w:ascii="Times New Roman" w:hAnsi="Times New Roman" w:cs="Times New Roman"/>
              </w:rPr>
              <w:t>税额</w:t>
            </w:r>
          </w:p>
        </w:tc>
      </w:tr>
      <w:tr w14:paraId="4585266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B3EC66D">
            <w:pPr>
              <w:pStyle w:val="87"/>
              <w:rPr>
                <w:rFonts w:hint="default" w:ascii="Times New Roman" w:hAnsi="Times New Roman" w:cs="Times New Roman"/>
              </w:rPr>
            </w:pPr>
            <w:r>
              <w:rPr>
                <w:rFonts w:hint="default" w:ascii="Times New Roman" w:hAnsi="Times New Roman" w:cs="Times New Roman"/>
              </w:rPr>
              <w:t xml:space="preserve">  xfSjswjgDm</w:t>
            </w:r>
          </w:p>
        </w:tc>
        <w:tc>
          <w:tcPr>
            <w:tcW w:w="1235" w:type="pct"/>
            <w:noWrap w:val="0"/>
            <w:vAlign w:val="center"/>
          </w:tcPr>
          <w:p w14:paraId="78A54952">
            <w:pPr>
              <w:pStyle w:val="87"/>
              <w:rPr>
                <w:rFonts w:hint="default" w:ascii="Times New Roman" w:hAnsi="Times New Roman" w:cs="Times New Roman"/>
              </w:rPr>
            </w:pPr>
          </w:p>
        </w:tc>
        <w:tc>
          <w:tcPr>
            <w:tcW w:w="1721" w:type="pct"/>
            <w:noWrap w:val="0"/>
            <w:vAlign w:val="center"/>
          </w:tcPr>
          <w:p w14:paraId="1C69A3BB">
            <w:pPr>
              <w:pStyle w:val="87"/>
              <w:rPr>
                <w:rFonts w:hint="default" w:ascii="Times New Roman" w:hAnsi="Times New Roman" w:cs="Times New Roman"/>
              </w:rPr>
            </w:pPr>
            <w:r>
              <w:rPr>
                <w:rFonts w:hint="default" w:ascii="Times New Roman" w:hAnsi="Times New Roman" w:cs="Times New Roman"/>
              </w:rPr>
              <w:t>销方省市级税务机关代码</w:t>
            </w:r>
          </w:p>
        </w:tc>
        <w:tc>
          <w:tcPr>
            <w:tcW w:w="945" w:type="pct"/>
            <w:noWrap w:val="0"/>
            <w:vAlign w:val="center"/>
          </w:tcPr>
          <w:p w14:paraId="6F07B17A">
            <w:pPr>
              <w:pStyle w:val="87"/>
              <w:rPr>
                <w:rFonts w:hint="default" w:ascii="Times New Roman" w:hAnsi="Times New Roman" w:cs="Times New Roman"/>
              </w:rPr>
            </w:pPr>
            <w:r>
              <w:rPr>
                <w:rFonts w:hint="default" w:ascii="Times New Roman" w:hAnsi="Times New Roman" w:cs="Times New Roman"/>
              </w:rPr>
              <w:t>销方省市级税务机关代码</w:t>
            </w:r>
          </w:p>
        </w:tc>
      </w:tr>
      <w:tr w14:paraId="6580E0D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452E0D9E">
            <w:pPr>
              <w:pStyle w:val="87"/>
              <w:rPr>
                <w:rFonts w:hint="default" w:ascii="Times New Roman" w:hAnsi="Times New Roman" w:cs="Times New Roman"/>
              </w:rPr>
            </w:pPr>
            <w:r>
              <w:rPr>
                <w:rFonts w:hint="default" w:ascii="Times New Roman" w:hAnsi="Times New Roman" w:cs="Times New Roman"/>
              </w:rPr>
              <w:t xml:space="preserve">  gfSjswjgDm</w:t>
            </w:r>
          </w:p>
        </w:tc>
        <w:tc>
          <w:tcPr>
            <w:tcW w:w="1235" w:type="pct"/>
            <w:noWrap w:val="0"/>
            <w:vAlign w:val="center"/>
          </w:tcPr>
          <w:p w14:paraId="5AE5714B">
            <w:pPr>
              <w:pStyle w:val="87"/>
              <w:rPr>
                <w:rFonts w:hint="default" w:ascii="Times New Roman" w:hAnsi="Times New Roman" w:cs="Times New Roman"/>
              </w:rPr>
            </w:pPr>
          </w:p>
        </w:tc>
        <w:tc>
          <w:tcPr>
            <w:tcW w:w="1721" w:type="pct"/>
            <w:noWrap w:val="0"/>
            <w:vAlign w:val="center"/>
          </w:tcPr>
          <w:p w14:paraId="12E01D46">
            <w:pPr>
              <w:pStyle w:val="87"/>
              <w:rPr>
                <w:rFonts w:hint="default" w:ascii="Times New Roman" w:hAnsi="Times New Roman" w:cs="Times New Roman"/>
              </w:rPr>
            </w:pPr>
            <w:r>
              <w:rPr>
                <w:rFonts w:hint="default" w:ascii="Times New Roman" w:hAnsi="Times New Roman" w:cs="Times New Roman"/>
              </w:rPr>
              <w:t>购方省市级税务机关代码</w:t>
            </w:r>
          </w:p>
        </w:tc>
        <w:tc>
          <w:tcPr>
            <w:tcW w:w="945" w:type="pct"/>
            <w:noWrap w:val="0"/>
            <w:vAlign w:val="center"/>
          </w:tcPr>
          <w:p w14:paraId="1DF7D0E2">
            <w:pPr>
              <w:pStyle w:val="87"/>
              <w:rPr>
                <w:rFonts w:hint="default" w:ascii="Times New Roman" w:hAnsi="Times New Roman" w:cs="Times New Roman"/>
              </w:rPr>
            </w:pPr>
            <w:r>
              <w:rPr>
                <w:rFonts w:hint="default" w:ascii="Times New Roman" w:hAnsi="Times New Roman" w:cs="Times New Roman"/>
              </w:rPr>
              <w:t>购方省市级税务机关代码</w:t>
            </w:r>
          </w:p>
        </w:tc>
      </w:tr>
      <w:tr w14:paraId="6C1CBF9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44F825B">
            <w:pPr>
              <w:pStyle w:val="87"/>
              <w:rPr>
                <w:rFonts w:hint="default" w:ascii="Times New Roman" w:hAnsi="Times New Roman" w:cs="Times New Roman"/>
              </w:rPr>
            </w:pPr>
            <w:r>
              <w:rPr>
                <w:rFonts w:hint="default" w:ascii="Times New Roman" w:hAnsi="Times New Roman" w:cs="Times New Roman"/>
              </w:rPr>
              <w:t xml:space="preserve">  kpyf</w:t>
            </w:r>
          </w:p>
        </w:tc>
        <w:tc>
          <w:tcPr>
            <w:tcW w:w="1235" w:type="pct"/>
            <w:noWrap w:val="0"/>
            <w:vAlign w:val="center"/>
          </w:tcPr>
          <w:p w14:paraId="70C88ADB">
            <w:pPr>
              <w:pStyle w:val="87"/>
              <w:rPr>
                <w:rFonts w:hint="default" w:ascii="Times New Roman" w:hAnsi="Times New Roman" w:cs="Times New Roman"/>
              </w:rPr>
            </w:pPr>
          </w:p>
        </w:tc>
        <w:tc>
          <w:tcPr>
            <w:tcW w:w="1721" w:type="pct"/>
            <w:noWrap w:val="0"/>
            <w:vAlign w:val="center"/>
          </w:tcPr>
          <w:p w14:paraId="16C6A4A4">
            <w:pPr>
              <w:pStyle w:val="87"/>
              <w:rPr>
                <w:rFonts w:hint="default" w:ascii="Times New Roman" w:hAnsi="Times New Roman" w:cs="Times New Roman"/>
              </w:rPr>
            </w:pPr>
            <w:r>
              <w:rPr>
                <w:rFonts w:hint="default" w:ascii="Times New Roman" w:hAnsi="Times New Roman" w:cs="Times New Roman"/>
              </w:rPr>
              <w:t>开票月份</w:t>
            </w:r>
          </w:p>
        </w:tc>
        <w:tc>
          <w:tcPr>
            <w:tcW w:w="945" w:type="pct"/>
            <w:noWrap w:val="0"/>
            <w:vAlign w:val="center"/>
          </w:tcPr>
          <w:p w14:paraId="093FAC49">
            <w:pPr>
              <w:pStyle w:val="87"/>
              <w:rPr>
                <w:rFonts w:hint="default" w:ascii="Times New Roman" w:hAnsi="Times New Roman" w:cs="Times New Roman"/>
              </w:rPr>
            </w:pPr>
            <w:r>
              <w:rPr>
                <w:rFonts w:hint="default" w:ascii="Times New Roman" w:hAnsi="Times New Roman" w:cs="Times New Roman"/>
              </w:rPr>
              <w:t>开票月份</w:t>
            </w:r>
          </w:p>
        </w:tc>
      </w:tr>
    </w:tbl>
    <w:p w14:paraId="7EC6E3A9">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443E9EF9">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hint="default" w:ascii="Times New Roman" w:hAnsi="Times New Roman" w:eastAsia="宋体" w:cs="Times New Roman"/>
        </w:rPr>
      </w:pPr>
      <w:r>
        <w:rPr>
          <w:rFonts w:hint="default" w:ascii="Times New Roman" w:hAnsi="Times New Roman" w:eastAsia="宋体" w:cs="Times New Roman"/>
        </w:rPr>
        <w:t>{</w:t>
      </w:r>
    </w:p>
    <w:p w14:paraId="48E7B485">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hint="default" w:ascii="Times New Roman" w:hAnsi="Times New Roman" w:eastAsia="宋体" w:cs="Times New Roman"/>
        </w:rPr>
      </w:pPr>
      <w:r>
        <w:rPr>
          <w:rFonts w:hint="default" w:ascii="Times New Roman" w:hAnsi="Times New Roman" w:eastAsia="宋体" w:cs="Times New Roman"/>
        </w:rPr>
        <w:t xml:space="preserve">    "nsrsbh": "10122AAFFAD57CD3E",</w:t>
      </w:r>
    </w:p>
    <w:p w14:paraId="73B603FB">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hint="default" w:ascii="Times New Roman" w:hAnsi="Times New Roman" w:eastAsia="宋体" w:cs="Times New Roman"/>
        </w:rPr>
      </w:pPr>
      <w:r>
        <w:rPr>
          <w:rFonts w:hint="default" w:ascii="Times New Roman" w:hAnsi="Times New Roman" w:eastAsia="宋体" w:cs="Times New Roman"/>
        </w:rPr>
        <w:t xml:space="preserve">    "ssjswjgDm":"14400000000",</w:t>
      </w:r>
    </w:p>
    <w:p w14:paraId="3FABE62E">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hint="default" w:ascii="Times New Roman" w:hAnsi="Times New Roman" w:eastAsia="宋体" w:cs="Times New Roman"/>
        </w:rPr>
      </w:pPr>
      <w:r>
        <w:rPr>
          <w:rFonts w:hint="default" w:ascii="Times New Roman" w:hAnsi="Times New Roman" w:eastAsia="宋体" w:cs="Times New Roman"/>
        </w:rPr>
        <w:t xml:space="preserve">    "lzfppzDm": "01",</w:t>
      </w:r>
    </w:p>
    <w:p w14:paraId="5133A51F">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hint="default" w:ascii="Times New Roman" w:hAnsi="Times New Roman" w:eastAsia="宋体" w:cs="Times New Roman"/>
        </w:rPr>
      </w:pPr>
      <w:r>
        <w:rPr>
          <w:rFonts w:hint="default" w:ascii="Times New Roman" w:hAnsi="Times New Roman" w:eastAsia="宋体" w:cs="Times New Roman"/>
        </w:rPr>
        <w:t xml:space="preserve">    "sfzzfpbz": "Y"</w:t>
      </w:r>
    </w:p>
    <w:p w14:paraId="0B96CFCB">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hint="default" w:ascii="Times New Roman" w:hAnsi="Times New Roman" w:cs="Times New Roman"/>
          <w:color w:val="000000"/>
        </w:rPr>
      </w:pPr>
      <w:r>
        <w:rPr>
          <w:rFonts w:hint="default" w:ascii="Times New Roman" w:hAnsi="Times New Roman" w:eastAsia="宋体" w:cs="Times New Roman"/>
        </w:rPr>
        <w:t>}</w:t>
      </w:r>
    </w:p>
    <w:p w14:paraId="5EA3AA43">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01D9E5F7">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请求成功返回报文示例</w:t>
      </w:r>
    </w:p>
    <w:p w14:paraId="7DC0830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44F9B90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"fpdmhm": "012910271600468637",</w:t>
      </w:r>
    </w:p>
    <w:p w14:paraId="4F5FB7D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"fpdm": "0129102716",</w:t>
      </w:r>
    </w:p>
    <w:p w14:paraId="4EB7086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"fphm": "00468637",</w:t>
      </w:r>
    </w:p>
    <w:p w14:paraId="7D79554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"fpztBz": "0",</w:t>
      </w:r>
    </w:p>
    <w:p w14:paraId="0F358FB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"xfsbh": "10122AAFFAD57CD3E",</w:t>
      </w:r>
    </w:p>
    <w:p w14:paraId="13F6806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"xfmc": "纳税人名称m",</w:t>
      </w:r>
    </w:p>
    <w:p w14:paraId="4DE7F50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"gfsbh": "10992AAF00000006AM",</w:t>
      </w:r>
    </w:p>
    <w:p w14:paraId="01CEFE8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"gfmc": "纳税人名称m虚拟单位1",</w:t>
      </w:r>
    </w:p>
    <w:p w14:paraId="60707D9C">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"je": 100.00,</w:t>
      </w:r>
    </w:p>
    <w:p w14:paraId="3A7F0F3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"se": 13.00,</w:t>
      </w:r>
    </w:p>
    <w:p w14:paraId="02674BE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"slv": 0.13,</w:t>
      </w:r>
    </w:p>
    <w:p w14:paraId="1D069F7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"jshj": 113.00,</w:t>
      </w:r>
    </w:p>
    <w:p w14:paraId="0B72B22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"kjlx": "1",</w:t>
      </w:r>
    </w:p>
    <w:p w14:paraId="0C086A5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"bsfs": "0",</w:t>
      </w:r>
    </w:p>
    <w:p w14:paraId="3124D48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"hsslbz": "0",</w:t>
      </w:r>
    </w:p>
    <w:p w14:paraId="2D05F88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"fpztDm": "0",</w:t>
      </w:r>
    </w:p>
    <w:p w14:paraId="25CE178B">
      <w:pPr>
        <w:pStyle w:val="52"/>
        <w:pBdr>
          <w:top w:val="single" w:color="auto" w:sz="4" w:space="0"/>
          <w:left w:val="single" w:color="auto" w:sz="4" w:space="0"/>
          <w:bottom w:val="single" w:color="auto" w:sz="4" w:space="0"/>
          <w:right w:val="single" w:color="auto" w:sz="4" w:space="0"/>
        </w:pBdr>
        <w:spacing w:after="156"/>
        <w:ind w:firstLine="480"/>
        <w:rPr>
          <w:rFonts w:hint="default" w:ascii="Times New Roman" w:hAnsi="Times New Roman" w:cs="Times New Roman"/>
          <w:bCs/>
        </w:rPr>
      </w:pPr>
      <w:r>
        <w:rPr>
          <w:rFonts w:hint="default" w:ascii="Times New Roman" w:hAnsi="Times New Roman" w:cs="Times New Roman"/>
          <w:bCs/>
        </w:rPr>
        <w:t>"kpyf": 202401,</w:t>
      </w:r>
    </w:p>
    <w:p w14:paraId="7AC1C8B7">
      <w:pPr>
        <w:pStyle w:val="52"/>
        <w:pBdr>
          <w:top w:val="single" w:color="auto" w:sz="4" w:space="0"/>
          <w:left w:val="single" w:color="auto" w:sz="4" w:space="0"/>
          <w:bottom w:val="single" w:color="auto" w:sz="4" w:space="0"/>
          <w:right w:val="single" w:color="auto" w:sz="4" w:space="0"/>
        </w:pBdr>
        <w:spacing w:after="156"/>
        <w:ind w:firstLine="480"/>
        <w:rPr>
          <w:rFonts w:hint="default" w:ascii="Times New Roman" w:hAnsi="Times New Roman" w:cs="Times New Roman"/>
        </w:rPr>
      </w:pPr>
      <w:r>
        <w:rPr>
          <w:rFonts w:hint="default" w:ascii="Times New Roman" w:hAnsi="Times New Roman" w:cs="Times New Roman"/>
          <w:bCs/>
        </w:rPr>
        <w:t>"kprq": "2024-01-27 10:20:30",</w:t>
      </w:r>
    </w:p>
    <w:p w14:paraId="7C72041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"mxxx": [{</w:t>
      </w:r>
    </w:p>
    <w:p w14:paraId="7BCC583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"fpdmhm": "012910271600468637",</w:t>
      </w:r>
    </w:p>
    <w:p w14:paraId="57FBD82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"fpdm": "0129102716",</w:t>
      </w:r>
    </w:p>
    <w:p w14:paraId="542F1CF3">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"fphm": "00468637",</w:t>
      </w:r>
    </w:p>
    <w:p w14:paraId="2FFFBC5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"mxxh": "1",</w:t>
      </w:r>
    </w:p>
    <w:p w14:paraId="41274B8C">
      <w:pPr>
        <w:pStyle w:val="52"/>
        <w:pBdr>
          <w:top w:val="single" w:color="auto" w:sz="4" w:space="0"/>
          <w:left w:val="single" w:color="auto" w:sz="4" w:space="0"/>
          <w:bottom w:val="single" w:color="auto" w:sz="4" w:space="0"/>
          <w:right w:val="single" w:color="auto" w:sz="4" w:space="0"/>
        </w:pBdr>
        <w:spacing w:after="156"/>
        <w:ind w:firstLine="840" w:firstLineChars="350"/>
        <w:rPr>
          <w:rFonts w:hint="default" w:ascii="Times New Roman" w:hAnsi="Times New Roman" w:cs="Times New Roman"/>
        </w:rPr>
      </w:pPr>
      <w:r>
        <w:rPr>
          <w:rFonts w:hint="default" w:ascii="Times New Roman" w:hAnsi="Times New Roman" w:cs="Times New Roman"/>
          <w:bCs/>
        </w:rPr>
        <w:t>"</w:t>
      </w:r>
      <w:r>
        <w:rPr>
          <w:rFonts w:hint="default" w:ascii="Times New Roman" w:hAnsi="Times New Roman" w:cs="Times New Roman"/>
        </w:rPr>
        <w:t>spbm</w:t>
      </w:r>
      <w:r>
        <w:rPr>
          <w:rFonts w:hint="default" w:ascii="Times New Roman" w:hAnsi="Times New Roman" w:cs="Times New Roman"/>
          <w:bCs/>
        </w:rPr>
        <w:t>": "1454758697807323",</w:t>
      </w:r>
    </w:p>
    <w:p w14:paraId="5DFA963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"mc": "*有色金属矿石*铜矿石",</w:t>
      </w:r>
    </w:p>
    <w:p w14:paraId="4474933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"dj": 100.00,</w:t>
      </w:r>
    </w:p>
    <w:p w14:paraId="558830B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"sl": 1,</w:t>
      </w:r>
    </w:p>
    <w:p w14:paraId="641A310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r>
        <w:rPr>
          <w:rFonts w:hint="default" w:ascii="Times New Roman" w:hAnsi="Times New Roman" w:cs="Times New Roman"/>
        </w:rPr>
        <w:t>ggxh</w:t>
      </w:r>
      <w:r>
        <w:rPr>
          <w:rFonts w:hint="default" w:ascii="Times New Roman" w:hAnsi="Times New Roman" w:eastAsia="宋体" w:cs="Times New Roman"/>
          <w:bCs/>
        </w:rPr>
        <w:t>": "</w:t>
      </w:r>
      <w:r>
        <w:rPr>
          <w:rFonts w:hint="default" w:ascii="Times New Roman" w:hAnsi="Times New Roman" w:cs="Times New Roman"/>
        </w:rPr>
        <w:t>件</w:t>
      </w:r>
      <w:r>
        <w:rPr>
          <w:rFonts w:hint="default" w:ascii="Times New Roman" w:hAnsi="Times New Roman" w:eastAsia="宋体" w:cs="Times New Roman"/>
          <w:bCs/>
        </w:rPr>
        <w:t>",</w:t>
      </w:r>
    </w:p>
    <w:p w14:paraId="13A4A62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r>
        <w:rPr>
          <w:rFonts w:hint="default" w:ascii="Times New Roman" w:hAnsi="Times New Roman" w:cs="Times New Roman"/>
        </w:rPr>
        <w:t>jldw</w:t>
      </w:r>
      <w:r>
        <w:rPr>
          <w:rFonts w:hint="default" w:ascii="Times New Roman" w:hAnsi="Times New Roman" w:eastAsia="宋体" w:cs="Times New Roman"/>
          <w:bCs/>
        </w:rPr>
        <w:t>": "</w:t>
      </w:r>
      <w:r>
        <w:rPr>
          <w:rFonts w:hint="default" w:ascii="Times New Roman" w:hAnsi="Times New Roman" w:cs="Times New Roman"/>
        </w:rPr>
        <w:t>升</w:t>
      </w:r>
      <w:r>
        <w:rPr>
          <w:rFonts w:hint="default" w:ascii="Times New Roman" w:hAnsi="Times New Roman" w:eastAsia="宋体" w:cs="Times New Roman"/>
          <w:bCs/>
        </w:rPr>
        <w:t>",</w:t>
      </w:r>
    </w:p>
    <w:p w14:paraId="57EA3AC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"je": 100.00,</w:t>
      </w:r>
    </w:p>
    <w:p w14:paraId="3D2F383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"slv": 0.13,</w:t>
      </w:r>
    </w:p>
    <w:p w14:paraId="4CF5B9CC">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"se": 13.00,</w:t>
      </w:r>
    </w:p>
    <w:p w14:paraId="186CC873">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"xfSjswjgDm": "14400000000",</w:t>
      </w:r>
    </w:p>
    <w:p w14:paraId="263D705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"gfSjswjgDm": "14400000000",</w:t>
      </w:r>
    </w:p>
    <w:p w14:paraId="427CF50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"kpyf": 202401</w:t>
      </w:r>
    </w:p>
    <w:p w14:paraId="21A9B9E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w:t>
      </w:r>
    </w:p>
    <w:p w14:paraId="0B83B0F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"returncode": "00",</w:t>
      </w:r>
    </w:p>
    <w:p w14:paraId="2BCA1533">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"returnmsg": "操作成功"</w:t>
      </w:r>
    </w:p>
    <w:p w14:paraId="7A12A84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73EAA133">
      <w:pPr>
        <w:pStyle w:val="52"/>
        <w:pBdr>
          <w:top w:val="single" w:color="auto" w:sz="4" w:space="0"/>
          <w:left w:val="single" w:color="auto" w:sz="4" w:space="0"/>
          <w:bottom w:val="single" w:color="auto" w:sz="4" w:space="0"/>
          <w:right w:val="single" w:color="auto" w:sz="4" w:space="0"/>
        </w:pBdr>
        <w:ind w:firstLine="480"/>
        <w:rPr>
          <w:rFonts w:hint="default" w:ascii="Times New Roman" w:hAnsi="Times New Roman" w:cs="Times New Roman"/>
        </w:rPr>
      </w:pPr>
    </w:p>
    <w:p w14:paraId="5C6CB29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7B55149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C8A81D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“returncode”: “01”,</w:t>
      </w:r>
    </w:p>
    <w:p w14:paraId="32BC0DC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“returnmsg”:”失败说明”</w:t>
      </w:r>
    </w:p>
    <w:p w14:paraId="3B5BE64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cs="Times New Roman"/>
        </w:rPr>
      </w:pPr>
      <w:r>
        <w:rPr>
          <w:rFonts w:hint="default" w:ascii="Times New Roman" w:hAnsi="Times New Roman" w:eastAsia="宋体" w:cs="Times New Roman"/>
          <w:bCs/>
        </w:rPr>
        <w:t>  }</w:t>
      </w:r>
    </w:p>
    <w:p w14:paraId="745C77DF">
      <w:pPr>
        <w:pStyle w:val="5"/>
        <w:numPr>
          <w:ilvl w:val="2"/>
          <w:numId w:val="0"/>
        </w:numPr>
        <w:bidi w:val="0"/>
        <w:rPr>
          <w:rFonts w:hint="default" w:ascii="Times New Roman" w:hAnsi="Times New Roman" w:cs="Times New Roman"/>
          <w:color w:val="000000"/>
          <w:sz w:val="24"/>
        </w:rPr>
      </w:pPr>
      <w:bookmarkStart w:id="190" w:name="_Toc923"/>
      <w:bookmarkStart w:id="191" w:name="_Toc16069"/>
      <w:r>
        <w:rPr>
          <w:rFonts w:hint="default" w:ascii="Times New Roman" w:hAnsi="Times New Roman" w:cs="Times New Roman"/>
          <w:lang w:val="en-US" w:eastAsia="zh-CN"/>
        </w:rPr>
        <w:t>5.2.8入账信息</w:t>
      </w:r>
      <w:r>
        <w:rPr>
          <w:rFonts w:hint="default" w:ascii="Times New Roman" w:hAnsi="Times New Roman" w:cs="Times New Roman"/>
          <w:color w:val="000000"/>
          <w:sz w:val="24"/>
        </w:rPr>
        <w:t>初始化接口</w:t>
      </w:r>
      <w:bookmarkEnd w:id="190"/>
      <w:bookmarkEnd w:id="191"/>
    </w:p>
    <w:p w14:paraId="0C26EDB2">
      <w:pPr>
        <w:spacing w:before="156" w:beforeLines="50" w:after="31" w:afterLines="10" w:line="360" w:lineRule="auto"/>
        <w:ind w:firstLine="480" w:firstLineChars="200"/>
        <w:rPr>
          <w:rFonts w:hint="default" w:ascii="Times New Roman" w:hAnsi="Times New Roman" w:eastAsia="Songti SC" w:cs="Times New Roman"/>
          <w:color w:val="000000"/>
          <w:sz w:val="24"/>
          <w:lang w:val="en-US" w:eastAsia="zh-CN"/>
        </w:rPr>
      </w:pPr>
      <w:r>
        <w:rPr>
          <w:rFonts w:hint="default" w:ascii="Times New Roman" w:hAnsi="Times New Roman" w:cs="Times New Roman"/>
          <w:color w:val="000000"/>
          <w:sz w:val="24"/>
        </w:rPr>
        <w:t>接口描述：用于初始化</w:t>
      </w:r>
      <w:r>
        <w:rPr>
          <w:rFonts w:hint="default" w:ascii="Times New Roman" w:hAnsi="Times New Roman" w:cs="Times New Roman"/>
          <w:color w:val="000000"/>
          <w:sz w:val="24"/>
          <w:lang w:val="en-US" w:eastAsia="zh-CN"/>
        </w:rPr>
        <w:t>入账的代扣代缴完税凭证、海关缴款书</w:t>
      </w:r>
    </w:p>
    <w:p w14:paraId="0A7D4FD7">
      <w:pPr>
        <w:spacing w:before="156" w:beforeLines="50" w:after="31" w:afterLines="10" w:line="360" w:lineRule="auto"/>
        <w:ind w:firstLine="480" w:firstLineChars="200"/>
        <w:rPr>
          <w:rFonts w:hint="default" w:ascii="Times New Roman" w:hAnsi="Times New Roman" w:cs="Times New Roman"/>
          <w:color w:val="000000"/>
          <w:sz w:val="24"/>
          <w:lang w:val="en-US"/>
        </w:rPr>
      </w:pPr>
      <w:r>
        <w:rPr>
          <w:rFonts w:hint="default" w:ascii="Times New Roman" w:hAnsi="Times New Roman" w:cs="Times New Roman"/>
          <w:color w:val="000000"/>
          <w:sz w:val="24"/>
        </w:rPr>
        <w:t>接口编码：LQSX_SWZJ_GT4_SXFW_RZXXCSH</w:t>
      </w:r>
    </w:p>
    <w:p w14:paraId="1EA9A090">
      <w:pPr>
        <w:spacing w:before="156" w:beforeLines="50" w:after="31" w:afterLines="10" w:line="360" w:lineRule="auto"/>
        <w:ind w:firstLine="480" w:firstLineChars="200"/>
        <w:rPr>
          <w:rFonts w:hint="default" w:ascii="Times New Roman" w:hAnsi="Times New Roman" w:eastAsia="Songti SC" w:cs="Times New Roman"/>
          <w:color w:val="000000"/>
          <w:sz w:val="24"/>
          <w:lang w:val="en-US" w:eastAsia="zh-CN"/>
        </w:rPr>
      </w:pPr>
      <w:r>
        <w:rPr>
          <w:rFonts w:hint="default" w:ascii="Times New Roman" w:hAnsi="Times New Roman" w:cs="Times New Roman"/>
          <w:color w:val="000000"/>
          <w:sz w:val="24"/>
        </w:rPr>
        <w:t>返回格式：js</w:t>
      </w:r>
      <w:r>
        <w:rPr>
          <w:rFonts w:hint="default" w:ascii="Times New Roman" w:hAnsi="Times New Roman" w:cs="Times New Roman"/>
          <w:color w:val="000000"/>
          <w:sz w:val="24"/>
          <w:lang w:val="en-US" w:eastAsia="zh-CN"/>
        </w:rPr>
        <w:t>on</w:t>
      </w:r>
    </w:p>
    <w:p w14:paraId="60FE8226">
      <w:pPr>
        <w:spacing w:before="156" w:beforeLines="50" w:after="31" w:afterLines="10" w:line="360" w:lineRule="auto"/>
        <w:ind w:firstLine="480" w:firstLineChars="200"/>
        <w:rPr>
          <w:rFonts w:hint="default" w:ascii="Times New Roman" w:hAnsi="Times New Roman" w:cs="Times New Roman"/>
          <w:color w:val="000000"/>
          <w:sz w:val="24"/>
        </w:rPr>
      </w:pPr>
      <w:r>
        <w:rPr>
          <w:rFonts w:hint="default" w:ascii="Times New Roman" w:hAnsi="Times New Roman" w:cs="Times New Roman"/>
          <w:color w:val="000000"/>
          <w:sz w:val="24"/>
        </w:rPr>
        <w:t>请求方式：http post</w:t>
      </w:r>
    </w:p>
    <w:p w14:paraId="5166A732">
      <w:pPr>
        <w:spacing w:before="156" w:beforeLines="50" w:after="31" w:afterLines="10" w:line="360" w:lineRule="auto"/>
        <w:ind w:firstLine="480" w:firstLineChars="200"/>
        <w:rPr>
          <w:rFonts w:hint="default" w:ascii="Times New Roman" w:hAnsi="Times New Roman" w:cs="Times New Roman"/>
          <w:color w:val="000000"/>
          <w:sz w:val="24"/>
        </w:rPr>
      </w:pPr>
      <w:r>
        <w:rPr>
          <w:rFonts w:hint="default" w:ascii="Times New Roman" w:hAnsi="Times New Roman" w:cs="Times New Roman"/>
          <w:color w:val="000000"/>
          <w:sz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2076"/>
        <w:gridCol w:w="2878"/>
        <w:gridCol w:w="1591"/>
      </w:tblGrid>
      <w:tr w14:paraId="5B026E2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659F44B8">
            <w:pPr>
              <w:pStyle w:val="87"/>
              <w:bidi w:val="0"/>
              <w:rPr>
                <w:rFonts w:hint="default" w:ascii="Times New Roman" w:hAnsi="Times New Roman" w:eastAsia="宋体" w:cs="Times New Roman"/>
              </w:rPr>
            </w:pPr>
            <w:r>
              <w:rPr>
                <w:rFonts w:hint="default" w:ascii="Times New Roman" w:hAnsi="Times New Roman" w:eastAsia="宋体" w:cs="Times New Roman"/>
              </w:rPr>
              <w:t>名称</w:t>
            </w:r>
          </w:p>
        </w:tc>
        <w:tc>
          <w:tcPr>
            <w:tcW w:w="1238" w:type="pct"/>
            <w:shd w:val="clear" w:color="auto" w:fill="BFBFBF"/>
            <w:noWrap w:val="0"/>
            <w:vAlign w:val="center"/>
          </w:tcPr>
          <w:p w14:paraId="2C2CD498">
            <w:pPr>
              <w:pStyle w:val="87"/>
              <w:bidi w:val="0"/>
              <w:rPr>
                <w:rFonts w:hint="default" w:ascii="Times New Roman" w:hAnsi="Times New Roman" w:eastAsia="宋体" w:cs="Times New Roman"/>
              </w:rPr>
            </w:pPr>
            <w:r>
              <w:rPr>
                <w:rFonts w:hint="default" w:ascii="Times New Roman" w:hAnsi="Times New Roman" w:eastAsia="宋体" w:cs="Times New Roman"/>
              </w:rPr>
              <w:t>类型</w:t>
            </w:r>
          </w:p>
        </w:tc>
        <w:tc>
          <w:tcPr>
            <w:tcW w:w="1716" w:type="pct"/>
            <w:shd w:val="clear" w:color="auto" w:fill="BFBFBF"/>
            <w:noWrap w:val="0"/>
            <w:vAlign w:val="center"/>
          </w:tcPr>
          <w:p w14:paraId="549F7AE5">
            <w:pPr>
              <w:pStyle w:val="87"/>
              <w:bidi w:val="0"/>
              <w:rPr>
                <w:rFonts w:hint="default" w:ascii="Times New Roman" w:hAnsi="Times New Roman" w:eastAsia="宋体" w:cs="Times New Roman"/>
              </w:rPr>
            </w:pPr>
            <w:r>
              <w:rPr>
                <w:rFonts w:hint="default" w:ascii="Times New Roman" w:hAnsi="Times New Roman" w:eastAsia="宋体" w:cs="Times New Roman"/>
              </w:rPr>
              <w:t>说明</w:t>
            </w:r>
          </w:p>
        </w:tc>
        <w:tc>
          <w:tcPr>
            <w:tcW w:w="948" w:type="pct"/>
            <w:shd w:val="clear" w:color="auto" w:fill="BFBFBF"/>
            <w:noWrap w:val="0"/>
            <w:vAlign w:val="center"/>
          </w:tcPr>
          <w:p w14:paraId="6272B09D">
            <w:pPr>
              <w:pStyle w:val="87"/>
              <w:bidi w:val="0"/>
              <w:rPr>
                <w:rFonts w:hint="default" w:ascii="Times New Roman" w:hAnsi="Times New Roman" w:eastAsia="宋体" w:cs="Times New Roman"/>
              </w:rPr>
            </w:pPr>
            <w:r>
              <w:rPr>
                <w:rFonts w:hint="default" w:ascii="Times New Roman" w:hAnsi="Times New Roman" w:eastAsia="宋体" w:cs="Times New Roman"/>
              </w:rPr>
              <w:t>是否必填</w:t>
            </w:r>
          </w:p>
        </w:tc>
      </w:tr>
      <w:tr w14:paraId="29143C8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985CC3A">
            <w:pPr>
              <w:pStyle w:val="87"/>
              <w:bidi w:val="0"/>
              <w:rPr>
                <w:rFonts w:hint="default" w:ascii="Times New Roman" w:hAnsi="Times New Roman" w:eastAsia="宋体" w:cs="Times New Roman"/>
                <w:kern w:val="2"/>
                <w:sz w:val="21"/>
                <w:lang w:val="en-US" w:eastAsia="zh-CN" w:bidi="ar-SA"/>
              </w:rPr>
            </w:pPr>
            <w:r>
              <w:rPr>
                <w:rFonts w:hint="default" w:ascii="Times New Roman" w:hAnsi="Times New Roman" w:cs="Times New Roman"/>
                <w:lang w:val="en-US" w:eastAsia="zh-CN"/>
              </w:rPr>
              <w:t>kjywrsbh</w:t>
            </w:r>
          </w:p>
        </w:tc>
        <w:tc>
          <w:tcPr>
            <w:tcW w:w="1238" w:type="pct"/>
            <w:noWrap w:val="0"/>
            <w:vAlign w:val="center"/>
          </w:tcPr>
          <w:p w14:paraId="5E5636B5">
            <w:pPr>
              <w:pStyle w:val="87"/>
              <w:bidi w:val="0"/>
              <w:rPr>
                <w:rFonts w:hint="default" w:ascii="Times New Roman" w:hAnsi="Times New Roman" w:eastAsia="宋体" w:cs="Times New Roman"/>
                <w:kern w:val="2"/>
                <w:sz w:val="21"/>
                <w:lang w:val="en-US" w:eastAsia="zh-CN" w:bidi="ar-SA"/>
              </w:rPr>
            </w:pPr>
            <w:r>
              <w:rPr>
                <w:rFonts w:hint="default" w:ascii="Times New Roman" w:hAnsi="Times New Roman" w:eastAsia="宋体" w:cs="Times New Roman"/>
              </w:rPr>
              <w:t>String</w:t>
            </w:r>
          </w:p>
        </w:tc>
        <w:tc>
          <w:tcPr>
            <w:tcW w:w="1716" w:type="pct"/>
            <w:noWrap w:val="0"/>
            <w:vAlign w:val="center"/>
          </w:tcPr>
          <w:p w14:paraId="412D8080">
            <w:pPr>
              <w:pStyle w:val="87"/>
              <w:bidi w:val="0"/>
              <w:rPr>
                <w:rFonts w:hint="default" w:ascii="Times New Roman" w:hAnsi="Times New Roman" w:eastAsia="宋体" w:cs="Times New Roman"/>
                <w:kern w:val="2"/>
                <w:sz w:val="21"/>
                <w:lang w:val="en-US" w:eastAsia="zh-CN" w:bidi="ar-SA"/>
              </w:rPr>
            </w:pPr>
            <w:r>
              <w:rPr>
                <w:rFonts w:hint="default" w:ascii="Times New Roman" w:hAnsi="Times New Roman" w:cs="Times New Roman"/>
                <w:lang w:val="en-US" w:eastAsia="zh-CN"/>
              </w:rPr>
              <w:t>扣缴义务人</w:t>
            </w:r>
            <w:r>
              <w:rPr>
                <w:rFonts w:hint="default" w:ascii="Times New Roman" w:hAnsi="Times New Roman" w:eastAsia="宋体" w:cs="Times New Roman"/>
              </w:rPr>
              <w:t>识别号</w:t>
            </w:r>
          </w:p>
        </w:tc>
        <w:tc>
          <w:tcPr>
            <w:tcW w:w="948" w:type="pct"/>
            <w:noWrap w:val="0"/>
            <w:vAlign w:val="center"/>
          </w:tcPr>
          <w:p w14:paraId="1AD2429C">
            <w:pPr>
              <w:pStyle w:val="87"/>
              <w:bidi w:val="0"/>
              <w:rPr>
                <w:rFonts w:hint="default" w:ascii="Times New Roman" w:hAnsi="Times New Roman" w:eastAsia="宋体" w:cs="Times New Roman"/>
                <w:kern w:val="2"/>
                <w:sz w:val="21"/>
                <w:lang w:val="en-US" w:eastAsia="zh-CN" w:bidi="ar-SA"/>
              </w:rPr>
            </w:pPr>
            <w:r>
              <w:rPr>
                <w:rFonts w:hint="default" w:ascii="Times New Roman" w:hAnsi="Times New Roman" w:cs="Times New Roman"/>
                <w:lang w:val="en-US" w:eastAsia="zh-CN"/>
              </w:rPr>
              <w:t>选</w:t>
            </w:r>
            <w:r>
              <w:rPr>
                <w:rFonts w:hint="default" w:ascii="Times New Roman" w:hAnsi="Times New Roman" w:eastAsia="宋体" w:cs="Times New Roman"/>
              </w:rPr>
              <w:t>填</w:t>
            </w:r>
          </w:p>
        </w:tc>
      </w:tr>
      <w:tr w14:paraId="70EBF9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663D6EA">
            <w:pPr>
              <w:pStyle w:val="87"/>
              <w:bidi w:val="0"/>
              <w:rPr>
                <w:rFonts w:hint="default" w:ascii="Times New Roman" w:hAnsi="Times New Roman" w:eastAsia="宋体" w:cs="Times New Roman"/>
                <w:kern w:val="2"/>
                <w:sz w:val="21"/>
                <w:lang w:val="en-US" w:eastAsia="zh-CN" w:bidi="ar-SA"/>
              </w:rPr>
            </w:pPr>
            <w:r>
              <w:rPr>
                <w:rFonts w:hint="default" w:ascii="Times New Roman" w:hAnsi="Times New Roman" w:cs="Times New Roman"/>
                <w:lang w:val="en-US" w:eastAsia="zh-CN"/>
              </w:rPr>
              <w:t>bkjnsrsbh</w:t>
            </w:r>
          </w:p>
        </w:tc>
        <w:tc>
          <w:tcPr>
            <w:tcW w:w="1238" w:type="pct"/>
            <w:noWrap w:val="0"/>
            <w:vAlign w:val="center"/>
          </w:tcPr>
          <w:p w14:paraId="0728C649">
            <w:pPr>
              <w:pStyle w:val="87"/>
              <w:bidi w:val="0"/>
              <w:rPr>
                <w:rFonts w:hint="default" w:ascii="Times New Roman" w:hAnsi="Times New Roman" w:eastAsia="宋体" w:cs="Times New Roman"/>
                <w:kern w:val="2"/>
                <w:sz w:val="21"/>
                <w:lang w:val="en-US" w:eastAsia="zh-CN" w:bidi="ar-SA"/>
              </w:rPr>
            </w:pPr>
            <w:r>
              <w:rPr>
                <w:rFonts w:hint="default" w:ascii="Times New Roman" w:hAnsi="Times New Roman" w:eastAsia="宋体" w:cs="Times New Roman"/>
              </w:rPr>
              <w:t>String</w:t>
            </w:r>
          </w:p>
        </w:tc>
        <w:tc>
          <w:tcPr>
            <w:tcW w:w="1716" w:type="pct"/>
            <w:noWrap w:val="0"/>
            <w:vAlign w:val="center"/>
          </w:tcPr>
          <w:p w14:paraId="4FAACD94">
            <w:pPr>
              <w:pStyle w:val="87"/>
              <w:bidi w:val="0"/>
              <w:rPr>
                <w:rFonts w:hint="default" w:ascii="Times New Roman" w:hAnsi="Times New Roman" w:eastAsia="宋体" w:cs="Times New Roman"/>
                <w:i/>
                <w:iCs/>
                <w:color w:val="7F7F7F"/>
                <w:kern w:val="2"/>
                <w:sz w:val="18"/>
                <w:szCs w:val="18"/>
                <w:lang w:val="en-US" w:eastAsia="zh-CN" w:bidi="ar-SA"/>
              </w:rPr>
            </w:pPr>
            <w:r>
              <w:rPr>
                <w:rFonts w:hint="default" w:ascii="Times New Roman" w:hAnsi="Times New Roman" w:cs="Times New Roman"/>
                <w:lang w:val="en-US" w:eastAsia="zh-CN"/>
              </w:rPr>
              <w:t>被扣缴纳税人识别号</w:t>
            </w:r>
          </w:p>
        </w:tc>
        <w:tc>
          <w:tcPr>
            <w:tcW w:w="948" w:type="pct"/>
            <w:noWrap w:val="0"/>
            <w:vAlign w:val="center"/>
          </w:tcPr>
          <w:p w14:paraId="09AC8DC5">
            <w:pPr>
              <w:pStyle w:val="87"/>
              <w:bidi w:val="0"/>
              <w:rPr>
                <w:rFonts w:hint="default" w:ascii="Times New Roman" w:hAnsi="Times New Roman" w:eastAsia="宋体" w:cs="Times New Roman"/>
                <w:kern w:val="2"/>
                <w:sz w:val="21"/>
                <w:lang w:val="en-US" w:eastAsia="zh-CN" w:bidi="ar-SA"/>
              </w:rPr>
            </w:pPr>
            <w:r>
              <w:rPr>
                <w:rFonts w:hint="default" w:ascii="Times New Roman" w:hAnsi="Times New Roman" w:cs="Times New Roman"/>
                <w:lang w:val="en-US" w:eastAsia="zh-CN"/>
              </w:rPr>
              <w:t>选</w:t>
            </w:r>
            <w:r>
              <w:rPr>
                <w:rFonts w:hint="default" w:ascii="Times New Roman" w:hAnsi="Times New Roman" w:eastAsia="宋体" w:cs="Times New Roman"/>
              </w:rPr>
              <w:t>填</w:t>
            </w:r>
          </w:p>
        </w:tc>
      </w:tr>
      <w:tr w14:paraId="49326F3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B2D21EA">
            <w:pPr>
              <w:pStyle w:val="87"/>
              <w:bidi w:val="0"/>
              <w:rPr>
                <w:rFonts w:hint="default" w:ascii="Times New Roman" w:hAnsi="Times New Roman" w:eastAsia="宋体" w:cs="Times New Roman"/>
              </w:rPr>
            </w:pPr>
            <w:r>
              <w:rPr>
                <w:rFonts w:hint="default" w:ascii="Times New Roman" w:hAnsi="Times New Roman" w:cs="Times New Roman"/>
                <w:kern w:val="0"/>
                <w:sz w:val="22"/>
                <w:szCs w:val="22"/>
                <w:lang w:bidi="ar"/>
              </w:rPr>
              <w:t>jkdwrnsrsbh</w:t>
            </w:r>
          </w:p>
        </w:tc>
        <w:tc>
          <w:tcPr>
            <w:tcW w:w="1238" w:type="pct"/>
            <w:noWrap w:val="0"/>
            <w:vAlign w:val="center"/>
          </w:tcPr>
          <w:p w14:paraId="280772DE">
            <w:pPr>
              <w:pStyle w:val="87"/>
              <w:bidi w:val="0"/>
              <w:rPr>
                <w:rFonts w:hint="default" w:ascii="Times New Roman" w:hAnsi="Times New Roman" w:eastAsia="宋体" w:cs="Times New Roman"/>
              </w:rPr>
            </w:pPr>
            <w:r>
              <w:rPr>
                <w:rFonts w:hint="default" w:ascii="Times New Roman" w:hAnsi="Times New Roman" w:eastAsia="宋体" w:cs="Times New Roman"/>
              </w:rPr>
              <w:t>String</w:t>
            </w:r>
          </w:p>
        </w:tc>
        <w:tc>
          <w:tcPr>
            <w:tcW w:w="1716" w:type="pct"/>
            <w:noWrap w:val="0"/>
            <w:vAlign w:val="center"/>
          </w:tcPr>
          <w:p w14:paraId="367B1D36">
            <w:pPr>
              <w:pStyle w:val="87"/>
              <w:bidi w:val="0"/>
              <w:rPr>
                <w:rFonts w:hint="default" w:ascii="Times New Roman" w:hAnsi="Times New Roman" w:eastAsia="宋体" w:cs="Times New Roman"/>
              </w:rPr>
            </w:pPr>
            <w:r>
              <w:rPr>
                <w:rFonts w:hint="default" w:ascii="Times New Roman" w:hAnsi="Times New Roman" w:eastAsia="宋体" w:cs="Times New Roman"/>
                <w:lang w:val="en-US" w:eastAsia="zh-CN"/>
              </w:rPr>
              <w:t>缴款单位人</w:t>
            </w:r>
            <w:r>
              <w:rPr>
                <w:rFonts w:hint="default" w:ascii="Times New Roman" w:hAnsi="Times New Roman" w:eastAsia="宋体" w:cs="Times New Roman"/>
              </w:rPr>
              <w:t>纳税人识别号</w:t>
            </w:r>
          </w:p>
        </w:tc>
        <w:tc>
          <w:tcPr>
            <w:tcW w:w="948" w:type="pct"/>
            <w:noWrap w:val="0"/>
            <w:vAlign w:val="center"/>
          </w:tcPr>
          <w:p w14:paraId="62595D94">
            <w:pPr>
              <w:pStyle w:val="87"/>
              <w:bidi w:val="0"/>
              <w:rPr>
                <w:rFonts w:hint="default" w:ascii="Times New Roman" w:hAnsi="Times New Roman" w:eastAsia="宋体" w:cs="Times New Roman"/>
              </w:rPr>
            </w:pPr>
            <w:r>
              <w:rPr>
                <w:rFonts w:hint="default" w:ascii="Times New Roman" w:hAnsi="Times New Roman" w:cs="Times New Roman"/>
                <w:lang w:val="en-US" w:eastAsia="zh-CN"/>
              </w:rPr>
              <w:t>选</w:t>
            </w:r>
            <w:r>
              <w:rPr>
                <w:rFonts w:hint="default" w:ascii="Times New Roman" w:hAnsi="Times New Roman" w:eastAsia="宋体" w:cs="Times New Roman"/>
              </w:rPr>
              <w:t>填</w:t>
            </w:r>
          </w:p>
        </w:tc>
      </w:tr>
    </w:tbl>
    <w:p w14:paraId="359B151B">
      <w:pPr>
        <w:rPr>
          <w:rFonts w:hint="default" w:ascii="Times New Roman" w:hAnsi="Times New Roman" w:cs="Times New Roman"/>
          <w:color w:val="000000"/>
          <w:sz w:val="24"/>
        </w:rPr>
      </w:pPr>
      <w:r>
        <w:rPr>
          <w:rFonts w:hint="default" w:ascii="Times New Roman" w:hAnsi="Times New Roman" w:cs="Times New Roman"/>
          <w:color w:val="000000"/>
          <w:sz w:val="24"/>
          <w:lang w:eastAsia="zh-CN"/>
        </w:rPr>
        <w:t>出参说明</w:t>
      </w:r>
      <w:r>
        <w:rPr>
          <w:rFonts w:hint="default" w:ascii="Times New Roman" w:hAnsi="Times New Roman" w:cs="Times New Roman"/>
          <w:color w:val="000000"/>
          <w:sz w:val="24"/>
        </w:rPr>
        <w:t>：</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7"/>
        <w:gridCol w:w="2071"/>
        <w:gridCol w:w="2884"/>
        <w:gridCol w:w="1591"/>
      </w:tblGrid>
      <w:tr w14:paraId="32F7A46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shd w:val="clear" w:color="auto" w:fill="BFBFBF"/>
            <w:noWrap w:val="0"/>
            <w:vAlign w:val="center"/>
          </w:tcPr>
          <w:p w14:paraId="22C59F7C">
            <w:pPr>
              <w:pStyle w:val="87"/>
              <w:bidi w:val="0"/>
              <w:rPr>
                <w:rFonts w:hint="default" w:ascii="Times New Roman" w:hAnsi="Times New Roman" w:eastAsia="宋体" w:cs="Times New Roman"/>
              </w:rPr>
            </w:pPr>
            <w:r>
              <w:rPr>
                <w:rFonts w:hint="default" w:ascii="Times New Roman" w:hAnsi="Times New Roman" w:eastAsia="宋体" w:cs="Times New Roman"/>
              </w:rPr>
              <w:t>名称</w:t>
            </w:r>
          </w:p>
        </w:tc>
        <w:tc>
          <w:tcPr>
            <w:tcW w:w="1235" w:type="pct"/>
            <w:shd w:val="clear" w:color="auto" w:fill="BFBFBF"/>
            <w:noWrap w:val="0"/>
            <w:vAlign w:val="center"/>
          </w:tcPr>
          <w:p w14:paraId="07F614CF">
            <w:pPr>
              <w:pStyle w:val="87"/>
              <w:bidi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类型</w:t>
            </w:r>
          </w:p>
        </w:tc>
        <w:tc>
          <w:tcPr>
            <w:tcW w:w="1720" w:type="pct"/>
            <w:shd w:val="clear" w:color="auto" w:fill="BFBFBF"/>
            <w:noWrap w:val="0"/>
            <w:vAlign w:val="center"/>
          </w:tcPr>
          <w:p w14:paraId="40CBEBAA">
            <w:pPr>
              <w:pStyle w:val="87"/>
              <w:bidi w:val="0"/>
              <w:rPr>
                <w:rFonts w:hint="default" w:ascii="Times New Roman" w:hAnsi="Times New Roman" w:eastAsia="宋体" w:cs="Times New Roman"/>
              </w:rPr>
            </w:pPr>
            <w:r>
              <w:rPr>
                <w:rFonts w:hint="default" w:ascii="Times New Roman" w:hAnsi="Times New Roman" w:eastAsia="宋体" w:cs="Times New Roman"/>
              </w:rPr>
              <w:t>说明</w:t>
            </w:r>
          </w:p>
        </w:tc>
        <w:tc>
          <w:tcPr>
            <w:tcW w:w="947" w:type="pct"/>
            <w:shd w:val="clear" w:color="auto" w:fill="BFBFBF"/>
            <w:noWrap w:val="0"/>
            <w:vAlign w:val="center"/>
          </w:tcPr>
          <w:p w14:paraId="4C914F9C">
            <w:pPr>
              <w:pStyle w:val="87"/>
              <w:bidi w:val="0"/>
              <w:rPr>
                <w:rFonts w:hint="default" w:ascii="Times New Roman" w:hAnsi="Times New Roman" w:eastAsia="宋体" w:cs="Times New Roman"/>
              </w:rPr>
            </w:pPr>
            <w:r>
              <w:rPr>
                <w:rFonts w:hint="default" w:ascii="Times New Roman" w:hAnsi="Times New Roman" w:eastAsia="宋体" w:cs="Times New Roman"/>
              </w:rPr>
              <w:t>描述</w:t>
            </w:r>
          </w:p>
        </w:tc>
      </w:tr>
      <w:tr w14:paraId="289BE5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6E4AB537">
            <w:pPr>
              <w:pStyle w:val="87"/>
              <w:bidi w:val="0"/>
              <w:rPr>
                <w:rFonts w:hint="default" w:ascii="Times New Roman" w:hAnsi="Times New Roman" w:eastAsia="宋体" w:cs="Times New Roman"/>
                <w:lang w:eastAsia="zh-Hans"/>
              </w:rPr>
            </w:pPr>
            <w:r>
              <w:rPr>
                <w:rFonts w:hint="default" w:ascii="Times New Roman" w:hAnsi="Times New Roman" w:eastAsia="宋体" w:cs="Times New Roman"/>
                <w:lang w:eastAsia="zh-Hans"/>
              </w:rPr>
              <w:t>returncode</w:t>
            </w:r>
          </w:p>
        </w:tc>
        <w:tc>
          <w:tcPr>
            <w:tcW w:w="1235" w:type="pct"/>
            <w:noWrap w:val="0"/>
            <w:vAlign w:val="center"/>
          </w:tcPr>
          <w:p w14:paraId="6BFDDDA9">
            <w:pPr>
              <w:pStyle w:val="87"/>
              <w:bidi w:val="0"/>
              <w:rPr>
                <w:rFonts w:hint="default" w:ascii="Times New Roman" w:hAnsi="Times New Roman" w:eastAsia="宋体" w:cs="Times New Roman"/>
                <w:lang w:eastAsia="zh-Hans"/>
              </w:rPr>
            </w:pPr>
            <w:r>
              <w:rPr>
                <w:rFonts w:hint="default" w:ascii="Times New Roman" w:hAnsi="Times New Roman" w:eastAsia="宋体" w:cs="Times New Roman"/>
              </w:rPr>
              <w:t>String</w:t>
            </w:r>
          </w:p>
        </w:tc>
        <w:tc>
          <w:tcPr>
            <w:tcW w:w="1720" w:type="pct"/>
            <w:noWrap w:val="0"/>
            <w:vAlign w:val="center"/>
          </w:tcPr>
          <w:p w14:paraId="3896C8D9">
            <w:pPr>
              <w:pStyle w:val="87"/>
              <w:bidi w:val="0"/>
              <w:rPr>
                <w:rFonts w:hint="default" w:ascii="Times New Roman" w:hAnsi="Times New Roman" w:eastAsia="宋体" w:cs="Times New Roman"/>
              </w:rPr>
            </w:pPr>
            <w:r>
              <w:rPr>
                <w:rFonts w:hint="default" w:ascii="Times New Roman" w:hAnsi="Times New Roman" w:eastAsia="宋体" w:cs="Times New Roman"/>
              </w:rPr>
              <w:t>返回状态码</w:t>
            </w:r>
          </w:p>
        </w:tc>
        <w:tc>
          <w:tcPr>
            <w:tcW w:w="947" w:type="pct"/>
            <w:noWrap w:val="0"/>
            <w:vAlign w:val="center"/>
          </w:tcPr>
          <w:p w14:paraId="5586200E">
            <w:pPr>
              <w:pStyle w:val="87"/>
              <w:bidi w:val="0"/>
              <w:rPr>
                <w:rFonts w:hint="default" w:ascii="Times New Roman" w:hAnsi="Times New Roman" w:eastAsia="宋体" w:cs="Times New Roman"/>
                <w:lang w:eastAsia="zh-Hans"/>
              </w:rPr>
            </w:pPr>
          </w:p>
        </w:tc>
      </w:tr>
      <w:tr w14:paraId="7AD3EE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21321D3">
            <w:pPr>
              <w:pStyle w:val="87"/>
              <w:bidi w:val="0"/>
              <w:rPr>
                <w:rFonts w:hint="default" w:ascii="Times New Roman" w:hAnsi="Times New Roman" w:eastAsia="宋体" w:cs="Times New Roman"/>
                <w:lang w:eastAsia="zh-Hans"/>
              </w:rPr>
            </w:pPr>
            <w:r>
              <w:rPr>
                <w:rFonts w:hint="default" w:ascii="Times New Roman" w:hAnsi="Times New Roman" w:eastAsia="宋体" w:cs="Times New Roman"/>
                <w:lang w:eastAsia="zh-Hans"/>
              </w:rPr>
              <w:t>returnmsg</w:t>
            </w:r>
          </w:p>
        </w:tc>
        <w:tc>
          <w:tcPr>
            <w:tcW w:w="1235" w:type="pct"/>
            <w:noWrap w:val="0"/>
            <w:vAlign w:val="center"/>
          </w:tcPr>
          <w:p w14:paraId="151939EE">
            <w:pPr>
              <w:pStyle w:val="87"/>
              <w:bidi w:val="0"/>
              <w:rPr>
                <w:rFonts w:hint="default" w:ascii="Times New Roman" w:hAnsi="Times New Roman" w:eastAsia="宋体" w:cs="Times New Roman"/>
                <w:lang w:eastAsia="zh-Hans"/>
              </w:rPr>
            </w:pPr>
            <w:r>
              <w:rPr>
                <w:rFonts w:hint="default" w:ascii="Times New Roman" w:hAnsi="Times New Roman" w:eastAsia="宋体" w:cs="Times New Roman"/>
                <w:lang w:val="en-US" w:eastAsia="zh-CN"/>
              </w:rPr>
              <w:t>String</w:t>
            </w:r>
          </w:p>
        </w:tc>
        <w:tc>
          <w:tcPr>
            <w:tcW w:w="1720" w:type="pct"/>
            <w:noWrap w:val="0"/>
            <w:vAlign w:val="center"/>
          </w:tcPr>
          <w:p w14:paraId="114A45F1">
            <w:pPr>
              <w:pStyle w:val="87"/>
              <w:bidi w:val="0"/>
              <w:rPr>
                <w:rFonts w:hint="default" w:ascii="Times New Roman" w:hAnsi="Times New Roman" w:eastAsia="宋体" w:cs="Times New Roman"/>
                <w:lang w:eastAsia="zh-Hans"/>
              </w:rPr>
            </w:pPr>
            <w:r>
              <w:rPr>
                <w:rFonts w:hint="default" w:ascii="Times New Roman" w:hAnsi="Times New Roman" w:eastAsia="宋体" w:cs="Times New Roman"/>
              </w:rPr>
              <w:t>返回信息</w:t>
            </w:r>
          </w:p>
        </w:tc>
        <w:tc>
          <w:tcPr>
            <w:tcW w:w="947" w:type="pct"/>
            <w:noWrap w:val="0"/>
            <w:vAlign w:val="center"/>
          </w:tcPr>
          <w:p w14:paraId="26FEBF99">
            <w:pPr>
              <w:pStyle w:val="87"/>
              <w:bidi w:val="0"/>
              <w:rPr>
                <w:rFonts w:hint="default" w:ascii="Times New Roman" w:hAnsi="Times New Roman" w:eastAsia="宋体" w:cs="Times New Roman"/>
                <w:lang w:eastAsia="zh-Hans"/>
              </w:rPr>
            </w:pPr>
          </w:p>
        </w:tc>
      </w:tr>
      <w:tr w14:paraId="654D391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5000" w:type="pct"/>
            <w:gridSpan w:val="4"/>
            <w:noWrap w:val="0"/>
            <w:vAlign w:val="bottom"/>
          </w:tcPr>
          <w:p w14:paraId="6E05AAFD">
            <w:pPr>
              <w:pStyle w:val="87"/>
              <w:bidi w:val="0"/>
              <w:jc w:val="center"/>
              <w:rPr>
                <w:rFonts w:hint="default" w:ascii="Times New Roman" w:hAnsi="Times New Roman" w:eastAsia="宋体" w:cs="Times New Roman"/>
                <w:lang w:val="en-US" w:eastAsia="zh-CN"/>
              </w:rPr>
            </w:pPr>
            <w:r>
              <w:rPr>
                <w:rFonts w:hint="default" w:ascii="Times New Roman" w:hAnsi="Times New Roman" w:cs="Times New Roman"/>
                <w:lang w:val="en-US" w:eastAsia="zh-CN"/>
              </w:rPr>
              <w:t>代扣代缴完税凭证</w:t>
            </w:r>
          </w:p>
        </w:tc>
      </w:tr>
      <w:tr w14:paraId="7B9D2B1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bottom"/>
          </w:tcPr>
          <w:p w14:paraId="0C27FC1E">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bkjnsrsbh</w:t>
            </w:r>
          </w:p>
        </w:tc>
        <w:tc>
          <w:tcPr>
            <w:tcW w:w="1235" w:type="pct"/>
            <w:noWrap w:val="0"/>
            <w:vAlign w:val="center"/>
          </w:tcPr>
          <w:p w14:paraId="4EC1F570">
            <w:pPr>
              <w:pStyle w:val="87"/>
              <w:bidi w:val="0"/>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CN"/>
              </w:rPr>
              <w:t>String</w:t>
            </w:r>
          </w:p>
        </w:tc>
        <w:tc>
          <w:tcPr>
            <w:tcW w:w="1720" w:type="pct"/>
            <w:noWrap w:val="0"/>
            <w:vAlign w:val="bottom"/>
          </w:tcPr>
          <w:p w14:paraId="79EF7B0D">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被扣缴纳税人识别号</w:t>
            </w:r>
          </w:p>
        </w:tc>
        <w:tc>
          <w:tcPr>
            <w:tcW w:w="947" w:type="pct"/>
            <w:noWrap w:val="0"/>
            <w:vAlign w:val="center"/>
          </w:tcPr>
          <w:p w14:paraId="5776ADAA">
            <w:pPr>
              <w:pStyle w:val="87"/>
              <w:bidi w:val="0"/>
              <w:rPr>
                <w:rFonts w:hint="default" w:ascii="Times New Roman" w:hAnsi="Times New Roman" w:eastAsia="宋体" w:cs="Times New Roman"/>
                <w:lang w:val="en-US" w:eastAsia="zh-CN"/>
              </w:rPr>
            </w:pPr>
          </w:p>
        </w:tc>
      </w:tr>
      <w:tr w14:paraId="3CB63F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bottom"/>
          </w:tcPr>
          <w:p w14:paraId="5D083022">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dkdjwspzh</w:t>
            </w:r>
          </w:p>
        </w:tc>
        <w:tc>
          <w:tcPr>
            <w:tcW w:w="1235" w:type="pct"/>
            <w:noWrap w:val="0"/>
            <w:vAlign w:val="center"/>
          </w:tcPr>
          <w:p w14:paraId="143C9083">
            <w:pPr>
              <w:pStyle w:val="87"/>
              <w:bidi w:val="0"/>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CN"/>
              </w:rPr>
              <w:t>String</w:t>
            </w:r>
          </w:p>
        </w:tc>
        <w:tc>
          <w:tcPr>
            <w:tcW w:w="1720" w:type="pct"/>
            <w:noWrap w:val="0"/>
            <w:vAlign w:val="bottom"/>
          </w:tcPr>
          <w:p w14:paraId="46E288F6">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代扣代缴完税凭证号</w:t>
            </w:r>
          </w:p>
        </w:tc>
        <w:tc>
          <w:tcPr>
            <w:tcW w:w="947" w:type="pct"/>
            <w:noWrap w:val="0"/>
            <w:vAlign w:val="center"/>
          </w:tcPr>
          <w:p w14:paraId="2F7AC438">
            <w:pPr>
              <w:pStyle w:val="87"/>
              <w:bidi w:val="0"/>
              <w:rPr>
                <w:rFonts w:hint="default" w:ascii="Times New Roman" w:hAnsi="Times New Roman" w:eastAsia="宋体" w:cs="Times New Roman"/>
                <w:lang w:val="en-US" w:eastAsia="zh-CN"/>
              </w:rPr>
            </w:pPr>
          </w:p>
        </w:tc>
      </w:tr>
      <w:tr w14:paraId="2DC8172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90" w:hRule="atLeast"/>
          <w:jc w:val="center"/>
        </w:trPr>
        <w:tc>
          <w:tcPr>
            <w:tcW w:w="1096" w:type="pct"/>
            <w:noWrap w:val="0"/>
            <w:vAlign w:val="bottom"/>
          </w:tcPr>
          <w:p w14:paraId="4AE0ABC8">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kjywrsbh</w:t>
            </w:r>
          </w:p>
        </w:tc>
        <w:tc>
          <w:tcPr>
            <w:tcW w:w="1235" w:type="pct"/>
            <w:noWrap w:val="0"/>
            <w:vAlign w:val="center"/>
          </w:tcPr>
          <w:p w14:paraId="004FB413">
            <w:pPr>
              <w:pStyle w:val="87"/>
              <w:bidi w:val="0"/>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CN"/>
              </w:rPr>
              <w:t>String</w:t>
            </w:r>
          </w:p>
        </w:tc>
        <w:tc>
          <w:tcPr>
            <w:tcW w:w="1720" w:type="pct"/>
            <w:noWrap w:val="0"/>
            <w:vAlign w:val="bottom"/>
          </w:tcPr>
          <w:p w14:paraId="37C71420">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扣缴义务人识别号</w:t>
            </w:r>
          </w:p>
        </w:tc>
        <w:tc>
          <w:tcPr>
            <w:tcW w:w="947" w:type="pct"/>
            <w:noWrap w:val="0"/>
            <w:vAlign w:val="center"/>
          </w:tcPr>
          <w:p w14:paraId="44F0E81A">
            <w:pPr>
              <w:pStyle w:val="87"/>
              <w:bidi w:val="0"/>
              <w:rPr>
                <w:rFonts w:hint="default" w:ascii="Times New Roman" w:hAnsi="Times New Roman" w:eastAsia="宋体" w:cs="Times New Roman"/>
                <w:lang w:val="en-US" w:eastAsia="zh-CN"/>
              </w:rPr>
            </w:pPr>
          </w:p>
        </w:tc>
      </w:tr>
      <w:tr w14:paraId="6253BEC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bottom"/>
          </w:tcPr>
          <w:p w14:paraId="07B4E90E">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tfrq</w:t>
            </w:r>
          </w:p>
        </w:tc>
        <w:tc>
          <w:tcPr>
            <w:tcW w:w="1235" w:type="pct"/>
            <w:noWrap w:val="0"/>
            <w:vAlign w:val="center"/>
          </w:tcPr>
          <w:p w14:paraId="18544C1B">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String</w:t>
            </w:r>
          </w:p>
        </w:tc>
        <w:tc>
          <w:tcPr>
            <w:tcW w:w="1720" w:type="pct"/>
            <w:noWrap w:val="0"/>
            <w:vAlign w:val="bottom"/>
          </w:tcPr>
          <w:p w14:paraId="68426465">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填发日期</w:t>
            </w:r>
          </w:p>
        </w:tc>
        <w:tc>
          <w:tcPr>
            <w:tcW w:w="947" w:type="pct"/>
            <w:noWrap w:val="0"/>
            <w:vAlign w:val="center"/>
          </w:tcPr>
          <w:p w14:paraId="7615F699">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YYYYMMDD</w:t>
            </w:r>
          </w:p>
        </w:tc>
      </w:tr>
      <w:tr w14:paraId="7D54459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5000" w:type="pct"/>
            <w:gridSpan w:val="4"/>
            <w:noWrap w:val="0"/>
            <w:vAlign w:val="center"/>
          </w:tcPr>
          <w:p w14:paraId="6E391754">
            <w:pPr>
              <w:pStyle w:val="87"/>
              <w:bidi w:val="0"/>
              <w:jc w:val="center"/>
              <w:rPr>
                <w:rFonts w:hint="default" w:ascii="Times New Roman" w:hAnsi="Times New Roman" w:eastAsia="宋体" w:cs="Times New Roman"/>
                <w:lang w:val="en-US" w:eastAsia="zh-CN"/>
              </w:rPr>
            </w:pPr>
            <w:r>
              <w:rPr>
                <w:rFonts w:hint="default" w:ascii="Times New Roman" w:hAnsi="Times New Roman" w:cs="Times New Roman"/>
                <w:lang w:val="en-US" w:eastAsia="zh-CN"/>
              </w:rPr>
              <w:t>海关缴款书</w:t>
            </w:r>
          </w:p>
        </w:tc>
      </w:tr>
      <w:tr w14:paraId="7617F94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5BA4A404">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jkdwrnsrsbh</w:t>
            </w:r>
          </w:p>
        </w:tc>
        <w:tc>
          <w:tcPr>
            <w:tcW w:w="1235" w:type="pct"/>
            <w:noWrap w:val="0"/>
            <w:vAlign w:val="center"/>
          </w:tcPr>
          <w:p w14:paraId="0742245B">
            <w:pPr>
              <w:pStyle w:val="87"/>
              <w:bidi w:val="0"/>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CN"/>
              </w:rPr>
              <w:t>String</w:t>
            </w:r>
          </w:p>
        </w:tc>
        <w:tc>
          <w:tcPr>
            <w:tcW w:w="1720" w:type="pct"/>
            <w:noWrap w:val="0"/>
            <w:vAlign w:val="center"/>
          </w:tcPr>
          <w:p w14:paraId="6DE9FB0E">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缴款单位人纳税人识别号</w:t>
            </w:r>
          </w:p>
        </w:tc>
        <w:tc>
          <w:tcPr>
            <w:tcW w:w="947" w:type="pct"/>
            <w:noWrap w:val="0"/>
            <w:vAlign w:val="center"/>
          </w:tcPr>
          <w:p w14:paraId="483E3490">
            <w:pPr>
              <w:pStyle w:val="87"/>
              <w:bidi w:val="0"/>
              <w:rPr>
                <w:rFonts w:hint="default" w:ascii="Times New Roman" w:hAnsi="Times New Roman" w:eastAsia="宋体" w:cs="Times New Roman"/>
                <w:lang w:val="en-US" w:eastAsia="zh-CN"/>
              </w:rPr>
            </w:pPr>
          </w:p>
        </w:tc>
      </w:tr>
      <w:tr w14:paraId="4CA7CAD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1F70F452">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hgjkshm</w:t>
            </w:r>
          </w:p>
        </w:tc>
        <w:tc>
          <w:tcPr>
            <w:tcW w:w="1235" w:type="pct"/>
            <w:noWrap w:val="0"/>
            <w:vAlign w:val="center"/>
          </w:tcPr>
          <w:p w14:paraId="5BE88043">
            <w:pPr>
              <w:pStyle w:val="87"/>
              <w:bidi w:val="0"/>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CN"/>
              </w:rPr>
              <w:t>String</w:t>
            </w:r>
          </w:p>
        </w:tc>
        <w:tc>
          <w:tcPr>
            <w:tcW w:w="1720" w:type="pct"/>
            <w:noWrap w:val="0"/>
            <w:vAlign w:val="center"/>
          </w:tcPr>
          <w:p w14:paraId="6A77D79D">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海关缴款书号码</w:t>
            </w:r>
          </w:p>
        </w:tc>
        <w:tc>
          <w:tcPr>
            <w:tcW w:w="947" w:type="pct"/>
            <w:noWrap w:val="0"/>
            <w:vAlign w:val="center"/>
          </w:tcPr>
          <w:p w14:paraId="2B3A69B0">
            <w:pPr>
              <w:pStyle w:val="87"/>
              <w:bidi w:val="0"/>
              <w:rPr>
                <w:rFonts w:hint="default" w:ascii="Times New Roman" w:hAnsi="Times New Roman" w:eastAsia="宋体" w:cs="Times New Roman"/>
                <w:lang w:val="en-US" w:eastAsia="zh-CN"/>
              </w:rPr>
            </w:pPr>
          </w:p>
        </w:tc>
      </w:tr>
      <w:tr w14:paraId="52B613B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094E4895">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tfrq</w:t>
            </w:r>
          </w:p>
        </w:tc>
        <w:tc>
          <w:tcPr>
            <w:tcW w:w="1235" w:type="pct"/>
            <w:noWrap w:val="0"/>
            <w:vAlign w:val="center"/>
          </w:tcPr>
          <w:p w14:paraId="2A67A53A">
            <w:pPr>
              <w:pStyle w:val="87"/>
              <w:bidi w:val="0"/>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CN"/>
              </w:rPr>
              <w:t>String</w:t>
            </w:r>
          </w:p>
        </w:tc>
        <w:tc>
          <w:tcPr>
            <w:tcW w:w="1720" w:type="pct"/>
            <w:noWrap w:val="0"/>
            <w:vAlign w:val="center"/>
          </w:tcPr>
          <w:p w14:paraId="26778421">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填发日期</w:t>
            </w:r>
          </w:p>
        </w:tc>
        <w:tc>
          <w:tcPr>
            <w:tcW w:w="947" w:type="pct"/>
            <w:noWrap w:val="0"/>
            <w:vAlign w:val="center"/>
          </w:tcPr>
          <w:p w14:paraId="5CDA53FF">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YYYYMMDD</w:t>
            </w:r>
          </w:p>
        </w:tc>
      </w:tr>
    </w:tbl>
    <w:p w14:paraId="4943113E">
      <w:pPr>
        <w:spacing w:before="156" w:beforeLines="50" w:after="31" w:afterLines="10" w:line="360" w:lineRule="auto"/>
        <w:ind w:firstLine="480" w:firstLineChars="200"/>
        <w:rPr>
          <w:rFonts w:hint="default" w:ascii="Times New Roman" w:hAnsi="Times New Roman" w:cs="Times New Roman"/>
          <w:color w:val="000000"/>
          <w:sz w:val="24"/>
        </w:rPr>
      </w:pPr>
      <w:r>
        <w:rPr>
          <w:rFonts w:hint="default" w:ascii="Times New Roman" w:hAnsi="Times New Roman" w:cs="Times New Roman"/>
          <w:color w:val="000000"/>
          <w:sz w:val="24"/>
        </w:rPr>
        <w:t>请求业务报文样例：</w:t>
      </w:r>
    </w:p>
    <w:p w14:paraId="024D073B">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firstLineChars="200"/>
        <w:rPr>
          <w:rFonts w:hint="default" w:ascii="Times New Roman" w:hAnsi="Times New Roman" w:eastAsia="宋体" w:cs="Times New Roman"/>
          <w:kern w:val="2"/>
        </w:rPr>
      </w:pPr>
      <w:r>
        <w:rPr>
          <w:rFonts w:hint="default" w:ascii="Times New Roman" w:hAnsi="Times New Roman" w:eastAsia="宋体" w:cs="Times New Roman"/>
          <w:kern w:val="2"/>
        </w:rPr>
        <w:t>{</w:t>
      </w:r>
    </w:p>
    <w:p w14:paraId="66D3F76D">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firstLineChars="200"/>
        <w:rPr>
          <w:rFonts w:hint="default" w:ascii="Times New Roman" w:hAnsi="Times New Roman" w:eastAsia="宋体" w:cs="Times New Roman"/>
          <w:kern w:val="2"/>
        </w:rPr>
      </w:pPr>
      <w:r>
        <w:rPr>
          <w:rFonts w:hint="default" w:ascii="Times New Roman" w:hAnsi="Times New Roman" w:eastAsia="宋体" w:cs="Times New Roman"/>
          <w:kern w:val="2"/>
        </w:rPr>
        <w:t xml:space="preserve">    "kjywrsbh": "10122AAFFAD57CD3E",</w:t>
      </w:r>
    </w:p>
    <w:p w14:paraId="75775328">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firstLineChars="200"/>
        <w:rPr>
          <w:rFonts w:hint="default" w:ascii="Times New Roman" w:hAnsi="Times New Roman" w:eastAsia="宋体" w:cs="Times New Roman"/>
          <w:kern w:val="2"/>
        </w:rPr>
      </w:pPr>
      <w:r>
        <w:rPr>
          <w:rFonts w:hint="default" w:ascii="Times New Roman" w:hAnsi="Times New Roman" w:eastAsia="宋体" w:cs="Times New Roman"/>
          <w:kern w:val="2"/>
        </w:rPr>
        <w:t xml:space="preserve">    "bkjnsrsbh": "10122AAFFAD57CD3E",</w:t>
      </w:r>
    </w:p>
    <w:p w14:paraId="215A4988">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firstLineChars="200"/>
        <w:rPr>
          <w:rFonts w:hint="default" w:ascii="Times New Roman" w:hAnsi="Times New Roman" w:eastAsia="宋体" w:cs="Times New Roman"/>
          <w:kern w:val="2"/>
        </w:rPr>
      </w:pPr>
      <w:r>
        <w:rPr>
          <w:rFonts w:hint="default" w:ascii="Times New Roman" w:hAnsi="Times New Roman" w:eastAsia="宋体" w:cs="Times New Roman"/>
          <w:kern w:val="2"/>
        </w:rPr>
        <w:t xml:space="preserve">    "jkdwrnsrsbh": "10122AAFFAD57CD3E"</w:t>
      </w:r>
    </w:p>
    <w:p w14:paraId="53A15FA0">
      <w:pPr>
        <w:pStyle w:val="29"/>
        <w:widowControl/>
        <w:pBdr>
          <w:top w:val="single" w:color="auto" w:sz="4" w:space="0"/>
          <w:left w:val="single" w:color="auto" w:sz="4" w:space="0"/>
          <w:bottom w:val="single" w:color="auto" w:sz="4" w:space="0"/>
          <w:right w:val="single" w:color="auto" w:sz="4" w:space="0"/>
        </w:pBdr>
        <w:shd w:val="clear" w:color="auto" w:fill="FFFFFF"/>
        <w:spacing w:before="357" w:beforeAutospacing="0" w:after="357" w:afterAutospacing="0"/>
        <w:ind w:firstLine="480" w:firstLineChars="200"/>
        <w:rPr>
          <w:rFonts w:hint="default" w:ascii="Times New Roman" w:hAnsi="Times New Roman" w:cs="Times New Roman"/>
          <w:color w:val="000000"/>
          <w:sz w:val="24"/>
        </w:rPr>
      </w:pPr>
      <w:r>
        <w:rPr>
          <w:rFonts w:hint="default" w:ascii="Times New Roman" w:hAnsi="Times New Roman" w:eastAsia="宋体" w:cs="Times New Roman"/>
          <w:kern w:val="2"/>
        </w:rPr>
        <w:t>}</w:t>
      </w:r>
    </w:p>
    <w:p w14:paraId="65C8CBD5">
      <w:pPr>
        <w:spacing w:before="156" w:beforeLines="50" w:after="31" w:afterLines="10" w:line="360" w:lineRule="auto"/>
        <w:ind w:firstLine="480" w:firstLineChars="200"/>
        <w:rPr>
          <w:rFonts w:hint="default" w:ascii="Times New Roman" w:hAnsi="Times New Roman" w:cs="Times New Roman"/>
          <w:color w:val="000000"/>
          <w:sz w:val="24"/>
        </w:rPr>
      </w:pPr>
      <w:r>
        <w:rPr>
          <w:rFonts w:hint="default" w:ascii="Times New Roman" w:hAnsi="Times New Roman" w:cs="Times New Roman"/>
          <w:color w:val="000000"/>
          <w:sz w:val="24"/>
        </w:rPr>
        <w:t>返回业务报文样例：</w:t>
      </w:r>
    </w:p>
    <w:p w14:paraId="22DCCF61">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请求成功返回报文示例</w:t>
      </w:r>
    </w:p>
    <w:p w14:paraId="3828276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w:t>
      </w:r>
    </w:p>
    <w:p w14:paraId="500CE84D">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"Response": {</w:t>
      </w:r>
    </w:p>
    <w:p w14:paraId="5349BBCD">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"RequestId": "177db334a96ca008",</w:t>
      </w:r>
    </w:p>
    <w:p w14:paraId="725CBCAC">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"Data": {</w:t>
      </w:r>
    </w:p>
    <w:p w14:paraId="3D1642AC">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r>
        <w:rPr>
          <w:rFonts w:hint="default" w:ascii="Times New Roman" w:hAnsi="Times New Roman" w:eastAsia="宋体" w:cs="Times New Roman"/>
          <w:bCs/>
          <w:sz w:val="24"/>
          <w:lang w:val="en-US" w:eastAsia="zh-CN"/>
        </w:rPr>
        <w:t xml:space="preserve"> </w:t>
      </w:r>
      <w:r>
        <w:rPr>
          <w:rFonts w:hint="default" w:ascii="Times New Roman" w:hAnsi="Times New Roman" w:eastAsia="宋体" w:cs="Times New Roman"/>
          <w:bCs/>
          <w:sz w:val="24"/>
        </w:rPr>
        <w:t xml:space="preserve"> "returncode": "00",</w:t>
      </w:r>
    </w:p>
    <w:p w14:paraId="59A28FAE">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r>
        <w:rPr>
          <w:rFonts w:hint="default" w:ascii="Times New Roman" w:hAnsi="Times New Roman" w:eastAsia="宋体" w:cs="Times New Roman"/>
          <w:bCs/>
          <w:sz w:val="24"/>
          <w:lang w:val="en-US" w:eastAsia="zh-CN"/>
        </w:rPr>
        <w:t xml:space="preserve"> </w:t>
      </w:r>
      <w:r>
        <w:rPr>
          <w:rFonts w:hint="default" w:ascii="Times New Roman" w:hAnsi="Times New Roman" w:eastAsia="宋体" w:cs="Times New Roman"/>
          <w:bCs/>
          <w:sz w:val="24"/>
        </w:rPr>
        <w:t xml:space="preserve"> "returnmsg": "操作成功",</w:t>
      </w:r>
    </w:p>
    <w:p w14:paraId="0728B732">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"dkdjwspzList": [</w:t>
      </w:r>
    </w:p>
    <w:p w14:paraId="426018B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5CE97777">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"dkdjwspzh": "171262523869545053",</w:t>
      </w:r>
    </w:p>
    <w:p w14:paraId="6E3146A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"kjywrsbh": "10122AAFFAD57CD3E",</w:t>
      </w:r>
    </w:p>
    <w:p w14:paraId="65133917">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"bkjnsrsbh": "10122AAFFAD57CD3E",</w:t>
      </w:r>
    </w:p>
    <w:p w14:paraId="49C2CC0F">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"tfrq": "2024-04-09 00:00:00"</w:t>
      </w:r>
    </w:p>
    <w:p w14:paraId="5F4256F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3B99FA6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46063342">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"dkdjwspzh": "171262523872900430",</w:t>
      </w:r>
    </w:p>
    <w:p w14:paraId="6CDD66E2">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"kjywrsbh": "10122AAFFAD57CD3E",</w:t>
      </w:r>
    </w:p>
    <w:p w14:paraId="05CA2E0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"bkjnsrsbh": "10122AAFFAD57CD3E",</w:t>
      </w:r>
    </w:p>
    <w:p w14:paraId="5AA0644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"tfrq": "2024-04-09 00:00:00"</w:t>
      </w:r>
    </w:p>
    <w:p w14:paraId="7627BA0F">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3DEAA061">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2BE6A1AB">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"dkdjwspzh": "171262523873062137",</w:t>
      </w:r>
    </w:p>
    <w:p w14:paraId="6EE31EB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"kjywrsbh": "10122AAFFAD57CD3E",</w:t>
      </w:r>
    </w:p>
    <w:p w14:paraId="496A8AC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"bkjnsrsbh": "10122AAFFAD57CD3E",</w:t>
      </w:r>
    </w:p>
    <w:p w14:paraId="0C821CA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"tfrq": "2024-04-09 00:00:00"</w:t>
      </w:r>
    </w:p>
    <w:p w14:paraId="348933BE">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7976FD76">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7AF59D0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"hgjksList": [</w:t>
      </w:r>
    </w:p>
    <w:p w14:paraId="2D63E2D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23ADEB57">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"jkdwrnsrsbh": "10122AAFFAD57CD3E",</w:t>
      </w:r>
    </w:p>
    <w:p w14:paraId="6BFFB19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"hgjkshm": "171262523884154319-L29",</w:t>
      </w:r>
    </w:p>
    <w:p w14:paraId="2A7E3AF2">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"tfrq": "2024-04-09 00:00:00"</w:t>
      </w:r>
    </w:p>
    <w:p w14:paraId="2B11C678">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453A535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0388F95C">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"jkdwrnsrsbh": "10122AAFFAD57CD3E",</w:t>
      </w:r>
    </w:p>
    <w:p w14:paraId="0148A8AB">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"hgjkshm": "171262523884296513-L33",</w:t>
      </w:r>
    </w:p>
    <w:p w14:paraId="7D6BDA4E">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"tfrq": "2024-04-09 00:00:00"</w:t>
      </w:r>
    </w:p>
    <w:p w14:paraId="44548CF7">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0C7F0F8F">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62DA02AB">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"jkdwrnsrsbh": "10122AAFFAD57CD3E",</w:t>
      </w:r>
    </w:p>
    <w:p w14:paraId="739F4E6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"hgjkshm": "171262523884327628-L74",</w:t>
      </w:r>
    </w:p>
    <w:p w14:paraId="70D9013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"tfrq": "2024-04-09 00:00:00"</w:t>
      </w:r>
    </w:p>
    <w:p w14:paraId="57055380">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63CB9F5F">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0A20A7D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6F4449BF">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7E97A001">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w:t>
      </w:r>
    </w:p>
    <w:p w14:paraId="61A02984">
      <w:pPr>
        <w:pStyle w:val="52"/>
        <w:pBdr>
          <w:top w:val="single" w:color="auto" w:sz="4" w:space="0"/>
          <w:left w:val="single" w:color="auto" w:sz="4" w:space="0"/>
          <w:bottom w:val="single" w:color="auto" w:sz="4" w:space="0"/>
          <w:right w:val="single" w:color="auto" w:sz="4" w:space="0"/>
        </w:pBdr>
        <w:rPr>
          <w:rFonts w:hint="default" w:ascii="Times New Roman" w:hAnsi="Times New Roman" w:cs="Times New Roman"/>
        </w:rPr>
      </w:pPr>
    </w:p>
    <w:p w14:paraId="0F4E5D7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请求失败返回报文示例</w:t>
      </w:r>
    </w:p>
    <w:p w14:paraId="68FAFE36">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w:t>
      </w:r>
    </w:p>
    <w:p w14:paraId="7AA98C5B">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"Response": {</w:t>
      </w:r>
    </w:p>
    <w:p w14:paraId="2498592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"RequestId": "689d058689c87410",</w:t>
      </w:r>
    </w:p>
    <w:p w14:paraId="696C46A5">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"Data": {</w:t>
      </w:r>
    </w:p>
    <w:p w14:paraId="51D27401">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"returncode": "01",</w:t>
      </w:r>
    </w:p>
    <w:p w14:paraId="5D0C4196">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"returnmsg": "被扣缴义务人应为虚拟单位，请先调用虚拟单位查询初始化单位信息"</w:t>
      </w:r>
    </w:p>
    <w:p w14:paraId="36426AB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082FBA82">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45BE0B92">
      <w:pPr>
        <w:pStyle w:val="5"/>
        <w:numPr>
          <w:ilvl w:val="2"/>
          <w:numId w:val="0"/>
        </w:numPr>
        <w:spacing w:before="156" w:after="156"/>
        <w:rPr>
          <w:rFonts w:hint="default" w:ascii="Times New Roman" w:hAnsi="Times New Roman" w:cs="Times New Roman"/>
          <w:lang w:val="en-US"/>
        </w:rPr>
      </w:pPr>
      <w:bookmarkStart w:id="192" w:name="_Toc19303"/>
      <w:bookmarkStart w:id="193" w:name="_Toc30703"/>
      <w:r>
        <w:rPr>
          <w:rFonts w:hint="default" w:ascii="Times New Roman" w:hAnsi="Times New Roman" w:cs="Times New Roman"/>
          <w:lang w:eastAsia="zh-CN"/>
        </w:rPr>
        <w:t>5.2.</w:t>
      </w:r>
      <w:r>
        <w:rPr>
          <w:rFonts w:hint="default" w:ascii="Times New Roman" w:hAnsi="Times New Roman" w:cs="Times New Roman"/>
          <w:lang w:val="en-US" w:eastAsia="zh-CN"/>
        </w:rPr>
        <w:t>9</w:t>
      </w:r>
      <w:r>
        <w:rPr>
          <w:rFonts w:hint="default" w:ascii="Times New Roman" w:hAnsi="Times New Roman" w:cs="Times New Roman"/>
          <w:color w:val="000000"/>
          <w:sz w:val="22"/>
          <w:szCs w:val="22"/>
          <w:lang w:val="en-US" w:eastAsia="zh-CN"/>
        </w:rPr>
        <w:t>自然人开票信息变更接口</w:t>
      </w:r>
      <w:bookmarkEnd w:id="192"/>
      <w:bookmarkEnd w:id="193"/>
    </w:p>
    <w:p w14:paraId="4DF2C6DC">
      <w:pP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cs="Times New Roman"/>
          <w:color w:val="000000"/>
        </w:rPr>
        <w:t>接口描述：用于</w:t>
      </w:r>
      <w:r>
        <w:rPr>
          <w:rFonts w:hint="default" w:ascii="Times New Roman" w:hAnsi="Times New Roman" w:cs="Times New Roman"/>
          <w:color w:val="000000"/>
          <w:lang w:val="en-US" w:eastAsia="zh-CN"/>
        </w:rPr>
        <w:t>变更企业历史月份的开票金额税额，用于报废产品自然人金额数据校验。</w:t>
      </w:r>
      <w:r>
        <w:rPr>
          <w:rFonts w:hint="default" w:ascii="Times New Roman" w:hAnsi="Times New Roman" w:eastAsia="宋体" w:cs="Times New Roman"/>
          <w:sz w:val="24"/>
          <w:szCs w:val="24"/>
        </w:rPr>
        <w:t>初始化或重置月开票金额或份数，防止被限额阻断</w:t>
      </w:r>
      <w:r>
        <w:rPr>
          <w:rFonts w:hint="default" w:ascii="Times New Roman" w:hAnsi="Times New Roman" w:eastAsia="宋体" w:cs="Times New Roman"/>
          <w:sz w:val="24"/>
          <w:szCs w:val="24"/>
          <w:lang w:eastAsia="zh-CN"/>
        </w:rPr>
        <w:t>。</w:t>
      </w:r>
    </w:p>
    <w:p w14:paraId="217EA1F0">
      <w:pPr>
        <w:spacing w:before="156" w:beforeLines="50" w:after="31" w:afterLines="1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初始化基本规则：</w:t>
      </w:r>
    </w:p>
    <w:p w14:paraId="075E9C0C">
      <w:pPr>
        <w:keepNext w:val="0"/>
        <w:keepLines w:val="0"/>
        <w:pageBreakBefore w:val="0"/>
        <w:widowControl/>
        <w:numPr>
          <w:ilvl w:val="-1"/>
          <w:numId w:val="0"/>
        </w:numPr>
        <w:kinsoku/>
        <w:wordWrap/>
        <w:overflowPunct/>
        <w:topLinePunct w:val="0"/>
        <w:autoSpaceDE/>
        <w:autoSpaceDN/>
        <w:bidi w:val="0"/>
        <w:adjustRightInd/>
        <w:snapToGrid/>
        <w:spacing w:before="156" w:beforeLines="50" w:after="31" w:afterLines="10"/>
        <w:ind w:firstLine="480" w:firstLineChars="200"/>
        <w:textAlignment w:val="auto"/>
        <w:rPr>
          <w:rFonts w:hint="default" w:ascii="Times New Roman" w:hAnsi="Times New Roman" w:eastAsia="Songti SC" w:cs="Times New Roman"/>
          <w:b w:val="0"/>
          <w:bCs w:val="0"/>
          <w:color w:val="000000"/>
          <w:sz w:val="24"/>
          <w:szCs w:val="24"/>
          <w:lang w:val="en-US" w:eastAsia="zh-CN"/>
        </w:rPr>
      </w:pPr>
      <w:r>
        <w:rPr>
          <w:rFonts w:hint="default" w:ascii="Times New Roman" w:hAnsi="Times New Roman" w:eastAsia="Songti SC" w:cs="Times New Roman"/>
          <w:b w:val="0"/>
          <w:bCs w:val="0"/>
          <w:color w:val="000000"/>
          <w:sz w:val="24"/>
          <w:szCs w:val="24"/>
          <w:lang w:val="en-US" w:eastAsia="zh-CN"/>
        </w:rPr>
        <w:t>当月累计开票金额=10w时，待补缴普票累计金额1%=本月乐企待补缴普票两教累计金额或待补缴普票累计金额1%=0；其他场景待补缴普票累计金额1%必须等于本月乐企待补缴普票两教累计金额。</w:t>
      </w:r>
    </w:p>
    <w:p w14:paraId="28CFF35B">
      <w:pPr>
        <w:keepNext w:val="0"/>
        <w:keepLines w:val="0"/>
        <w:pageBreakBefore w:val="0"/>
        <w:widowControl/>
        <w:numPr>
          <w:ilvl w:val="-1"/>
          <w:numId w:val="0"/>
        </w:numPr>
        <w:kinsoku/>
        <w:wordWrap/>
        <w:overflowPunct/>
        <w:topLinePunct w:val="0"/>
        <w:autoSpaceDE/>
        <w:autoSpaceDN/>
        <w:bidi w:val="0"/>
        <w:adjustRightInd/>
        <w:snapToGrid/>
        <w:spacing w:before="156" w:beforeLines="50" w:after="31" w:afterLines="10"/>
        <w:ind w:firstLine="480" w:firstLineChars="200"/>
        <w:textAlignment w:val="auto"/>
        <w:rPr>
          <w:rFonts w:hint="default" w:ascii="Times New Roman" w:hAnsi="Times New Roman" w:eastAsia="Songti SC" w:cs="Times New Roman"/>
          <w:b w:val="0"/>
          <w:bCs w:val="0"/>
          <w:color w:val="000000"/>
          <w:sz w:val="24"/>
          <w:szCs w:val="24"/>
          <w:lang w:val="en-US" w:eastAsia="zh-CN"/>
        </w:rPr>
      </w:pPr>
      <w:r>
        <w:rPr>
          <w:rFonts w:hint="default" w:ascii="Times New Roman" w:hAnsi="Times New Roman" w:eastAsia="Songti SC" w:cs="Times New Roman"/>
          <w:b w:val="0"/>
          <w:bCs w:val="0"/>
          <w:color w:val="000000"/>
          <w:sz w:val="24"/>
          <w:szCs w:val="24"/>
          <w:lang w:val="en-US" w:eastAsia="zh-CN"/>
        </w:rPr>
        <w:t>待补缴专票累计金额1%+待补缴专票累计金额3%+本月乐企待补缴普票两教累计金额&lt;=10w;</w:t>
      </w:r>
    </w:p>
    <w:p w14:paraId="1034D5A6">
      <w:pPr>
        <w:keepNext w:val="0"/>
        <w:keepLines w:val="0"/>
        <w:pageBreakBefore w:val="0"/>
        <w:widowControl/>
        <w:numPr>
          <w:ilvl w:val="-1"/>
          <w:numId w:val="0"/>
        </w:numPr>
        <w:kinsoku/>
        <w:wordWrap/>
        <w:overflowPunct/>
        <w:topLinePunct w:val="0"/>
        <w:autoSpaceDE/>
        <w:autoSpaceDN/>
        <w:bidi w:val="0"/>
        <w:adjustRightInd/>
        <w:snapToGrid/>
        <w:spacing w:before="156" w:beforeLines="50" w:after="31" w:afterLines="10"/>
        <w:ind w:firstLine="480" w:firstLineChars="200"/>
        <w:textAlignment w:val="auto"/>
        <w:rPr>
          <w:rFonts w:hint="default" w:ascii="Times New Roman" w:hAnsi="Times New Roman" w:eastAsia="Songti SC" w:cs="Times New Roman"/>
          <w:b w:val="0"/>
          <w:bCs w:val="0"/>
          <w:color w:val="000000"/>
          <w:sz w:val="24"/>
          <w:szCs w:val="24"/>
          <w:lang w:val="en-US" w:eastAsia="zh-CN"/>
        </w:rPr>
      </w:pPr>
      <w:r>
        <w:rPr>
          <w:rFonts w:hint="default" w:ascii="Times New Roman" w:hAnsi="Times New Roman" w:eastAsia="Songti SC" w:cs="Times New Roman"/>
          <w:b w:val="0"/>
          <w:bCs w:val="0"/>
          <w:color w:val="000000"/>
          <w:sz w:val="24"/>
          <w:szCs w:val="24"/>
          <w:lang w:val="en-US" w:eastAsia="zh-CN"/>
        </w:rPr>
        <w:t>待补缴专票累计金额1%+待补缴专票累计金额3%+本月乐企待补缴普票两教累计金额&lt;=当月累计开票金额;</w:t>
      </w:r>
    </w:p>
    <w:p w14:paraId="7E11ADCA">
      <w:pPr>
        <w:spacing w:before="156" w:beforeLines="50" w:after="31" w:afterLines="10"/>
        <w:rPr>
          <w:rFonts w:hint="default" w:ascii="Times New Roman" w:hAnsi="Times New Roman" w:eastAsia="Songti SC" w:cs="Times New Roman"/>
          <w:color w:val="000000"/>
          <w:sz w:val="24"/>
          <w:szCs w:val="24"/>
          <w:lang w:val="en-US" w:eastAsia="zh-CN"/>
        </w:rPr>
      </w:pPr>
      <w:r>
        <w:rPr>
          <w:rFonts w:hint="default" w:ascii="Times New Roman" w:hAnsi="Times New Roman" w:eastAsia="Songti SC" w:cs="Times New Roman"/>
          <w:b w:val="0"/>
          <w:bCs w:val="0"/>
          <w:color w:val="000000"/>
          <w:sz w:val="24"/>
          <w:szCs w:val="24"/>
          <w:lang w:val="en-US" w:eastAsia="zh-CN"/>
        </w:rPr>
        <w:t>当月累计金额&lt;10w时，乐企反向开票普票税额必须是0</w:t>
      </w:r>
      <w:r>
        <w:rPr>
          <w:rFonts w:hint="default" w:ascii="Times New Roman" w:hAnsi="Times New Roman" w:eastAsia="Songti SC" w:cs="Times New Roman"/>
          <w:color w:val="000000"/>
          <w:sz w:val="24"/>
          <w:szCs w:val="24"/>
          <w:lang w:val="en-US" w:eastAsia="zh-CN"/>
        </w:rPr>
        <w:t>。</w:t>
      </w:r>
    </w:p>
    <w:p w14:paraId="12A39D47">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w:t>
      </w:r>
      <w:r>
        <w:rPr>
          <w:rFonts w:hint="default" w:ascii="Times New Roman" w:hAnsi="Times New Roman" w:cs="Times New Roman"/>
          <w:color w:val="000000"/>
          <w:lang w:val="en-US" w:eastAsia="zh-CN"/>
        </w:rPr>
        <w:t>LQSX_SWZJ_GT4_ZRRKPXXBG</w:t>
      </w:r>
    </w:p>
    <w:p w14:paraId="7625AF83">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4D84E5BB">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5AFFA55B">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476"/>
        <w:gridCol w:w="3441"/>
        <w:gridCol w:w="1628"/>
      </w:tblGrid>
      <w:tr w14:paraId="7DE023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390CE698">
            <w:pPr>
              <w:pStyle w:val="87"/>
              <w:rPr>
                <w:rFonts w:hint="default" w:ascii="Times New Roman" w:hAnsi="Times New Roman" w:cs="Times New Roman"/>
              </w:rPr>
            </w:pPr>
            <w:r>
              <w:rPr>
                <w:rFonts w:hint="default" w:ascii="Times New Roman" w:hAnsi="Times New Roman" w:cs="Times New Roman"/>
              </w:rPr>
              <w:t>名称</w:t>
            </w:r>
          </w:p>
        </w:tc>
        <w:tc>
          <w:tcPr>
            <w:tcW w:w="880" w:type="pct"/>
            <w:shd w:val="clear" w:color="auto" w:fill="BFBFBF"/>
            <w:noWrap w:val="0"/>
            <w:vAlign w:val="center"/>
          </w:tcPr>
          <w:p w14:paraId="054B14E0">
            <w:pPr>
              <w:pStyle w:val="87"/>
              <w:rPr>
                <w:rFonts w:hint="default" w:ascii="Times New Roman" w:hAnsi="Times New Roman" w:cs="Times New Roman"/>
              </w:rPr>
            </w:pPr>
            <w:r>
              <w:rPr>
                <w:rFonts w:hint="default" w:ascii="Times New Roman" w:hAnsi="Times New Roman" w:cs="Times New Roman"/>
              </w:rPr>
              <w:t>类型</w:t>
            </w:r>
          </w:p>
        </w:tc>
        <w:tc>
          <w:tcPr>
            <w:tcW w:w="2052" w:type="pct"/>
            <w:shd w:val="clear" w:color="auto" w:fill="BFBFBF"/>
            <w:noWrap w:val="0"/>
            <w:vAlign w:val="center"/>
          </w:tcPr>
          <w:p w14:paraId="46DA050A">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391576C8">
            <w:pPr>
              <w:pStyle w:val="87"/>
              <w:rPr>
                <w:rFonts w:hint="default" w:ascii="Times New Roman" w:hAnsi="Times New Roman" w:cs="Times New Roman"/>
              </w:rPr>
            </w:pPr>
            <w:r>
              <w:rPr>
                <w:rFonts w:hint="default" w:ascii="Times New Roman" w:hAnsi="Times New Roman" w:cs="Times New Roman"/>
              </w:rPr>
              <w:t>是否必填</w:t>
            </w:r>
          </w:p>
        </w:tc>
      </w:tr>
      <w:tr w14:paraId="4D3C1C4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A7DFA38">
            <w:pPr>
              <w:pStyle w:val="87"/>
              <w:rPr>
                <w:rFonts w:hint="default" w:ascii="Times New Roman" w:hAnsi="Times New Roman" w:cs="Times New Roman"/>
              </w:rPr>
            </w:pPr>
            <w:r>
              <w:rPr>
                <w:rFonts w:hint="default" w:ascii="Times New Roman" w:hAnsi="Times New Roman" w:eastAsia="宋体" w:cs="Times New Roman"/>
                <w:sz w:val="24"/>
                <w:szCs w:val="24"/>
              </w:rPr>
              <w:t>zrrxm</w:t>
            </w:r>
          </w:p>
        </w:tc>
        <w:tc>
          <w:tcPr>
            <w:tcW w:w="880" w:type="pct"/>
            <w:noWrap w:val="0"/>
            <w:vAlign w:val="center"/>
          </w:tcPr>
          <w:p w14:paraId="697DD6B5">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6688F08B">
            <w:pPr>
              <w:pStyle w:val="87"/>
              <w:rPr>
                <w:rFonts w:hint="default" w:ascii="Times New Roman" w:hAnsi="Times New Roman" w:cs="Times New Roman"/>
              </w:rPr>
            </w:pPr>
            <w:r>
              <w:rPr>
                <w:rFonts w:hint="default" w:ascii="Times New Roman" w:hAnsi="Times New Roman" w:eastAsia="宋体" w:cs="Times New Roman"/>
                <w:sz w:val="24"/>
                <w:szCs w:val="24"/>
              </w:rPr>
              <w:t>自然人姓名</w:t>
            </w:r>
          </w:p>
        </w:tc>
        <w:tc>
          <w:tcPr>
            <w:tcW w:w="971" w:type="pct"/>
            <w:noWrap w:val="0"/>
            <w:vAlign w:val="center"/>
          </w:tcPr>
          <w:p w14:paraId="3C286508">
            <w:pPr>
              <w:pStyle w:val="87"/>
              <w:rPr>
                <w:rFonts w:hint="default" w:ascii="Times New Roman" w:hAnsi="Times New Roman" w:cs="Times New Roman"/>
              </w:rPr>
            </w:pPr>
            <w:r>
              <w:rPr>
                <w:rFonts w:hint="default" w:ascii="Times New Roman" w:hAnsi="Times New Roman" w:cs="Times New Roman"/>
              </w:rPr>
              <w:t>必填</w:t>
            </w:r>
          </w:p>
        </w:tc>
      </w:tr>
      <w:tr w14:paraId="538094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B9C6AB5">
            <w:pPr>
              <w:pStyle w:val="87"/>
              <w:rPr>
                <w:rFonts w:hint="default" w:ascii="Times New Roman" w:hAnsi="Times New Roman" w:cs="Times New Roman"/>
                <w:lang w:eastAsia="zh-Hans"/>
              </w:rPr>
            </w:pPr>
            <w:r>
              <w:rPr>
                <w:rFonts w:hint="default" w:ascii="Times New Roman" w:hAnsi="Times New Roman" w:eastAsia="宋体" w:cs="Times New Roman"/>
                <w:sz w:val="24"/>
                <w:szCs w:val="24"/>
              </w:rPr>
              <w:t>sfzjlx</w:t>
            </w:r>
          </w:p>
        </w:tc>
        <w:tc>
          <w:tcPr>
            <w:tcW w:w="880" w:type="pct"/>
            <w:noWrap w:val="0"/>
            <w:vAlign w:val="center"/>
          </w:tcPr>
          <w:p w14:paraId="160F0954">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62C943E6">
            <w:pPr>
              <w:pStyle w:val="87"/>
              <w:rPr>
                <w:rFonts w:hint="default" w:ascii="Times New Roman" w:hAnsi="Times New Roman" w:cs="Times New Roman"/>
                <w:lang w:eastAsia="zh-Hans"/>
              </w:rPr>
            </w:pPr>
            <w:r>
              <w:rPr>
                <w:rFonts w:hint="default" w:ascii="Times New Roman" w:hAnsi="Times New Roman" w:eastAsia="宋体" w:cs="Times New Roman"/>
                <w:sz w:val="24"/>
                <w:szCs w:val="24"/>
              </w:rPr>
              <w:t>身份证件类型</w:t>
            </w:r>
          </w:p>
        </w:tc>
        <w:tc>
          <w:tcPr>
            <w:tcW w:w="971" w:type="pct"/>
            <w:noWrap w:val="0"/>
            <w:vAlign w:val="center"/>
          </w:tcPr>
          <w:p w14:paraId="19A9A280">
            <w:pPr>
              <w:pStyle w:val="87"/>
              <w:rPr>
                <w:rFonts w:hint="default" w:ascii="Times New Roman" w:hAnsi="Times New Roman" w:cs="Times New Roman"/>
              </w:rPr>
            </w:pPr>
            <w:r>
              <w:rPr>
                <w:rFonts w:hint="default" w:ascii="Times New Roman" w:hAnsi="Times New Roman" w:cs="Times New Roman"/>
              </w:rPr>
              <w:t>必填</w:t>
            </w:r>
          </w:p>
        </w:tc>
      </w:tr>
      <w:tr w14:paraId="7B8C59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485A90D">
            <w:pPr>
              <w:pStyle w:val="87"/>
              <w:rPr>
                <w:rFonts w:hint="default" w:ascii="Times New Roman" w:hAnsi="Times New Roman" w:cs="Times New Roman"/>
              </w:rPr>
            </w:pPr>
            <w:r>
              <w:rPr>
                <w:rFonts w:hint="default" w:ascii="Times New Roman" w:hAnsi="Times New Roman" w:eastAsia="宋体" w:cs="Times New Roman"/>
                <w:sz w:val="24"/>
                <w:szCs w:val="24"/>
              </w:rPr>
              <w:t>sfzjhm</w:t>
            </w:r>
          </w:p>
        </w:tc>
        <w:tc>
          <w:tcPr>
            <w:tcW w:w="880" w:type="pct"/>
            <w:noWrap w:val="0"/>
            <w:vAlign w:val="center"/>
          </w:tcPr>
          <w:p w14:paraId="10CEC879">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4DE0120E">
            <w:pPr>
              <w:pStyle w:val="87"/>
              <w:rPr>
                <w:rFonts w:hint="default" w:ascii="Times New Roman" w:hAnsi="Times New Roman" w:eastAsia="宋体" w:cs="Times New Roman"/>
                <w:lang w:val="en-US" w:eastAsia="zh-CN"/>
              </w:rPr>
            </w:pPr>
            <w:r>
              <w:rPr>
                <w:rFonts w:hint="default" w:ascii="Times New Roman" w:hAnsi="Times New Roman" w:eastAsia="宋体" w:cs="Times New Roman"/>
                <w:sz w:val="24"/>
                <w:szCs w:val="24"/>
              </w:rPr>
              <w:t>身份证件</w:t>
            </w:r>
            <w:r>
              <w:rPr>
                <w:rFonts w:hint="default" w:ascii="Times New Roman" w:hAnsi="Times New Roman" w:eastAsia="宋体" w:cs="Times New Roman"/>
                <w:sz w:val="24"/>
                <w:szCs w:val="24"/>
                <w:lang w:val="en-US" w:eastAsia="zh-CN"/>
              </w:rPr>
              <w:t>号码</w:t>
            </w:r>
          </w:p>
        </w:tc>
        <w:tc>
          <w:tcPr>
            <w:tcW w:w="971" w:type="pct"/>
            <w:noWrap w:val="0"/>
            <w:vAlign w:val="center"/>
          </w:tcPr>
          <w:p w14:paraId="67C2D087">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必填</w:t>
            </w:r>
          </w:p>
        </w:tc>
      </w:tr>
      <w:tr w14:paraId="3709AEF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A1BA489">
            <w:pPr>
              <w:pStyle w:val="87"/>
              <w:rPr>
                <w:rFonts w:hint="default" w:ascii="Times New Roman" w:hAnsi="Times New Roman" w:cs="Times New Roman"/>
              </w:rPr>
            </w:pPr>
            <w:r>
              <w:rPr>
                <w:rFonts w:hint="default" w:ascii="Times New Roman" w:hAnsi="Times New Roman" w:eastAsia="宋体" w:cs="Times New Roman"/>
                <w:sz w:val="24"/>
                <w:szCs w:val="24"/>
              </w:rPr>
              <w:t>zdfxkpzrrbz</w:t>
            </w:r>
          </w:p>
        </w:tc>
        <w:tc>
          <w:tcPr>
            <w:tcW w:w="880" w:type="pct"/>
            <w:noWrap w:val="0"/>
            <w:vAlign w:val="center"/>
          </w:tcPr>
          <w:p w14:paraId="419EC85F">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1C20CF4C">
            <w:pPr>
              <w:pStyle w:val="87"/>
              <w:rPr>
                <w:rFonts w:hint="default" w:ascii="Times New Roman" w:hAnsi="Times New Roman" w:cs="Times New Roman"/>
              </w:rPr>
            </w:pPr>
            <w:r>
              <w:rPr>
                <w:rFonts w:hint="default" w:ascii="Times New Roman" w:hAnsi="Times New Roman" w:eastAsia="宋体" w:cs="Times New Roman"/>
                <w:sz w:val="24"/>
                <w:szCs w:val="24"/>
              </w:rPr>
              <w:t>阻断反向开票自然人标志</w:t>
            </w:r>
          </w:p>
        </w:tc>
        <w:tc>
          <w:tcPr>
            <w:tcW w:w="971" w:type="pct"/>
            <w:noWrap w:val="0"/>
            <w:vAlign w:val="center"/>
          </w:tcPr>
          <w:p w14:paraId="24CA32FB">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必填</w:t>
            </w:r>
          </w:p>
        </w:tc>
      </w:tr>
      <w:tr w14:paraId="217326C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944B100">
            <w:pPr>
              <w:pStyle w:val="87"/>
              <w:rPr>
                <w:rFonts w:hint="default" w:ascii="Times New Roman" w:hAnsi="Times New Roman" w:cs="Times New Roman"/>
              </w:rPr>
            </w:pPr>
            <w:r>
              <w:rPr>
                <w:rFonts w:hint="default" w:ascii="Times New Roman" w:hAnsi="Times New Roman" w:eastAsia="宋体" w:cs="Times New Roman"/>
                <w:sz w:val="24"/>
                <w:szCs w:val="24"/>
              </w:rPr>
              <w:t>zrrcszKpxxList</w:t>
            </w:r>
          </w:p>
        </w:tc>
        <w:tc>
          <w:tcPr>
            <w:tcW w:w="880" w:type="pct"/>
            <w:noWrap w:val="0"/>
            <w:vAlign w:val="center"/>
          </w:tcPr>
          <w:p w14:paraId="009458C4">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Object</w:t>
            </w:r>
          </w:p>
        </w:tc>
        <w:tc>
          <w:tcPr>
            <w:tcW w:w="2052" w:type="pct"/>
            <w:noWrap w:val="0"/>
            <w:vAlign w:val="center"/>
          </w:tcPr>
          <w:p w14:paraId="7B426F59">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自然人初始化开票信息节点</w:t>
            </w:r>
          </w:p>
        </w:tc>
        <w:tc>
          <w:tcPr>
            <w:tcW w:w="971" w:type="pct"/>
            <w:noWrap w:val="0"/>
            <w:vAlign w:val="center"/>
          </w:tcPr>
          <w:p w14:paraId="0ED42FFE">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非必填</w:t>
            </w:r>
          </w:p>
        </w:tc>
      </w:tr>
      <w:tr w14:paraId="76222B7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00C3F1B3">
            <w:pPr>
              <w:pStyle w:val="87"/>
              <w:rPr>
                <w:rFonts w:hint="default" w:ascii="Times New Roman" w:hAnsi="Times New Roman" w:cs="Times New Roman"/>
              </w:rPr>
            </w:pPr>
            <w:r>
              <w:rPr>
                <w:rFonts w:hint="default" w:ascii="Times New Roman" w:hAnsi="Times New Roman" w:eastAsia="宋体" w:cs="Times New Roman"/>
                <w:sz w:val="24"/>
                <w:szCs w:val="24"/>
              </w:rPr>
              <w:t>yf</w:t>
            </w:r>
          </w:p>
        </w:tc>
        <w:tc>
          <w:tcPr>
            <w:tcW w:w="880" w:type="pct"/>
            <w:noWrap w:val="0"/>
            <w:vAlign w:val="center"/>
          </w:tcPr>
          <w:p w14:paraId="2AC04B26">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6A316EF4">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月份</w:t>
            </w:r>
          </w:p>
        </w:tc>
        <w:tc>
          <w:tcPr>
            <w:tcW w:w="971" w:type="pct"/>
            <w:noWrap w:val="0"/>
            <w:vAlign w:val="center"/>
          </w:tcPr>
          <w:p w14:paraId="7FDD7E8A">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非必填</w:t>
            </w:r>
          </w:p>
        </w:tc>
      </w:tr>
      <w:tr w14:paraId="2A91722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E9D27F0">
            <w:pPr>
              <w:pStyle w:val="87"/>
              <w:rPr>
                <w:rFonts w:hint="default" w:ascii="Times New Roman" w:hAnsi="Times New Roman" w:cs="Times New Roman"/>
              </w:rPr>
            </w:pPr>
            <w:r>
              <w:rPr>
                <w:rFonts w:hint="default" w:ascii="Times New Roman" w:hAnsi="Times New Roman" w:eastAsia="宋体" w:cs="Times New Roman"/>
                <w:sz w:val="24"/>
                <w:szCs w:val="24"/>
              </w:rPr>
              <w:t>yljkpzje</w:t>
            </w:r>
          </w:p>
        </w:tc>
        <w:tc>
          <w:tcPr>
            <w:tcW w:w="880" w:type="pct"/>
            <w:noWrap w:val="0"/>
            <w:vAlign w:val="center"/>
          </w:tcPr>
          <w:p w14:paraId="4744B8B9">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16453DCF">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月累计开票金额</w:t>
            </w:r>
          </w:p>
        </w:tc>
        <w:tc>
          <w:tcPr>
            <w:tcW w:w="971" w:type="pct"/>
            <w:noWrap w:val="0"/>
            <w:vAlign w:val="center"/>
          </w:tcPr>
          <w:p w14:paraId="5C19E6DB">
            <w:pPr>
              <w:pStyle w:val="87"/>
              <w:rPr>
                <w:rFonts w:hint="default" w:ascii="Times New Roman" w:hAnsi="Times New Roman" w:cs="Times New Roman"/>
              </w:rPr>
            </w:pPr>
            <w:r>
              <w:rPr>
                <w:rFonts w:hint="default" w:ascii="Times New Roman" w:hAnsi="Times New Roman" w:cs="Times New Roman"/>
                <w:lang w:val="en-US" w:eastAsia="zh-CN"/>
              </w:rPr>
              <w:t>非必填</w:t>
            </w:r>
          </w:p>
        </w:tc>
      </w:tr>
      <w:tr w14:paraId="7455A9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535A7BE">
            <w:pPr>
              <w:pStyle w:val="87"/>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lqfxkpppje</w:t>
            </w:r>
          </w:p>
        </w:tc>
        <w:tc>
          <w:tcPr>
            <w:tcW w:w="880" w:type="pct"/>
            <w:noWrap w:val="0"/>
            <w:vAlign w:val="center"/>
          </w:tcPr>
          <w:p w14:paraId="4C8788F1">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3E0A03E3">
            <w:pPr>
              <w:pStyle w:val="87"/>
              <w:rPr>
                <w:rFonts w:hint="default" w:ascii="Times New Roman" w:hAnsi="Times New Roman" w:cs="Times New Roman"/>
              </w:rPr>
            </w:pPr>
            <w:r>
              <w:rPr>
                <w:rFonts w:hint="default" w:ascii="Times New Roman" w:hAnsi="Times New Roman" w:eastAsia="宋体" w:cs="Times New Roman"/>
                <w:sz w:val="24"/>
                <w:szCs w:val="24"/>
              </w:rPr>
              <w:t>乐企反向开票普票金额</w:t>
            </w:r>
          </w:p>
        </w:tc>
        <w:tc>
          <w:tcPr>
            <w:tcW w:w="971" w:type="pct"/>
            <w:noWrap w:val="0"/>
            <w:vAlign w:val="center"/>
          </w:tcPr>
          <w:p w14:paraId="5FA9FAFC">
            <w:pPr>
              <w:pStyle w:val="87"/>
              <w:rPr>
                <w:rFonts w:hint="default" w:ascii="Times New Roman" w:hAnsi="Times New Roman" w:cs="Times New Roman"/>
              </w:rPr>
            </w:pPr>
            <w:r>
              <w:rPr>
                <w:rFonts w:hint="default" w:ascii="Times New Roman" w:hAnsi="Times New Roman" w:cs="Times New Roman"/>
                <w:lang w:val="en-US" w:eastAsia="zh-CN"/>
              </w:rPr>
              <w:t>非必填</w:t>
            </w:r>
          </w:p>
        </w:tc>
      </w:tr>
      <w:tr w14:paraId="42BD38A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D850E56">
            <w:pPr>
              <w:pStyle w:val="87"/>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lqfxkpppse</w:t>
            </w:r>
          </w:p>
        </w:tc>
        <w:tc>
          <w:tcPr>
            <w:tcW w:w="880" w:type="pct"/>
            <w:noWrap w:val="0"/>
            <w:vAlign w:val="center"/>
          </w:tcPr>
          <w:p w14:paraId="433481CC">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66382F30">
            <w:pPr>
              <w:pStyle w:val="87"/>
              <w:rPr>
                <w:rFonts w:hint="default" w:ascii="Times New Roman" w:hAnsi="Times New Roman" w:eastAsia="宋体" w:cs="Times New Roman"/>
                <w:lang w:val="en-US" w:eastAsia="zh-CN"/>
              </w:rPr>
            </w:pPr>
            <w:r>
              <w:rPr>
                <w:rFonts w:hint="default" w:ascii="Times New Roman" w:hAnsi="Times New Roman" w:eastAsia="宋体" w:cs="Times New Roman"/>
                <w:sz w:val="24"/>
                <w:szCs w:val="24"/>
              </w:rPr>
              <w:t>乐企反向开票</w:t>
            </w:r>
            <w:r>
              <w:rPr>
                <w:rFonts w:hint="default" w:ascii="Times New Roman" w:hAnsi="Times New Roman" w:eastAsia="宋体" w:cs="Times New Roman"/>
                <w:sz w:val="24"/>
                <w:szCs w:val="24"/>
                <w:lang w:val="en-US" w:eastAsia="zh-CN"/>
              </w:rPr>
              <w:t>普票税额</w:t>
            </w:r>
          </w:p>
        </w:tc>
        <w:tc>
          <w:tcPr>
            <w:tcW w:w="971" w:type="pct"/>
            <w:noWrap w:val="0"/>
            <w:vAlign w:val="center"/>
          </w:tcPr>
          <w:p w14:paraId="5E205479">
            <w:pPr>
              <w:pStyle w:val="87"/>
              <w:rPr>
                <w:rFonts w:hint="default" w:ascii="Times New Roman" w:hAnsi="Times New Roman" w:cs="Times New Roman"/>
              </w:rPr>
            </w:pPr>
            <w:r>
              <w:rPr>
                <w:rFonts w:hint="default" w:ascii="Times New Roman" w:hAnsi="Times New Roman" w:cs="Times New Roman"/>
                <w:lang w:val="en-US" w:eastAsia="zh-CN"/>
              </w:rPr>
              <w:t>非必填</w:t>
            </w:r>
          </w:p>
        </w:tc>
      </w:tr>
      <w:tr w14:paraId="512B53B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A416940">
            <w:pPr>
              <w:pStyle w:val="87"/>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lqfxkpzpje</w:t>
            </w:r>
          </w:p>
        </w:tc>
        <w:tc>
          <w:tcPr>
            <w:tcW w:w="880" w:type="pct"/>
            <w:noWrap w:val="0"/>
            <w:vAlign w:val="center"/>
          </w:tcPr>
          <w:p w14:paraId="5D059F62">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1E9CFF32">
            <w:pPr>
              <w:pStyle w:val="87"/>
              <w:rPr>
                <w:rFonts w:hint="default" w:ascii="Times New Roman" w:hAnsi="Times New Roman" w:cs="Times New Roman"/>
              </w:rPr>
            </w:pPr>
            <w:r>
              <w:rPr>
                <w:rFonts w:hint="default" w:ascii="Times New Roman" w:hAnsi="Times New Roman" w:eastAsia="宋体" w:cs="Times New Roman"/>
                <w:sz w:val="24"/>
                <w:szCs w:val="24"/>
              </w:rPr>
              <w:t>乐企反向开票专票金额</w:t>
            </w:r>
          </w:p>
        </w:tc>
        <w:tc>
          <w:tcPr>
            <w:tcW w:w="971" w:type="pct"/>
            <w:noWrap w:val="0"/>
            <w:vAlign w:val="center"/>
          </w:tcPr>
          <w:p w14:paraId="6F22D8CC">
            <w:pPr>
              <w:pStyle w:val="87"/>
              <w:rPr>
                <w:rFonts w:hint="default" w:ascii="Times New Roman" w:hAnsi="Times New Roman" w:cs="Times New Roman"/>
              </w:rPr>
            </w:pPr>
            <w:r>
              <w:rPr>
                <w:rFonts w:hint="default" w:ascii="Times New Roman" w:hAnsi="Times New Roman" w:cs="Times New Roman"/>
                <w:lang w:val="en-US" w:eastAsia="zh-CN"/>
              </w:rPr>
              <w:t>非必填</w:t>
            </w:r>
          </w:p>
        </w:tc>
      </w:tr>
      <w:tr w14:paraId="43B0E9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4661E91">
            <w:pPr>
              <w:pStyle w:val="87"/>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lqfxkpfs</w:t>
            </w:r>
          </w:p>
        </w:tc>
        <w:tc>
          <w:tcPr>
            <w:tcW w:w="880" w:type="pct"/>
            <w:noWrap w:val="0"/>
            <w:vAlign w:val="center"/>
          </w:tcPr>
          <w:p w14:paraId="61847F04">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57E7041C">
            <w:pPr>
              <w:pStyle w:val="87"/>
              <w:rPr>
                <w:rFonts w:hint="default" w:ascii="Times New Roman" w:hAnsi="Times New Roman" w:cs="Times New Roman"/>
              </w:rPr>
            </w:pPr>
            <w:r>
              <w:rPr>
                <w:rFonts w:hint="default" w:ascii="Times New Roman" w:hAnsi="Times New Roman" w:eastAsia="宋体" w:cs="Times New Roman"/>
                <w:sz w:val="24"/>
                <w:szCs w:val="24"/>
              </w:rPr>
              <w:t>乐企反向开票份数</w:t>
            </w:r>
          </w:p>
        </w:tc>
        <w:tc>
          <w:tcPr>
            <w:tcW w:w="971" w:type="pct"/>
            <w:noWrap w:val="0"/>
            <w:vAlign w:val="center"/>
          </w:tcPr>
          <w:p w14:paraId="1EB3A1AC">
            <w:pPr>
              <w:pStyle w:val="87"/>
              <w:rPr>
                <w:rFonts w:hint="default" w:ascii="Times New Roman" w:hAnsi="Times New Roman" w:cs="Times New Roman"/>
              </w:rPr>
            </w:pPr>
            <w:r>
              <w:rPr>
                <w:rFonts w:hint="default" w:ascii="Times New Roman" w:hAnsi="Times New Roman" w:cs="Times New Roman"/>
                <w:lang w:val="en-US" w:eastAsia="zh-CN"/>
              </w:rPr>
              <w:t>非必填</w:t>
            </w:r>
          </w:p>
        </w:tc>
      </w:tr>
      <w:tr w14:paraId="21D180B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F7A0844">
            <w:pPr>
              <w:pStyle w:val="87"/>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lqfxkpppms</w:t>
            </w:r>
            <w:r>
              <w:rPr>
                <w:rFonts w:hint="eastAsia" w:cs="Times New Roman"/>
                <w:sz w:val="24"/>
                <w:szCs w:val="24"/>
                <w:lang w:val="en-US" w:eastAsia="zh-CN"/>
              </w:rPr>
              <w:t>j</w:t>
            </w:r>
            <w:r>
              <w:rPr>
                <w:rFonts w:hint="default" w:ascii="Times New Roman" w:hAnsi="Times New Roman" w:eastAsia="宋体" w:cs="Times New Roman"/>
                <w:sz w:val="24"/>
                <w:szCs w:val="24"/>
              </w:rPr>
              <w:t>e</w:t>
            </w:r>
          </w:p>
        </w:tc>
        <w:tc>
          <w:tcPr>
            <w:tcW w:w="880" w:type="pct"/>
            <w:noWrap w:val="0"/>
            <w:vAlign w:val="center"/>
          </w:tcPr>
          <w:p w14:paraId="2B43E55A">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String</w:t>
            </w:r>
          </w:p>
        </w:tc>
        <w:tc>
          <w:tcPr>
            <w:tcW w:w="2052" w:type="pct"/>
            <w:noWrap w:val="0"/>
            <w:vAlign w:val="center"/>
          </w:tcPr>
          <w:p w14:paraId="6E5C3141">
            <w:pPr>
              <w:pStyle w:val="87"/>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乐企反向开票普票免税金额</w:t>
            </w:r>
          </w:p>
        </w:tc>
        <w:tc>
          <w:tcPr>
            <w:tcW w:w="971" w:type="pct"/>
            <w:noWrap w:val="0"/>
            <w:vAlign w:val="center"/>
          </w:tcPr>
          <w:p w14:paraId="0353EA49">
            <w:pPr>
              <w:pStyle w:val="87"/>
              <w:rPr>
                <w:rFonts w:hint="default" w:ascii="Times New Roman" w:hAnsi="Times New Roman" w:cs="Times New Roman"/>
                <w:lang w:val="en-US" w:eastAsia="zh-CN"/>
              </w:rPr>
            </w:pPr>
            <w:r>
              <w:rPr>
                <w:rFonts w:hint="default" w:ascii="Times New Roman" w:hAnsi="Times New Roman" w:cs="Times New Roman"/>
                <w:lang w:val="en-US" w:eastAsia="zh-CN"/>
              </w:rPr>
              <w:t>非必填</w:t>
            </w:r>
          </w:p>
        </w:tc>
      </w:tr>
      <w:tr w14:paraId="0B5E14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C64A2D4">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kern w:val="0"/>
                <w:sz w:val="21"/>
                <w:szCs w:val="21"/>
                <w:lang w:val="en-US" w:eastAsia="zh-CN"/>
              </w:rPr>
              <w:t>dbjzpljje1</w:t>
            </w:r>
          </w:p>
        </w:tc>
        <w:tc>
          <w:tcPr>
            <w:tcW w:w="880" w:type="pct"/>
            <w:noWrap w:val="0"/>
            <w:vAlign w:val="center"/>
          </w:tcPr>
          <w:p w14:paraId="5C7D0F53">
            <w:pPr>
              <w:pStyle w:val="87"/>
              <w:rPr>
                <w:rFonts w:hint="default" w:ascii="Times New Roman" w:hAnsi="Times New Roman" w:eastAsia="宋体" w:cs="Times New Roman"/>
                <w:color w:val="auto"/>
                <w:kern w:val="2"/>
                <w:sz w:val="21"/>
                <w:lang w:val="en-US" w:eastAsia="zh-CN" w:bidi="ar-SA"/>
              </w:rPr>
            </w:pPr>
            <w:r>
              <w:rPr>
                <w:rFonts w:hint="default" w:ascii="Times New Roman" w:hAnsi="Times New Roman" w:eastAsia="宋体" w:cs="Times New Roman"/>
                <w:color w:val="auto"/>
                <w:lang w:val="en-US" w:eastAsia="zh-CN"/>
              </w:rPr>
              <w:t>Number</w:t>
            </w:r>
          </w:p>
        </w:tc>
        <w:tc>
          <w:tcPr>
            <w:tcW w:w="2052" w:type="pct"/>
            <w:noWrap w:val="0"/>
            <w:vAlign w:val="center"/>
          </w:tcPr>
          <w:p w14:paraId="043DE724">
            <w:pPr>
              <w:pStyle w:val="87"/>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sz w:val="24"/>
                <w:szCs w:val="24"/>
                <w:lang w:val="en-US" w:eastAsia="zh-CN"/>
              </w:rPr>
              <w:t>待补缴专票累计金额1%</w:t>
            </w:r>
          </w:p>
        </w:tc>
        <w:tc>
          <w:tcPr>
            <w:tcW w:w="971" w:type="pct"/>
            <w:noWrap w:val="0"/>
            <w:vAlign w:val="center"/>
          </w:tcPr>
          <w:p w14:paraId="633AF8DC">
            <w:pPr>
              <w:pStyle w:val="87"/>
              <w:rPr>
                <w:rFonts w:hint="default" w:ascii="Times New Roman" w:hAnsi="Times New Roman" w:eastAsia="宋体" w:cs="Times New Roman"/>
                <w:color w:val="auto"/>
                <w:kern w:val="2"/>
                <w:sz w:val="21"/>
                <w:lang w:val="en-US" w:eastAsia="zh-CN" w:bidi="ar-SA"/>
              </w:rPr>
            </w:pPr>
            <w:r>
              <w:rPr>
                <w:rFonts w:hint="default" w:ascii="Times New Roman" w:hAnsi="Times New Roman" w:cs="Times New Roman"/>
                <w:color w:val="auto"/>
                <w:lang w:val="en-US" w:eastAsia="zh-CN"/>
              </w:rPr>
              <w:t>非必填</w:t>
            </w:r>
          </w:p>
        </w:tc>
      </w:tr>
      <w:tr w14:paraId="01DA907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3D32AAA">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kern w:val="0"/>
                <w:sz w:val="21"/>
                <w:szCs w:val="21"/>
                <w:lang w:val="en-US" w:eastAsia="zh-CN"/>
              </w:rPr>
              <w:t>dbjzpljje2</w:t>
            </w:r>
          </w:p>
        </w:tc>
        <w:tc>
          <w:tcPr>
            <w:tcW w:w="880" w:type="pct"/>
            <w:noWrap w:val="0"/>
            <w:vAlign w:val="center"/>
          </w:tcPr>
          <w:p w14:paraId="113A394D">
            <w:pPr>
              <w:pStyle w:val="87"/>
              <w:rPr>
                <w:rFonts w:hint="default" w:ascii="Times New Roman" w:hAnsi="Times New Roman" w:eastAsia="宋体" w:cs="Times New Roman"/>
                <w:color w:val="auto"/>
                <w:kern w:val="2"/>
                <w:sz w:val="21"/>
                <w:lang w:val="en-US" w:eastAsia="zh-CN" w:bidi="ar-SA"/>
              </w:rPr>
            </w:pPr>
            <w:r>
              <w:rPr>
                <w:rFonts w:hint="default" w:ascii="Times New Roman" w:hAnsi="Times New Roman" w:eastAsia="宋体" w:cs="Times New Roman"/>
                <w:color w:val="auto"/>
                <w:lang w:val="en-US" w:eastAsia="zh-CN"/>
              </w:rPr>
              <w:t>Number</w:t>
            </w:r>
          </w:p>
        </w:tc>
        <w:tc>
          <w:tcPr>
            <w:tcW w:w="2052" w:type="pct"/>
            <w:noWrap w:val="0"/>
            <w:vAlign w:val="center"/>
          </w:tcPr>
          <w:p w14:paraId="0CC49E60">
            <w:pPr>
              <w:pStyle w:val="87"/>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sz w:val="24"/>
                <w:szCs w:val="24"/>
                <w:lang w:val="en-US" w:eastAsia="zh-CN"/>
              </w:rPr>
              <w:t>待补缴专票累计金额3%</w:t>
            </w:r>
          </w:p>
        </w:tc>
        <w:tc>
          <w:tcPr>
            <w:tcW w:w="971" w:type="pct"/>
            <w:noWrap w:val="0"/>
            <w:vAlign w:val="center"/>
          </w:tcPr>
          <w:p w14:paraId="175FB9B8">
            <w:pPr>
              <w:pStyle w:val="87"/>
              <w:rPr>
                <w:rFonts w:hint="default" w:ascii="Times New Roman" w:hAnsi="Times New Roman" w:eastAsia="宋体" w:cs="Times New Roman"/>
                <w:color w:val="auto"/>
                <w:kern w:val="2"/>
                <w:sz w:val="21"/>
                <w:lang w:val="en-US" w:eastAsia="zh-CN" w:bidi="ar-SA"/>
              </w:rPr>
            </w:pPr>
            <w:r>
              <w:rPr>
                <w:rFonts w:hint="default" w:ascii="Times New Roman" w:hAnsi="Times New Roman" w:cs="Times New Roman"/>
                <w:color w:val="auto"/>
                <w:lang w:val="en-US" w:eastAsia="zh-CN"/>
              </w:rPr>
              <w:t>非必填</w:t>
            </w:r>
          </w:p>
        </w:tc>
      </w:tr>
      <w:tr w14:paraId="7AD12A3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4480D5BF">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kern w:val="0"/>
                <w:sz w:val="21"/>
                <w:szCs w:val="21"/>
                <w:lang w:val="en-US" w:eastAsia="zh-CN"/>
              </w:rPr>
              <w:t>dbjppljje1</w:t>
            </w:r>
          </w:p>
        </w:tc>
        <w:tc>
          <w:tcPr>
            <w:tcW w:w="880" w:type="pct"/>
            <w:noWrap w:val="0"/>
            <w:vAlign w:val="center"/>
          </w:tcPr>
          <w:p w14:paraId="280D5BBE">
            <w:pPr>
              <w:pStyle w:val="87"/>
              <w:rPr>
                <w:rFonts w:hint="default" w:ascii="Times New Roman" w:hAnsi="Times New Roman" w:eastAsia="宋体" w:cs="Times New Roman"/>
                <w:color w:val="auto"/>
                <w:kern w:val="2"/>
                <w:sz w:val="21"/>
                <w:lang w:val="en-US" w:eastAsia="zh-CN" w:bidi="ar-SA"/>
              </w:rPr>
            </w:pPr>
            <w:r>
              <w:rPr>
                <w:rFonts w:hint="default" w:ascii="Times New Roman" w:hAnsi="Times New Roman" w:eastAsia="宋体" w:cs="Times New Roman"/>
                <w:color w:val="auto"/>
                <w:lang w:val="en-US" w:eastAsia="zh-CN"/>
              </w:rPr>
              <w:t>Number</w:t>
            </w:r>
          </w:p>
        </w:tc>
        <w:tc>
          <w:tcPr>
            <w:tcW w:w="2052" w:type="pct"/>
            <w:noWrap w:val="0"/>
            <w:vAlign w:val="center"/>
          </w:tcPr>
          <w:p w14:paraId="6B4840E1">
            <w:pPr>
              <w:pStyle w:val="87"/>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sz w:val="24"/>
                <w:szCs w:val="24"/>
                <w:lang w:val="en-US" w:eastAsia="zh-CN"/>
              </w:rPr>
              <w:t>待补缴普票</w:t>
            </w:r>
            <w:r>
              <w:rPr>
                <w:rFonts w:hint="default" w:ascii="Times New Roman" w:hAnsi="Times New Roman" w:cs="Times New Roman"/>
                <w:color w:val="auto"/>
                <w:sz w:val="24"/>
                <w:szCs w:val="24"/>
                <w:lang w:val="en-US" w:eastAsia="zh-CN"/>
              </w:rPr>
              <w:t>（增值税）</w:t>
            </w:r>
            <w:r>
              <w:rPr>
                <w:rFonts w:hint="default" w:ascii="Times New Roman" w:hAnsi="Times New Roman" w:eastAsia="宋体" w:cs="Times New Roman"/>
                <w:color w:val="auto"/>
                <w:sz w:val="24"/>
                <w:szCs w:val="24"/>
                <w:lang w:val="en-US" w:eastAsia="zh-CN"/>
              </w:rPr>
              <w:t>累计金额1%</w:t>
            </w:r>
          </w:p>
        </w:tc>
        <w:tc>
          <w:tcPr>
            <w:tcW w:w="971" w:type="pct"/>
            <w:noWrap w:val="0"/>
            <w:vAlign w:val="center"/>
          </w:tcPr>
          <w:p w14:paraId="2D0A9687">
            <w:pPr>
              <w:pStyle w:val="87"/>
              <w:rPr>
                <w:rFonts w:hint="default" w:ascii="Times New Roman" w:hAnsi="Times New Roman" w:eastAsia="宋体" w:cs="Times New Roman"/>
                <w:color w:val="auto"/>
                <w:kern w:val="2"/>
                <w:sz w:val="21"/>
                <w:lang w:val="en-US" w:eastAsia="zh-CN" w:bidi="ar-SA"/>
              </w:rPr>
            </w:pPr>
            <w:r>
              <w:rPr>
                <w:rFonts w:hint="default" w:ascii="Times New Roman" w:hAnsi="Times New Roman" w:cs="Times New Roman"/>
                <w:color w:val="auto"/>
                <w:lang w:val="en-US" w:eastAsia="zh-CN"/>
              </w:rPr>
              <w:t>非必填</w:t>
            </w:r>
          </w:p>
        </w:tc>
      </w:tr>
      <w:tr w14:paraId="5DFB8BE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auto"/>
            <w:noWrap w:val="0"/>
            <w:vAlign w:val="center"/>
          </w:tcPr>
          <w:p w14:paraId="42E2CE42">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imes New Roman" w:hAnsi="Times New Roman" w:eastAsia="Songti SC" w:cs="Times New Roman"/>
                <w:color w:val="auto"/>
                <w:kern w:val="0"/>
                <w:sz w:val="21"/>
                <w:szCs w:val="21"/>
                <w:highlight w:val="none"/>
                <w:lang w:val="en-US" w:eastAsia="zh-CN" w:bidi="ar-SA"/>
              </w:rPr>
            </w:pPr>
            <w:r>
              <w:rPr>
                <w:rFonts w:hint="default" w:ascii="Times New Roman" w:hAnsi="Times New Roman" w:cs="Times New Roman"/>
                <w:color w:val="auto"/>
                <w:kern w:val="0"/>
                <w:sz w:val="21"/>
                <w:szCs w:val="21"/>
                <w:highlight w:val="none"/>
                <w:lang w:val="en-US" w:eastAsia="zh-CN"/>
              </w:rPr>
              <w:t>bylqdbjppljljje</w:t>
            </w:r>
          </w:p>
        </w:tc>
        <w:tc>
          <w:tcPr>
            <w:tcW w:w="880" w:type="pct"/>
            <w:shd w:val="clear" w:color="auto" w:fill="auto"/>
            <w:noWrap w:val="0"/>
            <w:vAlign w:val="center"/>
          </w:tcPr>
          <w:p w14:paraId="3FF2FEEF">
            <w:pPr>
              <w:pStyle w:val="87"/>
              <w:rPr>
                <w:rFonts w:hint="default" w:ascii="Times New Roman" w:hAnsi="Times New Roman" w:eastAsia="宋体" w:cs="Times New Roman"/>
                <w:color w:val="auto"/>
                <w:kern w:val="2"/>
                <w:sz w:val="21"/>
                <w:highlight w:val="none"/>
                <w:lang w:val="en-US" w:eastAsia="zh-CN" w:bidi="ar-SA"/>
              </w:rPr>
            </w:pPr>
            <w:r>
              <w:rPr>
                <w:rFonts w:hint="default" w:ascii="Times New Roman" w:hAnsi="Times New Roman" w:eastAsia="宋体" w:cs="Times New Roman"/>
                <w:color w:val="auto"/>
                <w:highlight w:val="none"/>
                <w:lang w:val="en-US" w:eastAsia="zh-CN"/>
              </w:rPr>
              <w:t>Number</w:t>
            </w:r>
          </w:p>
        </w:tc>
        <w:tc>
          <w:tcPr>
            <w:tcW w:w="2052" w:type="pct"/>
            <w:shd w:val="clear" w:color="auto" w:fill="auto"/>
            <w:noWrap w:val="0"/>
            <w:vAlign w:val="center"/>
          </w:tcPr>
          <w:p w14:paraId="6D4344C5">
            <w:pPr>
              <w:pStyle w:val="87"/>
              <w:rPr>
                <w:rFonts w:hint="default" w:ascii="Times New Roman" w:hAnsi="Times New Roman" w:eastAsia="宋体" w:cs="Times New Roman"/>
                <w:color w:val="auto"/>
                <w:kern w:val="2"/>
                <w:sz w:val="24"/>
                <w:szCs w:val="24"/>
                <w:highlight w:val="none"/>
                <w:lang w:val="en-US" w:eastAsia="zh-CN" w:bidi="ar-SA"/>
              </w:rPr>
            </w:pPr>
            <w:r>
              <w:rPr>
                <w:rFonts w:hint="default" w:ascii="Times New Roman" w:hAnsi="Times New Roman" w:eastAsia="宋体" w:cs="Times New Roman"/>
                <w:color w:val="auto"/>
                <w:sz w:val="24"/>
                <w:szCs w:val="24"/>
                <w:highlight w:val="none"/>
                <w:lang w:val="en-US" w:eastAsia="zh-CN"/>
              </w:rPr>
              <w:t>本月乐企待补缴普票两教累计金额</w:t>
            </w:r>
          </w:p>
        </w:tc>
        <w:tc>
          <w:tcPr>
            <w:tcW w:w="971" w:type="pct"/>
            <w:shd w:val="clear" w:color="auto" w:fill="auto"/>
            <w:noWrap w:val="0"/>
            <w:vAlign w:val="center"/>
          </w:tcPr>
          <w:p w14:paraId="7D84F423">
            <w:pPr>
              <w:pStyle w:val="87"/>
              <w:rPr>
                <w:rFonts w:hint="default" w:ascii="Times New Roman" w:hAnsi="Times New Roman" w:eastAsia="宋体" w:cs="Times New Roman"/>
                <w:color w:val="auto"/>
                <w:kern w:val="2"/>
                <w:sz w:val="21"/>
                <w:highlight w:val="none"/>
                <w:lang w:val="en-US" w:eastAsia="zh-CN" w:bidi="ar-SA"/>
              </w:rPr>
            </w:pPr>
            <w:r>
              <w:rPr>
                <w:rFonts w:hint="default" w:ascii="Times New Roman" w:hAnsi="Times New Roman" w:cs="Times New Roman"/>
                <w:color w:val="auto"/>
                <w:highlight w:val="none"/>
                <w:lang w:val="en-US" w:eastAsia="zh-CN"/>
              </w:rPr>
              <w:t>非必填</w:t>
            </w:r>
          </w:p>
        </w:tc>
      </w:tr>
      <w:tr w14:paraId="44B717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auto"/>
            <w:noWrap w:val="0"/>
            <w:vAlign w:val="center"/>
          </w:tcPr>
          <w:p w14:paraId="1824B81F">
            <w:pPr>
              <w:pStyle w:val="93"/>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i w:val="0"/>
                <w:iCs w:val="0"/>
                <w:color w:val="auto"/>
                <w:kern w:val="2"/>
                <w:sz w:val="21"/>
                <w:szCs w:val="22"/>
                <w:u w:val="none"/>
                <w:lang w:val="en-US" w:eastAsia="zh-CN" w:bidi="ar"/>
              </w:rPr>
              <w:t>lqgsljje</w:t>
            </w:r>
          </w:p>
        </w:tc>
        <w:tc>
          <w:tcPr>
            <w:tcW w:w="880" w:type="pct"/>
            <w:shd w:val="clear" w:color="auto" w:fill="auto"/>
            <w:noWrap w:val="0"/>
            <w:vAlign w:val="center"/>
          </w:tcPr>
          <w:p w14:paraId="0929B394">
            <w:pPr>
              <w:pStyle w:val="87"/>
              <w:rPr>
                <w:rFonts w:hint="default" w:ascii="Times New Roman" w:hAnsi="Times New Roman" w:eastAsia="宋体" w:cs="Times New Roman"/>
                <w:color w:val="FF0000"/>
                <w:lang w:val="en-US" w:eastAsia="zh-CN"/>
              </w:rPr>
            </w:pPr>
            <w:r>
              <w:rPr>
                <w:rFonts w:hint="default" w:ascii="Times New Roman" w:hAnsi="Times New Roman" w:eastAsia="宋体" w:cs="Times New Roman"/>
                <w:color w:val="auto"/>
                <w:highlight w:val="none"/>
                <w:lang w:val="en-US" w:eastAsia="zh-CN"/>
              </w:rPr>
              <w:t>Number</w:t>
            </w:r>
          </w:p>
        </w:tc>
        <w:tc>
          <w:tcPr>
            <w:tcW w:w="2052" w:type="pct"/>
            <w:shd w:val="clear" w:color="auto" w:fill="auto"/>
            <w:noWrap w:val="0"/>
            <w:vAlign w:val="center"/>
          </w:tcPr>
          <w:p w14:paraId="14474A9C">
            <w:pPr>
              <w:pStyle w:val="87"/>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i w:val="0"/>
                <w:iCs w:val="0"/>
                <w:color w:val="auto"/>
                <w:kern w:val="2"/>
                <w:sz w:val="24"/>
                <w:szCs w:val="24"/>
                <w:u w:val="none"/>
                <w:lang w:val="en-US" w:eastAsia="zh-CN" w:bidi="ar-SA"/>
              </w:rPr>
              <w:t>乐企个税累计金额</w:t>
            </w:r>
          </w:p>
        </w:tc>
        <w:tc>
          <w:tcPr>
            <w:tcW w:w="971" w:type="pct"/>
            <w:shd w:val="clear" w:color="auto" w:fill="auto"/>
            <w:noWrap w:val="0"/>
            <w:vAlign w:val="center"/>
          </w:tcPr>
          <w:p w14:paraId="4DD9F777">
            <w:pPr>
              <w:pStyle w:val="87"/>
              <w:rPr>
                <w:rFonts w:hint="default" w:ascii="Times New Roman" w:hAnsi="Times New Roman" w:cs="Times New Roman"/>
                <w:color w:val="FF0000"/>
                <w:lang w:val="en-US" w:eastAsia="zh-CN"/>
              </w:rPr>
            </w:pPr>
            <w:r>
              <w:rPr>
                <w:rFonts w:hint="default" w:ascii="Times New Roman" w:hAnsi="Times New Roman" w:cs="Times New Roman"/>
                <w:color w:val="auto"/>
                <w:highlight w:val="none"/>
                <w:lang w:val="en-US" w:eastAsia="zh-CN"/>
              </w:rPr>
              <w:t>非必填</w:t>
            </w:r>
          </w:p>
        </w:tc>
      </w:tr>
      <w:tr w14:paraId="40F1C07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auto"/>
            <w:noWrap w:val="0"/>
            <w:vAlign w:val="center"/>
          </w:tcPr>
          <w:p w14:paraId="05B35DE9">
            <w:pPr>
              <w:pStyle w:val="93"/>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i w:val="0"/>
                <w:iCs w:val="0"/>
                <w:color w:val="auto"/>
                <w:kern w:val="2"/>
                <w:sz w:val="21"/>
                <w:szCs w:val="22"/>
                <w:u w:val="none"/>
                <w:lang w:val="en-US" w:eastAsia="zh-CN" w:bidi="ar"/>
              </w:rPr>
              <w:t>yjgsljse</w:t>
            </w:r>
          </w:p>
        </w:tc>
        <w:tc>
          <w:tcPr>
            <w:tcW w:w="880" w:type="pct"/>
            <w:shd w:val="clear" w:color="auto" w:fill="auto"/>
            <w:noWrap w:val="0"/>
            <w:vAlign w:val="center"/>
          </w:tcPr>
          <w:p w14:paraId="1B607264">
            <w:pPr>
              <w:pStyle w:val="87"/>
              <w:rPr>
                <w:rFonts w:hint="default" w:ascii="Times New Roman" w:hAnsi="Times New Roman" w:eastAsia="宋体" w:cs="Times New Roman"/>
                <w:color w:val="FF0000"/>
                <w:lang w:val="en-US" w:eastAsia="zh-CN"/>
              </w:rPr>
            </w:pPr>
            <w:r>
              <w:rPr>
                <w:rFonts w:hint="default" w:ascii="Times New Roman" w:hAnsi="Times New Roman" w:eastAsia="宋体" w:cs="Times New Roman"/>
                <w:color w:val="auto"/>
                <w:highlight w:val="none"/>
                <w:lang w:val="en-US" w:eastAsia="zh-CN"/>
              </w:rPr>
              <w:t>Number</w:t>
            </w:r>
          </w:p>
        </w:tc>
        <w:tc>
          <w:tcPr>
            <w:tcW w:w="2052" w:type="pct"/>
            <w:shd w:val="clear" w:color="auto" w:fill="auto"/>
            <w:noWrap w:val="0"/>
            <w:vAlign w:val="center"/>
          </w:tcPr>
          <w:p w14:paraId="32AA74E9">
            <w:pPr>
              <w:pStyle w:val="87"/>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i w:val="0"/>
                <w:iCs w:val="0"/>
                <w:color w:val="auto"/>
                <w:kern w:val="2"/>
                <w:sz w:val="24"/>
                <w:szCs w:val="24"/>
                <w:u w:val="none"/>
                <w:lang w:val="en-US" w:eastAsia="zh-CN" w:bidi="ar-SA"/>
              </w:rPr>
              <w:t>已缴个税累计税额</w:t>
            </w:r>
          </w:p>
        </w:tc>
        <w:tc>
          <w:tcPr>
            <w:tcW w:w="971" w:type="pct"/>
            <w:shd w:val="clear" w:color="auto" w:fill="auto"/>
            <w:noWrap w:val="0"/>
            <w:vAlign w:val="center"/>
          </w:tcPr>
          <w:p w14:paraId="0C319B31">
            <w:pPr>
              <w:pStyle w:val="87"/>
              <w:rPr>
                <w:rFonts w:hint="default" w:ascii="Times New Roman" w:hAnsi="Times New Roman" w:cs="Times New Roman"/>
                <w:color w:val="FF0000"/>
                <w:lang w:val="en-US" w:eastAsia="zh-CN"/>
              </w:rPr>
            </w:pPr>
            <w:r>
              <w:rPr>
                <w:rFonts w:hint="default" w:ascii="Times New Roman" w:hAnsi="Times New Roman" w:cs="Times New Roman"/>
                <w:color w:val="auto"/>
                <w:highlight w:val="none"/>
                <w:lang w:val="en-US" w:eastAsia="zh-CN"/>
              </w:rPr>
              <w:t>非必填</w:t>
            </w:r>
          </w:p>
        </w:tc>
      </w:tr>
    </w:tbl>
    <w:p w14:paraId="4218B052">
      <w:pPr>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0907EB1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6EF7D774">
            <w:pPr>
              <w:pStyle w:val="87"/>
              <w:rPr>
                <w:rFonts w:hint="default" w:ascii="Times New Roman" w:hAnsi="Times New Roman" w:cs="Times New Roman"/>
              </w:rPr>
            </w:pPr>
            <w:r>
              <w:rPr>
                <w:rFonts w:hint="default" w:ascii="Times New Roman" w:hAnsi="Times New Roman" w:cs="Times New Roman"/>
              </w:rPr>
              <w:t>名称</w:t>
            </w:r>
          </w:p>
        </w:tc>
        <w:tc>
          <w:tcPr>
            <w:tcW w:w="900" w:type="pct"/>
            <w:shd w:val="clear" w:color="auto" w:fill="BFBFBF"/>
            <w:noWrap w:val="0"/>
            <w:vAlign w:val="center"/>
          </w:tcPr>
          <w:p w14:paraId="579B61BC">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1E8B76D6">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558326C2">
            <w:pPr>
              <w:pStyle w:val="87"/>
              <w:rPr>
                <w:rFonts w:hint="default" w:ascii="Times New Roman" w:hAnsi="Times New Roman" w:cs="Times New Roman"/>
              </w:rPr>
            </w:pPr>
            <w:r>
              <w:rPr>
                <w:rFonts w:hint="default" w:ascii="Times New Roman" w:hAnsi="Times New Roman" w:cs="Times New Roman"/>
              </w:rPr>
              <w:t>描述</w:t>
            </w:r>
          </w:p>
        </w:tc>
      </w:tr>
      <w:tr w14:paraId="25CC12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169DB34C">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900" w:type="pct"/>
            <w:noWrap w:val="0"/>
            <w:vAlign w:val="center"/>
          </w:tcPr>
          <w:p w14:paraId="79005374">
            <w:pPr>
              <w:pStyle w:val="87"/>
              <w:rPr>
                <w:rFonts w:hint="default" w:ascii="Times New Roman" w:hAnsi="Times New Roman" w:cs="Times New Roman"/>
              </w:rPr>
            </w:pPr>
            <w:r>
              <w:rPr>
                <w:rFonts w:hint="default" w:ascii="Times New Roman" w:hAnsi="Times New Roman" w:cs="Times New Roman"/>
              </w:rPr>
              <w:t>VARCHAR2</w:t>
            </w:r>
          </w:p>
        </w:tc>
        <w:tc>
          <w:tcPr>
            <w:tcW w:w="2009" w:type="pct"/>
            <w:noWrap w:val="0"/>
            <w:vAlign w:val="center"/>
          </w:tcPr>
          <w:p w14:paraId="5417A9D7">
            <w:pPr>
              <w:pStyle w:val="87"/>
              <w:rPr>
                <w:rFonts w:hint="default" w:ascii="Times New Roman" w:hAnsi="Times New Roman" w:cs="Times New Roman"/>
              </w:rPr>
            </w:pPr>
            <w:r>
              <w:rPr>
                <w:rFonts w:hint="default" w:ascii="Times New Roman" w:hAnsi="Times New Roman" w:cs="Times New Roman"/>
              </w:rPr>
              <w:t>返回码</w:t>
            </w:r>
          </w:p>
        </w:tc>
        <w:tc>
          <w:tcPr>
            <w:tcW w:w="971" w:type="pct"/>
            <w:noWrap w:val="0"/>
            <w:vAlign w:val="center"/>
          </w:tcPr>
          <w:p w14:paraId="14D9D45F">
            <w:pPr>
              <w:pStyle w:val="87"/>
              <w:rPr>
                <w:rFonts w:hint="default" w:ascii="Times New Roman" w:hAnsi="Times New Roman" w:cs="Times New Roman"/>
                <w:lang w:eastAsia="zh-Hans"/>
              </w:rPr>
            </w:pPr>
            <w:r>
              <w:rPr>
                <w:rFonts w:hint="default" w:ascii="Times New Roman" w:hAnsi="Times New Roman" w:cs="Times New Roman"/>
              </w:rPr>
              <w:t>必填</w:t>
            </w:r>
          </w:p>
        </w:tc>
      </w:tr>
      <w:tr w14:paraId="61F2EF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4A38047D">
            <w:pPr>
              <w:pStyle w:val="87"/>
              <w:rPr>
                <w:rFonts w:hint="default" w:ascii="Times New Roman" w:hAnsi="Times New Roman" w:cs="Times New Roman"/>
                <w:lang w:eastAsia="zh-Hans"/>
              </w:rPr>
            </w:pPr>
            <w:r>
              <w:rPr>
                <w:rFonts w:hint="default" w:ascii="Times New Roman" w:hAnsi="Times New Roman" w:cs="Times New Roman"/>
                <w:lang w:eastAsia="zh-Hans"/>
              </w:rPr>
              <w:t>returnmsg</w:t>
            </w:r>
          </w:p>
        </w:tc>
        <w:tc>
          <w:tcPr>
            <w:tcW w:w="900" w:type="pct"/>
            <w:noWrap w:val="0"/>
            <w:vAlign w:val="center"/>
          </w:tcPr>
          <w:p w14:paraId="0996B2CB">
            <w:pPr>
              <w:pStyle w:val="87"/>
              <w:rPr>
                <w:rFonts w:hint="default" w:ascii="Times New Roman" w:hAnsi="Times New Roman" w:cs="Times New Roman"/>
              </w:rPr>
            </w:pPr>
            <w:r>
              <w:rPr>
                <w:rFonts w:hint="default" w:ascii="Times New Roman" w:hAnsi="Times New Roman" w:cs="Times New Roman"/>
              </w:rPr>
              <w:t>VARCHAR2</w:t>
            </w:r>
          </w:p>
        </w:tc>
        <w:tc>
          <w:tcPr>
            <w:tcW w:w="2009" w:type="pct"/>
            <w:noWrap w:val="0"/>
            <w:vAlign w:val="center"/>
          </w:tcPr>
          <w:p w14:paraId="05F2032D">
            <w:pPr>
              <w:pStyle w:val="87"/>
              <w:rPr>
                <w:rFonts w:hint="default" w:ascii="Times New Roman" w:hAnsi="Times New Roman" w:cs="Times New Roman"/>
                <w:lang w:eastAsia="zh-Hans"/>
              </w:rPr>
            </w:pPr>
            <w:r>
              <w:rPr>
                <w:rFonts w:hint="default" w:ascii="Times New Roman" w:hAnsi="Times New Roman" w:cs="Times New Roman"/>
              </w:rPr>
              <w:t>返回信息</w:t>
            </w:r>
          </w:p>
        </w:tc>
        <w:tc>
          <w:tcPr>
            <w:tcW w:w="971" w:type="pct"/>
            <w:noWrap w:val="0"/>
            <w:vAlign w:val="center"/>
          </w:tcPr>
          <w:p w14:paraId="4C04DA03">
            <w:pPr>
              <w:pStyle w:val="87"/>
              <w:rPr>
                <w:rFonts w:hint="default" w:ascii="Times New Roman" w:hAnsi="Times New Roman" w:cs="Times New Roman"/>
                <w:lang w:eastAsia="zh-Hans"/>
              </w:rPr>
            </w:pPr>
            <w:r>
              <w:rPr>
                <w:rFonts w:hint="default" w:ascii="Times New Roman" w:hAnsi="Times New Roman" w:cs="Times New Roman"/>
              </w:rPr>
              <w:t>非必填</w:t>
            </w:r>
          </w:p>
        </w:tc>
      </w:tr>
    </w:tbl>
    <w:p w14:paraId="600A3F37">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391C3C4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bookmarkStart w:id="194" w:name="OLE_LINK3"/>
      <w:r>
        <w:rPr>
          <w:rFonts w:hint="default" w:ascii="Times New Roman" w:hAnsi="Times New Roman" w:eastAsia="宋体" w:cs="Times New Roman"/>
          <w:bCs/>
        </w:rPr>
        <w:t>{</w:t>
      </w:r>
    </w:p>
    <w:p w14:paraId="3B1DBD3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"zrrxm": "自然人姓名",</w:t>
      </w:r>
    </w:p>
    <w:p w14:paraId="0DC5511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"sfzjlx": "身份证件类型",</w:t>
      </w:r>
    </w:p>
    <w:p w14:paraId="6D39292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"sfzjhm": "身份证件号码",</w:t>
      </w:r>
    </w:p>
    <w:p w14:paraId="2581385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"zdfxkpzrrbz": "阻断反向开票自然人标志",</w:t>
      </w:r>
    </w:p>
    <w:p w14:paraId="2AD30974">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"dbjzpljje1": "待补缴专票累计金额1%",</w:t>
      </w:r>
    </w:p>
    <w:p w14:paraId="68887A6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"dbjzpljje2": "待补缴专票累计金额3%",</w:t>
      </w:r>
    </w:p>
    <w:p w14:paraId="65A3912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"dbjppljje1": "待补缴普票累计金额1%",</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bylqdbjppljljje</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本月乐企待补缴普票两教累计金额</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w:t>
      </w:r>
    </w:p>
    <w:p w14:paraId="785AB6AA">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"zrrcszKpxxList": [</w:t>
      </w:r>
      <w:r>
        <w:rPr>
          <w:rFonts w:hint="eastAsia" w:ascii="Times New Roman" w:hAnsi="Times New Roman" w:eastAsia="宋体" w:cs="Times New Roman"/>
          <w:sz w:val="24"/>
          <w:szCs w:val="24"/>
          <w:lang w:val="en-US" w:eastAsia="zh-CN"/>
        </w:rPr>
        <w:t xml:space="preserve"> </w:t>
      </w:r>
    </w:p>
    <w:p w14:paraId="7BF3BCD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p>
    <w:p w14:paraId="7509BDF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"yf": "月份",</w:t>
      </w:r>
    </w:p>
    <w:p w14:paraId="3BC4882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"yljkpzje": "月累计开票总金额",</w:t>
      </w:r>
    </w:p>
    <w:p w14:paraId="2F03BFA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"lqfxkpppje": "乐企反向开票普票金额",</w:t>
      </w:r>
    </w:p>
    <w:p w14:paraId="7F16468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"lqfxkpzpje": "乐企反向开票专票金额",</w:t>
      </w:r>
    </w:p>
    <w:p w14:paraId="1658351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"lqfxkpppse": "乐企反向开票普票税额",</w:t>
      </w:r>
    </w:p>
    <w:p w14:paraId="0DA1687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"lqfxkpfs": "乐企反向开票份数",</w:t>
      </w:r>
    </w:p>
    <w:p w14:paraId="749532D8">
      <w:pPr>
        <w:pBdr>
          <w:top w:val="single" w:color="auto" w:sz="4" w:space="1"/>
          <w:left w:val="single" w:color="auto" w:sz="4" w:space="4"/>
          <w:bottom w:val="single" w:color="auto" w:sz="4" w:space="1"/>
          <w:right w:val="single" w:color="auto" w:sz="4" w:space="4"/>
        </w:pBdr>
        <w:spacing w:before="156" w:beforeLines="50" w:after="31" w:afterLines="10"/>
        <w:ind w:firstLine="0" w:firstLineChars="0"/>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sz w:val="24"/>
          <w:szCs w:val="24"/>
        </w:rPr>
        <w:t>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"lqfxkpppms</w:t>
      </w:r>
      <w:r>
        <w:rPr>
          <w:rFonts w:hint="eastAsia" w:ascii="Times New Roman" w:hAnsi="Times New Roman" w:eastAsia="宋体" w:cs="Times New Roman"/>
          <w:sz w:val="24"/>
          <w:szCs w:val="24"/>
          <w:lang w:val="en-US" w:eastAsia="zh-CN"/>
        </w:rPr>
        <w:t>j</w:t>
      </w:r>
      <w:r>
        <w:rPr>
          <w:rFonts w:hint="default" w:ascii="Times New Roman" w:hAnsi="Times New Roman" w:eastAsia="宋体" w:cs="Times New Roman"/>
          <w:sz w:val="24"/>
          <w:szCs w:val="24"/>
        </w:rPr>
        <w:t>e": "乐企反向开票普票免税金额",</w:t>
      </w:r>
    </w:p>
    <w:p w14:paraId="5BD25387">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Times New Roman"/>
          <w:color w:val="auto"/>
        </w:rPr>
      </w:pPr>
      <w:r>
        <w:rPr>
          <w:rFonts w:hint="default" w:ascii="Times New Roman" w:hAnsi="Times New Roman" w:eastAsia="宋体" w:cs="Times New Roman"/>
          <w:sz w:val="24"/>
          <w:szCs w:val="24"/>
        </w:rPr>
        <w:t>      </w:t>
      </w:r>
      <w:r>
        <w:rPr>
          <w:rFonts w:hint="default" w:ascii="Times New Roman" w:hAnsi="Times New Roman" w:eastAsia="宋体" w:cs="Times New Roman"/>
          <w:color w:val="auto"/>
          <w:sz w:val="24"/>
          <w:szCs w:val="24"/>
        </w:rPr>
        <w:t>    </w:t>
      </w:r>
      <w:r>
        <w:rPr>
          <w:rFonts w:hint="eastAsia" w:ascii="Times New Roman" w:hAnsi="Times New Roman" w:eastAsia="宋体" w:cs="Times New Roman"/>
          <w:color w:val="auto"/>
        </w:rPr>
        <w:t>"lqgsljje": "乐企个税累计金额",</w:t>
      </w:r>
    </w:p>
    <w:p w14:paraId="16546CFF">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color w:val="auto"/>
          <w:sz w:val="24"/>
          <w:szCs w:val="24"/>
        </w:rPr>
        <w:t>    </w:t>
      </w:r>
      <w:r>
        <w:rPr>
          <w:rFonts w:hint="eastAsia" w:ascii="Times New Roman" w:hAnsi="Times New Roman" w:eastAsia="宋体" w:cs="Times New Roman"/>
          <w:color w:val="auto"/>
        </w:rPr>
        <w:t>"yjgsljse": "已缴个税累计税额"</w:t>
      </w:r>
    </w:p>
    <w:p w14:paraId="720E332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p>
    <w:p w14:paraId="5038EB7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color w:val="000000"/>
        </w:rPr>
      </w:pPr>
      <w:r>
        <w:rPr>
          <w:rFonts w:hint="default" w:ascii="Times New Roman" w:hAnsi="Times New Roman" w:eastAsia="宋体" w:cs="Times New Roman"/>
          <w:sz w:val="24"/>
          <w:szCs w:val="24"/>
        </w:rPr>
        <w:t>    ]</w:t>
      </w:r>
      <w:r>
        <w:rPr>
          <w:rFonts w:hint="default" w:ascii="Times New Roman" w:hAnsi="Times New Roman" w:eastAsia="宋体" w:cs="Times New Roman"/>
          <w:bCs/>
        </w:rPr>
        <w:t>}</w:t>
      </w:r>
    </w:p>
    <w:bookmarkEnd w:id="194"/>
    <w:p w14:paraId="14D57907">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0652878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请求成功返回报文示例</w:t>
      </w:r>
    </w:p>
    <w:p w14:paraId="76AE715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714338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35E8AEE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1B7D1AA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393FB68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2E9EC56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42F08B82">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61ACD4C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0CB4F16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EE0B59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2702AEE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01BAF7FB">
      <w:pPr>
        <w:pBdr>
          <w:top w:val="single" w:color="auto" w:sz="4" w:space="1"/>
          <w:left w:val="single" w:color="auto" w:sz="4" w:space="4"/>
          <w:bottom w:val="single" w:color="auto" w:sz="4" w:space="1"/>
          <w:right w:val="single" w:color="auto" w:sz="4" w:space="4"/>
        </w:pBdr>
        <w:spacing w:before="156" w:beforeLines="50" w:after="31" w:afterLines="10"/>
        <w:ind w:firstLine="720" w:firstLineChars="3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1000110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"RequestId": "16位随机数字和字母组合",</w:t>
      </w:r>
    </w:p>
    <w:p w14:paraId="3DF29398">
      <w:pPr>
        <w:pBdr>
          <w:top w:val="single" w:color="auto" w:sz="4" w:space="1"/>
          <w:left w:val="single" w:color="auto" w:sz="4" w:space="4"/>
          <w:bottom w:val="single" w:color="auto" w:sz="4" w:space="1"/>
          <w:right w:val="single" w:color="auto" w:sz="4" w:space="4"/>
        </w:pBdr>
        <w:spacing w:before="156" w:beforeLines="50" w:after="31" w:afterLines="10"/>
        <w:ind w:firstLine="960" w:firstLineChars="4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"Error": {</w:t>
      </w:r>
    </w:p>
    <w:p w14:paraId="2DDFCA7C">
      <w:pPr>
        <w:pBdr>
          <w:top w:val="single" w:color="auto" w:sz="4" w:space="1"/>
          <w:left w:val="single" w:color="auto" w:sz="4" w:space="4"/>
          <w:bottom w:val="single" w:color="auto" w:sz="4" w:space="1"/>
          <w:right w:val="single" w:color="auto" w:sz="4" w:space="4"/>
        </w:pBdr>
        <w:spacing w:before="156" w:beforeLines="50" w:after="31" w:afterLines="10"/>
        <w:ind w:firstLine="1440" w:firstLineChars="6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"Code": "01",</w:t>
      </w:r>
    </w:p>
    <w:p w14:paraId="43FA33A2">
      <w:pPr>
        <w:pBdr>
          <w:top w:val="single" w:color="auto" w:sz="4" w:space="1"/>
          <w:left w:val="single" w:color="auto" w:sz="4" w:space="4"/>
          <w:bottom w:val="single" w:color="auto" w:sz="4" w:space="1"/>
          <w:right w:val="single" w:color="auto" w:sz="4" w:space="4"/>
        </w:pBdr>
        <w:spacing w:before="156" w:beforeLines="50" w:after="31" w:afterLines="10"/>
        <w:ind w:firstLine="1440" w:firstLineChars="6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"Message": "错误说明"</w:t>
      </w:r>
    </w:p>
    <w:p w14:paraId="6ED1559E">
      <w:pPr>
        <w:pBdr>
          <w:top w:val="single" w:color="auto" w:sz="4" w:space="1"/>
          <w:left w:val="single" w:color="auto" w:sz="4" w:space="4"/>
          <w:bottom w:val="single" w:color="auto" w:sz="4" w:space="1"/>
          <w:right w:val="single" w:color="auto" w:sz="4" w:space="4"/>
        </w:pBdr>
        <w:spacing w:before="156" w:beforeLines="50" w:after="31" w:afterLines="10"/>
        <w:ind w:firstLine="720" w:firstLineChars="3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3796904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w:t>
      </w:r>
    </w:p>
    <w:p w14:paraId="56EE300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
          <w:sz w:val="44"/>
          <w:szCs w:val="44"/>
        </w:rPr>
      </w:pPr>
      <w:r>
        <w:rPr>
          <w:rFonts w:hint="default" w:ascii="Times New Roman" w:hAnsi="Times New Roman" w:eastAsia="宋体" w:cs="Times New Roman"/>
          <w:bCs/>
        </w:rPr>
        <w:t>}</w:t>
      </w:r>
    </w:p>
    <w:p w14:paraId="5DC408B7">
      <w:pPr>
        <w:pStyle w:val="5"/>
        <w:numPr>
          <w:ilvl w:val="2"/>
          <w:numId w:val="0"/>
        </w:numPr>
        <w:spacing w:before="156" w:after="156"/>
        <w:rPr>
          <w:rFonts w:hint="default" w:ascii="Times New Roman" w:hAnsi="Times New Roman" w:cs="Times New Roman"/>
        </w:rPr>
      </w:pPr>
      <w:bookmarkStart w:id="195" w:name="_Toc18618"/>
      <w:bookmarkStart w:id="196" w:name="_Toc18007"/>
      <w:r>
        <w:rPr>
          <w:rFonts w:hint="default" w:ascii="Times New Roman" w:hAnsi="Times New Roman" w:cs="Times New Roman"/>
          <w:lang w:eastAsia="zh-CN"/>
        </w:rPr>
        <w:t>5.2.1</w:t>
      </w:r>
      <w:r>
        <w:rPr>
          <w:rFonts w:hint="default" w:ascii="Times New Roman" w:hAnsi="Times New Roman" w:cs="Times New Roman"/>
          <w:lang w:val="en-US" w:eastAsia="zh-CN"/>
        </w:rPr>
        <w:t>0</w:t>
      </w:r>
      <w:r>
        <w:rPr>
          <w:rFonts w:hint="default" w:ascii="Times New Roman" w:hAnsi="Times New Roman" w:cs="Times New Roman"/>
          <w:color w:val="000000"/>
          <w:sz w:val="22"/>
          <w:szCs w:val="22"/>
          <w:lang w:val="en-US" w:eastAsia="zh-CN"/>
        </w:rPr>
        <w:t>报废产品税款信息缴纳</w:t>
      </w:r>
      <w:bookmarkEnd w:id="195"/>
      <w:bookmarkEnd w:id="196"/>
    </w:p>
    <w:p w14:paraId="19B5D601">
      <w:pPr>
        <w:spacing w:before="156" w:beforeLines="50" w:after="31" w:afterLines="10"/>
        <w:rPr>
          <w:rFonts w:hint="default" w:ascii="Times New Roman" w:hAnsi="Times New Roman" w:eastAsia="Songti SC" w:cs="Times New Roman"/>
          <w:color w:val="000000"/>
          <w:lang w:val="en-US" w:eastAsia="zh-CN"/>
        </w:rPr>
      </w:pPr>
      <w:r>
        <w:rPr>
          <w:rFonts w:hint="default" w:ascii="Times New Roman" w:hAnsi="Times New Roman" w:cs="Times New Roman"/>
          <w:color w:val="000000"/>
        </w:rPr>
        <w:t>接口描述：</w:t>
      </w:r>
      <w:r>
        <w:rPr>
          <w:rFonts w:hint="default" w:ascii="Times New Roman" w:hAnsi="Times New Roman" w:cs="Times New Roman"/>
          <w:color w:val="000000"/>
          <w:lang w:val="en-US" w:eastAsia="zh-CN"/>
        </w:rPr>
        <w:t>控制接口用于企业对新沙箱未缴税费发票进行缴费</w:t>
      </w:r>
    </w:p>
    <w:p w14:paraId="6A6E15EC">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w:t>
      </w:r>
      <w:r>
        <w:rPr>
          <w:rFonts w:hint="default" w:ascii="Times New Roman" w:hAnsi="Times New Roman" w:cs="Times New Roman"/>
          <w:color w:val="000000"/>
          <w:lang w:val="en-US" w:eastAsia="zh-CN"/>
        </w:rPr>
        <w:t>LQSX_SWZJ_GT4_BFCPSKXXJN</w:t>
      </w:r>
    </w:p>
    <w:p w14:paraId="43E0B0A2">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784E990E">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404A5763">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27428AD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0246EE76">
            <w:pPr>
              <w:pStyle w:val="87"/>
              <w:rPr>
                <w:rFonts w:hint="default" w:ascii="Times New Roman" w:hAnsi="Times New Roman" w:cs="Times New Roman"/>
              </w:rPr>
            </w:pPr>
            <w:r>
              <w:rPr>
                <w:rFonts w:hint="default" w:ascii="Times New Roman" w:hAnsi="Times New Roman" w:cs="Times New Roman"/>
              </w:rPr>
              <w:t>名称</w:t>
            </w:r>
          </w:p>
        </w:tc>
        <w:tc>
          <w:tcPr>
            <w:tcW w:w="923" w:type="pct"/>
            <w:shd w:val="clear" w:color="auto" w:fill="BFBFBF"/>
            <w:noWrap w:val="0"/>
            <w:vAlign w:val="center"/>
          </w:tcPr>
          <w:p w14:paraId="568DFE40">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6A1F4738">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329A9F10">
            <w:pPr>
              <w:pStyle w:val="87"/>
              <w:rPr>
                <w:rFonts w:hint="default" w:ascii="Times New Roman" w:hAnsi="Times New Roman" w:cs="Times New Roman"/>
              </w:rPr>
            </w:pPr>
            <w:r>
              <w:rPr>
                <w:rFonts w:hint="default" w:ascii="Times New Roman" w:hAnsi="Times New Roman" w:cs="Times New Roman"/>
              </w:rPr>
              <w:t>是否必填</w:t>
            </w:r>
          </w:p>
        </w:tc>
      </w:tr>
      <w:tr w14:paraId="7E4C1A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FE5DC04">
            <w:pPr>
              <w:pStyle w:val="87"/>
              <w:rPr>
                <w:rFonts w:hint="default" w:ascii="Times New Roman" w:hAnsi="Times New Roman" w:cs="Times New Roman"/>
              </w:rPr>
            </w:pPr>
            <w:r>
              <w:rPr>
                <w:rFonts w:hint="default" w:ascii="Times New Roman" w:hAnsi="Times New Roman" w:eastAsia="宋体" w:cs="Times New Roman"/>
                <w:sz w:val="24"/>
                <w:szCs w:val="24"/>
              </w:rPr>
              <w:t>dzsphmList</w:t>
            </w:r>
          </w:p>
        </w:tc>
        <w:tc>
          <w:tcPr>
            <w:tcW w:w="923" w:type="pct"/>
            <w:noWrap w:val="0"/>
            <w:vAlign w:val="center"/>
          </w:tcPr>
          <w:p w14:paraId="0EFC3075">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List</w:t>
            </w:r>
          </w:p>
        </w:tc>
        <w:tc>
          <w:tcPr>
            <w:tcW w:w="2009" w:type="pct"/>
            <w:noWrap w:val="0"/>
            <w:vAlign w:val="center"/>
          </w:tcPr>
          <w:p w14:paraId="184D8494">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电子税票号码</w:t>
            </w:r>
          </w:p>
        </w:tc>
        <w:tc>
          <w:tcPr>
            <w:tcW w:w="971" w:type="pct"/>
            <w:noWrap w:val="0"/>
            <w:vAlign w:val="center"/>
          </w:tcPr>
          <w:p w14:paraId="79AFE917">
            <w:pPr>
              <w:pStyle w:val="87"/>
              <w:rPr>
                <w:rFonts w:hint="default" w:ascii="Times New Roman" w:hAnsi="Times New Roman" w:cs="Times New Roman"/>
              </w:rPr>
            </w:pPr>
            <w:r>
              <w:rPr>
                <w:rFonts w:hint="default" w:ascii="Times New Roman" w:hAnsi="Times New Roman" w:cs="Times New Roman"/>
              </w:rPr>
              <w:t>必填</w:t>
            </w:r>
          </w:p>
        </w:tc>
      </w:tr>
      <w:tr w14:paraId="635800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893EA8A">
            <w:pPr>
              <w:pStyle w:val="87"/>
              <w:rPr>
                <w:rFonts w:hint="default" w:ascii="Times New Roman" w:hAnsi="Times New Roman" w:cs="Times New Roman"/>
                <w:lang w:eastAsia="zh-Hans"/>
              </w:rPr>
            </w:pPr>
            <w:r>
              <w:rPr>
                <w:rFonts w:hint="default" w:ascii="Times New Roman" w:hAnsi="Times New Roman" w:eastAsia="宋体" w:cs="Times New Roman"/>
                <w:sz w:val="24"/>
                <w:szCs w:val="24"/>
              </w:rPr>
              <w:t>skjnjg</w:t>
            </w:r>
          </w:p>
        </w:tc>
        <w:tc>
          <w:tcPr>
            <w:tcW w:w="923" w:type="pct"/>
            <w:noWrap w:val="0"/>
            <w:vAlign w:val="center"/>
          </w:tcPr>
          <w:p w14:paraId="0100263F">
            <w:pPr>
              <w:pStyle w:val="87"/>
              <w:rPr>
                <w:rFonts w:hint="default" w:ascii="Times New Roman" w:hAnsi="Times New Roman" w:cs="Times New Roman"/>
              </w:rPr>
            </w:pPr>
            <w:r>
              <w:rPr>
                <w:rFonts w:hint="default" w:ascii="Times New Roman" w:hAnsi="Times New Roman" w:cs="Times New Roman"/>
              </w:rPr>
              <w:t>String</w:t>
            </w:r>
          </w:p>
        </w:tc>
        <w:tc>
          <w:tcPr>
            <w:tcW w:w="2009" w:type="pct"/>
            <w:noWrap w:val="0"/>
            <w:vAlign w:val="center"/>
          </w:tcPr>
          <w:p w14:paraId="6B3C8F3E">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收款缴纳状态，目前只支持01，将缴费状态在新沙箱变更为已缴费</w:t>
            </w:r>
          </w:p>
        </w:tc>
        <w:tc>
          <w:tcPr>
            <w:tcW w:w="971" w:type="pct"/>
            <w:noWrap w:val="0"/>
            <w:vAlign w:val="center"/>
          </w:tcPr>
          <w:p w14:paraId="0B632A07">
            <w:pPr>
              <w:pStyle w:val="87"/>
              <w:rPr>
                <w:rFonts w:hint="default" w:ascii="Times New Roman" w:hAnsi="Times New Roman" w:cs="Times New Roman"/>
              </w:rPr>
            </w:pPr>
            <w:r>
              <w:rPr>
                <w:rFonts w:hint="default" w:ascii="Times New Roman" w:hAnsi="Times New Roman" w:cs="Times New Roman"/>
              </w:rPr>
              <w:t>必填</w:t>
            </w:r>
          </w:p>
        </w:tc>
      </w:tr>
    </w:tbl>
    <w:p w14:paraId="0954D027">
      <w:pPr>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6299B3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251CC1BB">
            <w:pPr>
              <w:pStyle w:val="87"/>
              <w:rPr>
                <w:rFonts w:hint="default" w:ascii="Times New Roman" w:hAnsi="Times New Roman" w:cs="Times New Roman"/>
              </w:rPr>
            </w:pPr>
            <w:r>
              <w:rPr>
                <w:rFonts w:hint="default" w:ascii="Times New Roman" w:hAnsi="Times New Roman" w:cs="Times New Roman"/>
              </w:rPr>
              <w:t>名称</w:t>
            </w:r>
          </w:p>
        </w:tc>
        <w:tc>
          <w:tcPr>
            <w:tcW w:w="900" w:type="pct"/>
            <w:shd w:val="clear" w:color="auto" w:fill="BFBFBF"/>
            <w:noWrap w:val="0"/>
            <w:vAlign w:val="center"/>
          </w:tcPr>
          <w:p w14:paraId="064233F5">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4E13FA44">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47302B73">
            <w:pPr>
              <w:pStyle w:val="87"/>
              <w:rPr>
                <w:rFonts w:hint="default" w:ascii="Times New Roman" w:hAnsi="Times New Roman" w:cs="Times New Roman"/>
              </w:rPr>
            </w:pPr>
            <w:r>
              <w:rPr>
                <w:rFonts w:hint="default" w:ascii="Times New Roman" w:hAnsi="Times New Roman" w:cs="Times New Roman"/>
              </w:rPr>
              <w:t>描述</w:t>
            </w:r>
          </w:p>
        </w:tc>
      </w:tr>
      <w:tr w14:paraId="3094D88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018C5C77">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900" w:type="pct"/>
            <w:noWrap w:val="0"/>
            <w:vAlign w:val="center"/>
          </w:tcPr>
          <w:p w14:paraId="35E36D9A">
            <w:pPr>
              <w:pStyle w:val="87"/>
              <w:rPr>
                <w:rFonts w:hint="default" w:ascii="Times New Roman" w:hAnsi="Times New Roman" w:cs="Times New Roman"/>
              </w:rPr>
            </w:pPr>
            <w:r>
              <w:rPr>
                <w:rFonts w:hint="default" w:ascii="Times New Roman" w:hAnsi="Times New Roman" w:cs="Times New Roman"/>
              </w:rPr>
              <w:t>VARCHAR2</w:t>
            </w:r>
          </w:p>
        </w:tc>
        <w:tc>
          <w:tcPr>
            <w:tcW w:w="2009" w:type="pct"/>
            <w:noWrap w:val="0"/>
            <w:vAlign w:val="center"/>
          </w:tcPr>
          <w:p w14:paraId="3D0666F9">
            <w:pPr>
              <w:pStyle w:val="87"/>
              <w:rPr>
                <w:rFonts w:hint="default" w:ascii="Times New Roman" w:hAnsi="Times New Roman" w:cs="Times New Roman"/>
              </w:rPr>
            </w:pPr>
            <w:r>
              <w:rPr>
                <w:rFonts w:hint="default" w:ascii="Times New Roman" w:hAnsi="Times New Roman" w:cs="Times New Roman"/>
              </w:rPr>
              <w:t>返回码</w:t>
            </w:r>
          </w:p>
        </w:tc>
        <w:tc>
          <w:tcPr>
            <w:tcW w:w="971" w:type="pct"/>
            <w:noWrap w:val="0"/>
            <w:vAlign w:val="center"/>
          </w:tcPr>
          <w:p w14:paraId="5E2435FC">
            <w:pPr>
              <w:pStyle w:val="87"/>
              <w:rPr>
                <w:rFonts w:hint="default" w:ascii="Times New Roman" w:hAnsi="Times New Roman" w:cs="Times New Roman"/>
                <w:lang w:eastAsia="zh-Hans"/>
              </w:rPr>
            </w:pPr>
            <w:r>
              <w:rPr>
                <w:rFonts w:hint="default" w:ascii="Times New Roman" w:hAnsi="Times New Roman" w:cs="Times New Roman"/>
              </w:rPr>
              <w:t>必填</w:t>
            </w:r>
          </w:p>
        </w:tc>
      </w:tr>
      <w:tr w14:paraId="6DD5C21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426A2D44">
            <w:pPr>
              <w:pStyle w:val="87"/>
              <w:rPr>
                <w:rFonts w:hint="default" w:ascii="Times New Roman" w:hAnsi="Times New Roman" w:cs="Times New Roman"/>
                <w:lang w:eastAsia="zh-Hans"/>
              </w:rPr>
            </w:pPr>
            <w:r>
              <w:rPr>
                <w:rFonts w:hint="default" w:ascii="Times New Roman" w:hAnsi="Times New Roman" w:cs="Times New Roman"/>
                <w:lang w:eastAsia="zh-Hans"/>
              </w:rPr>
              <w:t>returnmsg</w:t>
            </w:r>
          </w:p>
        </w:tc>
        <w:tc>
          <w:tcPr>
            <w:tcW w:w="900" w:type="pct"/>
            <w:noWrap w:val="0"/>
            <w:vAlign w:val="center"/>
          </w:tcPr>
          <w:p w14:paraId="2EA0A08F">
            <w:pPr>
              <w:pStyle w:val="87"/>
              <w:rPr>
                <w:rFonts w:hint="default" w:ascii="Times New Roman" w:hAnsi="Times New Roman" w:cs="Times New Roman"/>
              </w:rPr>
            </w:pPr>
            <w:r>
              <w:rPr>
                <w:rFonts w:hint="default" w:ascii="Times New Roman" w:hAnsi="Times New Roman" w:cs="Times New Roman"/>
              </w:rPr>
              <w:t>VARCHAR2</w:t>
            </w:r>
          </w:p>
        </w:tc>
        <w:tc>
          <w:tcPr>
            <w:tcW w:w="2009" w:type="pct"/>
            <w:noWrap w:val="0"/>
            <w:vAlign w:val="center"/>
          </w:tcPr>
          <w:p w14:paraId="0E8E282C">
            <w:pPr>
              <w:pStyle w:val="87"/>
              <w:rPr>
                <w:rFonts w:hint="default" w:ascii="Times New Roman" w:hAnsi="Times New Roman" w:cs="Times New Roman"/>
                <w:lang w:eastAsia="zh-Hans"/>
              </w:rPr>
            </w:pPr>
            <w:r>
              <w:rPr>
                <w:rFonts w:hint="default" w:ascii="Times New Roman" w:hAnsi="Times New Roman" w:cs="Times New Roman"/>
              </w:rPr>
              <w:t>返回信息</w:t>
            </w:r>
          </w:p>
        </w:tc>
        <w:tc>
          <w:tcPr>
            <w:tcW w:w="971" w:type="pct"/>
            <w:noWrap w:val="0"/>
            <w:vAlign w:val="center"/>
          </w:tcPr>
          <w:p w14:paraId="335E9783">
            <w:pPr>
              <w:pStyle w:val="87"/>
              <w:rPr>
                <w:rFonts w:hint="default" w:ascii="Times New Roman" w:hAnsi="Times New Roman" w:cs="Times New Roman"/>
                <w:lang w:eastAsia="zh-Hans"/>
              </w:rPr>
            </w:pPr>
            <w:r>
              <w:rPr>
                <w:rFonts w:hint="default" w:ascii="Times New Roman" w:hAnsi="Times New Roman" w:cs="Times New Roman"/>
              </w:rPr>
              <w:t>非必填</w:t>
            </w:r>
          </w:p>
        </w:tc>
      </w:tr>
    </w:tbl>
    <w:p w14:paraId="1BE4DE18">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032A5B1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2F91A48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"dzsphmList": [</w:t>
      </w:r>
    </w:p>
    <w:p w14:paraId="3C0E5C7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"电子税票号码"</w:t>
      </w:r>
    </w:p>
    <w:p w14:paraId="502D533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p>
    <w:p w14:paraId="77B6781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"skjnjg": "01"</w:t>
      </w:r>
    </w:p>
    <w:p w14:paraId="2AC8CE9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color w:val="000000"/>
        </w:rPr>
      </w:pPr>
      <w:r>
        <w:rPr>
          <w:rFonts w:hint="default" w:ascii="Times New Roman" w:hAnsi="Times New Roman" w:eastAsia="宋体" w:cs="Times New Roman"/>
          <w:bCs/>
        </w:rPr>
        <w:t>}</w:t>
      </w:r>
    </w:p>
    <w:p w14:paraId="3E31DFFA">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758C534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0648D93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1E224AA2">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7512E32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682EA0C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5B74EA2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144F77E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4F12ADE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0A81CF0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206233E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06E0FB2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82FC0E9">
      <w:pPr>
        <w:pBdr>
          <w:top w:val="single" w:color="auto" w:sz="4" w:space="1"/>
          <w:left w:val="single" w:color="auto" w:sz="4" w:space="4"/>
          <w:bottom w:val="single" w:color="auto" w:sz="4" w:space="1"/>
          <w:right w:val="single" w:color="auto" w:sz="4" w:space="4"/>
        </w:pBdr>
        <w:spacing w:before="156" w:beforeLines="50" w:after="31" w:afterLines="10"/>
        <w:ind w:firstLine="720" w:firstLineChars="3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75AFD2E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"RequestId": "16位随机数字和字母组合",</w:t>
      </w:r>
    </w:p>
    <w:p w14:paraId="7F4054A0">
      <w:pPr>
        <w:pBdr>
          <w:top w:val="single" w:color="auto" w:sz="4" w:space="1"/>
          <w:left w:val="single" w:color="auto" w:sz="4" w:space="4"/>
          <w:bottom w:val="single" w:color="auto" w:sz="4" w:space="1"/>
          <w:right w:val="single" w:color="auto" w:sz="4" w:space="4"/>
        </w:pBdr>
        <w:spacing w:before="156" w:beforeLines="50" w:after="31" w:afterLines="10"/>
        <w:ind w:firstLine="960" w:firstLineChars="4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"Error": {</w:t>
      </w:r>
    </w:p>
    <w:p w14:paraId="31FE271B">
      <w:pPr>
        <w:pBdr>
          <w:top w:val="single" w:color="auto" w:sz="4" w:space="1"/>
          <w:left w:val="single" w:color="auto" w:sz="4" w:space="4"/>
          <w:bottom w:val="single" w:color="auto" w:sz="4" w:space="1"/>
          <w:right w:val="single" w:color="auto" w:sz="4" w:space="4"/>
        </w:pBdr>
        <w:spacing w:before="156" w:beforeLines="50" w:after="31" w:afterLines="10"/>
        <w:ind w:firstLine="1440" w:firstLineChars="6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"Code": "01",</w:t>
      </w:r>
    </w:p>
    <w:p w14:paraId="2D40BACB">
      <w:pPr>
        <w:pBdr>
          <w:top w:val="single" w:color="auto" w:sz="4" w:space="1"/>
          <w:left w:val="single" w:color="auto" w:sz="4" w:space="4"/>
          <w:bottom w:val="single" w:color="auto" w:sz="4" w:space="1"/>
          <w:right w:val="single" w:color="auto" w:sz="4" w:space="4"/>
        </w:pBdr>
        <w:spacing w:before="156" w:beforeLines="50" w:after="31" w:afterLines="10"/>
        <w:ind w:firstLine="1440" w:firstLineChars="6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"Message": "错误说明"</w:t>
      </w:r>
    </w:p>
    <w:p w14:paraId="1CB69E45">
      <w:pPr>
        <w:pBdr>
          <w:top w:val="single" w:color="auto" w:sz="4" w:space="1"/>
          <w:left w:val="single" w:color="auto" w:sz="4" w:space="4"/>
          <w:bottom w:val="single" w:color="auto" w:sz="4" w:space="1"/>
          <w:right w:val="single" w:color="auto" w:sz="4" w:space="4"/>
        </w:pBdr>
        <w:spacing w:before="156" w:beforeLines="50" w:after="31" w:afterLines="10"/>
        <w:ind w:firstLine="720" w:firstLineChars="3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62115CF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w:t>
      </w:r>
    </w:p>
    <w:p w14:paraId="1AE2D27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
          <w:sz w:val="44"/>
          <w:szCs w:val="44"/>
        </w:rPr>
      </w:pPr>
      <w:r>
        <w:rPr>
          <w:rFonts w:hint="default" w:ascii="Times New Roman" w:hAnsi="Times New Roman" w:eastAsia="宋体" w:cs="Times New Roman"/>
          <w:bCs/>
        </w:rPr>
        <w:t>}</w:t>
      </w:r>
    </w:p>
    <w:p w14:paraId="1AFEB56A">
      <w:pPr>
        <w:pStyle w:val="5"/>
        <w:numPr>
          <w:ilvl w:val="2"/>
          <w:numId w:val="0"/>
        </w:numPr>
        <w:spacing w:before="156" w:after="156"/>
        <w:rPr>
          <w:rFonts w:hint="default" w:ascii="Times New Roman" w:hAnsi="Times New Roman" w:cs="Times New Roman"/>
        </w:rPr>
      </w:pPr>
      <w:bookmarkStart w:id="197" w:name="_Toc20530"/>
      <w:bookmarkStart w:id="198" w:name="_Toc23220"/>
      <w:r>
        <w:rPr>
          <w:rFonts w:hint="default" w:ascii="Times New Roman" w:hAnsi="Times New Roman" w:cs="Times New Roman"/>
          <w:color w:val="000000"/>
          <w:sz w:val="22"/>
          <w:szCs w:val="22"/>
          <w:lang w:val="en-US" w:eastAsia="zh-CN"/>
        </w:rPr>
        <w:t>5.2.11生成机动车合格证信息</w:t>
      </w:r>
      <w:bookmarkEnd w:id="197"/>
      <w:bookmarkEnd w:id="198"/>
    </w:p>
    <w:p w14:paraId="7F16C932">
      <w:pPr>
        <w:spacing w:before="156" w:beforeLines="50" w:after="31" w:afterLines="10"/>
        <w:rPr>
          <w:rFonts w:hint="default" w:ascii="Times New Roman" w:hAnsi="Times New Roman" w:eastAsia="Songti SC" w:cs="Times New Roman"/>
          <w:color w:val="000000"/>
          <w:lang w:val="en-US" w:eastAsia="zh-CN"/>
        </w:rPr>
      </w:pPr>
      <w:r>
        <w:rPr>
          <w:rFonts w:hint="default" w:ascii="Times New Roman" w:hAnsi="Times New Roman" w:cs="Times New Roman"/>
          <w:color w:val="000000"/>
        </w:rPr>
        <w:t>接口描述：</w:t>
      </w:r>
      <w:r>
        <w:rPr>
          <w:rFonts w:hint="default" w:ascii="Times New Roman" w:hAnsi="Times New Roman" w:cs="Times New Roman"/>
          <w:lang w:val="en-US" w:eastAsia="zh-CN"/>
        </w:rPr>
        <w:t>用于在沙箱环境，企业自行生成合格证信息，然后再调用合格证锁定自行开票，是沙箱开票的前置控制接口。根据合格证状态和可开具标志生成指定的合格证信息，默认返回两条，</w:t>
      </w:r>
      <w:r>
        <w:rPr>
          <w:rFonts w:hint="default" w:ascii="Times New Roman" w:hAnsi="Times New Roman" w:eastAsia="宋体" w:cs="Times New Roman"/>
          <w:sz w:val="24"/>
          <w:szCs w:val="24"/>
        </w:rPr>
        <w:t>国产车、进口车各一条</w:t>
      </w:r>
      <w:r>
        <w:rPr>
          <w:rFonts w:hint="default" w:ascii="Times New Roman" w:hAnsi="Times New Roman" w:cs="Times New Roman"/>
          <w:sz w:val="24"/>
          <w:szCs w:val="24"/>
          <w:lang w:eastAsia="zh-CN"/>
        </w:rPr>
        <w:t>。</w:t>
      </w:r>
    </w:p>
    <w:p w14:paraId="0C0BCC78">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w:t>
      </w:r>
      <w:r>
        <w:rPr>
          <w:rFonts w:hint="default" w:ascii="Times New Roman" w:hAnsi="Times New Roman" w:cs="Times New Roman"/>
          <w:color w:val="000000"/>
          <w:lang w:val="en-US" w:eastAsia="zh-CN"/>
        </w:rPr>
        <w:t>LQSX_SWZJ_GT4_SCJDCHGZXX</w:t>
      </w:r>
    </w:p>
    <w:p w14:paraId="5A81321E">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2983CC05">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4A65C439">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015C4F1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32311F40">
            <w:pPr>
              <w:pStyle w:val="87"/>
              <w:rPr>
                <w:rFonts w:hint="default" w:ascii="Times New Roman" w:hAnsi="Times New Roman" w:cs="Times New Roman"/>
              </w:rPr>
            </w:pPr>
            <w:r>
              <w:rPr>
                <w:rFonts w:hint="default" w:ascii="Times New Roman" w:hAnsi="Times New Roman" w:cs="Times New Roman"/>
              </w:rPr>
              <w:t>名称</w:t>
            </w:r>
          </w:p>
        </w:tc>
        <w:tc>
          <w:tcPr>
            <w:tcW w:w="923" w:type="pct"/>
            <w:shd w:val="clear" w:color="auto" w:fill="BFBFBF"/>
            <w:noWrap w:val="0"/>
            <w:vAlign w:val="center"/>
          </w:tcPr>
          <w:p w14:paraId="3F73D3D6">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033511B5">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38C0F0F3">
            <w:pPr>
              <w:pStyle w:val="87"/>
              <w:rPr>
                <w:rFonts w:hint="default" w:ascii="Times New Roman" w:hAnsi="Times New Roman" w:cs="Times New Roman"/>
              </w:rPr>
            </w:pPr>
            <w:r>
              <w:rPr>
                <w:rFonts w:hint="default" w:ascii="Times New Roman" w:hAnsi="Times New Roman" w:cs="Times New Roman"/>
              </w:rPr>
              <w:t>是否必填</w:t>
            </w:r>
          </w:p>
        </w:tc>
      </w:tr>
      <w:tr w14:paraId="45CB5CB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CEED0A1">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hgzztDm</w:t>
            </w:r>
          </w:p>
        </w:tc>
        <w:tc>
          <w:tcPr>
            <w:tcW w:w="923" w:type="pct"/>
            <w:noWrap w:val="0"/>
            <w:vAlign w:val="center"/>
          </w:tcPr>
          <w:p w14:paraId="108ACF8C">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varchar</w:t>
            </w:r>
          </w:p>
        </w:tc>
        <w:tc>
          <w:tcPr>
            <w:tcW w:w="2009" w:type="pct"/>
            <w:noWrap w:val="0"/>
            <w:vAlign w:val="center"/>
          </w:tcPr>
          <w:p w14:paraId="2436E52A">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合格证状态代码</w:t>
            </w:r>
          </w:p>
        </w:tc>
        <w:tc>
          <w:tcPr>
            <w:tcW w:w="971" w:type="pct"/>
            <w:noWrap w:val="0"/>
            <w:vAlign w:val="center"/>
          </w:tcPr>
          <w:p w14:paraId="14B9E6E5">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必填</w:t>
            </w:r>
          </w:p>
        </w:tc>
      </w:tr>
      <w:tr w14:paraId="309513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5844CE9">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kkjjdcfpbz</w:t>
            </w:r>
          </w:p>
        </w:tc>
        <w:tc>
          <w:tcPr>
            <w:tcW w:w="923" w:type="pct"/>
            <w:noWrap w:val="0"/>
            <w:vAlign w:val="center"/>
          </w:tcPr>
          <w:p w14:paraId="52CF0345">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varchar</w:t>
            </w:r>
          </w:p>
        </w:tc>
        <w:tc>
          <w:tcPr>
            <w:tcW w:w="2009" w:type="pct"/>
            <w:noWrap w:val="0"/>
            <w:vAlign w:val="center"/>
          </w:tcPr>
          <w:p w14:paraId="327A3D59">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合格证可开具机动车发票标志</w:t>
            </w:r>
          </w:p>
        </w:tc>
        <w:tc>
          <w:tcPr>
            <w:tcW w:w="971" w:type="pct"/>
            <w:noWrap w:val="0"/>
            <w:vAlign w:val="center"/>
          </w:tcPr>
          <w:p w14:paraId="30D416D5">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必填</w:t>
            </w:r>
          </w:p>
        </w:tc>
      </w:tr>
      <w:tr w14:paraId="2C18932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0" w:type="auto"/>
            <w:noWrap w:val="0"/>
            <w:vAlign w:val="center"/>
          </w:tcPr>
          <w:p w14:paraId="790ED98A">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nsrsbh</w:t>
            </w:r>
          </w:p>
        </w:tc>
        <w:tc>
          <w:tcPr>
            <w:tcW w:w="0" w:type="auto"/>
            <w:noWrap w:val="0"/>
            <w:vAlign w:val="center"/>
          </w:tcPr>
          <w:p w14:paraId="724A1675">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varchar</w:t>
            </w:r>
          </w:p>
        </w:tc>
        <w:tc>
          <w:tcPr>
            <w:tcW w:w="0" w:type="auto"/>
            <w:noWrap w:val="0"/>
            <w:vAlign w:val="center"/>
          </w:tcPr>
          <w:p w14:paraId="4338E7AE">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开票纳税人识别号/统一社会信用代码</w:t>
            </w:r>
          </w:p>
        </w:tc>
        <w:tc>
          <w:tcPr>
            <w:tcW w:w="0" w:type="auto"/>
            <w:noWrap w:val="0"/>
            <w:vAlign w:val="top"/>
          </w:tcPr>
          <w:p w14:paraId="44C72383">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必填</w:t>
            </w:r>
          </w:p>
        </w:tc>
      </w:tr>
    </w:tbl>
    <w:p w14:paraId="1E64EBC1">
      <w:pPr>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59C8AD2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3DD3B26F">
            <w:pPr>
              <w:pStyle w:val="87"/>
              <w:rPr>
                <w:rFonts w:hint="default" w:ascii="Times New Roman" w:hAnsi="Times New Roman" w:cs="Times New Roman"/>
              </w:rPr>
            </w:pPr>
            <w:r>
              <w:rPr>
                <w:rFonts w:hint="default" w:ascii="Times New Roman" w:hAnsi="Times New Roman" w:cs="Times New Roman"/>
              </w:rPr>
              <w:t>名称</w:t>
            </w:r>
          </w:p>
        </w:tc>
        <w:tc>
          <w:tcPr>
            <w:tcW w:w="900" w:type="pct"/>
            <w:shd w:val="clear" w:color="auto" w:fill="BFBFBF"/>
            <w:noWrap w:val="0"/>
            <w:vAlign w:val="center"/>
          </w:tcPr>
          <w:p w14:paraId="0409B6A0">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7725030A">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104CD288">
            <w:pPr>
              <w:pStyle w:val="87"/>
              <w:rPr>
                <w:rFonts w:hint="default" w:ascii="Times New Roman" w:hAnsi="Times New Roman" w:cs="Times New Roman"/>
              </w:rPr>
            </w:pPr>
            <w:r>
              <w:rPr>
                <w:rFonts w:hint="default" w:ascii="Times New Roman" w:hAnsi="Times New Roman" w:cs="Times New Roman"/>
              </w:rPr>
              <w:t>描述</w:t>
            </w:r>
          </w:p>
        </w:tc>
      </w:tr>
      <w:tr w14:paraId="6FC225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6A3D1166">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Response</w:t>
            </w:r>
          </w:p>
        </w:tc>
        <w:tc>
          <w:tcPr>
            <w:tcW w:w="900" w:type="pct"/>
            <w:noWrap w:val="0"/>
            <w:vAlign w:val="center"/>
          </w:tcPr>
          <w:p w14:paraId="3BC467D0">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Object</w:t>
            </w:r>
          </w:p>
        </w:tc>
        <w:tc>
          <w:tcPr>
            <w:tcW w:w="2009" w:type="pct"/>
            <w:noWrap w:val="0"/>
            <w:vAlign w:val="center"/>
          </w:tcPr>
          <w:p w14:paraId="14245607">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响应体</w:t>
            </w:r>
          </w:p>
        </w:tc>
        <w:tc>
          <w:tcPr>
            <w:tcW w:w="971" w:type="pct"/>
            <w:noWrap w:val="0"/>
            <w:vAlign w:val="center"/>
          </w:tcPr>
          <w:p w14:paraId="79C5B1A5">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7CEE0AB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13A54822">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RequestId</w:t>
            </w:r>
          </w:p>
        </w:tc>
        <w:tc>
          <w:tcPr>
            <w:tcW w:w="900" w:type="pct"/>
            <w:noWrap w:val="0"/>
            <w:vAlign w:val="center"/>
          </w:tcPr>
          <w:p w14:paraId="68F7B5BB">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String</w:t>
            </w:r>
          </w:p>
        </w:tc>
        <w:tc>
          <w:tcPr>
            <w:tcW w:w="2009" w:type="pct"/>
            <w:noWrap w:val="0"/>
            <w:vAlign w:val="center"/>
          </w:tcPr>
          <w:p w14:paraId="5A2DE086">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请求唯一ID</w:t>
            </w:r>
          </w:p>
        </w:tc>
        <w:tc>
          <w:tcPr>
            <w:tcW w:w="971" w:type="pct"/>
            <w:noWrap w:val="0"/>
            <w:vAlign w:val="center"/>
          </w:tcPr>
          <w:p w14:paraId="69B1FA12">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1F97EE3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89DBED4">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Data</w:t>
            </w:r>
          </w:p>
        </w:tc>
        <w:tc>
          <w:tcPr>
            <w:tcW w:w="0" w:type="auto"/>
            <w:noWrap w:val="0"/>
            <w:vAlign w:val="center"/>
          </w:tcPr>
          <w:p w14:paraId="1CC750E7">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Object</w:t>
            </w:r>
          </w:p>
        </w:tc>
        <w:tc>
          <w:tcPr>
            <w:tcW w:w="0" w:type="auto"/>
            <w:noWrap w:val="0"/>
            <w:vAlign w:val="center"/>
          </w:tcPr>
          <w:p w14:paraId="54D06C71">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数据项</w:t>
            </w:r>
          </w:p>
        </w:tc>
        <w:tc>
          <w:tcPr>
            <w:tcW w:w="0" w:type="auto"/>
            <w:noWrap w:val="0"/>
            <w:vAlign w:val="center"/>
          </w:tcPr>
          <w:p w14:paraId="114202AA">
            <w:pPr>
              <w:pStyle w:val="87"/>
              <w:rPr>
                <w:rFonts w:hint="default" w:ascii="Times New Roman" w:hAnsi="Times New Roman" w:eastAsia="宋体" w:cs="Times New Roman"/>
                <w:i w:val="0"/>
                <w:iCs w:val="0"/>
                <w:caps w:val="0"/>
                <w:spacing w:val="0"/>
                <w:sz w:val="21"/>
                <w:szCs w:val="20"/>
                <w:lang w:eastAsia="zh-Hans"/>
              </w:rPr>
            </w:pPr>
            <w:r>
              <w:rPr>
                <w:rFonts w:hint="default" w:ascii="Times New Roman" w:hAnsi="Times New Roman" w:eastAsia="宋体" w:cs="Times New Roman"/>
                <w:i w:val="0"/>
                <w:iCs w:val="0"/>
                <w:caps w:val="0"/>
                <w:spacing w:val="0"/>
                <w:sz w:val="21"/>
                <w:szCs w:val="20"/>
                <w:lang w:val="en-US" w:eastAsia="zh-Hans"/>
              </w:rPr>
              <w:t>必填</w:t>
            </w:r>
          </w:p>
          <w:p w14:paraId="382CD343">
            <w:pPr>
              <w:pStyle w:val="87"/>
              <w:rPr>
                <w:rFonts w:hint="default" w:ascii="Times New Roman" w:hAnsi="Times New Roman" w:eastAsia="宋体" w:cs="Times New Roman"/>
                <w:i w:val="0"/>
                <w:iCs w:val="0"/>
                <w:caps w:val="0"/>
                <w:spacing w:val="0"/>
                <w:sz w:val="21"/>
                <w:szCs w:val="20"/>
                <w:lang w:val="en-US" w:eastAsia="zh-Hans"/>
              </w:rPr>
            </w:pPr>
          </w:p>
        </w:tc>
      </w:tr>
      <w:tr w14:paraId="4B4C3F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6D4AC1F5">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returncode</w:t>
            </w:r>
          </w:p>
        </w:tc>
        <w:tc>
          <w:tcPr>
            <w:tcW w:w="0" w:type="auto"/>
            <w:noWrap w:val="0"/>
            <w:vAlign w:val="center"/>
          </w:tcPr>
          <w:p w14:paraId="258CFD65">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varchar</w:t>
            </w:r>
          </w:p>
        </w:tc>
        <w:tc>
          <w:tcPr>
            <w:tcW w:w="0" w:type="auto"/>
            <w:noWrap w:val="0"/>
            <w:vAlign w:val="center"/>
          </w:tcPr>
          <w:p w14:paraId="1B2A850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返回码</w:t>
            </w:r>
          </w:p>
        </w:tc>
        <w:tc>
          <w:tcPr>
            <w:tcW w:w="0" w:type="auto"/>
            <w:noWrap w:val="0"/>
            <w:vAlign w:val="center"/>
          </w:tcPr>
          <w:p w14:paraId="52E29AF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763F477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54840AE5">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returnmsg</w:t>
            </w:r>
          </w:p>
        </w:tc>
        <w:tc>
          <w:tcPr>
            <w:tcW w:w="0" w:type="auto"/>
            <w:noWrap w:val="0"/>
            <w:vAlign w:val="center"/>
          </w:tcPr>
          <w:p w14:paraId="1490D830">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varchar</w:t>
            </w:r>
          </w:p>
        </w:tc>
        <w:tc>
          <w:tcPr>
            <w:tcW w:w="0" w:type="auto"/>
            <w:noWrap w:val="0"/>
            <w:vAlign w:val="center"/>
          </w:tcPr>
          <w:p w14:paraId="71216CC7">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返回信息</w:t>
            </w:r>
          </w:p>
        </w:tc>
        <w:tc>
          <w:tcPr>
            <w:tcW w:w="0" w:type="auto"/>
            <w:noWrap w:val="0"/>
            <w:vAlign w:val="center"/>
          </w:tcPr>
          <w:p w14:paraId="1A7C1C32">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529466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3E780A3">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clsbdh</w:t>
            </w:r>
          </w:p>
        </w:tc>
        <w:tc>
          <w:tcPr>
            <w:tcW w:w="0" w:type="auto"/>
            <w:noWrap w:val="0"/>
            <w:vAlign w:val="center"/>
          </w:tcPr>
          <w:p w14:paraId="622367C6">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varchar2</w:t>
            </w:r>
          </w:p>
        </w:tc>
        <w:tc>
          <w:tcPr>
            <w:tcW w:w="0" w:type="auto"/>
            <w:noWrap w:val="0"/>
            <w:vAlign w:val="center"/>
          </w:tcPr>
          <w:p w14:paraId="4705DCD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受理流水号</w:t>
            </w:r>
          </w:p>
        </w:tc>
        <w:tc>
          <w:tcPr>
            <w:tcW w:w="0" w:type="auto"/>
            <w:noWrap w:val="0"/>
            <w:vAlign w:val="center"/>
          </w:tcPr>
          <w:p w14:paraId="2B605634">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67F685F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2F7ABC4E">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hgzztDm</w:t>
            </w:r>
          </w:p>
        </w:tc>
        <w:tc>
          <w:tcPr>
            <w:tcW w:w="0" w:type="auto"/>
            <w:noWrap w:val="0"/>
            <w:vAlign w:val="center"/>
          </w:tcPr>
          <w:p w14:paraId="001A6C8F">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varchar2</w:t>
            </w:r>
          </w:p>
        </w:tc>
        <w:tc>
          <w:tcPr>
            <w:tcW w:w="0" w:type="auto"/>
            <w:noWrap w:val="0"/>
            <w:vAlign w:val="center"/>
          </w:tcPr>
          <w:p w14:paraId="3CAD61B8">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合格证状态代码</w:t>
            </w:r>
          </w:p>
        </w:tc>
        <w:tc>
          <w:tcPr>
            <w:tcW w:w="0" w:type="auto"/>
            <w:noWrap w:val="0"/>
            <w:vAlign w:val="center"/>
          </w:tcPr>
          <w:p w14:paraId="536031D0">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160898B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91D65F5">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kkjjdcfpbz</w:t>
            </w:r>
          </w:p>
        </w:tc>
        <w:tc>
          <w:tcPr>
            <w:tcW w:w="0" w:type="auto"/>
            <w:noWrap w:val="0"/>
            <w:vAlign w:val="center"/>
          </w:tcPr>
          <w:p w14:paraId="2F3D7819">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varchar2</w:t>
            </w:r>
          </w:p>
        </w:tc>
        <w:tc>
          <w:tcPr>
            <w:tcW w:w="0" w:type="auto"/>
            <w:noWrap w:val="0"/>
            <w:vAlign w:val="center"/>
          </w:tcPr>
          <w:p w14:paraId="51F847B8">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合格证可开具机动车蓝字发票标志</w:t>
            </w:r>
          </w:p>
        </w:tc>
        <w:tc>
          <w:tcPr>
            <w:tcW w:w="0" w:type="auto"/>
            <w:noWrap w:val="0"/>
            <w:vAlign w:val="center"/>
          </w:tcPr>
          <w:p w14:paraId="722C654D">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4C3BA4B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53DCEAB">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bkkjjdcfpyydm</w:t>
            </w:r>
          </w:p>
        </w:tc>
        <w:tc>
          <w:tcPr>
            <w:tcW w:w="0" w:type="auto"/>
            <w:noWrap w:val="0"/>
            <w:vAlign w:val="center"/>
          </w:tcPr>
          <w:p w14:paraId="7B4E3664">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varchar2</w:t>
            </w:r>
          </w:p>
        </w:tc>
        <w:tc>
          <w:tcPr>
            <w:tcW w:w="0" w:type="auto"/>
            <w:noWrap w:val="0"/>
            <w:vAlign w:val="center"/>
          </w:tcPr>
          <w:p w14:paraId="13AEBCBD">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不可开具机动车蓝字发票原因代码</w:t>
            </w:r>
          </w:p>
        </w:tc>
        <w:tc>
          <w:tcPr>
            <w:tcW w:w="0" w:type="auto"/>
            <w:noWrap w:val="0"/>
            <w:vAlign w:val="center"/>
          </w:tcPr>
          <w:p w14:paraId="7B4FDDB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非必填</w:t>
            </w:r>
          </w:p>
        </w:tc>
      </w:tr>
      <w:tr w14:paraId="69B3DD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464" w:hRule="atLeast"/>
          <w:jc w:val="center"/>
        </w:trPr>
        <w:tc>
          <w:tcPr>
            <w:tcW w:w="0" w:type="auto"/>
            <w:noWrap w:val="0"/>
            <w:vAlign w:val="center"/>
          </w:tcPr>
          <w:p w14:paraId="54B04796">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bkkjjdcfpyyms</w:t>
            </w:r>
          </w:p>
        </w:tc>
        <w:tc>
          <w:tcPr>
            <w:tcW w:w="0" w:type="auto"/>
            <w:noWrap w:val="0"/>
            <w:vAlign w:val="center"/>
          </w:tcPr>
          <w:p w14:paraId="1050C4CB">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varchar2</w:t>
            </w:r>
          </w:p>
        </w:tc>
        <w:tc>
          <w:tcPr>
            <w:tcW w:w="0" w:type="auto"/>
            <w:noWrap w:val="0"/>
            <w:vAlign w:val="center"/>
          </w:tcPr>
          <w:p w14:paraId="0B93F741">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不可开具机动车蓝字发票原因描述</w:t>
            </w:r>
          </w:p>
        </w:tc>
        <w:tc>
          <w:tcPr>
            <w:tcW w:w="0" w:type="auto"/>
            <w:noWrap w:val="0"/>
            <w:vAlign w:val="center"/>
          </w:tcPr>
          <w:p w14:paraId="779449A8">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非必填</w:t>
            </w:r>
          </w:p>
        </w:tc>
      </w:tr>
      <w:tr w14:paraId="5E89306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247B0B28">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cpxh1</w:t>
            </w:r>
          </w:p>
        </w:tc>
        <w:tc>
          <w:tcPr>
            <w:tcW w:w="0" w:type="auto"/>
            <w:noWrap w:val="0"/>
            <w:vAlign w:val="center"/>
          </w:tcPr>
          <w:p w14:paraId="5C783F0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0" w:type="auto"/>
            <w:noWrap w:val="0"/>
            <w:vAlign w:val="center"/>
          </w:tcPr>
          <w:p w14:paraId="156B6AF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厂牌型号</w:t>
            </w:r>
          </w:p>
        </w:tc>
        <w:tc>
          <w:tcPr>
            <w:tcW w:w="0" w:type="auto"/>
            <w:noWrap w:val="0"/>
            <w:vAlign w:val="center"/>
          </w:tcPr>
          <w:p w14:paraId="61040147">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5D79316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7AFCE941">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hgzbh</w:t>
            </w:r>
          </w:p>
        </w:tc>
        <w:tc>
          <w:tcPr>
            <w:tcW w:w="0" w:type="auto"/>
            <w:noWrap w:val="0"/>
            <w:vAlign w:val="center"/>
          </w:tcPr>
          <w:p w14:paraId="7109CB25">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0" w:type="auto"/>
            <w:noWrap w:val="0"/>
            <w:vAlign w:val="center"/>
          </w:tcPr>
          <w:p w14:paraId="522BC114">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合格证编号</w:t>
            </w:r>
          </w:p>
        </w:tc>
        <w:tc>
          <w:tcPr>
            <w:tcW w:w="0" w:type="auto"/>
            <w:noWrap w:val="0"/>
            <w:vAlign w:val="center"/>
          </w:tcPr>
          <w:p w14:paraId="49484FE1">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非必填</w:t>
            </w:r>
          </w:p>
        </w:tc>
      </w:tr>
      <w:tr w14:paraId="490B921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7DE7B61">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jkzmsh</w:t>
            </w:r>
          </w:p>
        </w:tc>
        <w:tc>
          <w:tcPr>
            <w:tcW w:w="0" w:type="auto"/>
            <w:noWrap w:val="0"/>
            <w:vAlign w:val="center"/>
          </w:tcPr>
          <w:p w14:paraId="08F16FB5">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0" w:type="auto"/>
            <w:noWrap w:val="0"/>
            <w:vAlign w:val="center"/>
          </w:tcPr>
          <w:p w14:paraId="331F031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进口证明书号</w:t>
            </w:r>
          </w:p>
        </w:tc>
        <w:tc>
          <w:tcPr>
            <w:tcW w:w="0" w:type="auto"/>
            <w:noWrap w:val="0"/>
            <w:vAlign w:val="center"/>
          </w:tcPr>
          <w:p w14:paraId="17627D8D">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非必填</w:t>
            </w:r>
          </w:p>
        </w:tc>
      </w:tr>
      <w:tr w14:paraId="7DA5BC5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464" w:hRule="atLeast"/>
          <w:jc w:val="center"/>
        </w:trPr>
        <w:tc>
          <w:tcPr>
            <w:tcW w:w="0" w:type="auto"/>
            <w:noWrap w:val="0"/>
            <w:vAlign w:val="center"/>
          </w:tcPr>
          <w:p w14:paraId="629E6563">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fdjhm</w:t>
            </w:r>
          </w:p>
        </w:tc>
        <w:tc>
          <w:tcPr>
            <w:tcW w:w="0" w:type="auto"/>
            <w:noWrap w:val="0"/>
            <w:vAlign w:val="center"/>
          </w:tcPr>
          <w:p w14:paraId="60ED9761">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0" w:type="auto"/>
            <w:noWrap w:val="0"/>
            <w:vAlign w:val="center"/>
          </w:tcPr>
          <w:p w14:paraId="617A13FB">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发动机号码</w:t>
            </w:r>
          </w:p>
        </w:tc>
        <w:tc>
          <w:tcPr>
            <w:tcW w:w="0" w:type="auto"/>
            <w:noWrap w:val="0"/>
            <w:vAlign w:val="center"/>
          </w:tcPr>
          <w:p w14:paraId="3BA2535D">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7E7D9A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2682B132">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scqymc</w:t>
            </w:r>
          </w:p>
        </w:tc>
        <w:tc>
          <w:tcPr>
            <w:tcW w:w="0" w:type="auto"/>
            <w:noWrap w:val="0"/>
            <w:vAlign w:val="center"/>
          </w:tcPr>
          <w:p w14:paraId="27A103AA">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0" w:type="auto"/>
            <w:noWrap w:val="0"/>
            <w:vAlign w:val="center"/>
          </w:tcPr>
          <w:p w14:paraId="322950E7">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生产企业名称</w:t>
            </w:r>
          </w:p>
        </w:tc>
        <w:tc>
          <w:tcPr>
            <w:tcW w:w="0" w:type="auto"/>
            <w:noWrap w:val="0"/>
            <w:vAlign w:val="center"/>
          </w:tcPr>
          <w:p w14:paraId="5BA4A214">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7E97A5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E2709F2">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xcrs</w:t>
            </w:r>
          </w:p>
        </w:tc>
        <w:tc>
          <w:tcPr>
            <w:tcW w:w="0" w:type="auto"/>
            <w:noWrap w:val="0"/>
            <w:vAlign w:val="center"/>
          </w:tcPr>
          <w:p w14:paraId="73A7E954">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0" w:type="auto"/>
            <w:noWrap w:val="0"/>
            <w:vAlign w:val="center"/>
          </w:tcPr>
          <w:p w14:paraId="555A3837">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限乘人数</w:t>
            </w:r>
          </w:p>
        </w:tc>
        <w:tc>
          <w:tcPr>
            <w:tcW w:w="0" w:type="auto"/>
            <w:noWrap w:val="0"/>
            <w:vAlign w:val="center"/>
          </w:tcPr>
          <w:p w14:paraId="72A8B7F6">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非必填</w:t>
            </w:r>
          </w:p>
        </w:tc>
      </w:tr>
      <w:tr w14:paraId="5B95DD0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76F0A739">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clzzrq</w:t>
            </w:r>
          </w:p>
        </w:tc>
        <w:tc>
          <w:tcPr>
            <w:tcW w:w="0" w:type="auto"/>
            <w:noWrap w:val="0"/>
            <w:vAlign w:val="center"/>
          </w:tcPr>
          <w:p w14:paraId="6B0947DF">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Date</w:t>
            </w:r>
          </w:p>
        </w:tc>
        <w:tc>
          <w:tcPr>
            <w:tcW w:w="0" w:type="auto"/>
            <w:noWrap w:val="0"/>
            <w:vAlign w:val="center"/>
          </w:tcPr>
          <w:p w14:paraId="3EB91489">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车辆制造日期</w:t>
            </w:r>
          </w:p>
        </w:tc>
        <w:tc>
          <w:tcPr>
            <w:tcW w:w="0" w:type="auto"/>
            <w:noWrap w:val="0"/>
            <w:vAlign w:val="center"/>
          </w:tcPr>
          <w:p w14:paraId="4BEA4DB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2D6542C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6BB7E6C9">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jdctzclsbdhuuid</w:t>
            </w:r>
          </w:p>
        </w:tc>
        <w:tc>
          <w:tcPr>
            <w:tcW w:w="0" w:type="auto"/>
            <w:noWrap w:val="0"/>
            <w:vAlign w:val="center"/>
          </w:tcPr>
          <w:p w14:paraId="02EB4616">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0" w:type="auto"/>
            <w:noWrap w:val="0"/>
            <w:vAlign w:val="center"/>
          </w:tcPr>
          <w:p w14:paraId="2369E673">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机动车台账车辆识别代号唯一ID</w:t>
            </w:r>
          </w:p>
        </w:tc>
        <w:tc>
          <w:tcPr>
            <w:tcW w:w="0" w:type="auto"/>
            <w:noWrap w:val="0"/>
            <w:vAlign w:val="center"/>
          </w:tcPr>
          <w:p w14:paraId="0E383BE4">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1FB0A0B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877" w:type="dxa"/>
            <w:noWrap w:val="0"/>
            <w:vAlign w:val="center"/>
          </w:tcPr>
          <w:p w14:paraId="043B7E93">
            <w:pPr>
              <w:pStyle w:val="64"/>
              <w:bidi w:val="0"/>
              <w:jc w:val="left"/>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cs="Times New Roman"/>
              </w:rPr>
              <w:t>clmc</w:t>
            </w:r>
          </w:p>
        </w:tc>
        <w:tc>
          <w:tcPr>
            <w:tcW w:w="0" w:type="auto"/>
            <w:noWrap w:val="0"/>
            <w:vAlign w:val="center"/>
          </w:tcPr>
          <w:p w14:paraId="79D9E714">
            <w:pPr>
              <w:ind w:left="0" w:leftChars="0" w:firstLine="0" w:firstLineChars="0"/>
              <w:jc w:val="left"/>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3369" w:type="dxa"/>
            <w:noWrap w:val="0"/>
            <w:vAlign w:val="center"/>
          </w:tcPr>
          <w:p w14:paraId="7185F539">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CN"/>
              </w:rPr>
              <w:t>车辆名称</w:t>
            </w:r>
          </w:p>
        </w:tc>
        <w:tc>
          <w:tcPr>
            <w:tcW w:w="0" w:type="auto"/>
            <w:noWrap w:val="0"/>
            <w:vAlign w:val="center"/>
          </w:tcPr>
          <w:p w14:paraId="6AE4AF77">
            <w:pPr>
              <w:pStyle w:val="87"/>
              <w:rPr>
                <w:rFonts w:hint="default" w:ascii="Times New Roman" w:hAnsi="Times New Roman" w:eastAsia="宋体" w:cs="Times New Roman"/>
                <w:i w:val="0"/>
                <w:iCs w:val="0"/>
                <w:caps w:val="0"/>
                <w:spacing w:val="0"/>
                <w:sz w:val="21"/>
                <w:szCs w:val="20"/>
                <w:lang w:val="en-US" w:eastAsia="zh-CN"/>
              </w:rPr>
            </w:pPr>
            <w:r>
              <w:rPr>
                <w:rFonts w:hint="default" w:ascii="Times New Roman" w:hAnsi="Times New Roman" w:eastAsia="宋体" w:cs="Times New Roman"/>
                <w:i w:val="0"/>
                <w:iCs w:val="0"/>
                <w:caps w:val="0"/>
                <w:spacing w:val="0"/>
                <w:sz w:val="21"/>
                <w:szCs w:val="20"/>
                <w:lang w:val="en-US" w:eastAsia="zh-CN"/>
              </w:rPr>
              <w:t>必填</w:t>
            </w:r>
          </w:p>
        </w:tc>
      </w:tr>
      <w:tr w14:paraId="3002264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877" w:type="dxa"/>
            <w:noWrap w:val="0"/>
            <w:vAlign w:val="center"/>
          </w:tcPr>
          <w:p w14:paraId="557CD6C4">
            <w:pPr>
              <w:pStyle w:val="64"/>
              <w:bidi w:val="0"/>
              <w:jc w:val="left"/>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cs="Times New Roman"/>
                <w:lang w:val="en-US" w:eastAsia="zh-CN"/>
              </w:rPr>
              <w:t>cllyDm</w:t>
            </w:r>
          </w:p>
        </w:tc>
        <w:tc>
          <w:tcPr>
            <w:tcW w:w="0" w:type="auto"/>
            <w:noWrap w:val="0"/>
            <w:vAlign w:val="center"/>
          </w:tcPr>
          <w:p w14:paraId="4CCEA716">
            <w:pPr>
              <w:ind w:left="0" w:leftChars="0" w:firstLine="0" w:firstLineChars="0"/>
              <w:jc w:val="left"/>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3369" w:type="dxa"/>
            <w:noWrap w:val="0"/>
            <w:vAlign w:val="center"/>
          </w:tcPr>
          <w:p w14:paraId="7E6B0003">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CN"/>
              </w:rPr>
              <w:t>车辆来源代码</w:t>
            </w:r>
          </w:p>
        </w:tc>
        <w:tc>
          <w:tcPr>
            <w:tcW w:w="0" w:type="auto"/>
            <w:noWrap w:val="0"/>
            <w:vAlign w:val="center"/>
          </w:tcPr>
          <w:p w14:paraId="41EEA75D">
            <w:pPr>
              <w:pStyle w:val="87"/>
              <w:rPr>
                <w:rFonts w:hint="default" w:ascii="Times New Roman" w:hAnsi="Times New Roman" w:eastAsia="宋体" w:cs="Times New Roman"/>
                <w:i w:val="0"/>
                <w:iCs w:val="0"/>
                <w:caps w:val="0"/>
                <w:spacing w:val="0"/>
                <w:sz w:val="21"/>
                <w:szCs w:val="20"/>
                <w:lang w:val="en-US" w:eastAsia="zh-CN"/>
              </w:rPr>
            </w:pPr>
            <w:r>
              <w:rPr>
                <w:rFonts w:hint="default" w:ascii="Times New Roman" w:hAnsi="Times New Roman" w:eastAsia="宋体" w:cs="Times New Roman"/>
                <w:i w:val="0"/>
                <w:iCs w:val="0"/>
                <w:caps w:val="0"/>
                <w:spacing w:val="0"/>
                <w:sz w:val="21"/>
                <w:szCs w:val="20"/>
                <w:lang w:val="en-US" w:eastAsia="zh-CN"/>
              </w:rPr>
              <w:t>必填</w:t>
            </w:r>
          </w:p>
        </w:tc>
      </w:tr>
      <w:tr w14:paraId="02FD1B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877" w:type="dxa"/>
            <w:noWrap w:val="0"/>
            <w:vAlign w:val="center"/>
          </w:tcPr>
          <w:p w14:paraId="7AA3C0B9">
            <w:pPr>
              <w:pStyle w:val="64"/>
              <w:bidi w:val="0"/>
              <w:jc w:val="left"/>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cs="Times New Roman"/>
                <w:lang w:val="en-US" w:eastAsia="zh-CN"/>
              </w:rPr>
              <w:t>edzzl</w:t>
            </w:r>
          </w:p>
        </w:tc>
        <w:tc>
          <w:tcPr>
            <w:tcW w:w="0" w:type="auto"/>
            <w:noWrap w:val="0"/>
            <w:vAlign w:val="center"/>
          </w:tcPr>
          <w:p w14:paraId="56B5A29D">
            <w:pPr>
              <w:ind w:left="0" w:leftChars="0" w:firstLine="0" w:firstLineChars="0"/>
              <w:jc w:val="left"/>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3369" w:type="dxa"/>
            <w:noWrap w:val="0"/>
            <w:vAlign w:val="center"/>
          </w:tcPr>
          <w:p w14:paraId="5C7F965F">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CN"/>
              </w:rPr>
              <w:t>额定载质量（kg）</w:t>
            </w:r>
          </w:p>
        </w:tc>
        <w:tc>
          <w:tcPr>
            <w:tcW w:w="0" w:type="auto"/>
            <w:noWrap w:val="0"/>
            <w:vAlign w:val="center"/>
          </w:tcPr>
          <w:p w14:paraId="5F4852D2">
            <w:pPr>
              <w:pStyle w:val="87"/>
              <w:rPr>
                <w:rFonts w:hint="default" w:ascii="Times New Roman" w:hAnsi="Times New Roman" w:eastAsia="宋体" w:cs="Times New Roman"/>
                <w:i w:val="0"/>
                <w:iCs w:val="0"/>
                <w:caps w:val="0"/>
                <w:spacing w:val="0"/>
                <w:sz w:val="21"/>
                <w:szCs w:val="20"/>
                <w:lang w:val="en-US" w:eastAsia="zh-CN"/>
              </w:rPr>
            </w:pPr>
            <w:r>
              <w:rPr>
                <w:rFonts w:hint="default" w:ascii="Times New Roman" w:hAnsi="Times New Roman" w:eastAsia="宋体" w:cs="Times New Roman"/>
                <w:i w:val="0"/>
                <w:iCs w:val="0"/>
                <w:caps w:val="0"/>
                <w:spacing w:val="0"/>
                <w:sz w:val="21"/>
                <w:szCs w:val="20"/>
                <w:lang w:val="en-US" w:eastAsia="zh-CN"/>
              </w:rPr>
              <w:t>必填</w:t>
            </w:r>
          </w:p>
        </w:tc>
      </w:tr>
    </w:tbl>
    <w:p w14:paraId="23967C49">
      <w:pPr>
        <w:spacing w:before="156" w:beforeLines="50" w:after="31" w:afterLines="10" w:line="360" w:lineRule="auto"/>
        <w:ind w:firstLine="480" w:firstLineChars="200"/>
        <w:rPr>
          <w:rFonts w:hint="default" w:ascii="Times New Roman" w:hAnsi="Times New Roman" w:cs="Times New Roman"/>
          <w:color w:val="000000"/>
          <w:sz w:val="24"/>
        </w:rPr>
      </w:pPr>
      <w:r>
        <w:rPr>
          <w:rFonts w:hint="default" w:ascii="Times New Roman" w:hAnsi="Times New Roman" w:cs="Times New Roman"/>
          <w:color w:val="000000"/>
          <w:sz w:val="24"/>
        </w:rPr>
        <w:t>请求业务报文样例：</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6B0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4FFD7051">
            <w:pPr>
              <w:spacing w:before="156" w:beforeLines="50" w:after="31" w:afterLines="10"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p w14:paraId="055478B4">
            <w:pPr>
              <w:spacing w:before="156" w:beforeLines="50" w:after="31" w:afterLines="10"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"hgzztDm": "合格证状态代码",</w:t>
            </w:r>
          </w:p>
          <w:p w14:paraId="2C334700">
            <w:pPr>
              <w:spacing w:before="156" w:beforeLines="50" w:after="31" w:afterLines="10"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"kkjjdcfpbz": "合格证可开具机动车发票标志",</w:t>
            </w:r>
          </w:p>
          <w:p w14:paraId="76B345B2">
            <w:pPr>
              <w:spacing w:before="156" w:beforeLines="50" w:after="31" w:afterLines="10"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"nsrsbh": "开票纳税人识别号/统一社会信用代码"</w:t>
            </w:r>
          </w:p>
          <w:p w14:paraId="3D7598A8">
            <w:pPr>
              <w:spacing w:before="156" w:beforeLines="50" w:after="31" w:afterLines="10" w:line="360" w:lineRule="auto"/>
              <w:ind w:firstLine="420" w:firstLineChars="200"/>
              <w:rPr>
                <w:rFonts w:hint="default" w:ascii="Times New Roman" w:hAnsi="Times New Roman" w:cs="Times New Roman"/>
                <w:color w:val="000000"/>
                <w:sz w:val="24"/>
              </w:rPr>
            </w:pPr>
            <w:r>
              <w:rPr>
                <w:rFonts w:hint="default" w:ascii="Times New Roman" w:hAnsi="Times New Roman" w:eastAsia="宋体" w:cs="Times New Roman"/>
                <w:sz w:val="21"/>
                <w:szCs w:val="21"/>
              </w:rPr>
              <w:t>}</w:t>
            </w:r>
          </w:p>
        </w:tc>
      </w:tr>
    </w:tbl>
    <w:p w14:paraId="4CC89D84">
      <w:pPr>
        <w:spacing w:before="156" w:beforeLines="50" w:after="31" w:afterLines="10" w:line="360" w:lineRule="auto"/>
        <w:ind w:firstLine="480" w:firstLineChars="200"/>
        <w:rPr>
          <w:rFonts w:hint="default" w:ascii="Times New Roman" w:hAnsi="Times New Roman" w:cs="Times New Roman"/>
          <w:color w:val="000000"/>
          <w:sz w:val="24"/>
        </w:rPr>
      </w:pPr>
    </w:p>
    <w:p w14:paraId="44409CED">
      <w:pPr>
        <w:spacing w:before="156" w:beforeLines="50" w:after="31" w:afterLines="10" w:line="360" w:lineRule="auto"/>
        <w:ind w:firstLine="480" w:firstLineChars="200"/>
        <w:rPr>
          <w:rFonts w:hint="default" w:ascii="Times New Roman" w:hAnsi="Times New Roman" w:cs="Times New Roman"/>
          <w:color w:val="000000"/>
          <w:sz w:val="24"/>
        </w:rPr>
      </w:pPr>
      <w:r>
        <w:rPr>
          <w:rFonts w:hint="default" w:ascii="Times New Roman" w:hAnsi="Times New Roman" w:cs="Times New Roman"/>
          <w:color w:val="000000"/>
          <w:sz w:val="24"/>
        </w:rPr>
        <w:t>返回业务报文样例：</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A07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181BFA8E">
            <w:pPr>
              <w:pStyle w:val="2"/>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 成功返回</w:t>
            </w:r>
          </w:p>
          <w:p w14:paraId="0EF3CAD8">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p w14:paraId="39459313">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"Response":{</w:t>
            </w:r>
          </w:p>
          <w:p w14:paraId="3D82A521">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"RequestId": "16位随机数字和字母组合",</w:t>
            </w:r>
          </w:p>
          <w:p w14:paraId="45EAF71C">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"Data":{</w:t>
            </w:r>
          </w:p>
          <w:p w14:paraId="1D4F446C">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"returncode": "00",</w:t>
            </w:r>
          </w:p>
          <w:p w14:paraId="0E0A668E">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"returnmsg": "成功",</w:t>
            </w:r>
          </w:p>
          <w:p w14:paraId="46C8E599">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r>
              <w:rPr>
                <w:rFonts w:hint="default" w:ascii="Times New Roman" w:hAnsi="Times New Roman" w:cs="Times New Roman"/>
                <w:sz w:val="21"/>
                <w:szCs w:val="21"/>
                <w:lang w:val="en-US" w:eastAsia="zh-CN"/>
              </w:rPr>
              <w:t>clsbdh</w:t>
            </w:r>
            <w:r>
              <w:rPr>
                <w:rFonts w:hint="default" w:ascii="Times New Roman" w:hAnsi="Times New Roman" w:eastAsia="宋体" w:cs="Times New Roman"/>
                <w:sz w:val="21"/>
                <w:szCs w:val="21"/>
              </w:rPr>
              <w:t>List": [{</w:t>
            </w:r>
          </w:p>
          <w:p w14:paraId="08FC7A16">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"clsbdh":"车辆识别代号",</w:t>
            </w:r>
          </w:p>
          <w:p w14:paraId="322E1BD1">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"hgzztDm":"合格证状态代码",</w:t>
            </w:r>
          </w:p>
          <w:p w14:paraId="0C8001B7">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"kkjjdcfpbz":"合格证可开具机动车发票标志",</w:t>
            </w:r>
          </w:p>
          <w:p w14:paraId="1C5B8AD0">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"bkkjjdcfpyydm":"不可开具机动车发票原因代码",</w:t>
            </w:r>
          </w:p>
          <w:p w14:paraId="3C8C88EE">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"bkkjjdcfpyyms":"不可开具机动车发票原因描述",</w:t>
            </w:r>
          </w:p>
          <w:p w14:paraId="4FF07187">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"cpxh1":"厂牌型号",</w:t>
            </w:r>
          </w:p>
          <w:p w14:paraId="797514EB">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"hgz</w:t>
            </w:r>
            <w:r>
              <w:rPr>
                <w:rFonts w:hint="default" w:ascii="Times New Roman" w:hAnsi="Times New Roman" w:eastAsia="宋体" w:cs="Times New Roman"/>
                <w:sz w:val="21"/>
                <w:szCs w:val="21"/>
                <w:lang w:val="en-US" w:eastAsia="zh-CN"/>
              </w:rPr>
              <w:t>b</w:t>
            </w:r>
            <w:r>
              <w:rPr>
                <w:rFonts w:hint="default" w:ascii="Times New Roman" w:hAnsi="Times New Roman" w:eastAsia="宋体" w:cs="Times New Roman"/>
                <w:sz w:val="21"/>
                <w:szCs w:val="21"/>
              </w:rPr>
              <w:t>h":"合格证</w:t>
            </w:r>
            <w:r>
              <w:rPr>
                <w:rFonts w:hint="default" w:ascii="Times New Roman" w:hAnsi="Times New Roman" w:eastAsia="宋体" w:cs="Times New Roman"/>
                <w:sz w:val="21"/>
                <w:szCs w:val="21"/>
                <w:lang w:val="en-US" w:eastAsia="zh-CN"/>
              </w:rPr>
              <w:t>编</w:t>
            </w:r>
            <w:r>
              <w:rPr>
                <w:rFonts w:hint="default" w:ascii="Times New Roman" w:hAnsi="Times New Roman" w:eastAsia="宋体" w:cs="Times New Roman"/>
                <w:sz w:val="21"/>
                <w:szCs w:val="21"/>
              </w:rPr>
              <w:t>号",</w:t>
            </w:r>
          </w:p>
          <w:p w14:paraId="50645A3A">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"jkzmsh":"进口证明书号",</w:t>
            </w:r>
          </w:p>
          <w:p w14:paraId="22065520">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"fdjhm":"发动机号码",</w:t>
            </w:r>
          </w:p>
          <w:p w14:paraId="6E3C9A31">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"scqymc":"生产企业名称",</w:t>
            </w:r>
          </w:p>
          <w:p w14:paraId="30279C30">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"xcrs":"限乘人数",</w:t>
            </w:r>
          </w:p>
          <w:p w14:paraId="6A251DCB">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r>
              <w:rPr>
                <w:rFonts w:hint="default" w:ascii="Times New Roman" w:hAnsi="Times New Roman" w:cs="Times New Roman"/>
                <w:sz w:val="21"/>
                <w:szCs w:val="21"/>
                <w:lang w:val="en-US" w:eastAsia="zh-CN"/>
              </w:rPr>
              <w:t>clzzrq</w:t>
            </w:r>
            <w:r>
              <w:rPr>
                <w:rFonts w:hint="default" w:ascii="Times New Roman" w:hAnsi="Times New Roman" w:eastAsia="宋体" w:cs="Times New Roman"/>
                <w:sz w:val="21"/>
                <w:szCs w:val="21"/>
              </w:rPr>
              <w:t>":"</w:t>
            </w:r>
            <w:r>
              <w:rPr>
                <w:rFonts w:hint="default" w:ascii="Times New Roman" w:hAnsi="Times New Roman" w:cs="Times New Roman"/>
                <w:sz w:val="21"/>
                <w:szCs w:val="21"/>
                <w:lang w:val="en-US" w:eastAsia="zh-CN"/>
              </w:rPr>
              <w:t>车辆制造日期</w:t>
            </w:r>
            <w:r>
              <w:rPr>
                <w:rFonts w:hint="default" w:ascii="Times New Roman" w:hAnsi="Times New Roman" w:eastAsia="宋体" w:cs="Times New Roman"/>
                <w:sz w:val="21"/>
                <w:szCs w:val="21"/>
              </w:rPr>
              <w:t>",</w:t>
            </w:r>
          </w:p>
          <w:p w14:paraId="29A60D8F">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r>
              <w:rPr>
                <w:rFonts w:hint="default" w:ascii="Times New Roman" w:hAnsi="Times New Roman" w:eastAsia="宋体" w:cs="Times New Roman"/>
                <w:b w:val="0"/>
                <w:bCs w:val="0"/>
                <w:kern w:val="0"/>
                <w:sz w:val="21"/>
                <w:szCs w:val="21"/>
                <w:lang w:val="en-US" w:eastAsia="zh-CN"/>
              </w:rPr>
              <w:t>jdctzclsbdhuuid</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eastAsia="zh-CN"/>
              </w:rPr>
              <w:t>机动车台账车辆识别代号唯一ID</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rPr>
              <w:t>"clmc</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":"车辆名称"</w:t>
            </w:r>
            <w:r>
              <w:rPr>
                <w:rFonts w:hint="default" w:ascii="Times New Roman" w:hAnsi="Times New Roman" w:eastAsia="宋体" w:cs="Times New Roman"/>
                <w:sz w:val="21"/>
                <w:szCs w:val="21"/>
                <w:lang w:val="en-US" w:eastAsia="zh-CN"/>
              </w:rPr>
              <w:t>,</w:t>
            </w:r>
          </w:p>
          <w:p w14:paraId="147C250C">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"cllyDm</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车辆来源代码"</w:t>
            </w:r>
            <w:r>
              <w:rPr>
                <w:rFonts w:hint="default" w:ascii="Times New Roman" w:hAnsi="Times New Roman" w:eastAsia="宋体" w:cs="Times New Roman"/>
                <w:sz w:val="21"/>
                <w:szCs w:val="21"/>
                <w:lang w:val="en-US" w:eastAsia="zh-CN"/>
              </w:rPr>
              <w:t>,</w:t>
            </w:r>
          </w:p>
          <w:p w14:paraId="4F656781">
            <w:pPr>
              <w:pStyle w:val="14"/>
              <w:numPr>
                <w:ilvl w:val="0"/>
                <w:numId w:val="0"/>
              </w:numPr>
              <w:bidi w:val="0"/>
              <w:spacing w:line="240" w:lineRule="auto"/>
              <w:ind w:left="720" w:leftChars="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"edzzl</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":"额定载质量（kg）"</w:t>
            </w:r>
          </w:p>
          <w:p w14:paraId="2F3679D9">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p>
          <w:p w14:paraId="566E75DA">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p>
          <w:p w14:paraId="3718F493">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p>
          <w:p w14:paraId="4CCEE2D3">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p>
          <w:p w14:paraId="2074B06E">
            <w:pPr>
              <w:spacing w:before="156" w:beforeLines="50" w:after="31" w:afterLines="10"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p w14:paraId="1B7F7375">
            <w:pPr>
              <w:pStyle w:val="2"/>
              <w:rPr>
                <w:rFonts w:hint="default" w:ascii="Times New Roman" w:hAnsi="Times New Roman" w:eastAsia="宋体" w:cs="Times New Roman"/>
                <w:sz w:val="21"/>
                <w:szCs w:val="21"/>
              </w:rPr>
            </w:pPr>
          </w:p>
          <w:p w14:paraId="61A39661">
            <w:pPr>
              <w:pStyle w:val="14"/>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p w14:paraId="25153599">
            <w:pPr>
              <w:pStyle w:val="14"/>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"Response":{</w:t>
            </w:r>
          </w:p>
          <w:p w14:paraId="337EAF8C">
            <w:pPr>
              <w:pStyle w:val="14"/>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"RequestId": "16位随机数字和字母组合",</w:t>
            </w:r>
          </w:p>
          <w:p w14:paraId="1843970C">
            <w:pPr>
              <w:pStyle w:val="14"/>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"Error":{</w:t>
            </w:r>
          </w:p>
          <w:p w14:paraId="1714777E">
            <w:pPr>
              <w:pStyle w:val="14"/>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"Code": "01”,</w:t>
            </w:r>
          </w:p>
          <w:p w14:paraId="6D6F583E">
            <w:pPr>
              <w:pStyle w:val="14"/>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"Message": "错误说明"</w:t>
            </w:r>
          </w:p>
          <w:p w14:paraId="027F19CC">
            <w:pPr>
              <w:pStyle w:val="14"/>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p>
          <w:p w14:paraId="02F2F8F3">
            <w:pPr>
              <w:pStyle w:val="14"/>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p>
          <w:p w14:paraId="5D218C6A">
            <w:pPr>
              <w:pStyle w:val="2"/>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r>
    </w:tbl>
    <w:p w14:paraId="58732151">
      <w:pPr>
        <w:pStyle w:val="5"/>
        <w:numPr>
          <w:ilvl w:val="2"/>
          <w:numId w:val="0"/>
        </w:numPr>
        <w:tabs>
          <w:tab w:val="clear" w:pos="0"/>
          <w:tab w:val="clear" w:pos="420"/>
          <w:tab w:val="clear" w:pos="576"/>
        </w:tabs>
        <w:spacing w:before="156" w:after="156"/>
        <w:rPr>
          <w:rFonts w:hint="default" w:ascii="Times New Roman" w:hAnsi="Times New Roman" w:cs="Times New Roman"/>
          <w:color w:val="000000"/>
          <w:sz w:val="22"/>
          <w:szCs w:val="22"/>
          <w:lang w:val="en-US" w:eastAsia="zh-CN"/>
        </w:rPr>
      </w:pPr>
      <w:r>
        <w:rPr>
          <w:rFonts w:hint="default" w:ascii="Times New Roman" w:hAnsi="Times New Roman" w:eastAsia="宋体" w:cs="Times New Roman"/>
          <w:bCs/>
        </w:rPr>
        <w:br w:type="page"/>
      </w:r>
      <w:bookmarkStart w:id="199" w:name="_Toc682"/>
      <w:bookmarkStart w:id="200" w:name="_Toc5892"/>
      <w:r>
        <w:rPr>
          <w:rFonts w:hint="default" w:ascii="Times New Roman" w:hAnsi="Times New Roman" w:cs="Times New Roman"/>
          <w:color w:val="000000"/>
          <w:sz w:val="22"/>
          <w:szCs w:val="22"/>
          <w:lang w:val="en-US" w:eastAsia="zh-CN"/>
        </w:rPr>
        <w:t>5.2.12退税信息初始化</w:t>
      </w:r>
      <w:bookmarkEnd w:id="199"/>
      <w:bookmarkEnd w:id="200"/>
    </w:p>
    <w:p w14:paraId="683EB4DA">
      <w:pPr>
        <w:spacing w:before="156" w:beforeLines="50" w:after="31" w:afterLines="10"/>
        <w:rPr>
          <w:rFonts w:hint="default" w:ascii="Times New Roman" w:hAnsi="Times New Roman" w:eastAsia="Songti SC" w:cs="Times New Roman"/>
          <w:color w:val="000000"/>
          <w:sz w:val="24"/>
          <w:szCs w:val="24"/>
          <w:lang w:val="en-US" w:eastAsia="zh-CN"/>
        </w:rPr>
      </w:pPr>
      <w:r>
        <w:rPr>
          <w:rFonts w:hint="default" w:ascii="Times New Roman" w:hAnsi="Times New Roman" w:eastAsia="Songti SC" w:cs="Times New Roman"/>
          <w:color w:val="000000"/>
          <w:sz w:val="24"/>
          <w:szCs w:val="24"/>
        </w:rPr>
        <w:t>接口描述：</w:t>
      </w:r>
      <w:r>
        <w:rPr>
          <w:rFonts w:hint="default" w:ascii="Times New Roman" w:hAnsi="Times New Roman" w:eastAsia="Songti SC" w:cs="Times New Roman"/>
          <w:color w:val="000000"/>
          <w:sz w:val="24"/>
          <w:szCs w:val="24"/>
          <w:lang w:val="en-US" w:eastAsia="zh-CN"/>
        </w:rPr>
        <w:t>控制接口用于企业对报废产品退税信息进行初始化。</w:t>
      </w:r>
    </w:p>
    <w:p w14:paraId="6C97D012">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接口编码：</w:t>
      </w:r>
      <w:r>
        <w:rPr>
          <w:rFonts w:hint="default" w:ascii="Times New Roman" w:hAnsi="Times New Roman" w:eastAsia="Songti SC" w:cs="Times New Roman"/>
          <w:color w:val="000000"/>
          <w:sz w:val="24"/>
          <w:szCs w:val="24"/>
          <w:lang w:val="en-US" w:eastAsia="zh-CN"/>
        </w:rPr>
        <w:t>LQSX_SWZJ_GT4_TSXXCSH</w:t>
      </w:r>
    </w:p>
    <w:p w14:paraId="40B60D7B">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返回格式：json</w:t>
      </w:r>
    </w:p>
    <w:p w14:paraId="1E4D1B66">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请求方式：http post</w:t>
      </w:r>
    </w:p>
    <w:p w14:paraId="2515F9C7">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492092A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303CB827">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23" w:type="pct"/>
            <w:shd w:val="clear" w:color="auto" w:fill="BFBFBF"/>
            <w:noWrap w:val="0"/>
            <w:vAlign w:val="center"/>
          </w:tcPr>
          <w:p w14:paraId="7FAA7A64">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06623EB1">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3D72E73F">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是否必填</w:t>
            </w:r>
          </w:p>
        </w:tc>
      </w:tr>
      <w:tr w14:paraId="2480301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C57EE4F">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b w:val="0"/>
                <w:bCs w:val="0"/>
                <w:highlight w:val="none"/>
                <w:lang w:val="en-US" w:eastAsia="zh-Hans"/>
              </w:rPr>
              <w:t>sfzjlxDm</w:t>
            </w:r>
          </w:p>
        </w:tc>
        <w:tc>
          <w:tcPr>
            <w:tcW w:w="923" w:type="pct"/>
            <w:noWrap w:val="0"/>
            <w:vAlign w:val="center"/>
          </w:tcPr>
          <w:p w14:paraId="7B56624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579FA123">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b w:val="0"/>
                <w:bCs w:val="0"/>
                <w:sz w:val="21"/>
                <w:szCs w:val="20"/>
                <w:highlight w:val="none"/>
                <w:lang w:val="en-US" w:eastAsia="zh-Hans"/>
              </w:rPr>
              <w:t>身份证件类型代码（201:居民身份证）</w:t>
            </w:r>
          </w:p>
        </w:tc>
        <w:tc>
          <w:tcPr>
            <w:tcW w:w="971" w:type="pct"/>
            <w:noWrap w:val="0"/>
            <w:vAlign w:val="center"/>
          </w:tcPr>
          <w:p w14:paraId="6E876B2F">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05E4BCE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D2BC133">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b w:val="0"/>
                <w:bCs w:val="0"/>
                <w:highlight w:val="none"/>
                <w:lang w:val="en-US" w:eastAsia="zh-Hans"/>
              </w:rPr>
              <w:t>sfzjhm</w:t>
            </w:r>
          </w:p>
        </w:tc>
        <w:tc>
          <w:tcPr>
            <w:tcW w:w="923" w:type="pct"/>
            <w:noWrap w:val="0"/>
            <w:vAlign w:val="center"/>
          </w:tcPr>
          <w:p w14:paraId="05BFC11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2889AB87">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b w:val="0"/>
                <w:bCs w:val="0"/>
                <w:sz w:val="21"/>
                <w:szCs w:val="20"/>
                <w:highlight w:val="none"/>
                <w:lang w:val="en-US" w:eastAsia="zh-Hans"/>
              </w:rPr>
              <w:t>身份证件号码</w:t>
            </w:r>
          </w:p>
        </w:tc>
        <w:tc>
          <w:tcPr>
            <w:tcW w:w="971" w:type="pct"/>
            <w:noWrap w:val="0"/>
            <w:vAlign w:val="center"/>
          </w:tcPr>
          <w:p w14:paraId="3D8AE130">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658F39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D4FA97F">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b w:val="0"/>
                <w:bCs w:val="0"/>
                <w:highlight w:val="none"/>
                <w:lang w:val="en-US" w:eastAsia="zh-Hans"/>
              </w:rPr>
              <w:t>zrrxm</w:t>
            </w:r>
          </w:p>
        </w:tc>
        <w:tc>
          <w:tcPr>
            <w:tcW w:w="923" w:type="pct"/>
            <w:noWrap w:val="0"/>
            <w:vAlign w:val="center"/>
          </w:tcPr>
          <w:p w14:paraId="35D3BCF4">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599BDE18">
            <w:pPr>
              <w:pStyle w:val="87"/>
              <w:rPr>
                <w:rFonts w:hint="default" w:ascii="Times New Roman" w:hAnsi="Times New Roman" w:eastAsia="宋体" w:cs="Times New Roman"/>
                <w:b w:val="0"/>
                <w:bCs w:val="0"/>
                <w:sz w:val="21"/>
                <w:szCs w:val="20"/>
                <w:highlight w:val="none"/>
                <w:lang w:val="en-US" w:eastAsia="zh-Hans"/>
              </w:rPr>
            </w:pPr>
            <w:r>
              <w:rPr>
                <w:rFonts w:hint="default" w:ascii="Times New Roman" w:hAnsi="Times New Roman" w:eastAsia="宋体" w:cs="Times New Roman"/>
                <w:b w:val="0"/>
                <w:bCs w:val="0"/>
                <w:sz w:val="21"/>
                <w:szCs w:val="20"/>
                <w:highlight w:val="none"/>
                <w:lang w:val="en-US" w:eastAsia="zh-Hans"/>
              </w:rPr>
              <w:t>自然人姓名</w:t>
            </w:r>
          </w:p>
        </w:tc>
        <w:tc>
          <w:tcPr>
            <w:tcW w:w="971" w:type="pct"/>
            <w:noWrap w:val="0"/>
            <w:vAlign w:val="center"/>
          </w:tcPr>
          <w:p w14:paraId="075B7C69">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1DA0B5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0B3736EB">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kern w:val="2"/>
                <w:sz w:val="21"/>
                <w:szCs w:val="20"/>
                <w:highlight w:val="none"/>
                <w:lang w:val="en-US" w:eastAsia="zh-Hans"/>
              </w:rPr>
              <w:t>gjDm</w:t>
            </w:r>
          </w:p>
        </w:tc>
        <w:tc>
          <w:tcPr>
            <w:tcW w:w="923" w:type="pct"/>
            <w:noWrap w:val="0"/>
            <w:vAlign w:val="center"/>
          </w:tcPr>
          <w:p w14:paraId="146E3BD3">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31499EE6">
            <w:pPr>
              <w:pStyle w:val="87"/>
              <w:rPr>
                <w:rFonts w:hint="default" w:ascii="Times New Roman" w:hAnsi="Times New Roman" w:eastAsia="宋体" w:cs="Times New Roman"/>
                <w:b w:val="0"/>
                <w:bCs w:val="0"/>
                <w:sz w:val="21"/>
                <w:szCs w:val="20"/>
                <w:highlight w:val="none"/>
                <w:lang w:val="en-US" w:eastAsia="zh-Hans"/>
              </w:rPr>
            </w:pPr>
            <w:r>
              <w:rPr>
                <w:rFonts w:hint="default" w:ascii="Times New Roman" w:hAnsi="Times New Roman" w:eastAsia="宋体" w:cs="Times New Roman"/>
                <w:b w:val="0"/>
                <w:bCs w:val="0"/>
                <w:sz w:val="21"/>
                <w:szCs w:val="20"/>
                <w:highlight w:val="none"/>
                <w:lang w:val="en-US" w:eastAsia="zh-Hans"/>
              </w:rPr>
              <w:t>国籍代码（156-中国）</w:t>
            </w:r>
          </w:p>
        </w:tc>
        <w:tc>
          <w:tcPr>
            <w:tcW w:w="971" w:type="pct"/>
            <w:noWrap w:val="0"/>
            <w:vAlign w:val="center"/>
          </w:tcPr>
          <w:p w14:paraId="1E986BC6">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3B8A95F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97BC1F0">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highlight w:val="none"/>
                <w:lang w:val="en-US" w:eastAsia="zh-Hans"/>
              </w:rPr>
              <w:t>zrrdah</w:t>
            </w:r>
          </w:p>
        </w:tc>
        <w:tc>
          <w:tcPr>
            <w:tcW w:w="923" w:type="pct"/>
            <w:noWrap w:val="0"/>
            <w:vAlign w:val="center"/>
          </w:tcPr>
          <w:p w14:paraId="2BF9FEB5">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0E925DF0">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highlight w:val="none"/>
                <w:lang w:val="en-US" w:eastAsia="zh-Hans" w:bidi="ar"/>
              </w:rPr>
              <w:t>自然人档案号</w:t>
            </w:r>
          </w:p>
        </w:tc>
        <w:tc>
          <w:tcPr>
            <w:tcW w:w="971" w:type="pct"/>
            <w:noWrap w:val="0"/>
            <w:vAlign w:val="center"/>
          </w:tcPr>
          <w:p w14:paraId="1C13CA5A">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非必填</w:t>
            </w:r>
          </w:p>
        </w:tc>
      </w:tr>
      <w:tr w14:paraId="0F05663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74971D0">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ytssehj</w:t>
            </w:r>
          </w:p>
        </w:tc>
        <w:tc>
          <w:tcPr>
            <w:tcW w:w="923" w:type="pct"/>
            <w:noWrap w:val="0"/>
            <w:vAlign w:val="center"/>
          </w:tcPr>
          <w:p w14:paraId="4E5E556F">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eastAsia="zh-Hans"/>
              </w:rPr>
              <w:t>String</w:t>
            </w:r>
          </w:p>
        </w:tc>
        <w:tc>
          <w:tcPr>
            <w:tcW w:w="2009" w:type="pct"/>
            <w:noWrap w:val="0"/>
            <w:vAlign w:val="center"/>
          </w:tcPr>
          <w:p w14:paraId="59895A11">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应退税税额合计</w:t>
            </w:r>
          </w:p>
        </w:tc>
        <w:tc>
          <w:tcPr>
            <w:tcW w:w="971" w:type="pct"/>
            <w:noWrap w:val="0"/>
            <w:vAlign w:val="center"/>
          </w:tcPr>
          <w:p w14:paraId="18693B4E">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eastAsia="zh-Hans"/>
              </w:rPr>
              <w:t>必填</w:t>
            </w:r>
          </w:p>
        </w:tc>
      </w:tr>
    </w:tbl>
    <w:p w14:paraId="385BAE91">
      <w:pPr>
        <w:rPr>
          <w:rFonts w:hint="default" w:ascii="Times New Roman" w:hAnsi="Times New Roman" w:eastAsia="宋体" w:cs="Times New Roman"/>
          <w:color w:val="000000"/>
          <w:sz w:val="22"/>
          <w:szCs w:val="24"/>
        </w:rPr>
      </w:pPr>
      <w:r>
        <w:rPr>
          <w:rFonts w:hint="default" w:ascii="Times New Roman" w:hAnsi="Times New Roman" w:eastAsia="宋体" w:cs="Times New Roman"/>
          <w:color w:val="000000"/>
          <w:sz w:val="22"/>
          <w:szCs w:val="24"/>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69AAFF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2E7CC3D9">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00" w:type="pct"/>
            <w:shd w:val="clear" w:color="auto" w:fill="BFBFBF"/>
            <w:noWrap w:val="0"/>
            <w:vAlign w:val="center"/>
          </w:tcPr>
          <w:p w14:paraId="7C1217AC">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3C8EE6D1">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682480BB">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描述</w:t>
            </w:r>
          </w:p>
        </w:tc>
      </w:tr>
      <w:tr w14:paraId="148D4BA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7525270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returncode</w:t>
            </w:r>
          </w:p>
        </w:tc>
        <w:tc>
          <w:tcPr>
            <w:tcW w:w="900" w:type="pct"/>
            <w:noWrap w:val="0"/>
            <w:vAlign w:val="center"/>
          </w:tcPr>
          <w:p w14:paraId="0517F53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317A7273">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返回码</w:t>
            </w:r>
          </w:p>
        </w:tc>
        <w:tc>
          <w:tcPr>
            <w:tcW w:w="971" w:type="pct"/>
            <w:noWrap w:val="0"/>
            <w:vAlign w:val="center"/>
          </w:tcPr>
          <w:p w14:paraId="4902BC9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6F1A2F9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07A7E56F">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returnmsg</w:t>
            </w:r>
          </w:p>
        </w:tc>
        <w:tc>
          <w:tcPr>
            <w:tcW w:w="900" w:type="pct"/>
            <w:noWrap w:val="0"/>
            <w:vAlign w:val="center"/>
          </w:tcPr>
          <w:p w14:paraId="2B29D2E1">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12D0424A">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返回信息</w:t>
            </w:r>
          </w:p>
        </w:tc>
        <w:tc>
          <w:tcPr>
            <w:tcW w:w="971" w:type="pct"/>
            <w:noWrap w:val="0"/>
            <w:vAlign w:val="center"/>
          </w:tcPr>
          <w:p w14:paraId="40B1103B">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非必填</w:t>
            </w:r>
          </w:p>
        </w:tc>
      </w:tr>
    </w:tbl>
    <w:p w14:paraId="66BA14F8">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59DC1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noWrap w:val="0"/>
            <w:vAlign w:val="top"/>
          </w:tcPr>
          <w:p w14:paraId="2ABE55A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482FFF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"zrrxm": "自然人姓名",</w:t>
            </w:r>
          </w:p>
          <w:p w14:paraId="5F02678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b w:val="0"/>
                <w:bCs w:val="0"/>
                <w:lang w:val="en-US" w:eastAsia="zh-Hans"/>
              </w:rPr>
              <w:t>sfzjlxDm</w:t>
            </w:r>
            <w:r>
              <w:rPr>
                <w:rFonts w:hint="default" w:ascii="Times New Roman" w:hAnsi="Times New Roman" w:eastAsia="宋体" w:cs="Times New Roman"/>
                <w:sz w:val="24"/>
                <w:szCs w:val="24"/>
              </w:rPr>
              <w:t>": "身份证件类型</w:t>
            </w:r>
            <w:r>
              <w:rPr>
                <w:rFonts w:hint="default" w:ascii="Times New Roman" w:hAnsi="Times New Roman" w:eastAsia="宋体" w:cs="Times New Roman"/>
                <w:sz w:val="24"/>
                <w:szCs w:val="24"/>
                <w:lang w:val="en-US" w:eastAsia="zh-CN"/>
              </w:rPr>
              <w:t>代码</w:t>
            </w:r>
            <w:r>
              <w:rPr>
                <w:rFonts w:hint="default" w:ascii="Times New Roman" w:hAnsi="Times New Roman" w:eastAsia="宋体" w:cs="Times New Roman"/>
                <w:sz w:val="24"/>
                <w:szCs w:val="24"/>
              </w:rPr>
              <w:t>",</w:t>
            </w:r>
          </w:p>
          <w:p w14:paraId="2489524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"sfzjhm": "身份证件号码",</w:t>
            </w:r>
          </w:p>
          <w:p w14:paraId="3673BA6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gjDm</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国籍代码</w:t>
            </w:r>
            <w:r>
              <w:rPr>
                <w:rFonts w:hint="default" w:ascii="Times New Roman" w:hAnsi="Times New Roman" w:eastAsia="宋体" w:cs="Times New Roman"/>
                <w:sz w:val="24"/>
                <w:szCs w:val="24"/>
              </w:rPr>
              <w:t>",</w:t>
            </w:r>
          </w:p>
          <w:p w14:paraId="55CACEA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zrrdah</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自然人档案号</w:t>
            </w:r>
            <w:r>
              <w:rPr>
                <w:rFonts w:hint="default" w:ascii="Times New Roman" w:hAnsi="Times New Roman" w:eastAsia="宋体" w:cs="Times New Roman"/>
                <w:sz w:val="24"/>
                <w:szCs w:val="24"/>
              </w:rPr>
              <w:t>",</w:t>
            </w:r>
          </w:p>
          <w:p w14:paraId="1DDA958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ytssehj</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应退税税额合计</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w:t>
            </w:r>
          </w:p>
          <w:p w14:paraId="533033D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val="en-US" w:eastAsia="zh-CN"/>
              </w:rPr>
            </w:pPr>
            <w:r>
              <w:rPr>
                <w:rFonts w:hint="default" w:ascii="Times New Roman" w:hAnsi="Times New Roman" w:eastAsia="宋体" w:cs="Times New Roman"/>
                <w:bCs/>
              </w:rPr>
              <w:t>}</w:t>
            </w:r>
          </w:p>
          <w:p w14:paraId="1B38B9F1">
            <w:pPr>
              <w:spacing w:before="156" w:beforeLines="50" w:after="31" w:afterLines="10"/>
              <w:rPr>
                <w:rFonts w:hint="default" w:ascii="Times New Roman" w:hAnsi="Times New Roman" w:eastAsia="宋体" w:cs="Times New Roman"/>
                <w:bCs/>
                <w:vertAlign w:val="baseline"/>
              </w:rPr>
            </w:pPr>
          </w:p>
        </w:tc>
      </w:tr>
    </w:tbl>
    <w:p w14:paraId="33DB13F5">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82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669B1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5546F1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49F6557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4BA82B2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5AD51F6E">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0CA24C7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3FC52558">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45C9CF0B">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7E90AF7B">
            <w:pP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68CB760F">
      <w:pPr>
        <w:pBdr>
          <w:top w:val="none" w:color="auto" w:sz="0" w:space="1"/>
          <w:left w:val="none" w:color="auto" w:sz="0" w:space="4"/>
          <w:bottom w:val="none" w:color="auto" w:sz="0" w:space="1"/>
          <w:right w:val="none" w:color="auto" w:sz="0" w:space="4"/>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BE0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DAD7DC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2EDB4B7D">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720" w:firstLineChars="3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49D36B4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"RequestId": "16位随机数字和字母组合",</w:t>
            </w:r>
          </w:p>
          <w:p w14:paraId="72EFF0D1">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960" w:firstLineChars="4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"Error": {</w:t>
            </w:r>
          </w:p>
          <w:p w14:paraId="71C4F474">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1440" w:firstLineChars="6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"Code": "01",</w:t>
            </w:r>
          </w:p>
          <w:p w14:paraId="5CB6CDC0">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1440" w:firstLineChars="6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"Message": "错误说明"</w:t>
            </w:r>
          </w:p>
          <w:p w14:paraId="47F4F25B">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720" w:firstLineChars="3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62DDC73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w:t>
            </w:r>
          </w:p>
          <w:p w14:paraId="6DFD7027">
            <w:pP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26F0B53D">
      <w:pPr>
        <w:pStyle w:val="5"/>
        <w:numPr>
          <w:ilvl w:val="2"/>
          <w:numId w:val="0"/>
        </w:numPr>
        <w:spacing w:before="156" w:after="156"/>
        <w:rPr>
          <w:rFonts w:hint="default" w:ascii="Times New Roman" w:hAnsi="Times New Roman" w:cs="Times New Roman"/>
          <w:color w:val="000000"/>
          <w:sz w:val="22"/>
          <w:szCs w:val="22"/>
          <w:lang w:val="en-US" w:eastAsia="zh-CN"/>
        </w:rPr>
      </w:pPr>
      <w:bookmarkStart w:id="201" w:name="_Toc11605"/>
      <w:bookmarkStart w:id="202" w:name="_Toc6926"/>
      <w:r>
        <w:rPr>
          <w:rFonts w:hint="default" w:ascii="Times New Roman" w:hAnsi="Times New Roman" w:cs="Times New Roman"/>
          <w:color w:val="000000"/>
          <w:sz w:val="22"/>
          <w:szCs w:val="22"/>
          <w:lang w:val="en-US" w:eastAsia="zh-CN"/>
        </w:rPr>
        <w:t>5.2.13退税申请状态更新</w:t>
      </w:r>
      <w:bookmarkEnd w:id="201"/>
      <w:bookmarkEnd w:id="202"/>
    </w:p>
    <w:p w14:paraId="3A642B2C">
      <w:pPr>
        <w:spacing w:before="156" w:beforeLines="50" w:after="31" w:afterLines="10"/>
        <w:rPr>
          <w:rFonts w:hint="default" w:ascii="Times New Roman" w:hAnsi="Times New Roman" w:eastAsia="Songti SC" w:cs="Times New Roman"/>
          <w:color w:val="000000"/>
          <w:sz w:val="24"/>
          <w:szCs w:val="24"/>
          <w:lang w:val="en-US" w:eastAsia="zh-CN"/>
        </w:rPr>
      </w:pPr>
      <w:r>
        <w:rPr>
          <w:rFonts w:hint="default" w:ascii="Times New Roman" w:hAnsi="Times New Roman" w:eastAsia="Songti SC" w:cs="Times New Roman"/>
          <w:color w:val="000000"/>
          <w:sz w:val="24"/>
          <w:szCs w:val="24"/>
        </w:rPr>
        <w:t>接口描述：</w:t>
      </w:r>
      <w:r>
        <w:rPr>
          <w:rFonts w:hint="default" w:ascii="Times New Roman" w:hAnsi="Times New Roman" w:eastAsia="Songti SC" w:cs="Times New Roman"/>
          <w:color w:val="000000"/>
          <w:sz w:val="24"/>
          <w:szCs w:val="24"/>
          <w:lang w:val="en-US" w:eastAsia="zh-CN"/>
        </w:rPr>
        <w:t>控制接口用于企业更新退税申请状态</w:t>
      </w:r>
    </w:p>
    <w:p w14:paraId="7F6ED8A5">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接口编码：</w:t>
      </w:r>
      <w:r>
        <w:rPr>
          <w:rFonts w:hint="default" w:ascii="Times New Roman" w:hAnsi="Times New Roman" w:eastAsia="Songti SC" w:cs="Times New Roman"/>
          <w:color w:val="000000"/>
          <w:sz w:val="24"/>
          <w:szCs w:val="24"/>
          <w:lang w:val="en-US" w:eastAsia="zh-CN"/>
        </w:rPr>
        <w:t>LQSX_SWZJ_GT4_TSSQZT</w:t>
      </w:r>
    </w:p>
    <w:p w14:paraId="3DF5BB00">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返回格式：json</w:t>
      </w:r>
    </w:p>
    <w:p w14:paraId="23545FDB">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请求方式：http post</w:t>
      </w:r>
    </w:p>
    <w:p w14:paraId="536729E5">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6B291EA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65A0F03B">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23" w:type="pct"/>
            <w:shd w:val="clear" w:color="auto" w:fill="BFBFBF"/>
            <w:noWrap w:val="0"/>
            <w:vAlign w:val="center"/>
          </w:tcPr>
          <w:p w14:paraId="5155D705">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560C0D17">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488EF7F1">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是否必填</w:t>
            </w:r>
          </w:p>
        </w:tc>
      </w:tr>
      <w:tr w14:paraId="6CABEFD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911BFCC">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b w:val="0"/>
                <w:bCs w:val="0"/>
                <w:highlight w:val="none"/>
                <w:lang w:val="en-US" w:eastAsia="zh-Hans"/>
              </w:rPr>
              <w:t>sfzjlxDm</w:t>
            </w:r>
          </w:p>
        </w:tc>
        <w:tc>
          <w:tcPr>
            <w:tcW w:w="923" w:type="pct"/>
            <w:noWrap w:val="0"/>
            <w:vAlign w:val="center"/>
          </w:tcPr>
          <w:p w14:paraId="3C56CD27">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3E30ABE4">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身份证件类型代码（201:居民身份证）</w:t>
            </w:r>
          </w:p>
        </w:tc>
        <w:tc>
          <w:tcPr>
            <w:tcW w:w="971" w:type="pct"/>
            <w:noWrap w:val="0"/>
            <w:vAlign w:val="center"/>
          </w:tcPr>
          <w:p w14:paraId="6CB8CDEF">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1E37867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D9AB093">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b w:val="0"/>
                <w:bCs w:val="0"/>
                <w:highlight w:val="none"/>
                <w:lang w:val="en-US" w:eastAsia="zh-Hans"/>
              </w:rPr>
              <w:t>sfzjhm</w:t>
            </w:r>
          </w:p>
        </w:tc>
        <w:tc>
          <w:tcPr>
            <w:tcW w:w="923" w:type="pct"/>
            <w:noWrap w:val="0"/>
            <w:vAlign w:val="center"/>
          </w:tcPr>
          <w:p w14:paraId="64B088D2">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775EF352">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身份证件号码</w:t>
            </w:r>
          </w:p>
        </w:tc>
        <w:tc>
          <w:tcPr>
            <w:tcW w:w="971" w:type="pct"/>
            <w:noWrap w:val="0"/>
            <w:vAlign w:val="center"/>
          </w:tcPr>
          <w:p w14:paraId="61905606">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351EEA9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0A9BAD6">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b w:val="0"/>
                <w:bCs w:val="0"/>
                <w:highlight w:val="none"/>
                <w:lang w:val="en-US" w:eastAsia="zh-Hans"/>
              </w:rPr>
              <w:t>zrrxm</w:t>
            </w:r>
          </w:p>
        </w:tc>
        <w:tc>
          <w:tcPr>
            <w:tcW w:w="923" w:type="pct"/>
            <w:noWrap w:val="0"/>
            <w:vAlign w:val="center"/>
          </w:tcPr>
          <w:p w14:paraId="3F9EA90B">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51EE129A">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自然人姓名</w:t>
            </w:r>
          </w:p>
        </w:tc>
        <w:tc>
          <w:tcPr>
            <w:tcW w:w="971" w:type="pct"/>
            <w:noWrap w:val="0"/>
            <w:vAlign w:val="center"/>
          </w:tcPr>
          <w:p w14:paraId="7641AFA6">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Hans"/>
              </w:rPr>
              <w:t>必填</w:t>
            </w:r>
          </w:p>
        </w:tc>
      </w:tr>
      <w:tr w14:paraId="2E55DCF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9120BE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kern w:val="2"/>
                <w:sz w:val="21"/>
                <w:szCs w:val="20"/>
                <w:highlight w:val="none"/>
                <w:lang w:eastAsia="zh-Hans"/>
              </w:rPr>
              <w:t>zrrda</w:t>
            </w:r>
            <w:r>
              <w:rPr>
                <w:rFonts w:hint="default" w:ascii="Times New Roman" w:hAnsi="Times New Roman" w:eastAsia="宋体" w:cs="Times New Roman"/>
                <w:kern w:val="2"/>
                <w:sz w:val="21"/>
                <w:szCs w:val="20"/>
                <w:highlight w:val="none"/>
                <w:lang w:val="en-US" w:eastAsia="zh-Hans"/>
              </w:rPr>
              <w:t>h</w:t>
            </w:r>
          </w:p>
        </w:tc>
        <w:tc>
          <w:tcPr>
            <w:tcW w:w="923" w:type="pct"/>
            <w:noWrap w:val="0"/>
            <w:vAlign w:val="center"/>
          </w:tcPr>
          <w:p w14:paraId="6156623E">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69A267A2">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自然人档案号</w:t>
            </w:r>
          </w:p>
        </w:tc>
        <w:tc>
          <w:tcPr>
            <w:tcW w:w="971" w:type="pct"/>
            <w:noWrap w:val="0"/>
            <w:vAlign w:val="center"/>
          </w:tcPr>
          <w:p w14:paraId="5729177C">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Hans"/>
              </w:rPr>
              <w:t>非必填</w:t>
            </w:r>
          </w:p>
        </w:tc>
      </w:tr>
      <w:tr w14:paraId="17870E5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2FADD36">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kern w:val="2"/>
                <w:sz w:val="21"/>
                <w:szCs w:val="20"/>
                <w:highlight w:val="none"/>
                <w:lang w:val="en-US" w:eastAsia="zh-Hans"/>
              </w:rPr>
              <w:t>gjDm</w:t>
            </w:r>
          </w:p>
        </w:tc>
        <w:tc>
          <w:tcPr>
            <w:tcW w:w="923" w:type="pct"/>
            <w:noWrap w:val="0"/>
            <w:vAlign w:val="center"/>
          </w:tcPr>
          <w:p w14:paraId="4D373F6D">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62DA2A29">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国籍代码（156-中国）</w:t>
            </w:r>
          </w:p>
        </w:tc>
        <w:tc>
          <w:tcPr>
            <w:tcW w:w="971" w:type="pct"/>
            <w:noWrap w:val="0"/>
            <w:vAlign w:val="center"/>
          </w:tcPr>
          <w:p w14:paraId="7210A94D">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Hans"/>
              </w:rPr>
              <w:t>必填</w:t>
            </w:r>
          </w:p>
        </w:tc>
      </w:tr>
      <w:tr w14:paraId="223B18F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68AA8E9">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Hans"/>
              </w:rPr>
              <w:t>tdssqxh</w:t>
            </w:r>
          </w:p>
        </w:tc>
        <w:tc>
          <w:tcPr>
            <w:tcW w:w="923" w:type="pct"/>
            <w:noWrap w:val="0"/>
            <w:vAlign w:val="center"/>
          </w:tcPr>
          <w:p w14:paraId="74292D1C">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6C6BCF1A">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退抵税申请序号</w:t>
            </w:r>
          </w:p>
        </w:tc>
        <w:tc>
          <w:tcPr>
            <w:tcW w:w="971" w:type="pct"/>
            <w:noWrap w:val="0"/>
            <w:vAlign w:val="center"/>
          </w:tcPr>
          <w:p w14:paraId="3A5808CA">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Hans"/>
              </w:rPr>
              <w:t>必填</w:t>
            </w:r>
          </w:p>
        </w:tc>
      </w:tr>
      <w:tr w14:paraId="22D7CD7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5269E69">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b w:val="0"/>
                <w:bCs w:val="0"/>
                <w:highlight w:val="none"/>
                <w:lang w:val="en-US" w:eastAsia="zh-Hans"/>
              </w:rPr>
              <w:t>tssqzt</w:t>
            </w:r>
          </w:p>
        </w:tc>
        <w:tc>
          <w:tcPr>
            <w:tcW w:w="923" w:type="pct"/>
            <w:noWrap w:val="0"/>
            <w:vAlign w:val="center"/>
          </w:tcPr>
          <w:p w14:paraId="56816C0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69A34EC4">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退税申请状态（01审批中；</w:t>
            </w:r>
          </w:p>
          <w:p w14:paraId="4FF77EFA">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02审核不同意；</w:t>
            </w:r>
          </w:p>
          <w:p w14:paraId="4E173D36">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03 审核同意；</w:t>
            </w:r>
          </w:p>
          <w:p w14:paraId="5A405641">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04 申请表作废；</w:t>
            </w:r>
          </w:p>
          <w:p w14:paraId="488CD238">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05 收入退还书全部开具未销号；</w:t>
            </w:r>
          </w:p>
          <w:p w14:paraId="2C565507">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06 收入退还书部分开具未销号；</w:t>
            </w:r>
          </w:p>
          <w:p w14:paraId="53C689D3">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07 收入退还书全部销号；</w:t>
            </w:r>
          </w:p>
          <w:p w14:paraId="5A01FF7E">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08收入退还书部分销号）</w:t>
            </w:r>
          </w:p>
        </w:tc>
        <w:tc>
          <w:tcPr>
            <w:tcW w:w="971" w:type="pct"/>
            <w:noWrap w:val="0"/>
            <w:vAlign w:val="center"/>
          </w:tcPr>
          <w:p w14:paraId="1E604258">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6C2B3F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7D174A0">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lang w:eastAsia="zh-Hans"/>
              </w:rPr>
              <w:t>spbtyyy</w:t>
            </w:r>
          </w:p>
        </w:tc>
        <w:tc>
          <w:tcPr>
            <w:tcW w:w="923" w:type="pct"/>
            <w:noWrap w:val="0"/>
            <w:vAlign w:val="center"/>
          </w:tcPr>
          <w:p w14:paraId="3ED49ADD">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1707DEFC">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审批不同意原因（当且仅当退税申请状态为02时必须填写）</w:t>
            </w:r>
          </w:p>
        </w:tc>
        <w:tc>
          <w:tcPr>
            <w:tcW w:w="971" w:type="pct"/>
            <w:noWrap w:val="0"/>
            <w:vAlign w:val="center"/>
          </w:tcPr>
          <w:p w14:paraId="5171DB61">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非必填</w:t>
            </w:r>
          </w:p>
        </w:tc>
      </w:tr>
    </w:tbl>
    <w:p w14:paraId="4C0A7DBE">
      <w:pPr>
        <w:rPr>
          <w:rFonts w:hint="default" w:ascii="Times New Roman" w:hAnsi="Times New Roman" w:eastAsia="宋体" w:cs="Times New Roman"/>
          <w:color w:val="000000"/>
          <w:sz w:val="22"/>
          <w:szCs w:val="24"/>
        </w:rPr>
      </w:pPr>
      <w:r>
        <w:rPr>
          <w:rFonts w:hint="default" w:ascii="Times New Roman" w:hAnsi="Times New Roman" w:eastAsia="宋体" w:cs="Times New Roman"/>
          <w:color w:val="000000"/>
          <w:sz w:val="22"/>
          <w:szCs w:val="24"/>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6E0A90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27EE6568">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00" w:type="pct"/>
            <w:shd w:val="clear" w:color="auto" w:fill="BFBFBF"/>
            <w:noWrap w:val="0"/>
            <w:vAlign w:val="center"/>
          </w:tcPr>
          <w:p w14:paraId="08C61D62">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366F2B47">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7EC0E08C">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描述</w:t>
            </w:r>
          </w:p>
        </w:tc>
      </w:tr>
      <w:tr w14:paraId="6B55DA1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34244004">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returncode</w:t>
            </w:r>
          </w:p>
        </w:tc>
        <w:tc>
          <w:tcPr>
            <w:tcW w:w="900" w:type="pct"/>
            <w:noWrap w:val="0"/>
            <w:vAlign w:val="center"/>
          </w:tcPr>
          <w:p w14:paraId="5630A78C">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3AB942E3">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返回码</w:t>
            </w:r>
          </w:p>
        </w:tc>
        <w:tc>
          <w:tcPr>
            <w:tcW w:w="971" w:type="pct"/>
            <w:noWrap w:val="0"/>
            <w:vAlign w:val="center"/>
          </w:tcPr>
          <w:p w14:paraId="53F2DBF3">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5A0AC2B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6C01C8C6">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returnmsg</w:t>
            </w:r>
          </w:p>
        </w:tc>
        <w:tc>
          <w:tcPr>
            <w:tcW w:w="900" w:type="pct"/>
            <w:noWrap w:val="0"/>
            <w:vAlign w:val="center"/>
          </w:tcPr>
          <w:p w14:paraId="4B96F8F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7651CFD1">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返回信息</w:t>
            </w:r>
          </w:p>
        </w:tc>
        <w:tc>
          <w:tcPr>
            <w:tcW w:w="971" w:type="pct"/>
            <w:noWrap w:val="0"/>
            <w:vAlign w:val="center"/>
          </w:tcPr>
          <w:p w14:paraId="1D8B93E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非必填</w:t>
            </w:r>
          </w:p>
        </w:tc>
      </w:tr>
    </w:tbl>
    <w:p w14:paraId="46B5703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CF3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B2B45C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9266A5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"zrrxm": "自然人姓名",</w:t>
            </w:r>
          </w:p>
          <w:p w14:paraId="0847BEE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"sfzjlx</w:t>
            </w:r>
            <w:r>
              <w:rPr>
                <w:rFonts w:hint="default" w:ascii="Times New Roman" w:hAnsi="Times New Roman" w:eastAsia="宋体" w:cs="Times New Roman"/>
                <w:sz w:val="24"/>
                <w:szCs w:val="24"/>
                <w:lang w:val="en-US" w:eastAsia="zh-CN"/>
              </w:rPr>
              <w:t>Dm</w:t>
            </w:r>
            <w:r>
              <w:rPr>
                <w:rFonts w:hint="default" w:ascii="Times New Roman" w:hAnsi="Times New Roman" w:eastAsia="宋体" w:cs="Times New Roman"/>
                <w:sz w:val="24"/>
                <w:szCs w:val="24"/>
              </w:rPr>
              <w:t>": "身份证件类型</w:t>
            </w:r>
            <w:r>
              <w:rPr>
                <w:rFonts w:hint="default" w:ascii="Times New Roman" w:hAnsi="Times New Roman" w:eastAsia="宋体" w:cs="Times New Roman"/>
                <w:sz w:val="24"/>
                <w:szCs w:val="24"/>
                <w:lang w:val="en-US" w:eastAsia="zh-CN"/>
              </w:rPr>
              <w:t>代码</w:t>
            </w:r>
            <w:r>
              <w:rPr>
                <w:rFonts w:hint="default" w:ascii="Times New Roman" w:hAnsi="Times New Roman" w:eastAsia="宋体" w:cs="Times New Roman"/>
                <w:sz w:val="24"/>
                <w:szCs w:val="24"/>
              </w:rPr>
              <w:t>",</w:t>
            </w:r>
          </w:p>
          <w:p w14:paraId="340A0B02">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"sfzjhm": "身份证件号码",</w:t>
            </w:r>
          </w:p>
          <w:p w14:paraId="309AA50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gjDm</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国籍代码</w:t>
            </w:r>
            <w:r>
              <w:rPr>
                <w:rFonts w:hint="default" w:ascii="Times New Roman" w:hAnsi="Times New Roman" w:eastAsia="宋体" w:cs="Times New Roman"/>
                <w:sz w:val="24"/>
                <w:szCs w:val="24"/>
              </w:rPr>
              <w:t>",</w:t>
            </w:r>
          </w:p>
          <w:p w14:paraId="14936548">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zrrdah</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自然人档案号</w:t>
            </w:r>
            <w:r>
              <w:rPr>
                <w:rFonts w:hint="default" w:ascii="Times New Roman" w:hAnsi="Times New Roman" w:eastAsia="宋体" w:cs="Times New Roman"/>
                <w:sz w:val="24"/>
                <w:szCs w:val="24"/>
              </w:rPr>
              <w:t>",</w:t>
            </w:r>
          </w:p>
          <w:p w14:paraId="47736E8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Hans"/>
              </w:rPr>
              <w:t>tdssqxh</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Hans"/>
              </w:rPr>
              <w:t>退抵税申请序号</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w:t>
            </w:r>
          </w:p>
          <w:p w14:paraId="49DC391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w:t>
            </w:r>
            <w:r>
              <w:rPr>
                <w:rFonts w:hint="default" w:ascii="Times New Roman" w:hAnsi="Times New Roman" w:eastAsia="宋体" w:cs="Times New Roman"/>
                <w:b w:val="0"/>
                <w:bCs w:val="0"/>
                <w:lang w:val="en-US" w:eastAsia="zh-Hans"/>
              </w:rPr>
              <w:t>tssqzt</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退税申请状态</w:t>
            </w:r>
            <w:r>
              <w:rPr>
                <w:rFonts w:hint="default" w:ascii="Times New Roman" w:hAnsi="Times New Roman" w:eastAsia="宋体" w:cs="Times New Roman"/>
                <w:sz w:val="24"/>
                <w:szCs w:val="24"/>
              </w:rPr>
              <w:t>"</w:t>
            </w:r>
          </w:p>
          <w:p w14:paraId="3016977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57F0596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890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1F9E684">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50C51D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25F5957A">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605F41B8">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762B51C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239C9A4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5B8B686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1CA1434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5076FE6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41DD0BB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329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D7A87D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4E3B0F45">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39CACE3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"RequestId": "16位随机数字和字母组合",</w:t>
            </w:r>
          </w:p>
          <w:p w14:paraId="543A487B">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"Error": {</w:t>
            </w:r>
          </w:p>
          <w:p w14:paraId="03B0BD0F">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"Code": "01",</w:t>
            </w:r>
          </w:p>
          <w:p w14:paraId="0B9A5F16">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"Message": "错误说明"</w:t>
            </w:r>
          </w:p>
          <w:p w14:paraId="5623EA3C">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79E0D18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w:t>
            </w:r>
          </w:p>
          <w:p w14:paraId="1AAC1A8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0DAE1939">
      <w:pPr>
        <w:pStyle w:val="5"/>
        <w:numPr>
          <w:ilvl w:val="2"/>
          <w:numId w:val="0"/>
        </w:numPr>
        <w:spacing w:before="156" w:after="156"/>
        <w:rPr>
          <w:rFonts w:hint="default" w:ascii="Times New Roman" w:hAnsi="Times New Roman" w:cs="Times New Roman"/>
          <w:color w:val="000000"/>
          <w:sz w:val="22"/>
          <w:szCs w:val="22"/>
          <w:lang w:val="en-US" w:eastAsia="zh-CN"/>
        </w:rPr>
      </w:pPr>
      <w:bookmarkStart w:id="203" w:name="_Toc20750"/>
      <w:bookmarkStart w:id="204" w:name="_Toc13428"/>
      <w:r>
        <w:rPr>
          <w:rFonts w:hint="default" w:ascii="Times New Roman" w:hAnsi="Times New Roman" w:cs="Times New Roman"/>
          <w:color w:val="000000"/>
          <w:sz w:val="22"/>
          <w:szCs w:val="22"/>
          <w:lang w:val="en-US" w:eastAsia="zh-CN"/>
        </w:rPr>
        <w:t xml:space="preserve">5.2.14 </w:t>
      </w:r>
      <w:r>
        <w:rPr>
          <w:rFonts w:hint="default" w:ascii="Times New Roman" w:hAnsi="Times New Roman" w:cs="Times New Roman"/>
          <w:color w:val="000000"/>
          <w:sz w:val="22"/>
          <w:szCs w:val="22"/>
        </w:rPr>
        <w:t>跨区域涉税数据事项初始化</w:t>
      </w:r>
      <w:bookmarkEnd w:id="203"/>
    </w:p>
    <w:p w14:paraId="5EA429B7">
      <w:pPr>
        <w:spacing w:before="156" w:beforeLines="50" w:after="31" w:afterLines="10"/>
        <w:rPr>
          <w:rFonts w:hint="default" w:ascii="Times New Roman" w:hAnsi="Times New Roman" w:eastAsia="Songti SC" w:cs="Times New Roman"/>
          <w:color w:val="000000"/>
          <w:sz w:val="24"/>
          <w:szCs w:val="24"/>
          <w:lang w:val="en-US" w:eastAsia="zh-CN"/>
        </w:rPr>
      </w:pPr>
      <w:r>
        <w:rPr>
          <w:rFonts w:hint="default" w:ascii="Times New Roman" w:hAnsi="Times New Roman" w:eastAsia="Songti SC" w:cs="Times New Roman"/>
          <w:color w:val="000000"/>
          <w:sz w:val="24"/>
          <w:szCs w:val="24"/>
        </w:rPr>
        <w:t>接口描述：</w:t>
      </w:r>
      <w:r>
        <w:rPr>
          <w:rFonts w:hint="default" w:ascii="Times New Roman" w:hAnsi="Times New Roman" w:cs="Times New Roman"/>
          <w:color w:val="000000"/>
          <w:lang w:val="en-US" w:eastAsia="zh-CN"/>
        </w:rPr>
        <w:t>控制接口用于</w:t>
      </w:r>
      <w:r>
        <w:rPr>
          <w:rFonts w:hint="default" w:ascii="Times New Roman" w:hAnsi="Times New Roman" w:cs="Times New Roman"/>
          <w:color w:val="000000"/>
        </w:rPr>
        <w:t>初始化</w:t>
      </w:r>
      <w:r>
        <w:rPr>
          <w:rFonts w:hint="default" w:ascii="Times New Roman" w:hAnsi="Times New Roman" w:cs="Times New Roman"/>
          <w:color w:val="000000"/>
          <w:lang w:val="en-US" w:eastAsia="zh-CN"/>
        </w:rPr>
        <w:t>跨区域涉税事项数据。</w:t>
      </w:r>
    </w:p>
    <w:p w14:paraId="1F9FDF45">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接口编码：</w:t>
      </w:r>
      <w:r>
        <w:rPr>
          <w:rFonts w:hint="default" w:ascii="Times New Roman" w:hAnsi="Times New Roman" w:eastAsia="Songti SC" w:cs="Times New Roman"/>
          <w:color w:val="000000"/>
          <w:sz w:val="24"/>
          <w:szCs w:val="24"/>
          <w:lang w:val="en-US" w:eastAsia="zh-CN"/>
        </w:rPr>
        <w:t>LQSX</w:t>
      </w:r>
      <w:r>
        <w:rPr>
          <w:rFonts w:hint="default" w:ascii="Times New Roman" w:hAnsi="Times New Roman" w:cs="Times New Roman"/>
          <w:color w:val="000000"/>
        </w:rPr>
        <w:t>_</w:t>
      </w:r>
      <w:r>
        <w:rPr>
          <w:rFonts w:hint="default" w:ascii="Times New Roman" w:hAnsi="Times New Roman" w:eastAsia="Songti SC" w:cs="Times New Roman"/>
          <w:color w:val="000000"/>
          <w:sz w:val="24"/>
          <w:szCs w:val="24"/>
          <w:lang w:val="en-US" w:eastAsia="zh-CN"/>
        </w:rPr>
        <w:t>SWZJ_GT4_</w:t>
      </w:r>
      <w:r>
        <w:rPr>
          <w:rFonts w:hint="default" w:ascii="Times New Roman" w:hAnsi="Times New Roman" w:cs="Times New Roman"/>
          <w:color w:val="000000"/>
          <w:sz w:val="24"/>
          <w:szCs w:val="24"/>
          <w:lang w:val="en-US" w:eastAsia="zh-CN"/>
        </w:rPr>
        <w:t>KQYSSSJSXCSH</w:t>
      </w:r>
    </w:p>
    <w:p w14:paraId="24217A08">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返回格式：json</w:t>
      </w:r>
    </w:p>
    <w:p w14:paraId="0EC6F2AC">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请求方式：http post</w:t>
      </w:r>
    </w:p>
    <w:p w14:paraId="387942EB">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59F2C8B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1EDCA450">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23" w:type="pct"/>
            <w:shd w:val="clear" w:color="auto" w:fill="BFBFBF"/>
            <w:noWrap w:val="0"/>
            <w:vAlign w:val="center"/>
          </w:tcPr>
          <w:p w14:paraId="0BE0DD70">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41876943">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00FB90A0">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是否必填</w:t>
            </w:r>
          </w:p>
        </w:tc>
      </w:tr>
      <w:tr w14:paraId="5E45E81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DBFFBC0">
            <w:pPr>
              <w:ind w:firstLine="0" w:firstLineChars="0"/>
              <w:rPr>
                <w:rFonts w:hint="default" w:ascii="Times New Roman" w:hAnsi="Times New Roman" w:eastAsia="宋体" w:cs="Times New Roman"/>
                <w:sz w:val="21"/>
                <w:szCs w:val="20"/>
                <w:lang w:eastAsia="zh-Hans"/>
              </w:rPr>
            </w:pPr>
            <w:r>
              <w:rPr>
                <w:rFonts w:hint="default" w:ascii="Times New Roman" w:hAnsi="Times New Roman" w:cs="Times New Roman"/>
                <w:color w:val="auto"/>
                <w:spacing w:val="3"/>
                <w:sz w:val="21"/>
                <w:szCs w:val="21"/>
                <w:shd w:val="clear" w:color="auto" w:fill="FFFFFF"/>
                <w:lang w:val="en-US" w:eastAsia="zh-CN"/>
              </w:rPr>
              <w:t>djxh</w:t>
            </w:r>
          </w:p>
        </w:tc>
        <w:tc>
          <w:tcPr>
            <w:tcW w:w="923" w:type="pct"/>
            <w:noWrap w:val="0"/>
            <w:vAlign w:val="center"/>
          </w:tcPr>
          <w:p w14:paraId="2BB50D3B">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eastAsia="zh-Hans"/>
              </w:rPr>
              <w:t>String</w:t>
            </w:r>
          </w:p>
        </w:tc>
        <w:tc>
          <w:tcPr>
            <w:tcW w:w="2009" w:type="pct"/>
            <w:noWrap w:val="0"/>
            <w:vAlign w:val="center"/>
          </w:tcPr>
          <w:p w14:paraId="495624FF">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cs="Times New Roman"/>
                <w:color w:val="auto"/>
                <w:sz w:val="22"/>
                <w:szCs w:val="22"/>
                <w:lang w:val="en-US" w:eastAsia="zh-CN"/>
              </w:rPr>
              <w:t>登记序号</w:t>
            </w:r>
          </w:p>
        </w:tc>
        <w:tc>
          <w:tcPr>
            <w:tcW w:w="971" w:type="pct"/>
            <w:noWrap w:val="0"/>
            <w:vAlign w:val="center"/>
          </w:tcPr>
          <w:p w14:paraId="55C6BDD6">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19A98EE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15D95A4">
            <w:pPr>
              <w:ind w:firstLine="0" w:firstLineChars="0"/>
              <w:rPr>
                <w:rFonts w:hint="default" w:ascii="Times New Roman" w:hAnsi="Times New Roman" w:eastAsia="宋体" w:cs="Times New Roman"/>
                <w:sz w:val="21"/>
                <w:szCs w:val="20"/>
                <w:lang w:eastAsia="zh-Hans"/>
              </w:rPr>
            </w:pPr>
            <w:r>
              <w:rPr>
                <w:rFonts w:hint="default" w:ascii="Times New Roman" w:hAnsi="Times New Roman" w:cs="Times New Roman"/>
                <w:color w:val="auto"/>
                <w:spacing w:val="3"/>
                <w:sz w:val="21"/>
                <w:szCs w:val="21"/>
                <w:shd w:val="clear" w:color="auto" w:fill="FFFFFF"/>
              </w:rPr>
              <w:t>kqysssxbyglbh</w:t>
            </w:r>
          </w:p>
        </w:tc>
        <w:tc>
          <w:tcPr>
            <w:tcW w:w="923" w:type="pct"/>
            <w:noWrap w:val="0"/>
            <w:vAlign w:val="center"/>
          </w:tcPr>
          <w:p w14:paraId="62A98DD3">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5664EDBB">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cs="Times New Roman"/>
                <w:color w:val="auto"/>
                <w:sz w:val="22"/>
                <w:szCs w:val="22"/>
                <w:lang w:val="en-US" w:eastAsia="zh-CN"/>
              </w:rPr>
              <w:t>跨区域涉税事项报验管理编号</w:t>
            </w:r>
          </w:p>
        </w:tc>
        <w:tc>
          <w:tcPr>
            <w:tcW w:w="971" w:type="pct"/>
            <w:noWrap w:val="0"/>
            <w:vAlign w:val="center"/>
          </w:tcPr>
          <w:p w14:paraId="7E1F67FF">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5066250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78864FA">
            <w:pPr>
              <w:ind w:firstLine="0" w:firstLineChars="0"/>
              <w:rPr>
                <w:rFonts w:hint="default" w:ascii="Times New Roman" w:hAnsi="Times New Roman" w:eastAsia="宋体" w:cs="Times New Roman"/>
                <w:sz w:val="21"/>
                <w:szCs w:val="20"/>
                <w:lang w:eastAsia="zh-Hans"/>
              </w:rPr>
            </w:pPr>
            <w:r>
              <w:rPr>
                <w:rFonts w:hint="default" w:ascii="Times New Roman" w:hAnsi="Times New Roman" w:cs="Times New Roman"/>
                <w:color w:val="auto"/>
                <w:spacing w:val="3"/>
                <w:sz w:val="21"/>
                <w:szCs w:val="21"/>
                <w:shd w:val="clear" w:color="auto" w:fill="FFFFFF"/>
              </w:rPr>
              <w:t>gcxmmc</w:t>
            </w:r>
          </w:p>
        </w:tc>
        <w:tc>
          <w:tcPr>
            <w:tcW w:w="923" w:type="pct"/>
            <w:noWrap w:val="0"/>
            <w:vAlign w:val="center"/>
          </w:tcPr>
          <w:p w14:paraId="4C96427E">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5FF48C5B">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cs="Times New Roman"/>
                <w:color w:val="auto"/>
                <w:sz w:val="22"/>
                <w:szCs w:val="22"/>
                <w:lang w:val="en-US" w:eastAsia="zh-CN"/>
              </w:rPr>
              <w:t>工程项目名称</w:t>
            </w:r>
          </w:p>
        </w:tc>
        <w:tc>
          <w:tcPr>
            <w:tcW w:w="971" w:type="pct"/>
            <w:noWrap w:val="0"/>
            <w:vAlign w:val="center"/>
          </w:tcPr>
          <w:p w14:paraId="1F44CE7C">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CN"/>
              </w:rPr>
              <w:t>非</w:t>
            </w:r>
            <w:r>
              <w:rPr>
                <w:rFonts w:hint="default" w:ascii="Times New Roman" w:hAnsi="Times New Roman" w:eastAsia="宋体" w:cs="Times New Roman"/>
                <w:sz w:val="21"/>
                <w:szCs w:val="20"/>
                <w:lang w:val="en-US" w:eastAsia="zh-Hans"/>
              </w:rPr>
              <w:t>必填</w:t>
            </w:r>
          </w:p>
        </w:tc>
      </w:tr>
      <w:tr w14:paraId="769F639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D8183F7">
            <w:pPr>
              <w:ind w:firstLine="0" w:firstLineChars="0"/>
              <w:rPr>
                <w:rFonts w:hint="default" w:ascii="Times New Roman" w:hAnsi="Times New Roman" w:cs="Times New Roman"/>
                <w:color w:val="auto"/>
                <w:spacing w:val="3"/>
                <w:sz w:val="21"/>
                <w:szCs w:val="21"/>
                <w:shd w:val="clear" w:color="auto" w:fill="FFFFFF"/>
                <w:lang w:eastAsia="zh-Hans"/>
              </w:rPr>
            </w:pPr>
            <w:r>
              <w:rPr>
                <w:rFonts w:hint="default" w:ascii="Times New Roman" w:hAnsi="Times New Roman" w:cs="Times New Roman"/>
                <w:color w:val="auto"/>
                <w:spacing w:val="3"/>
                <w:sz w:val="21"/>
                <w:szCs w:val="21"/>
                <w:shd w:val="clear" w:color="auto" w:fill="FFFFFF"/>
                <w:lang w:val="en-US" w:eastAsia="zh-CN"/>
              </w:rPr>
              <w:t>sjkqyjyxzqh</w:t>
            </w:r>
          </w:p>
        </w:tc>
        <w:tc>
          <w:tcPr>
            <w:tcW w:w="923" w:type="pct"/>
            <w:noWrap w:val="0"/>
            <w:vAlign w:val="center"/>
          </w:tcPr>
          <w:p w14:paraId="480D11CF">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68845207">
            <w:pPr>
              <w:ind w:firstLine="0" w:firstLineChars="0"/>
              <w:rPr>
                <w:rFonts w:hint="default" w:ascii="Times New Roman" w:hAnsi="Times New Roman" w:cs="Times New Roman"/>
                <w:color w:val="auto"/>
                <w:sz w:val="22"/>
                <w:szCs w:val="22"/>
                <w:lang w:val="en-US" w:eastAsia="zh-Hans"/>
              </w:rPr>
            </w:pPr>
            <w:r>
              <w:rPr>
                <w:rFonts w:hint="default" w:ascii="Times New Roman" w:hAnsi="Times New Roman" w:cs="Times New Roman"/>
                <w:color w:val="auto"/>
                <w:sz w:val="22"/>
                <w:szCs w:val="22"/>
                <w:lang w:val="en-US" w:eastAsia="zh-CN"/>
              </w:rPr>
              <w:t>省级跨区域经营行政区划</w:t>
            </w:r>
          </w:p>
        </w:tc>
        <w:tc>
          <w:tcPr>
            <w:tcW w:w="971" w:type="pct"/>
            <w:noWrap w:val="0"/>
            <w:vAlign w:val="center"/>
          </w:tcPr>
          <w:p w14:paraId="09CFCE6E">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p w14:paraId="39421FA9">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填写中文，如四川省、北京市</w:t>
            </w:r>
          </w:p>
        </w:tc>
      </w:tr>
      <w:tr w14:paraId="4D6937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67EFBFF">
            <w:pPr>
              <w:ind w:firstLine="0" w:firstLineChars="0"/>
              <w:rPr>
                <w:rFonts w:hint="default" w:ascii="Times New Roman" w:hAnsi="Times New Roman" w:cs="Times New Roman"/>
                <w:color w:val="auto"/>
                <w:spacing w:val="3"/>
                <w:sz w:val="21"/>
                <w:szCs w:val="21"/>
                <w:shd w:val="clear" w:color="auto" w:fill="FFFFFF"/>
                <w:lang w:val="en-US" w:eastAsia="zh-CN"/>
              </w:rPr>
            </w:pPr>
            <w:r>
              <w:rPr>
                <w:rFonts w:hint="default" w:ascii="Times New Roman" w:hAnsi="Times New Roman" w:cs="Times New Roman"/>
                <w:color w:val="auto"/>
                <w:spacing w:val="3"/>
                <w:sz w:val="21"/>
                <w:szCs w:val="21"/>
                <w:shd w:val="clear" w:color="auto" w:fill="FFFFFF"/>
                <w:lang w:val="en-US" w:eastAsia="zh-CN"/>
              </w:rPr>
              <w:t>sjkqyjyxzqh1</w:t>
            </w:r>
          </w:p>
        </w:tc>
        <w:tc>
          <w:tcPr>
            <w:tcW w:w="923" w:type="pct"/>
            <w:shd w:val="clear" w:color="auto" w:fill="auto"/>
            <w:noWrap w:val="0"/>
            <w:vAlign w:val="center"/>
          </w:tcPr>
          <w:p w14:paraId="1F551E7E">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eastAsia="zh-Hans"/>
              </w:rPr>
              <w:t>String</w:t>
            </w:r>
          </w:p>
        </w:tc>
        <w:tc>
          <w:tcPr>
            <w:tcW w:w="3369" w:type="dxa"/>
            <w:noWrap w:val="0"/>
            <w:vAlign w:val="center"/>
          </w:tcPr>
          <w:p w14:paraId="435D1DCC">
            <w:pPr>
              <w:ind w:firstLine="0" w:firstLineChars="0"/>
              <w:rPr>
                <w:rFonts w:hint="default" w:ascii="Times New Roman" w:hAnsi="Times New Roman" w:cs="Times New Roman"/>
                <w:color w:val="auto"/>
                <w:sz w:val="22"/>
                <w:szCs w:val="22"/>
                <w:lang w:val="en-US" w:eastAsia="zh-CN"/>
              </w:rPr>
            </w:pPr>
            <w:r>
              <w:rPr>
                <w:rFonts w:hint="default" w:ascii="Times New Roman" w:hAnsi="Times New Roman" w:cs="Times New Roman"/>
                <w:color w:val="auto"/>
                <w:sz w:val="22"/>
                <w:szCs w:val="22"/>
                <w:lang w:val="en-US" w:eastAsia="zh-CN"/>
              </w:rPr>
              <w:t>市级跨区域经营行政区划</w:t>
            </w:r>
          </w:p>
        </w:tc>
        <w:tc>
          <w:tcPr>
            <w:tcW w:w="971" w:type="pct"/>
            <w:noWrap w:val="0"/>
            <w:vAlign w:val="center"/>
          </w:tcPr>
          <w:p w14:paraId="2F64E092">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必填</w:t>
            </w:r>
          </w:p>
          <w:p w14:paraId="5732CCBC">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填写中文，如省级行政区划为北京市时可以填写海淀区，为四川省时可以填写成都市。</w:t>
            </w:r>
          </w:p>
        </w:tc>
      </w:tr>
      <w:tr w14:paraId="54399D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46AC9AF">
            <w:pPr>
              <w:ind w:firstLine="0" w:firstLineChars="0"/>
              <w:rPr>
                <w:rFonts w:hint="default" w:ascii="Times New Roman" w:hAnsi="Times New Roman" w:cs="Times New Roman"/>
                <w:color w:val="auto"/>
                <w:spacing w:val="3"/>
                <w:sz w:val="21"/>
                <w:szCs w:val="21"/>
                <w:shd w:val="clear" w:color="auto" w:fill="FFFFFF"/>
                <w:lang w:val="en-US" w:eastAsia="zh-CN"/>
              </w:rPr>
            </w:pPr>
            <w:r>
              <w:rPr>
                <w:rFonts w:hint="default" w:ascii="Times New Roman" w:hAnsi="Times New Roman" w:cs="Times New Roman"/>
                <w:color w:val="auto"/>
                <w:spacing w:val="3"/>
                <w:sz w:val="21"/>
                <w:szCs w:val="21"/>
                <w:shd w:val="clear" w:color="auto" w:fill="FFFFFF"/>
                <w:lang w:val="en-US" w:eastAsia="zh-CN"/>
              </w:rPr>
              <w:t>qjkqyjyxzqh</w:t>
            </w:r>
          </w:p>
        </w:tc>
        <w:tc>
          <w:tcPr>
            <w:tcW w:w="923" w:type="pct"/>
            <w:shd w:val="clear" w:color="auto" w:fill="auto"/>
            <w:noWrap w:val="0"/>
            <w:vAlign w:val="center"/>
          </w:tcPr>
          <w:p w14:paraId="45E8CB47">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eastAsia="zh-Hans"/>
              </w:rPr>
              <w:t>String</w:t>
            </w:r>
          </w:p>
        </w:tc>
        <w:tc>
          <w:tcPr>
            <w:tcW w:w="3369" w:type="dxa"/>
            <w:noWrap w:val="0"/>
            <w:vAlign w:val="center"/>
          </w:tcPr>
          <w:p w14:paraId="1DE1E769">
            <w:pPr>
              <w:ind w:firstLine="0" w:firstLineChars="0"/>
              <w:rPr>
                <w:rFonts w:hint="default" w:ascii="Times New Roman" w:hAnsi="Times New Roman" w:cs="Times New Roman"/>
                <w:color w:val="auto"/>
                <w:sz w:val="22"/>
                <w:szCs w:val="22"/>
                <w:lang w:val="en-US" w:eastAsia="zh-CN"/>
              </w:rPr>
            </w:pPr>
            <w:r>
              <w:rPr>
                <w:rFonts w:hint="default" w:ascii="Times New Roman" w:hAnsi="Times New Roman" w:cs="Times New Roman"/>
                <w:color w:val="auto"/>
                <w:sz w:val="22"/>
                <w:szCs w:val="22"/>
                <w:lang w:val="en-US" w:eastAsia="zh-CN"/>
              </w:rPr>
              <w:t>区级跨区域经营行政区划</w:t>
            </w:r>
          </w:p>
        </w:tc>
        <w:tc>
          <w:tcPr>
            <w:tcW w:w="971" w:type="pct"/>
            <w:noWrap w:val="0"/>
            <w:vAlign w:val="center"/>
          </w:tcPr>
          <w:p w14:paraId="07BAF1FC">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非必填</w:t>
            </w:r>
          </w:p>
          <w:p w14:paraId="5FE362C7">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填写中文。</w:t>
            </w:r>
          </w:p>
          <w:p w14:paraId="3D597430">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eastAsia="zh-Hans"/>
              </w:rPr>
              <w:t>当省级跨区域行政区划为北京市等直辖市必须为空，当省级跨区域行政区划为广东省、四川省等省份时必填。</w:t>
            </w:r>
          </w:p>
        </w:tc>
      </w:tr>
      <w:tr w14:paraId="3B2307F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0935D4D">
            <w:pPr>
              <w:ind w:firstLine="0" w:firstLineChars="0"/>
              <w:rPr>
                <w:rFonts w:hint="default" w:ascii="Times New Roman" w:hAnsi="Times New Roman" w:eastAsia="宋体" w:cs="Times New Roman"/>
                <w:sz w:val="21"/>
                <w:szCs w:val="20"/>
                <w:lang w:eastAsia="zh-Hans"/>
              </w:rPr>
            </w:pPr>
            <w:r>
              <w:rPr>
                <w:rFonts w:hint="default" w:ascii="Times New Roman" w:hAnsi="Times New Roman" w:cs="Times New Roman"/>
                <w:color w:val="auto"/>
                <w:spacing w:val="3"/>
                <w:sz w:val="21"/>
                <w:szCs w:val="21"/>
                <w:shd w:val="clear" w:color="auto" w:fill="FFFFFF"/>
                <w:lang w:val="en-US" w:eastAsia="zh-CN"/>
              </w:rPr>
              <w:t>kqyjyxzjd</w:t>
            </w:r>
          </w:p>
        </w:tc>
        <w:tc>
          <w:tcPr>
            <w:tcW w:w="923" w:type="pct"/>
            <w:noWrap w:val="0"/>
            <w:vAlign w:val="center"/>
          </w:tcPr>
          <w:p w14:paraId="1CE5A68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797EB8FB">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cs="Times New Roman"/>
                <w:color w:val="auto"/>
                <w:sz w:val="22"/>
                <w:szCs w:val="22"/>
                <w:lang w:val="en-US" w:eastAsia="zh-CN"/>
              </w:rPr>
              <w:t>跨区域经营乡镇街道</w:t>
            </w:r>
          </w:p>
        </w:tc>
        <w:tc>
          <w:tcPr>
            <w:tcW w:w="971" w:type="pct"/>
            <w:noWrap w:val="0"/>
            <w:vAlign w:val="center"/>
          </w:tcPr>
          <w:p w14:paraId="3188AEB5">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Hans"/>
              </w:rPr>
              <w:t>必填</w:t>
            </w:r>
          </w:p>
        </w:tc>
      </w:tr>
      <w:tr w14:paraId="5B73B2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48C3DAA3">
            <w:pPr>
              <w:ind w:firstLine="0" w:firstLineChars="0"/>
              <w:rPr>
                <w:rFonts w:hint="default" w:ascii="Times New Roman" w:hAnsi="Times New Roman" w:eastAsia="宋体" w:cs="Times New Roman"/>
                <w:sz w:val="21"/>
                <w:szCs w:val="20"/>
                <w:lang w:eastAsia="zh-Hans"/>
              </w:rPr>
            </w:pPr>
            <w:r>
              <w:rPr>
                <w:rFonts w:hint="default" w:ascii="Times New Roman" w:hAnsi="Times New Roman" w:cs="Times New Roman"/>
                <w:color w:val="auto"/>
                <w:spacing w:val="3"/>
                <w:sz w:val="21"/>
                <w:szCs w:val="21"/>
                <w:shd w:val="clear" w:color="auto" w:fill="FFFFFF"/>
                <w:lang w:val="en-US" w:eastAsia="zh-CN"/>
              </w:rPr>
              <w:t>kqyjydz</w:t>
            </w:r>
          </w:p>
        </w:tc>
        <w:tc>
          <w:tcPr>
            <w:tcW w:w="923" w:type="pct"/>
            <w:noWrap w:val="0"/>
            <w:vAlign w:val="center"/>
          </w:tcPr>
          <w:p w14:paraId="2F32A901">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520A7A75">
            <w:pPr>
              <w:ind w:firstLine="0" w:firstLineChars="0"/>
              <w:rPr>
                <w:rFonts w:hint="default" w:ascii="Times New Roman" w:hAnsi="Times New Roman" w:eastAsia="宋体" w:cs="Times New Roman"/>
                <w:sz w:val="21"/>
                <w:szCs w:val="20"/>
                <w:lang w:val="en-US" w:eastAsia="zh-Hans"/>
              </w:rPr>
            </w:pPr>
            <w:r>
              <w:rPr>
                <w:rFonts w:hint="default" w:ascii="Times New Roman" w:hAnsi="Times New Roman" w:cs="Times New Roman"/>
                <w:color w:val="auto"/>
                <w:sz w:val="22"/>
                <w:szCs w:val="22"/>
                <w:lang w:val="en-US" w:eastAsia="zh-CN"/>
              </w:rPr>
              <w:t>跨区域经营地址</w:t>
            </w:r>
          </w:p>
        </w:tc>
        <w:tc>
          <w:tcPr>
            <w:tcW w:w="971" w:type="pct"/>
            <w:noWrap w:val="0"/>
            <w:vAlign w:val="center"/>
          </w:tcPr>
          <w:p w14:paraId="7D9B6E4D">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Hans"/>
              </w:rPr>
              <w:t>必填</w:t>
            </w:r>
          </w:p>
        </w:tc>
      </w:tr>
      <w:tr w14:paraId="5942164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688CFF0">
            <w:pPr>
              <w:ind w:firstLine="0" w:firstLineChars="0"/>
              <w:rPr>
                <w:rFonts w:hint="default" w:ascii="Times New Roman" w:hAnsi="Times New Roman" w:eastAsia="宋体" w:cs="Times New Roman"/>
                <w:sz w:val="21"/>
                <w:szCs w:val="20"/>
                <w:lang w:val="en-US" w:eastAsia="zh-Hans"/>
              </w:rPr>
            </w:pPr>
            <w:r>
              <w:rPr>
                <w:rFonts w:hint="default" w:ascii="Times New Roman" w:hAnsi="Times New Roman" w:cs="Times New Roman"/>
                <w:color w:val="auto"/>
                <w:spacing w:val="3"/>
                <w:sz w:val="21"/>
                <w:szCs w:val="21"/>
                <w:shd w:val="clear" w:color="auto" w:fill="FFFFFF"/>
                <w:lang w:val="en-US" w:eastAsia="zh-CN"/>
              </w:rPr>
              <w:t>kqysssxyxqq</w:t>
            </w:r>
          </w:p>
        </w:tc>
        <w:tc>
          <w:tcPr>
            <w:tcW w:w="923" w:type="pct"/>
            <w:noWrap w:val="0"/>
            <w:vAlign w:val="center"/>
          </w:tcPr>
          <w:p w14:paraId="481EB073">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Date</w:t>
            </w:r>
          </w:p>
        </w:tc>
        <w:tc>
          <w:tcPr>
            <w:tcW w:w="2009" w:type="pct"/>
            <w:noWrap w:val="0"/>
            <w:vAlign w:val="center"/>
          </w:tcPr>
          <w:p w14:paraId="3EFD1FA8">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cs="Times New Roman"/>
                <w:color w:val="auto"/>
                <w:sz w:val="22"/>
                <w:szCs w:val="22"/>
                <w:lang w:val="en-US" w:eastAsia="zh-CN"/>
              </w:rPr>
              <w:t>跨区域涉税事项有效期起</w:t>
            </w:r>
          </w:p>
        </w:tc>
        <w:tc>
          <w:tcPr>
            <w:tcW w:w="971" w:type="pct"/>
            <w:noWrap w:val="0"/>
            <w:vAlign w:val="center"/>
          </w:tcPr>
          <w:p w14:paraId="479014C9">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r>
              <w:rPr>
                <w:rFonts w:hint="default" w:ascii="Times New Roman" w:hAnsi="Times New Roman" w:eastAsia="宋体" w:cs="Times New Roman"/>
                <w:sz w:val="21"/>
                <w:szCs w:val="20"/>
                <w:lang w:val="en-US" w:eastAsia="zh-Hans"/>
              </w:rPr>
              <w:br w:type="textWrapping"/>
            </w:r>
            <w:r>
              <w:rPr>
                <w:rFonts w:hint="default" w:ascii="Times New Roman" w:hAnsi="Times New Roman" w:cs="Times New Roman"/>
                <w:sz w:val="24"/>
                <w:szCs w:val="24"/>
              </w:rPr>
              <w:t>yyyy-MM-dd</w:t>
            </w:r>
          </w:p>
        </w:tc>
      </w:tr>
      <w:tr w14:paraId="6C33A6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425655E9">
            <w:pPr>
              <w:ind w:firstLine="0" w:firstLineChars="0"/>
              <w:rPr>
                <w:rFonts w:hint="default" w:ascii="Times New Roman" w:hAnsi="Times New Roman" w:eastAsia="宋体" w:cs="Times New Roman"/>
                <w:sz w:val="21"/>
                <w:szCs w:val="20"/>
                <w:lang w:val="en-US" w:eastAsia="zh-Hans"/>
              </w:rPr>
            </w:pPr>
            <w:r>
              <w:rPr>
                <w:rFonts w:hint="default" w:ascii="Times New Roman" w:hAnsi="Times New Roman" w:cs="Times New Roman"/>
                <w:color w:val="auto"/>
                <w:spacing w:val="3"/>
                <w:sz w:val="21"/>
                <w:szCs w:val="21"/>
                <w:shd w:val="clear" w:color="auto" w:fill="FFFFFF"/>
                <w:lang w:val="en-US" w:eastAsia="zh-CN"/>
              </w:rPr>
              <w:t>kqysssxyxqz</w:t>
            </w:r>
          </w:p>
        </w:tc>
        <w:tc>
          <w:tcPr>
            <w:tcW w:w="923" w:type="pct"/>
            <w:noWrap w:val="0"/>
            <w:vAlign w:val="center"/>
          </w:tcPr>
          <w:p w14:paraId="294AC8F6">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Date</w:t>
            </w:r>
          </w:p>
        </w:tc>
        <w:tc>
          <w:tcPr>
            <w:tcW w:w="2009" w:type="pct"/>
            <w:noWrap w:val="0"/>
            <w:vAlign w:val="center"/>
          </w:tcPr>
          <w:p w14:paraId="35375799">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cs="Times New Roman"/>
                <w:color w:val="auto"/>
                <w:sz w:val="22"/>
                <w:szCs w:val="22"/>
                <w:lang w:val="en-US" w:eastAsia="zh-CN"/>
              </w:rPr>
              <w:t>跨区域涉税事项有效期止</w:t>
            </w:r>
          </w:p>
        </w:tc>
        <w:tc>
          <w:tcPr>
            <w:tcW w:w="971" w:type="pct"/>
            <w:noWrap w:val="0"/>
            <w:vAlign w:val="center"/>
          </w:tcPr>
          <w:p w14:paraId="1C9A70B2">
            <w:pPr>
              <w:pStyle w:val="87"/>
              <w:rPr>
                <w:rFonts w:hint="default" w:ascii="Times New Roman" w:hAnsi="Times New Roman" w:cs="Times New Roman"/>
                <w:lang w:val="en-US" w:eastAsia="zh-Hans"/>
              </w:rPr>
            </w:pPr>
            <w:r>
              <w:rPr>
                <w:rFonts w:hint="default" w:ascii="Times New Roman" w:hAnsi="Times New Roman" w:eastAsia="宋体" w:cs="Times New Roman"/>
                <w:sz w:val="21"/>
                <w:szCs w:val="20"/>
                <w:lang w:val="en-US" w:eastAsia="zh-Hans"/>
              </w:rPr>
              <w:t>必填</w:t>
            </w:r>
            <w:r>
              <w:rPr>
                <w:rFonts w:hint="default" w:ascii="Times New Roman" w:hAnsi="Times New Roman" w:eastAsia="宋体" w:cs="Times New Roman"/>
                <w:sz w:val="21"/>
                <w:szCs w:val="20"/>
                <w:lang w:val="en-US" w:eastAsia="zh-Hans"/>
              </w:rPr>
              <w:br w:type="textWrapping"/>
            </w:r>
            <w:r>
              <w:rPr>
                <w:rFonts w:hint="default" w:ascii="Times New Roman" w:hAnsi="Times New Roman" w:cs="Times New Roman"/>
                <w:sz w:val="24"/>
                <w:szCs w:val="24"/>
              </w:rPr>
              <w:t>yyyy-MM-dd</w:t>
            </w:r>
          </w:p>
        </w:tc>
      </w:tr>
      <w:tr w14:paraId="2FFEB4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AC66947">
            <w:pPr>
              <w:ind w:firstLine="0" w:firstLineChars="0"/>
              <w:rPr>
                <w:rFonts w:hint="default" w:ascii="Times New Roman" w:hAnsi="Times New Roman" w:eastAsia="宋体" w:cs="Times New Roman"/>
                <w:lang w:eastAsia="zh-Hans"/>
              </w:rPr>
            </w:pPr>
            <w:r>
              <w:rPr>
                <w:rFonts w:hint="default" w:ascii="Times New Roman" w:hAnsi="Times New Roman" w:cs="Times New Roman"/>
                <w:color w:val="auto"/>
                <w:sz w:val="22"/>
                <w:szCs w:val="22"/>
                <w:lang w:val="en-US" w:eastAsia="zh-CN"/>
              </w:rPr>
              <w:t>htdfnsrsbh</w:t>
            </w:r>
          </w:p>
        </w:tc>
        <w:tc>
          <w:tcPr>
            <w:tcW w:w="923" w:type="pct"/>
            <w:noWrap w:val="0"/>
            <w:vAlign w:val="center"/>
          </w:tcPr>
          <w:p w14:paraId="0D2D2649">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4F08546B">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color w:val="auto"/>
                <w:sz w:val="22"/>
                <w:szCs w:val="22"/>
                <w:lang w:val="en-US" w:eastAsia="zh-CN"/>
              </w:rPr>
              <w:t>合同对方纳税人识别号</w:t>
            </w:r>
          </w:p>
        </w:tc>
        <w:tc>
          <w:tcPr>
            <w:tcW w:w="971" w:type="pct"/>
            <w:noWrap w:val="0"/>
            <w:vAlign w:val="center"/>
          </w:tcPr>
          <w:p w14:paraId="33E323FD">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非必填</w:t>
            </w:r>
          </w:p>
        </w:tc>
      </w:tr>
      <w:tr w14:paraId="62E884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B5A167C">
            <w:pPr>
              <w:ind w:firstLine="0" w:firstLineChars="0"/>
              <w:rPr>
                <w:rFonts w:hint="default" w:ascii="Times New Roman" w:hAnsi="Times New Roman" w:eastAsia="宋体" w:cs="Times New Roman"/>
                <w:lang w:eastAsia="zh-Hans"/>
              </w:rPr>
            </w:pPr>
            <w:r>
              <w:rPr>
                <w:rFonts w:hint="default" w:ascii="Times New Roman" w:hAnsi="Times New Roman" w:cs="Times New Roman"/>
                <w:color w:val="auto"/>
                <w:sz w:val="22"/>
                <w:szCs w:val="22"/>
                <w:lang w:val="en-US" w:eastAsia="zh-CN"/>
              </w:rPr>
              <w:t>htdfnsrmc</w:t>
            </w:r>
          </w:p>
        </w:tc>
        <w:tc>
          <w:tcPr>
            <w:tcW w:w="923" w:type="pct"/>
            <w:noWrap w:val="0"/>
            <w:vAlign w:val="center"/>
          </w:tcPr>
          <w:p w14:paraId="51C170F5">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685D8A5D">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color w:val="auto"/>
                <w:sz w:val="22"/>
                <w:szCs w:val="22"/>
                <w:lang w:val="en-US" w:eastAsia="zh-CN"/>
              </w:rPr>
              <w:t>合同对方</w:t>
            </w:r>
            <w:r>
              <w:rPr>
                <w:rFonts w:hint="default" w:ascii="Times New Roman" w:hAnsi="Times New Roman" w:cs="Times New Roman"/>
                <w:color w:val="auto"/>
                <w:sz w:val="22"/>
                <w:szCs w:val="22"/>
                <w:lang w:val="en-US" w:eastAsia="zh-CN"/>
              </w:rPr>
              <w:t>纳税人</w:t>
            </w:r>
            <w:r>
              <w:rPr>
                <w:rFonts w:hint="default" w:ascii="Times New Roman" w:hAnsi="Times New Roman" w:eastAsia="宋体" w:cs="Times New Roman"/>
                <w:color w:val="auto"/>
                <w:sz w:val="22"/>
                <w:szCs w:val="22"/>
                <w:lang w:val="en-US" w:eastAsia="zh-CN"/>
              </w:rPr>
              <w:t>名称</w:t>
            </w:r>
          </w:p>
        </w:tc>
        <w:tc>
          <w:tcPr>
            <w:tcW w:w="971" w:type="pct"/>
            <w:noWrap w:val="0"/>
            <w:vAlign w:val="center"/>
          </w:tcPr>
          <w:p w14:paraId="3D76C96C">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非必填</w:t>
            </w:r>
          </w:p>
        </w:tc>
      </w:tr>
      <w:tr w14:paraId="358C2F4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76E505C">
            <w:pPr>
              <w:ind w:firstLine="0" w:firstLineChars="0"/>
              <w:rPr>
                <w:rFonts w:hint="default" w:ascii="Times New Roman" w:hAnsi="Times New Roman" w:eastAsia="宋体" w:cs="Times New Roman"/>
                <w:lang w:eastAsia="zh-Hans"/>
              </w:rPr>
            </w:pPr>
            <w:r>
              <w:rPr>
                <w:rFonts w:hint="default" w:ascii="Times New Roman" w:hAnsi="Times New Roman" w:cs="Times New Roman"/>
                <w:color w:val="auto"/>
                <w:sz w:val="22"/>
                <w:szCs w:val="22"/>
                <w:lang w:val="en-US" w:eastAsia="zh-CN"/>
              </w:rPr>
              <w:t>lrrq</w:t>
            </w:r>
          </w:p>
        </w:tc>
        <w:tc>
          <w:tcPr>
            <w:tcW w:w="923" w:type="pct"/>
            <w:noWrap w:val="0"/>
            <w:vAlign w:val="center"/>
          </w:tcPr>
          <w:p w14:paraId="789F9112">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Date</w:t>
            </w:r>
          </w:p>
        </w:tc>
        <w:tc>
          <w:tcPr>
            <w:tcW w:w="2009" w:type="pct"/>
            <w:noWrap w:val="0"/>
            <w:vAlign w:val="center"/>
          </w:tcPr>
          <w:p w14:paraId="6380D87F">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cs="Times New Roman"/>
                <w:color w:val="auto"/>
                <w:sz w:val="22"/>
                <w:szCs w:val="22"/>
                <w:lang w:val="en-US" w:eastAsia="zh-CN"/>
              </w:rPr>
              <w:t>录入日期</w:t>
            </w:r>
          </w:p>
        </w:tc>
        <w:tc>
          <w:tcPr>
            <w:tcW w:w="971" w:type="pct"/>
            <w:noWrap w:val="0"/>
            <w:vAlign w:val="center"/>
          </w:tcPr>
          <w:p w14:paraId="301F3E02">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必填</w:t>
            </w:r>
            <w:r>
              <w:rPr>
                <w:rFonts w:hint="default" w:ascii="Times New Roman" w:hAnsi="Times New Roman" w:eastAsia="宋体" w:cs="Times New Roman"/>
                <w:sz w:val="21"/>
                <w:szCs w:val="20"/>
                <w:lang w:val="en-US" w:eastAsia="zh-CN"/>
              </w:rPr>
              <w:br w:type="textWrapping"/>
            </w:r>
            <w:r>
              <w:rPr>
                <w:rFonts w:hint="default" w:ascii="Times New Roman" w:hAnsi="Times New Roman" w:cs="Times New Roman"/>
                <w:sz w:val="24"/>
                <w:szCs w:val="24"/>
              </w:rPr>
              <w:t>yyyy-MM-dd</w:t>
            </w:r>
          </w:p>
        </w:tc>
      </w:tr>
    </w:tbl>
    <w:p w14:paraId="148D05F3">
      <w:pPr>
        <w:rPr>
          <w:rFonts w:hint="default" w:ascii="Times New Roman" w:hAnsi="Times New Roman" w:eastAsia="宋体" w:cs="Times New Roman"/>
          <w:color w:val="000000"/>
          <w:sz w:val="22"/>
          <w:szCs w:val="24"/>
        </w:rPr>
      </w:pPr>
      <w:r>
        <w:rPr>
          <w:rFonts w:hint="default" w:ascii="Times New Roman" w:hAnsi="Times New Roman" w:eastAsia="宋体" w:cs="Times New Roman"/>
          <w:color w:val="000000"/>
          <w:sz w:val="22"/>
          <w:szCs w:val="24"/>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77C277A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5DC971BF">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00" w:type="pct"/>
            <w:shd w:val="clear" w:color="auto" w:fill="BFBFBF"/>
            <w:noWrap w:val="0"/>
            <w:vAlign w:val="center"/>
          </w:tcPr>
          <w:p w14:paraId="6455990D">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133BE6AF">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2920D80C">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描述</w:t>
            </w:r>
          </w:p>
        </w:tc>
      </w:tr>
      <w:tr w14:paraId="08C8605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6F06EDEA">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returncode</w:t>
            </w:r>
          </w:p>
        </w:tc>
        <w:tc>
          <w:tcPr>
            <w:tcW w:w="900" w:type="pct"/>
            <w:noWrap w:val="0"/>
            <w:vAlign w:val="center"/>
          </w:tcPr>
          <w:p w14:paraId="741DAB0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7364346A">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返回码</w:t>
            </w:r>
          </w:p>
        </w:tc>
        <w:tc>
          <w:tcPr>
            <w:tcW w:w="971" w:type="pct"/>
            <w:noWrap w:val="0"/>
            <w:vAlign w:val="center"/>
          </w:tcPr>
          <w:p w14:paraId="668D2EED">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6A051E5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4044F9FE">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returnmsg</w:t>
            </w:r>
          </w:p>
        </w:tc>
        <w:tc>
          <w:tcPr>
            <w:tcW w:w="900" w:type="pct"/>
            <w:noWrap w:val="0"/>
            <w:vAlign w:val="center"/>
          </w:tcPr>
          <w:p w14:paraId="76927D55">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5BA16D4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返回信息</w:t>
            </w:r>
          </w:p>
        </w:tc>
        <w:tc>
          <w:tcPr>
            <w:tcW w:w="971" w:type="pct"/>
            <w:noWrap w:val="0"/>
            <w:vAlign w:val="center"/>
          </w:tcPr>
          <w:p w14:paraId="3FA5521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非必填</w:t>
            </w:r>
          </w:p>
        </w:tc>
      </w:tr>
    </w:tbl>
    <w:p w14:paraId="6613488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2E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766D87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4B3761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djxh</w:t>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登记序号</w:t>
            </w:r>
            <w:r>
              <w:rPr>
                <w:rFonts w:hint="default" w:ascii="Times New Roman" w:hAnsi="Times New Roman" w:eastAsia="宋体" w:cs="Times New Roman"/>
                <w:bCs/>
                <w:sz w:val="24"/>
                <w:szCs w:val="24"/>
              </w:rPr>
              <w:t>",</w:t>
            </w:r>
          </w:p>
          <w:p w14:paraId="4672F53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kqysssxbyglbh</w:t>
            </w:r>
            <w:r>
              <w:rPr>
                <w:rFonts w:hint="default" w:ascii="Times New Roman" w:hAnsi="Times New Roman" w:eastAsia="宋体" w:cs="Times New Roman"/>
                <w:bCs/>
              </w:rPr>
              <w:tab/>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跨区域涉税事项报验管理编号</w:t>
            </w:r>
            <w:r>
              <w:rPr>
                <w:rFonts w:hint="default" w:ascii="Times New Roman" w:hAnsi="Times New Roman" w:eastAsia="宋体" w:cs="Times New Roman"/>
                <w:bCs/>
                <w:sz w:val="24"/>
                <w:szCs w:val="24"/>
              </w:rPr>
              <w:t>",</w:t>
            </w:r>
          </w:p>
          <w:p w14:paraId="5F559A2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gcxmmc</w:t>
            </w:r>
            <w:r>
              <w:rPr>
                <w:rFonts w:hint="default" w:ascii="Times New Roman" w:hAnsi="Times New Roman" w:eastAsia="宋体" w:cs="Times New Roman"/>
                <w:bCs/>
              </w:rPr>
              <w:tab/>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工程项目名称</w:t>
            </w:r>
            <w:r>
              <w:rPr>
                <w:rFonts w:hint="default" w:ascii="Times New Roman" w:hAnsi="Times New Roman" w:eastAsia="宋体" w:cs="Times New Roman"/>
                <w:bCs/>
                <w:sz w:val="24"/>
                <w:szCs w:val="24"/>
              </w:rPr>
              <w:t>",</w:t>
            </w:r>
          </w:p>
          <w:p w14:paraId="0B9807D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sz w:val="24"/>
                <w:szCs w:val="24"/>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"sjkqyjyxzqh": "省级跨区域经营行政区划",</w:t>
            </w:r>
          </w:p>
          <w:p w14:paraId="23E6AE0B">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sz w:val="24"/>
                <w:szCs w:val="24"/>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"sjkqyjyxzqh1": "市级跨区域经营行政区划",</w:t>
            </w:r>
          </w:p>
          <w:p w14:paraId="5577A39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sz w:val="24"/>
                <w:szCs w:val="24"/>
              </w:rPr>
            </w:pPr>
            <w:r>
              <w:rPr>
                <w:rFonts w:hint="default" w:ascii="Times New Roman" w:hAnsi="Times New Roman" w:eastAsia="宋体" w:cs="Times New Roman"/>
                <w:bCs/>
                <w:sz w:val="24"/>
                <w:szCs w:val="24"/>
              </w:rPr>
              <w:tab/>
            </w: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"qjkqyjyxzqh": "区级跨区域经营行政区划",</w:t>
            </w:r>
            <w:r>
              <w:rPr>
                <w:rFonts w:hint="default" w:ascii="Times New Roman" w:hAnsi="Times New Roman" w:eastAsia="宋体" w:cs="Times New Roman"/>
                <w:bCs/>
                <w:sz w:val="24"/>
                <w:szCs w:val="24"/>
              </w:rPr>
              <w:tab/>
            </w:r>
          </w:p>
          <w:p w14:paraId="08393BA4">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kqyjyxzjd</w:t>
            </w:r>
            <w:r>
              <w:rPr>
                <w:rFonts w:hint="default" w:ascii="Times New Roman" w:hAnsi="Times New Roman" w:eastAsia="宋体" w:cs="Times New Roman"/>
                <w:bCs/>
              </w:rPr>
              <w:tab/>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跨区域经营乡镇街道</w:t>
            </w:r>
            <w:r>
              <w:rPr>
                <w:rFonts w:hint="default" w:ascii="Times New Roman" w:hAnsi="Times New Roman" w:eastAsia="宋体" w:cs="Times New Roman"/>
                <w:bCs/>
                <w:sz w:val="24"/>
                <w:szCs w:val="24"/>
              </w:rPr>
              <w:t>",</w:t>
            </w:r>
          </w:p>
          <w:p w14:paraId="7479628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kqyjydz</w:t>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跨区域经营地址</w:t>
            </w:r>
            <w:r>
              <w:rPr>
                <w:rFonts w:hint="default" w:ascii="Times New Roman" w:hAnsi="Times New Roman" w:eastAsia="宋体" w:cs="Times New Roman"/>
                <w:bCs/>
                <w:sz w:val="24"/>
                <w:szCs w:val="24"/>
              </w:rPr>
              <w:t>",</w:t>
            </w:r>
          </w:p>
          <w:p w14:paraId="7D4ECCE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lang w:eastAsia="zh-CN"/>
              </w:rPr>
              <w:t>k</w:t>
            </w:r>
            <w:r>
              <w:rPr>
                <w:rFonts w:hint="default" w:ascii="Times New Roman" w:hAnsi="Times New Roman" w:eastAsia="宋体" w:cs="Times New Roman"/>
                <w:bCs/>
              </w:rPr>
              <w:t>qysssxyxqq</w:t>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跨区域涉税事项有效期起</w:t>
            </w:r>
            <w:r>
              <w:rPr>
                <w:rFonts w:hint="default" w:ascii="Times New Roman" w:hAnsi="Times New Roman" w:eastAsia="宋体" w:cs="Times New Roman"/>
                <w:bCs/>
                <w:sz w:val="24"/>
                <w:szCs w:val="24"/>
              </w:rPr>
              <w:t>",</w:t>
            </w:r>
          </w:p>
          <w:p w14:paraId="54C393A2">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kqysssxyxqz</w:t>
            </w:r>
            <w:r>
              <w:rPr>
                <w:rFonts w:hint="default" w:ascii="Times New Roman" w:hAnsi="Times New Roman" w:eastAsia="宋体" w:cs="Times New Roman"/>
                <w:bCs/>
              </w:rPr>
              <w:tab/>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跨区域涉税事项有效期止</w:t>
            </w:r>
            <w:r>
              <w:rPr>
                <w:rFonts w:hint="default" w:ascii="Times New Roman" w:hAnsi="Times New Roman" w:eastAsia="宋体" w:cs="Times New Roman"/>
                <w:bCs/>
                <w:sz w:val="24"/>
                <w:szCs w:val="24"/>
              </w:rPr>
              <w:t>",</w:t>
            </w:r>
          </w:p>
          <w:p w14:paraId="3A2BD83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htdfnsrsbh</w:t>
            </w:r>
            <w:r>
              <w:rPr>
                <w:rFonts w:hint="default" w:ascii="Times New Roman" w:hAnsi="Times New Roman" w:eastAsia="宋体" w:cs="Times New Roman"/>
                <w:bCs/>
                <w:sz w:val="24"/>
                <w:szCs w:val="24"/>
              </w:rPr>
              <w:t>":"</w:t>
            </w:r>
            <w:r>
              <w:rPr>
                <w:rFonts w:hint="default" w:ascii="Times New Roman" w:hAnsi="Times New Roman" w:eastAsia="宋体" w:cs="Times New Roman"/>
                <w:bCs/>
              </w:rPr>
              <w:t>合同对方纳税人识别号</w:t>
            </w:r>
            <w:r>
              <w:rPr>
                <w:rFonts w:hint="default" w:ascii="Times New Roman" w:hAnsi="Times New Roman" w:eastAsia="宋体" w:cs="Times New Roman"/>
                <w:bCs/>
                <w:sz w:val="24"/>
                <w:szCs w:val="24"/>
              </w:rPr>
              <w:t>",</w:t>
            </w:r>
          </w:p>
          <w:p w14:paraId="14021A04">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htdfnsrmc</w:t>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合同对方纳税人名称</w:t>
            </w:r>
            <w:r>
              <w:rPr>
                <w:rFonts w:hint="default" w:ascii="Times New Roman" w:hAnsi="Times New Roman" w:eastAsia="宋体" w:cs="Times New Roman"/>
                <w:bCs/>
                <w:sz w:val="24"/>
                <w:szCs w:val="24"/>
              </w:rPr>
              <w:t>",</w:t>
            </w:r>
          </w:p>
          <w:p w14:paraId="2420557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sz w:val="24"/>
                <w:szCs w:val="24"/>
                <w:lang w:eastAsia="zh-CN"/>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lrrq</w:t>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录入日期</w:t>
            </w:r>
            <w:r>
              <w:rPr>
                <w:rFonts w:hint="default" w:ascii="Times New Roman" w:hAnsi="Times New Roman" w:eastAsia="宋体" w:cs="Times New Roman"/>
                <w:bCs/>
                <w:sz w:val="24"/>
                <w:szCs w:val="24"/>
              </w:rPr>
              <w:t>"</w:t>
            </w:r>
          </w:p>
          <w:p w14:paraId="355CE8A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4717761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D14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3AD21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68FFD4A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3CABAE9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54C8372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738478B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03B9EAC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0E40943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334ABE9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67E715DA">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1BCA162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B6B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584BE1F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C9455D2">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 xml:space="preserve">   "Response": {</w:t>
            </w:r>
          </w:p>
          <w:p w14:paraId="6779E5F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"RequestId": "16位随机数字和字母组合",</w:t>
            </w:r>
          </w:p>
          <w:p w14:paraId="752FB219">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"Error": {</w:t>
            </w:r>
          </w:p>
          <w:p w14:paraId="1BFABA5C">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"Code": "01",</w:t>
            </w:r>
          </w:p>
          <w:p w14:paraId="6E9988D1">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"Message": "错误说明"</w:t>
            </w:r>
          </w:p>
          <w:p w14:paraId="59A96D92">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3DD9731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w:t>
            </w:r>
          </w:p>
          <w:p w14:paraId="2DCB9A5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6101DDFC">
      <w:pPr>
        <w:pStyle w:val="5"/>
        <w:numPr>
          <w:ilvl w:val="2"/>
          <w:numId w:val="0"/>
        </w:numPr>
        <w:spacing w:before="156" w:after="156"/>
        <w:rPr>
          <w:rFonts w:hint="default" w:ascii="Times New Roman" w:hAnsi="Times New Roman" w:eastAsia="Heiti SC Medium" w:cs="Times New Roman"/>
          <w:color w:val="000000"/>
          <w:sz w:val="22"/>
          <w:szCs w:val="22"/>
          <w:lang w:val="en-US" w:eastAsia="zh-CN"/>
        </w:rPr>
      </w:pPr>
      <w:bookmarkStart w:id="205" w:name="_Toc31971"/>
      <w:r>
        <w:rPr>
          <w:rFonts w:hint="default" w:ascii="Times New Roman" w:hAnsi="Times New Roman" w:cs="Times New Roman"/>
          <w:color w:val="000000"/>
          <w:sz w:val="22"/>
          <w:szCs w:val="22"/>
          <w:lang w:val="en-US" w:eastAsia="zh-CN"/>
        </w:rPr>
        <w:t>5.2.15 报废产品收购企业应代办未代办税费信息初始化</w:t>
      </w:r>
      <w:bookmarkEnd w:id="205"/>
    </w:p>
    <w:p w14:paraId="2C473A24">
      <w:pPr>
        <w:spacing w:before="156" w:beforeLines="50" w:after="31" w:afterLines="10"/>
        <w:rPr>
          <w:rFonts w:hint="default" w:ascii="Times New Roman" w:hAnsi="Times New Roman" w:eastAsia="Songti SC" w:cs="Times New Roman"/>
          <w:color w:val="000000"/>
          <w:sz w:val="24"/>
          <w:szCs w:val="24"/>
          <w:lang w:val="en-US" w:eastAsia="zh-CN"/>
        </w:rPr>
      </w:pPr>
      <w:r>
        <w:rPr>
          <w:rFonts w:hint="default" w:ascii="Times New Roman" w:hAnsi="Times New Roman" w:eastAsia="Songti SC" w:cs="Times New Roman"/>
          <w:color w:val="000000"/>
          <w:sz w:val="24"/>
          <w:szCs w:val="24"/>
        </w:rPr>
        <w:t>接口描述：</w:t>
      </w:r>
      <w:r>
        <w:rPr>
          <w:rFonts w:hint="default" w:ascii="Times New Roman" w:hAnsi="Times New Roman" w:cs="Times New Roman"/>
          <w:color w:val="000000"/>
          <w:lang w:val="en-US" w:eastAsia="zh-CN"/>
        </w:rPr>
        <w:t>控制接口用于</w:t>
      </w:r>
      <w:r>
        <w:rPr>
          <w:rFonts w:hint="default" w:ascii="Times New Roman" w:hAnsi="Times New Roman" w:cs="Times New Roman"/>
          <w:color w:val="000000"/>
        </w:rPr>
        <w:t>初始化</w:t>
      </w:r>
      <w:r>
        <w:rPr>
          <w:rFonts w:hint="default" w:ascii="Times New Roman" w:hAnsi="Times New Roman" w:cs="Times New Roman"/>
          <w:color w:val="000000"/>
          <w:sz w:val="22"/>
          <w:szCs w:val="22"/>
          <w:lang w:val="en-US" w:eastAsia="zh-CN"/>
        </w:rPr>
        <w:t>报废产品收购企业应代办未代办税费信息初始化，完成沙箱发票上传测试</w:t>
      </w:r>
      <w:r>
        <w:rPr>
          <w:rFonts w:hint="default" w:ascii="Times New Roman" w:hAnsi="Times New Roman" w:cs="Times New Roman"/>
          <w:color w:val="000000"/>
          <w:lang w:val="en-US" w:eastAsia="zh-CN"/>
        </w:rPr>
        <w:t>。</w:t>
      </w:r>
    </w:p>
    <w:p w14:paraId="004D149B">
      <w:pPr>
        <w:spacing w:before="156" w:beforeLines="50" w:after="31" w:afterLines="10"/>
        <w:rPr>
          <w:rFonts w:hint="default" w:ascii="Times New Roman" w:hAnsi="Times New Roman" w:eastAsia="Songti SC" w:cs="Times New Roman"/>
          <w:color w:val="000000"/>
          <w:sz w:val="24"/>
          <w:szCs w:val="24"/>
          <w:lang w:val="en-US"/>
        </w:rPr>
      </w:pPr>
      <w:r>
        <w:rPr>
          <w:rFonts w:hint="default" w:ascii="Times New Roman" w:hAnsi="Times New Roman" w:eastAsia="Songti SC" w:cs="Times New Roman"/>
          <w:color w:val="000000"/>
          <w:sz w:val="24"/>
          <w:szCs w:val="24"/>
        </w:rPr>
        <w:t>接口编码：</w:t>
      </w:r>
      <w:r>
        <w:rPr>
          <w:rFonts w:hint="default" w:ascii="Times New Roman" w:hAnsi="Times New Roman" w:eastAsia="Songti SC" w:cs="Times New Roman"/>
          <w:color w:val="000000"/>
          <w:sz w:val="24"/>
          <w:szCs w:val="24"/>
          <w:lang w:val="en-US" w:eastAsia="zh-CN"/>
        </w:rPr>
        <w:t>LQSX</w:t>
      </w:r>
      <w:r>
        <w:rPr>
          <w:rFonts w:hint="default" w:ascii="Times New Roman" w:hAnsi="Times New Roman" w:cs="Times New Roman"/>
          <w:color w:val="000000"/>
        </w:rPr>
        <w:t>_</w:t>
      </w:r>
      <w:r>
        <w:rPr>
          <w:rFonts w:hint="default" w:ascii="Times New Roman" w:hAnsi="Times New Roman" w:eastAsia="Songti SC" w:cs="Times New Roman"/>
          <w:color w:val="000000"/>
          <w:sz w:val="24"/>
          <w:szCs w:val="24"/>
          <w:lang w:val="en-US" w:eastAsia="zh-CN"/>
        </w:rPr>
        <w:t>SWZJ_GT4_</w:t>
      </w:r>
      <w:r>
        <w:rPr>
          <w:rFonts w:hint="default" w:ascii="Times New Roman" w:hAnsi="Times New Roman" w:cs="Times New Roman"/>
          <w:color w:val="000000"/>
          <w:sz w:val="24"/>
          <w:szCs w:val="24"/>
          <w:lang w:val="en-US" w:eastAsia="zh-CN"/>
        </w:rPr>
        <w:t>BFCPSGQYYDBWDBSFXXCSH</w:t>
      </w:r>
    </w:p>
    <w:p w14:paraId="2C8AA25C">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返回格式：json</w:t>
      </w:r>
    </w:p>
    <w:p w14:paraId="08471A8A">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请求方式：http post</w:t>
      </w:r>
    </w:p>
    <w:p w14:paraId="0A92A3C6">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6F3773E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3FDF6739">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23" w:type="pct"/>
            <w:shd w:val="clear" w:color="auto" w:fill="BFBFBF"/>
            <w:noWrap w:val="0"/>
            <w:vAlign w:val="center"/>
          </w:tcPr>
          <w:p w14:paraId="6F0DE5AF">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6D49C771">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04DCB8D6">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是否必填</w:t>
            </w:r>
          </w:p>
        </w:tc>
      </w:tr>
      <w:tr w14:paraId="0A5ACBA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838" w:type="dxa"/>
            <w:noWrap w:val="0"/>
            <w:vAlign w:val="center"/>
          </w:tcPr>
          <w:p w14:paraId="3A785AF5">
            <w:pPr>
              <w:pStyle w:val="87"/>
              <w:rPr>
                <w:rFonts w:hint="default" w:ascii="Times New Roman" w:hAnsi="Times New Roman" w:eastAsia="宋体" w:cs="Times New Roman"/>
                <w:sz w:val="21"/>
                <w:szCs w:val="20"/>
                <w:lang w:eastAsia="zh-Hans"/>
              </w:rPr>
            </w:pPr>
            <w:r>
              <w:rPr>
                <w:rFonts w:hint="default" w:ascii="Times New Roman" w:hAnsi="Times New Roman" w:cs="Times New Roman"/>
                <w:lang w:eastAsia="zh-Hans"/>
              </w:rPr>
              <w:t>dbnsrdjxh</w:t>
            </w:r>
          </w:p>
        </w:tc>
        <w:tc>
          <w:tcPr>
            <w:tcW w:w="923" w:type="pct"/>
            <w:noWrap w:val="0"/>
            <w:vAlign w:val="center"/>
          </w:tcPr>
          <w:p w14:paraId="3B07D71A">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34FEBA22">
            <w:pPr>
              <w:pStyle w:val="87"/>
              <w:rPr>
                <w:rFonts w:hint="default" w:ascii="Times New Roman" w:hAnsi="Times New Roman" w:eastAsia="宋体" w:cs="Times New Roman"/>
                <w:b w:val="0"/>
                <w:bCs w:val="0"/>
                <w:lang w:val="en-US" w:eastAsia="zh-Hans"/>
              </w:rPr>
            </w:pPr>
            <w:r>
              <w:rPr>
                <w:rFonts w:hint="default" w:ascii="Times New Roman" w:hAnsi="Times New Roman" w:cs="Times New Roman"/>
                <w:lang w:eastAsia="zh-Hans"/>
              </w:rPr>
              <w:t>代办纳税人登记序号</w:t>
            </w:r>
          </w:p>
        </w:tc>
        <w:tc>
          <w:tcPr>
            <w:tcW w:w="971" w:type="pct"/>
            <w:noWrap w:val="0"/>
            <w:vAlign w:val="center"/>
          </w:tcPr>
          <w:p w14:paraId="5EA5924F">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1E50190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838" w:type="dxa"/>
            <w:noWrap w:val="0"/>
            <w:vAlign w:val="center"/>
          </w:tcPr>
          <w:p w14:paraId="17C43E46">
            <w:pPr>
              <w:pStyle w:val="87"/>
              <w:rPr>
                <w:rFonts w:hint="default" w:ascii="Times New Roman" w:hAnsi="Times New Roman" w:eastAsia="宋体" w:cs="Times New Roman"/>
                <w:sz w:val="21"/>
                <w:szCs w:val="20"/>
                <w:lang w:eastAsia="zh-Hans"/>
              </w:rPr>
            </w:pPr>
            <w:r>
              <w:rPr>
                <w:rFonts w:hint="default" w:ascii="Times New Roman" w:hAnsi="Times New Roman" w:cs="Times New Roman"/>
                <w:lang w:eastAsia="zh-Hans"/>
              </w:rPr>
              <w:t>dbnsrsbh</w:t>
            </w:r>
          </w:p>
        </w:tc>
        <w:tc>
          <w:tcPr>
            <w:tcW w:w="923" w:type="pct"/>
            <w:noWrap w:val="0"/>
            <w:vAlign w:val="center"/>
          </w:tcPr>
          <w:p w14:paraId="7EE78C55">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1DCF935E">
            <w:pPr>
              <w:pStyle w:val="87"/>
              <w:rPr>
                <w:rFonts w:hint="default" w:ascii="Times New Roman" w:hAnsi="Times New Roman" w:eastAsia="宋体" w:cs="Times New Roman"/>
                <w:b w:val="0"/>
                <w:bCs w:val="0"/>
                <w:lang w:val="en-US" w:eastAsia="zh-Hans"/>
              </w:rPr>
            </w:pPr>
            <w:r>
              <w:rPr>
                <w:rFonts w:hint="default" w:ascii="Times New Roman" w:hAnsi="Times New Roman" w:cs="Times New Roman"/>
                <w:lang w:eastAsia="zh-Hans"/>
              </w:rPr>
              <w:t>代办纳税人识别号</w:t>
            </w:r>
          </w:p>
        </w:tc>
        <w:tc>
          <w:tcPr>
            <w:tcW w:w="971" w:type="pct"/>
            <w:noWrap w:val="0"/>
            <w:vAlign w:val="center"/>
          </w:tcPr>
          <w:p w14:paraId="63D9F97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2692F9D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C48862E">
            <w:pPr>
              <w:ind w:firstLine="0" w:firstLineChars="0"/>
              <w:rPr>
                <w:rFonts w:hint="default" w:ascii="Times New Roman" w:hAnsi="Times New Roman" w:eastAsia="宋体" w:cs="Times New Roman"/>
                <w:color w:val="auto"/>
                <w:spacing w:val="3"/>
                <w:sz w:val="21"/>
                <w:szCs w:val="21"/>
                <w:shd w:val="clear" w:color="auto" w:fill="FFFFFF"/>
                <w:lang w:val="en-US" w:eastAsia="zh-CN"/>
              </w:rPr>
            </w:pPr>
            <w:r>
              <w:rPr>
                <w:rFonts w:hint="default" w:ascii="Times New Roman" w:hAnsi="Times New Roman" w:eastAsia="宋体" w:cs="Times New Roman"/>
                <w:color w:val="auto"/>
                <w:spacing w:val="3"/>
                <w:sz w:val="21"/>
                <w:szCs w:val="21"/>
                <w:shd w:val="clear" w:color="auto" w:fill="FFFFFF"/>
                <w:lang w:val="en-US" w:eastAsia="zh-CN"/>
              </w:rPr>
              <w:t>ydbwdbsfzt</w:t>
            </w:r>
          </w:p>
        </w:tc>
        <w:tc>
          <w:tcPr>
            <w:tcW w:w="923" w:type="pct"/>
            <w:noWrap w:val="0"/>
            <w:vAlign w:val="center"/>
          </w:tcPr>
          <w:p w14:paraId="2AB57C9C">
            <w:pPr>
              <w:pStyle w:val="87"/>
              <w:rPr>
                <w:rFonts w:hint="default" w:ascii="Times New Roman" w:hAnsi="Times New Roman" w:eastAsia="宋体" w:cs="Times New Roman"/>
                <w:sz w:val="21"/>
                <w:szCs w:val="21"/>
                <w:lang w:eastAsia="zh-Hans"/>
              </w:rPr>
            </w:pPr>
            <w:r>
              <w:rPr>
                <w:rFonts w:hint="default" w:ascii="Times New Roman" w:hAnsi="Times New Roman" w:eastAsia="宋体" w:cs="Times New Roman"/>
                <w:sz w:val="21"/>
                <w:szCs w:val="21"/>
                <w:lang w:eastAsia="zh-Hans"/>
              </w:rPr>
              <w:t>String</w:t>
            </w:r>
          </w:p>
        </w:tc>
        <w:tc>
          <w:tcPr>
            <w:tcW w:w="2009" w:type="pct"/>
            <w:noWrap w:val="0"/>
            <w:vAlign w:val="center"/>
          </w:tcPr>
          <w:p w14:paraId="5A74905B">
            <w:pPr>
              <w:ind w:firstLine="0" w:firstLineChars="0"/>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应代办未代办税费状态</w:t>
            </w:r>
          </w:p>
        </w:tc>
        <w:tc>
          <w:tcPr>
            <w:tcW w:w="971" w:type="pct"/>
            <w:noWrap w:val="0"/>
            <w:vAlign w:val="center"/>
          </w:tcPr>
          <w:p w14:paraId="2B917FB3">
            <w:pPr>
              <w:pStyle w:val="87"/>
              <w:rPr>
                <w:rFonts w:hint="default" w:ascii="Times New Roman" w:hAnsi="Times New Roman" w:eastAsia="宋体" w:cs="Times New Roman"/>
                <w:sz w:val="21"/>
                <w:szCs w:val="21"/>
                <w:lang w:eastAsia="zh-Hans"/>
              </w:rPr>
            </w:pPr>
            <w:r>
              <w:rPr>
                <w:rFonts w:hint="default" w:ascii="Times New Roman" w:hAnsi="Times New Roman" w:eastAsia="宋体" w:cs="Times New Roman"/>
                <w:sz w:val="21"/>
                <w:szCs w:val="21"/>
                <w:lang w:eastAsia="zh-Hans"/>
              </w:rPr>
              <w:t>必填</w:t>
            </w:r>
          </w:p>
          <w:p w14:paraId="7D892B31">
            <w:pPr>
              <w:pStyle w:val="87"/>
              <w:rPr>
                <w:rFonts w:hint="default" w:ascii="Times New Roman" w:hAnsi="Times New Roman" w:eastAsia="宋体" w:cs="Times New Roman"/>
                <w:szCs w:val="21"/>
                <w:lang w:eastAsia="zh-Hans"/>
              </w:rPr>
            </w:pPr>
            <w:r>
              <w:rPr>
                <w:rFonts w:hint="default" w:ascii="Times New Roman" w:hAnsi="Times New Roman" w:eastAsia="宋体" w:cs="Times New Roman"/>
                <w:szCs w:val="21"/>
                <w:lang w:eastAsia="zh-Hans"/>
              </w:rPr>
              <w:t>00：存在应代办未代办申报的数据，并返回代办税费列表</w:t>
            </w:r>
          </w:p>
          <w:p w14:paraId="795E7FB7">
            <w:pPr>
              <w:pStyle w:val="87"/>
              <w:rPr>
                <w:rFonts w:hint="default" w:ascii="Times New Roman" w:hAnsi="Times New Roman" w:eastAsia="宋体" w:cs="Times New Roman"/>
                <w:szCs w:val="21"/>
                <w:lang w:eastAsia="zh-Hans"/>
              </w:rPr>
            </w:pPr>
            <w:r>
              <w:rPr>
                <w:rFonts w:hint="default" w:ascii="Times New Roman" w:hAnsi="Times New Roman" w:eastAsia="宋体" w:cs="Times New Roman"/>
                <w:szCs w:val="21"/>
                <w:lang w:eastAsia="zh-Hans"/>
              </w:rPr>
              <w:t>01：存在已代办申报数据，不需要返回代办税费列表</w:t>
            </w:r>
          </w:p>
          <w:p w14:paraId="2AB2D22D">
            <w:pPr>
              <w:pStyle w:val="87"/>
              <w:rPr>
                <w:rFonts w:hint="default" w:ascii="Times New Roman" w:hAnsi="Times New Roman" w:eastAsia="宋体" w:cs="Times New Roman"/>
                <w:szCs w:val="21"/>
                <w:lang w:eastAsia="zh-Hans"/>
              </w:rPr>
            </w:pPr>
            <w:r>
              <w:rPr>
                <w:rFonts w:hint="default" w:ascii="Times New Roman" w:hAnsi="Times New Roman" w:eastAsia="宋体" w:cs="Times New Roman"/>
                <w:szCs w:val="21"/>
                <w:lang w:eastAsia="zh-Hans"/>
              </w:rPr>
              <w:t>02：无代办税费信息，不返回代办税费列表</w:t>
            </w:r>
          </w:p>
        </w:tc>
      </w:tr>
    </w:tbl>
    <w:p w14:paraId="5D2E85DE">
      <w:pPr>
        <w:rPr>
          <w:rFonts w:hint="default" w:ascii="Times New Roman" w:hAnsi="Times New Roman" w:eastAsia="宋体" w:cs="Times New Roman"/>
          <w:color w:val="000000"/>
          <w:sz w:val="22"/>
          <w:szCs w:val="24"/>
        </w:rPr>
      </w:pPr>
      <w:r>
        <w:rPr>
          <w:rFonts w:hint="default" w:ascii="Times New Roman" w:hAnsi="Times New Roman" w:eastAsia="宋体" w:cs="Times New Roman"/>
          <w:color w:val="000000"/>
          <w:sz w:val="22"/>
          <w:szCs w:val="24"/>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333AD37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1050389E">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00" w:type="pct"/>
            <w:shd w:val="clear" w:color="auto" w:fill="BFBFBF"/>
            <w:noWrap w:val="0"/>
            <w:vAlign w:val="center"/>
          </w:tcPr>
          <w:p w14:paraId="7047FEDC">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3C910B54">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792844A7">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描述</w:t>
            </w:r>
          </w:p>
        </w:tc>
      </w:tr>
      <w:tr w14:paraId="2F425EB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78C99A29">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returncode</w:t>
            </w:r>
          </w:p>
        </w:tc>
        <w:tc>
          <w:tcPr>
            <w:tcW w:w="900" w:type="pct"/>
            <w:noWrap w:val="0"/>
            <w:vAlign w:val="center"/>
          </w:tcPr>
          <w:p w14:paraId="7DF922E0">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7DEA37EE">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返回码</w:t>
            </w:r>
          </w:p>
        </w:tc>
        <w:tc>
          <w:tcPr>
            <w:tcW w:w="971" w:type="pct"/>
            <w:noWrap w:val="0"/>
            <w:vAlign w:val="center"/>
          </w:tcPr>
          <w:p w14:paraId="71918FC5">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7203F3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3831B64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returnmsg</w:t>
            </w:r>
          </w:p>
        </w:tc>
        <w:tc>
          <w:tcPr>
            <w:tcW w:w="900" w:type="pct"/>
            <w:noWrap w:val="0"/>
            <w:vAlign w:val="center"/>
          </w:tcPr>
          <w:p w14:paraId="67008DB4">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56D7C7F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返回信息</w:t>
            </w:r>
          </w:p>
        </w:tc>
        <w:tc>
          <w:tcPr>
            <w:tcW w:w="971" w:type="pct"/>
            <w:noWrap w:val="0"/>
            <w:vAlign w:val="center"/>
          </w:tcPr>
          <w:p w14:paraId="6490617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非必填</w:t>
            </w:r>
          </w:p>
        </w:tc>
      </w:tr>
    </w:tbl>
    <w:p w14:paraId="1F25F4F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56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CC07EBE">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F1ACB6B">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lang w:eastAsia="zh-Hans"/>
              </w:rPr>
              <w:t>dbnsrdjxh</w:t>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lang w:eastAsia="zh-Hans"/>
              </w:rPr>
              <w:t>代办纳税人登记序号</w:t>
            </w:r>
            <w:r>
              <w:rPr>
                <w:rFonts w:hint="default" w:ascii="Times New Roman" w:hAnsi="Times New Roman" w:eastAsia="宋体" w:cs="Times New Roman"/>
                <w:bCs/>
                <w:sz w:val="24"/>
                <w:szCs w:val="24"/>
              </w:rPr>
              <w:t>",</w:t>
            </w:r>
          </w:p>
          <w:p w14:paraId="5A85D22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sz w:val="24"/>
                <w:szCs w:val="24"/>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lang w:eastAsia="zh-Hans"/>
              </w:rPr>
              <w:t>dbnsrsbh</w:t>
            </w:r>
            <w:r>
              <w:rPr>
                <w:rFonts w:hint="default" w:ascii="Times New Roman" w:hAnsi="Times New Roman" w:eastAsia="宋体" w:cs="Times New Roman"/>
                <w:bCs/>
              </w:rPr>
              <w:tab/>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lang w:eastAsia="zh-Hans"/>
              </w:rPr>
              <w:t>代办纳税人识别号</w:t>
            </w:r>
            <w:r>
              <w:rPr>
                <w:rFonts w:hint="default" w:ascii="Times New Roman" w:hAnsi="Times New Roman" w:eastAsia="宋体" w:cs="Times New Roman"/>
                <w:bCs/>
                <w:sz w:val="24"/>
                <w:szCs w:val="24"/>
              </w:rPr>
              <w:t>",</w:t>
            </w:r>
          </w:p>
          <w:p w14:paraId="7DC3F84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sz w:val="24"/>
                <w:szCs w:val="24"/>
                <w:lang w:eastAsia="zh-Han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lang w:eastAsia="zh-Hans"/>
              </w:rPr>
              <w:t>"</w:t>
            </w:r>
            <w:r>
              <w:rPr>
                <w:rFonts w:hint="default" w:ascii="Times New Roman" w:hAnsi="Times New Roman" w:eastAsia="宋体" w:cs="Times New Roman"/>
                <w:bCs/>
                <w:spacing w:val="0"/>
                <w:sz w:val="24"/>
                <w:szCs w:val="24"/>
                <w:shd w:val="clear"/>
                <w:lang w:val="en-US" w:eastAsia="zh-Hans"/>
              </w:rPr>
              <w:t>ydbwdbsfzt</w:t>
            </w:r>
            <w:r>
              <w:rPr>
                <w:rFonts w:hint="default" w:ascii="Times New Roman" w:hAnsi="Times New Roman" w:eastAsia="宋体" w:cs="Times New Roman"/>
                <w:bCs/>
                <w:sz w:val="24"/>
                <w:szCs w:val="24"/>
                <w:lang w:eastAsia="zh-Hans"/>
              </w:rPr>
              <w:t>":"</w:t>
            </w:r>
            <w:r>
              <w:rPr>
                <w:rFonts w:hint="default" w:ascii="Times New Roman" w:hAnsi="Times New Roman" w:eastAsia="宋体" w:cs="Times New Roman"/>
                <w:bCs/>
                <w:sz w:val="24"/>
                <w:szCs w:val="24"/>
                <w:lang w:val="en-US" w:eastAsia="zh-Hans"/>
              </w:rPr>
              <w:t>应代办未代办税费状态</w:t>
            </w:r>
            <w:r>
              <w:rPr>
                <w:rFonts w:hint="default" w:ascii="Times New Roman" w:hAnsi="Times New Roman" w:eastAsia="宋体" w:cs="Times New Roman"/>
                <w:bCs/>
                <w:sz w:val="24"/>
                <w:szCs w:val="24"/>
                <w:lang w:eastAsia="zh-Hans"/>
              </w:rPr>
              <w:t>"</w:t>
            </w:r>
          </w:p>
          <w:p w14:paraId="00EC434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0B006E68">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993A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0ADE2B">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6414E3C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63AAB40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39DCD6A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62F64EC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78F16AA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7FE459A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22F5C22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25CE4CF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07CEC3D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747C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3418018">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0BE6FE09">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 xml:space="preserve">   "Response": {</w:t>
            </w:r>
          </w:p>
          <w:p w14:paraId="03D5DE8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"RequestId": "16位随机数字和字母组合",</w:t>
            </w:r>
          </w:p>
          <w:p w14:paraId="572038FF">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"Error": {</w:t>
            </w:r>
          </w:p>
          <w:p w14:paraId="1C040B76">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"Code": "01",</w:t>
            </w:r>
          </w:p>
          <w:p w14:paraId="58243A83">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"Message": "错误说明"</w:t>
            </w:r>
          </w:p>
          <w:p w14:paraId="4BF43CA9">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3671346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w:t>
            </w:r>
          </w:p>
          <w:p w14:paraId="5DFBEE2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60D49633">
      <w:pPr>
        <w:pStyle w:val="5"/>
        <w:numPr>
          <w:ilvl w:val="2"/>
          <w:numId w:val="0"/>
        </w:numPr>
        <w:spacing w:before="156" w:after="156"/>
        <w:rPr>
          <w:rFonts w:hint="default" w:ascii="Times New Roman" w:hAnsi="Times New Roman" w:eastAsia="Heiti SC Medium" w:cs="Times New Roman"/>
          <w:color w:val="000000"/>
          <w:sz w:val="22"/>
          <w:szCs w:val="22"/>
          <w:lang w:val="en-US" w:eastAsia="zh-CN"/>
        </w:rPr>
      </w:pPr>
      <w:bookmarkStart w:id="206" w:name="_Toc28119"/>
      <w:r>
        <w:rPr>
          <w:rFonts w:hint="default" w:ascii="Times New Roman" w:hAnsi="Times New Roman" w:cs="Times New Roman"/>
          <w:color w:val="000000"/>
          <w:sz w:val="22"/>
          <w:szCs w:val="22"/>
          <w:lang w:val="en-US" w:eastAsia="zh-CN"/>
        </w:rPr>
        <w:t>5.2.16 涉税专业服务信息初始化</w:t>
      </w:r>
      <w:bookmarkEnd w:id="206"/>
    </w:p>
    <w:p w14:paraId="20647E75">
      <w:pPr>
        <w:spacing w:before="156" w:beforeLines="50" w:after="31" w:afterLines="10"/>
        <w:rPr>
          <w:rFonts w:hint="default" w:ascii="Times New Roman" w:hAnsi="Times New Roman" w:eastAsia="Songti SC" w:cs="Times New Roman"/>
          <w:color w:val="000000"/>
          <w:sz w:val="24"/>
          <w:szCs w:val="24"/>
          <w:lang w:val="en-US" w:eastAsia="zh-CN"/>
        </w:rPr>
      </w:pPr>
      <w:r>
        <w:rPr>
          <w:rFonts w:hint="default" w:ascii="Times New Roman" w:hAnsi="Times New Roman" w:eastAsia="Songti SC" w:cs="Times New Roman"/>
          <w:color w:val="000000"/>
          <w:sz w:val="24"/>
          <w:szCs w:val="24"/>
        </w:rPr>
        <w:t>接口描述：</w:t>
      </w:r>
      <w:r>
        <w:rPr>
          <w:rFonts w:hint="default" w:ascii="Times New Roman" w:hAnsi="Times New Roman" w:cs="Times New Roman"/>
          <w:color w:val="000000"/>
          <w:lang w:val="en-US" w:eastAsia="zh-CN"/>
        </w:rPr>
        <w:t>控制接口用于企业</w:t>
      </w:r>
      <w:r>
        <w:rPr>
          <w:rFonts w:hint="default" w:ascii="Times New Roman" w:hAnsi="Times New Roman" w:cs="Times New Roman"/>
          <w:color w:val="000000"/>
        </w:rPr>
        <w:t>初始化</w:t>
      </w:r>
      <w:r>
        <w:rPr>
          <w:rFonts w:hint="default" w:ascii="Times New Roman" w:hAnsi="Times New Roman" w:cs="Times New Roman"/>
          <w:color w:val="000000"/>
          <w:sz w:val="22"/>
          <w:szCs w:val="22"/>
          <w:lang w:val="en-US" w:eastAsia="zh-CN"/>
        </w:rPr>
        <w:t>涉税专业服务信息，初始化后可进行沙箱涉税务服务发票开具上传测试</w:t>
      </w:r>
      <w:r>
        <w:rPr>
          <w:rFonts w:hint="default" w:ascii="Times New Roman" w:hAnsi="Times New Roman" w:cs="Times New Roman"/>
          <w:color w:val="000000"/>
          <w:lang w:val="en-US" w:eastAsia="zh-CN"/>
        </w:rPr>
        <w:t>。</w:t>
      </w:r>
    </w:p>
    <w:p w14:paraId="30762102">
      <w:pPr>
        <w:spacing w:before="156" w:beforeLines="50" w:after="31" w:afterLines="10"/>
        <w:rPr>
          <w:rFonts w:hint="default" w:ascii="Times New Roman" w:hAnsi="Times New Roman" w:eastAsia="Songti SC" w:cs="Times New Roman"/>
          <w:color w:val="000000"/>
          <w:sz w:val="24"/>
          <w:szCs w:val="24"/>
          <w:lang w:val="en-US"/>
        </w:rPr>
      </w:pPr>
      <w:r>
        <w:rPr>
          <w:rFonts w:hint="default" w:ascii="Times New Roman" w:hAnsi="Times New Roman" w:eastAsia="Songti SC" w:cs="Times New Roman"/>
          <w:color w:val="000000"/>
          <w:sz w:val="24"/>
          <w:szCs w:val="24"/>
        </w:rPr>
        <w:t>接口编码：</w:t>
      </w:r>
      <w:r>
        <w:rPr>
          <w:rFonts w:hint="default" w:ascii="Times New Roman" w:hAnsi="Times New Roman" w:eastAsia="Songti SC" w:cs="Times New Roman"/>
          <w:color w:val="000000"/>
          <w:sz w:val="24"/>
          <w:szCs w:val="24"/>
          <w:lang w:val="en-US" w:eastAsia="zh-CN"/>
        </w:rPr>
        <w:t>LQSX</w:t>
      </w:r>
      <w:r>
        <w:rPr>
          <w:rFonts w:hint="default" w:ascii="Times New Roman" w:hAnsi="Times New Roman" w:cs="Times New Roman"/>
          <w:color w:val="000000"/>
        </w:rPr>
        <w:t>_</w:t>
      </w:r>
      <w:r>
        <w:rPr>
          <w:rFonts w:hint="default" w:ascii="Times New Roman" w:hAnsi="Times New Roman" w:eastAsia="Songti SC" w:cs="Times New Roman"/>
          <w:color w:val="000000"/>
          <w:sz w:val="24"/>
          <w:szCs w:val="24"/>
          <w:lang w:val="en-US" w:eastAsia="zh-CN"/>
        </w:rPr>
        <w:t>SWZJ_GT4_</w:t>
      </w:r>
      <w:r>
        <w:rPr>
          <w:rFonts w:hint="default" w:ascii="Times New Roman" w:hAnsi="Times New Roman" w:cs="Times New Roman"/>
          <w:color w:val="000000"/>
          <w:sz w:val="24"/>
          <w:szCs w:val="24"/>
          <w:lang w:val="en-US" w:eastAsia="zh-CN"/>
        </w:rPr>
        <w:t>SSZYFWXXCSH</w:t>
      </w:r>
    </w:p>
    <w:p w14:paraId="799531C3">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返回格式：json</w:t>
      </w:r>
    </w:p>
    <w:p w14:paraId="0FC8561C">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请求方式：http post</w:t>
      </w:r>
    </w:p>
    <w:p w14:paraId="6DEE9A5C">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7C6FB0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29EB46DF">
            <w:pPr>
              <w:pStyle w:val="87"/>
              <w:rPr>
                <w:rFonts w:hint="default" w:ascii="Times New Roman" w:hAnsi="Times New Roman" w:cs="Times New Roman"/>
              </w:rPr>
            </w:pPr>
            <w:r>
              <w:rPr>
                <w:rFonts w:hint="default" w:ascii="Times New Roman" w:hAnsi="Times New Roman" w:cs="Times New Roman"/>
              </w:rPr>
              <w:t>名称</w:t>
            </w:r>
          </w:p>
        </w:tc>
        <w:tc>
          <w:tcPr>
            <w:tcW w:w="923" w:type="pct"/>
            <w:shd w:val="clear" w:color="auto" w:fill="BFBFBF"/>
            <w:noWrap w:val="0"/>
            <w:vAlign w:val="center"/>
          </w:tcPr>
          <w:p w14:paraId="3006A9FC">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1634267E">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715BCBAF">
            <w:pPr>
              <w:pStyle w:val="87"/>
              <w:rPr>
                <w:rFonts w:hint="default" w:ascii="Times New Roman" w:hAnsi="Times New Roman" w:cs="Times New Roman"/>
              </w:rPr>
            </w:pPr>
            <w:r>
              <w:rPr>
                <w:rFonts w:hint="default" w:ascii="Times New Roman" w:hAnsi="Times New Roman" w:cs="Times New Roman"/>
              </w:rPr>
              <w:t>是否必填</w:t>
            </w:r>
          </w:p>
        </w:tc>
      </w:tr>
      <w:tr w14:paraId="0CB8455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auto"/>
            <w:noWrap w:val="0"/>
            <w:vAlign w:val="center"/>
          </w:tcPr>
          <w:p w14:paraId="4CF5F039">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CN"/>
              </w:rPr>
              <w:t>strdjxh</w:t>
            </w:r>
          </w:p>
        </w:tc>
        <w:tc>
          <w:tcPr>
            <w:tcW w:w="923" w:type="pct"/>
            <w:shd w:val="clear" w:color="auto" w:fill="auto"/>
            <w:noWrap w:val="0"/>
            <w:vAlign w:val="center"/>
          </w:tcPr>
          <w:p w14:paraId="27A65306">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varchar</w:t>
            </w:r>
          </w:p>
        </w:tc>
        <w:tc>
          <w:tcPr>
            <w:tcW w:w="2009" w:type="pct"/>
            <w:shd w:val="clear" w:color="auto" w:fill="auto"/>
            <w:noWrap w:val="0"/>
            <w:vAlign w:val="center"/>
          </w:tcPr>
          <w:p w14:paraId="4C1BD6AD">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受托人登记序号</w:t>
            </w:r>
          </w:p>
          <w:p w14:paraId="1D3B4950">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CN"/>
              </w:rPr>
              <w:t>（销售方登记序号）</w:t>
            </w:r>
          </w:p>
        </w:tc>
        <w:tc>
          <w:tcPr>
            <w:tcW w:w="971" w:type="pct"/>
            <w:shd w:val="clear" w:color="auto" w:fill="auto"/>
            <w:noWrap w:val="0"/>
            <w:vAlign w:val="center"/>
          </w:tcPr>
          <w:p w14:paraId="5B166720">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必填</w:t>
            </w:r>
          </w:p>
        </w:tc>
      </w:tr>
      <w:tr w14:paraId="3BA9A6F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auto"/>
            <w:noWrap w:val="0"/>
            <w:vAlign w:val="center"/>
          </w:tcPr>
          <w:p w14:paraId="560C4CAD">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CN"/>
              </w:rPr>
              <w:t>wtrtyshxydm</w:t>
            </w:r>
          </w:p>
        </w:tc>
        <w:tc>
          <w:tcPr>
            <w:tcW w:w="923" w:type="pct"/>
            <w:shd w:val="clear" w:color="auto" w:fill="auto"/>
            <w:noWrap w:val="0"/>
            <w:vAlign w:val="center"/>
          </w:tcPr>
          <w:p w14:paraId="422D2125">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varchar</w:t>
            </w:r>
          </w:p>
        </w:tc>
        <w:tc>
          <w:tcPr>
            <w:tcW w:w="2009" w:type="pct"/>
            <w:shd w:val="clear" w:color="auto" w:fill="auto"/>
            <w:noWrap w:val="0"/>
            <w:vAlign w:val="center"/>
          </w:tcPr>
          <w:p w14:paraId="308BC255">
            <w:pPr>
              <w:pStyle w:val="87"/>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sz w:val="21"/>
                <w:szCs w:val="20"/>
                <w:lang w:val="en-US" w:eastAsia="zh-CN"/>
              </w:rPr>
              <w:t>委托人统一社会信用代码</w:t>
            </w:r>
            <w:r>
              <w:rPr>
                <w:rFonts w:hint="default" w:ascii="Times New Roman" w:hAnsi="Times New Roman" w:eastAsia="宋体" w:cs="Times New Roman"/>
                <w:sz w:val="21"/>
                <w:szCs w:val="20"/>
                <w:lang w:val="en-US" w:eastAsia="zh-CN"/>
              </w:rPr>
              <w:br w:type="textWrapping"/>
            </w:r>
            <w:r>
              <w:rPr>
                <w:rFonts w:hint="default" w:ascii="Times New Roman" w:hAnsi="Times New Roman" w:eastAsia="宋体" w:cs="Times New Roman"/>
                <w:sz w:val="21"/>
                <w:szCs w:val="20"/>
                <w:lang w:val="en-US" w:eastAsia="zh-CN"/>
              </w:rPr>
              <w:t>（购买方纳税人识别号）</w:t>
            </w:r>
          </w:p>
        </w:tc>
        <w:tc>
          <w:tcPr>
            <w:tcW w:w="971" w:type="pct"/>
            <w:shd w:val="clear" w:color="auto" w:fill="auto"/>
            <w:noWrap w:val="0"/>
            <w:vAlign w:val="center"/>
          </w:tcPr>
          <w:p w14:paraId="3D638CD2">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必填</w:t>
            </w:r>
          </w:p>
        </w:tc>
      </w:tr>
      <w:tr w14:paraId="1DEBA7B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auto"/>
            <w:noWrap w:val="0"/>
            <w:vAlign w:val="center"/>
          </w:tcPr>
          <w:p w14:paraId="731F5C8D">
            <w:pPr>
              <w:pStyle w:val="87"/>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sz w:val="21"/>
                <w:szCs w:val="20"/>
                <w:lang w:val="en-US" w:eastAsia="zh-CN"/>
              </w:rPr>
              <w:t>wtrmc</w:t>
            </w:r>
          </w:p>
        </w:tc>
        <w:tc>
          <w:tcPr>
            <w:tcW w:w="923" w:type="pct"/>
            <w:shd w:val="clear" w:color="auto" w:fill="auto"/>
            <w:noWrap w:val="0"/>
            <w:vAlign w:val="center"/>
          </w:tcPr>
          <w:p w14:paraId="44F6792E">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varchar2</w:t>
            </w:r>
          </w:p>
        </w:tc>
        <w:tc>
          <w:tcPr>
            <w:tcW w:w="2009" w:type="pct"/>
            <w:shd w:val="clear" w:color="auto" w:fill="auto"/>
            <w:noWrap w:val="0"/>
            <w:vAlign w:val="center"/>
          </w:tcPr>
          <w:p w14:paraId="0EDD7E2A">
            <w:pPr>
              <w:pStyle w:val="87"/>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sz w:val="21"/>
                <w:szCs w:val="20"/>
                <w:lang w:val="en-US" w:eastAsia="zh-CN"/>
              </w:rPr>
              <w:t>委托人名称</w:t>
            </w:r>
            <w:r>
              <w:rPr>
                <w:rFonts w:hint="default" w:ascii="Times New Roman" w:hAnsi="Times New Roman" w:eastAsia="宋体" w:cs="Times New Roman"/>
                <w:sz w:val="21"/>
                <w:szCs w:val="20"/>
                <w:lang w:val="en-US" w:eastAsia="zh-CN"/>
              </w:rPr>
              <w:br w:type="textWrapping"/>
            </w:r>
            <w:r>
              <w:rPr>
                <w:rFonts w:hint="default" w:ascii="Times New Roman" w:hAnsi="Times New Roman" w:eastAsia="宋体" w:cs="Times New Roman"/>
                <w:sz w:val="21"/>
                <w:szCs w:val="20"/>
                <w:lang w:val="en-US" w:eastAsia="zh-CN"/>
              </w:rPr>
              <w:t>（购买方名称）</w:t>
            </w:r>
          </w:p>
        </w:tc>
        <w:tc>
          <w:tcPr>
            <w:tcW w:w="971" w:type="pct"/>
            <w:shd w:val="clear" w:color="auto" w:fill="auto"/>
            <w:noWrap w:val="0"/>
            <w:vAlign w:val="center"/>
          </w:tcPr>
          <w:p w14:paraId="68B201F3">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必填</w:t>
            </w:r>
          </w:p>
        </w:tc>
      </w:tr>
    </w:tbl>
    <w:p w14:paraId="2ACDB8A3">
      <w:pPr>
        <w:rPr>
          <w:rFonts w:hint="default" w:ascii="Times New Roman" w:hAnsi="Times New Roman" w:eastAsia="宋体" w:cs="Times New Roman"/>
          <w:color w:val="000000"/>
          <w:sz w:val="22"/>
          <w:szCs w:val="24"/>
        </w:rPr>
      </w:pPr>
      <w:r>
        <w:rPr>
          <w:rFonts w:hint="default" w:ascii="Times New Roman" w:hAnsi="Times New Roman" w:eastAsia="宋体" w:cs="Times New Roman"/>
          <w:color w:val="000000"/>
          <w:sz w:val="22"/>
          <w:szCs w:val="24"/>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20E751B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7ABCA6F0">
            <w:pPr>
              <w:pStyle w:val="87"/>
              <w:rPr>
                <w:rFonts w:hint="default" w:ascii="Times New Roman" w:hAnsi="Times New Roman" w:cs="Times New Roman"/>
              </w:rPr>
            </w:pPr>
            <w:r>
              <w:rPr>
                <w:rFonts w:hint="default" w:ascii="Times New Roman" w:hAnsi="Times New Roman" w:cs="Times New Roman"/>
              </w:rPr>
              <w:t>名称</w:t>
            </w:r>
          </w:p>
        </w:tc>
        <w:tc>
          <w:tcPr>
            <w:tcW w:w="900" w:type="pct"/>
            <w:shd w:val="clear" w:color="auto" w:fill="BFBFBF"/>
            <w:noWrap w:val="0"/>
            <w:vAlign w:val="center"/>
          </w:tcPr>
          <w:p w14:paraId="2A8F0A15">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46B22135">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4FC0CE84">
            <w:pPr>
              <w:pStyle w:val="87"/>
              <w:rPr>
                <w:rFonts w:hint="default" w:ascii="Times New Roman" w:hAnsi="Times New Roman" w:cs="Times New Roman"/>
              </w:rPr>
            </w:pPr>
            <w:r>
              <w:rPr>
                <w:rFonts w:hint="default" w:ascii="Times New Roman" w:hAnsi="Times New Roman" w:cs="Times New Roman"/>
              </w:rPr>
              <w:t>描述</w:t>
            </w:r>
          </w:p>
        </w:tc>
      </w:tr>
      <w:tr w14:paraId="6568819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6E458D88">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Response</w:t>
            </w:r>
          </w:p>
        </w:tc>
        <w:tc>
          <w:tcPr>
            <w:tcW w:w="900" w:type="pct"/>
            <w:noWrap w:val="0"/>
            <w:vAlign w:val="center"/>
          </w:tcPr>
          <w:p w14:paraId="11DF72D1">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Object</w:t>
            </w:r>
          </w:p>
        </w:tc>
        <w:tc>
          <w:tcPr>
            <w:tcW w:w="2009" w:type="pct"/>
            <w:noWrap w:val="0"/>
            <w:vAlign w:val="center"/>
          </w:tcPr>
          <w:p w14:paraId="746D1B65">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响应体</w:t>
            </w:r>
          </w:p>
        </w:tc>
        <w:tc>
          <w:tcPr>
            <w:tcW w:w="971" w:type="pct"/>
            <w:noWrap w:val="0"/>
            <w:vAlign w:val="center"/>
          </w:tcPr>
          <w:p w14:paraId="0C3EC136">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5B3032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0BA97465">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RequestId</w:t>
            </w:r>
          </w:p>
        </w:tc>
        <w:tc>
          <w:tcPr>
            <w:tcW w:w="900" w:type="pct"/>
            <w:noWrap w:val="0"/>
            <w:vAlign w:val="center"/>
          </w:tcPr>
          <w:p w14:paraId="1B245E39">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String</w:t>
            </w:r>
          </w:p>
        </w:tc>
        <w:tc>
          <w:tcPr>
            <w:tcW w:w="2009" w:type="pct"/>
            <w:noWrap w:val="0"/>
            <w:vAlign w:val="center"/>
          </w:tcPr>
          <w:p w14:paraId="03E54920">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请求唯一ID</w:t>
            </w:r>
          </w:p>
        </w:tc>
        <w:tc>
          <w:tcPr>
            <w:tcW w:w="971" w:type="pct"/>
            <w:noWrap w:val="0"/>
            <w:vAlign w:val="center"/>
          </w:tcPr>
          <w:p w14:paraId="5FF6E396">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63D864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A043CC6">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Data</w:t>
            </w:r>
          </w:p>
        </w:tc>
        <w:tc>
          <w:tcPr>
            <w:tcW w:w="0" w:type="auto"/>
            <w:noWrap w:val="0"/>
            <w:vAlign w:val="center"/>
          </w:tcPr>
          <w:p w14:paraId="2C0AFBE8">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Object</w:t>
            </w:r>
          </w:p>
        </w:tc>
        <w:tc>
          <w:tcPr>
            <w:tcW w:w="0" w:type="auto"/>
            <w:noWrap w:val="0"/>
            <w:vAlign w:val="center"/>
          </w:tcPr>
          <w:p w14:paraId="48FAA03E">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数据项</w:t>
            </w:r>
          </w:p>
        </w:tc>
        <w:tc>
          <w:tcPr>
            <w:tcW w:w="0" w:type="auto"/>
            <w:noWrap w:val="0"/>
            <w:vAlign w:val="center"/>
          </w:tcPr>
          <w:p w14:paraId="57A39BD7">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p w14:paraId="4F4CB4E5">
            <w:pPr>
              <w:pStyle w:val="87"/>
              <w:rPr>
                <w:rFonts w:hint="default" w:ascii="Times New Roman" w:hAnsi="Times New Roman" w:eastAsia="宋体" w:cs="Times New Roman"/>
                <w:sz w:val="21"/>
                <w:szCs w:val="20"/>
                <w:lang w:val="en-US" w:eastAsia="zh-Hans"/>
              </w:rPr>
            </w:pPr>
          </w:p>
        </w:tc>
      </w:tr>
      <w:tr w14:paraId="67AD88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53FB8515">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returncode</w:t>
            </w:r>
          </w:p>
        </w:tc>
        <w:tc>
          <w:tcPr>
            <w:tcW w:w="0" w:type="auto"/>
            <w:noWrap w:val="0"/>
            <w:vAlign w:val="center"/>
          </w:tcPr>
          <w:p w14:paraId="670DA25A">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w:t>
            </w:r>
          </w:p>
        </w:tc>
        <w:tc>
          <w:tcPr>
            <w:tcW w:w="0" w:type="auto"/>
            <w:noWrap w:val="0"/>
            <w:vAlign w:val="center"/>
          </w:tcPr>
          <w:p w14:paraId="576C4B15">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返回码</w:t>
            </w:r>
          </w:p>
        </w:tc>
        <w:tc>
          <w:tcPr>
            <w:tcW w:w="0" w:type="auto"/>
            <w:noWrap w:val="0"/>
            <w:vAlign w:val="center"/>
          </w:tcPr>
          <w:p w14:paraId="57A64CB2">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7821F49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3991C846">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returnmsg</w:t>
            </w:r>
          </w:p>
        </w:tc>
        <w:tc>
          <w:tcPr>
            <w:tcW w:w="0" w:type="auto"/>
            <w:noWrap w:val="0"/>
            <w:vAlign w:val="center"/>
          </w:tcPr>
          <w:p w14:paraId="3280FE27">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w:t>
            </w:r>
          </w:p>
        </w:tc>
        <w:tc>
          <w:tcPr>
            <w:tcW w:w="0" w:type="auto"/>
            <w:noWrap w:val="0"/>
            <w:vAlign w:val="center"/>
          </w:tcPr>
          <w:p w14:paraId="0B943D87">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返回信息</w:t>
            </w:r>
          </w:p>
        </w:tc>
        <w:tc>
          <w:tcPr>
            <w:tcW w:w="0" w:type="auto"/>
            <w:noWrap w:val="0"/>
            <w:vAlign w:val="center"/>
          </w:tcPr>
          <w:p w14:paraId="670D567F">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11CF17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shd w:val="clear" w:color="auto" w:fill="auto"/>
            <w:noWrap w:val="0"/>
            <w:vAlign w:val="center"/>
          </w:tcPr>
          <w:p w14:paraId="1FF0BE99">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strdjxh</w:t>
            </w:r>
          </w:p>
        </w:tc>
        <w:tc>
          <w:tcPr>
            <w:tcW w:w="0" w:type="auto"/>
            <w:shd w:val="clear" w:color="auto" w:fill="auto"/>
            <w:noWrap w:val="0"/>
            <w:vAlign w:val="center"/>
          </w:tcPr>
          <w:p w14:paraId="38353412">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w:t>
            </w:r>
          </w:p>
        </w:tc>
        <w:tc>
          <w:tcPr>
            <w:tcW w:w="2009" w:type="pct"/>
            <w:shd w:val="clear" w:color="auto" w:fill="auto"/>
            <w:noWrap w:val="0"/>
            <w:vAlign w:val="center"/>
          </w:tcPr>
          <w:p w14:paraId="0AA10051">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受托人登记序号</w:t>
            </w:r>
          </w:p>
        </w:tc>
        <w:tc>
          <w:tcPr>
            <w:tcW w:w="0" w:type="auto"/>
            <w:shd w:val="clear" w:color="auto" w:fill="auto"/>
            <w:noWrap w:val="0"/>
            <w:vAlign w:val="center"/>
          </w:tcPr>
          <w:p w14:paraId="40C4D638">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5909B6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shd w:val="clear" w:color="auto" w:fill="auto"/>
            <w:noWrap w:val="0"/>
            <w:vAlign w:val="center"/>
          </w:tcPr>
          <w:p w14:paraId="79B221D8">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sszyfwjglbDm</w:t>
            </w:r>
          </w:p>
        </w:tc>
        <w:tc>
          <w:tcPr>
            <w:tcW w:w="0" w:type="auto"/>
            <w:shd w:val="clear" w:color="auto" w:fill="auto"/>
            <w:noWrap w:val="0"/>
            <w:vAlign w:val="center"/>
          </w:tcPr>
          <w:p w14:paraId="399F5881">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w:t>
            </w:r>
          </w:p>
        </w:tc>
        <w:tc>
          <w:tcPr>
            <w:tcW w:w="2009" w:type="pct"/>
            <w:shd w:val="clear" w:color="auto" w:fill="auto"/>
            <w:noWrap w:val="0"/>
            <w:vAlign w:val="center"/>
          </w:tcPr>
          <w:p w14:paraId="6BA5F8D2">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涉税专业服务</w:t>
            </w:r>
            <w:r>
              <w:rPr>
                <w:rFonts w:hint="default" w:ascii="Times New Roman" w:hAnsi="Times New Roman" w:cs="Times New Roman"/>
                <w:sz w:val="21"/>
                <w:szCs w:val="20"/>
                <w:lang w:val="en-US" w:eastAsia="zh-CN"/>
              </w:rPr>
              <w:t>机构类别</w:t>
            </w:r>
            <w:r>
              <w:rPr>
                <w:rFonts w:hint="default" w:ascii="Times New Roman" w:hAnsi="Times New Roman" w:eastAsia="宋体" w:cs="Times New Roman"/>
                <w:sz w:val="21"/>
                <w:szCs w:val="20"/>
                <w:lang w:val="en-US" w:eastAsia="zh-CN"/>
              </w:rPr>
              <w:t>代码</w:t>
            </w:r>
          </w:p>
        </w:tc>
        <w:tc>
          <w:tcPr>
            <w:tcW w:w="0" w:type="auto"/>
            <w:shd w:val="clear" w:color="auto" w:fill="auto"/>
            <w:noWrap w:val="0"/>
            <w:vAlign w:val="center"/>
          </w:tcPr>
          <w:p w14:paraId="0464969F">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必填</w:t>
            </w:r>
          </w:p>
        </w:tc>
      </w:tr>
      <w:tr w14:paraId="0DE6F9A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2ACCA42C">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wtrtyshxydm</w:t>
            </w:r>
          </w:p>
        </w:tc>
        <w:tc>
          <w:tcPr>
            <w:tcW w:w="0" w:type="auto"/>
            <w:noWrap w:val="0"/>
            <w:vAlign w:val="center"/>
          </w:tcPr>
          <w:p w14:paraId="727AB88A">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varchar2</w:t>
            </w:r>
          </w:p>
        </w:tc>
        <w:tc>
          <w:tcPr>
            <w:tcW w:w="2009" w:type="pct"/>
            <w:noWrap w:val="0"/>
            <w:vAlign w:val="center"/>
          </w:tcPr>
          <w:p w14:paraId="3A717F11">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委托人统一社会信用代码</w:t>
            </w:r>
            <w:r>
              <w:rPr>
                <w:rFonts w:hint="default" w:ascii="Times New Roman" w:hAnsi="Times New Roman" w:eastAsia="宋体" w:cs="Times New Roman"/>
                <w:sz w:val="21"/>
                <w:szCs w:val="20"/>
                <w:lang w:val="en-US" w:eastAsia="zh-CN"/>
              </w:rPr>
              <w:br w:type="textWrapping"/>
            </w:r>
            <w:r>
              <w:rPr>
                <w:rFonts w:hint="default" w:ascii="Times New Roman" w:hAnsi="Times New Roman" w:eastAsia="宋体" w:cs="Times New Roman"/>
                <w:sz w:val="21"/>
                <w:szCs w:val="20"/>
                <w:lang w:val="en-US" w:eastAsia="zh-CN"/>
              </w:rPr>
              <w:t>（购买方纳税人识别号）</w:t>
            </w:r>
          </w:p>
        </w:tc>
        <w:tc>
          <w:tcPr>
            <w:tcW w:w="0" w:type="auto"/>
            <w:noWrap w:val="0"/>
            <w:vAlign w:val="center"/>
          </w:tcPr>
          <w:p w14:paraId="68BAF18F">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3847DE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4C37BAD2">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wtrmc</w:t>
            </w:r>
          </w:p>
        </w:tc>
        <w:tc>
          <w:tcPr>
            <w:tcW w:w="0" w:type="auto"/>
            <w:noWrap w:val="0"/>
            <w:vAlign w:val="center"/>
          </w:tcPr>
          <w:p w14:paraId="427762A3">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varchar2</w:t>
            </w:r>
          </w:p>
        </w:tc>
        <w:tc>
          <w:tcPr>
            <w:tcW w:w="2009" w:type="pct"/>
            <w:noWrap w:val="0"/>
            <w:vAlign w:val="center"/>
          </w:tcPr>
          <w:p w14:paraId="32062917">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委托人名称</w:t>
            </w:r>
            <w:r>
              <w:rPr>
                <w:rFonts w:hint="default" w:ascii="Times New Roman" w:hAnsi="Times New Roman" w:eastAsia="宋体" w:cs="Times New Roman"/>
                <w:sz w:val="21"/>
                <w:szCs w:val="20"/>
                <w:lang w:val="en-US" w:eastAsia="zh-CN"/>
              </w:rPr>
              <w:br w:type="textWrapping"/>
            </w:r>
            <w:r>
              <w:rPr>
                <w:rFonts w:hint="default" w:ascii="Times New Roman" w:hAnsi="Times New Roman" w:eastAsia="宋体" w:cs="Times New Roman"/>
                <w:sz w:val="21"/>
                <w:szCs w:val="20"/>
                <w:lang w:val="en-US" w:eastAsia="zh-CN"/>
              </w:rPr>
              <w:t>（购买方名称）</w:t>
            </w:r>
          </w:p>
        </w:tc>
        <w:tc>
          <w:tcPr>
            <w:tcW w:w="0" w:type="auto"/>
            <w:noWrap w:val="0"/>
            <w:vAlign w:val="center"/>
          </w:tcPr>
          <w:p w14:paraId="52B3C981">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2184F29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53F50819">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wtxyxxcjbh</w:t>
            </w:r>
          </w:p>
        </w:tc>
        <w:tc>
          <w:tcPr>
            <w:tcW w:w="0" w:type="auto"/>
            <w:noWrap w:val="0"/>
            <w:vAlign w:val="center"/>
          </w:tcPr>
          <w:p w14:paraId="05D6140A">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varchar2</w:t>
            </w:r>
          </w:p>
        </w:tc>
        <w:tc>
          <w:tcPr>
            <w:tcW w:w="2009" w:type="pct"/>
            <w:noWrap w:val="0"/>
            <w:vAlign w:val="center"/>
          </w:tcPr>
          <w:p w14:paraId="228AC106">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委托协议信息采集编号</w:t>
            </w:r>
          </w:p>
        </w:tc>
        <w:tc>
          <w:tcPr>
            <w:tcW w:w="0" w:type="auto"/>
            <w:noWrap w:val="0"/>
            <w:vAlign w:val="center"/>
          </w:tcPr>
          <w:p w14:paraId="0DF2FF55">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549F0CF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1DBD1F0F">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fwxm</w:t>
            </w:r>
          </w:p>
        </w:tc>
        <w:tc>
          <w:tcPr>
            <w:tcW w:w="0" w:type="auto"/>
            <w:noWrap w:val="0"/>
            <w:vAlign w:val="center"/>
          </w:tcPr>
          <w:p w14:paraId="676CBE00">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varchar2</w:t>
            </w:r>
          </w:p>
        </w:tc>
        <w:tc>
          <w:tcPr>
            <w:tcW w:w="2009" w:type="pct"/>
            <w:noWrap w:val="0"/>
            <w:vAlign w:val="center"/>
          </w:tcPr>
          <w:p w14:paraId="0B5D9381">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服务项目</w:t>
            </w:r>
          </w:p>
        </w:tc>
        <w:tc>
          <w:tcPr>
            <w:tcW w:w="0" w:type="auto"/>
            <w:noWrap w:val="0"/>
            <w:vAlign w:val="center"/>
          </w:tcPr>
          <w:p w14:paraId="1896776E">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bl>
    <w:p w14:paraId="0452B77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53B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B1056B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E9D1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textAlignment w:val="auto"/>
              <w:rPr>
                <w:rFonts w:hint="default" w:ascii="Times New Roman" w:hAnsi="Times New Roman" w:eastAsia="宋体" w:cs="Times New Roman"/>
                <w:bCs/>
                <w:sz w:val="24"/>
                <w:szCs w:val="24"/>
                <w:lang w:val="en-US" w:eastAsia="zh-CN"/>
              </w:rPr>
            </w:pPr>
            <w:r>
              <w:rPr>
                <w:rFonts w:hint="default" w:ascii="Times New Roman" w:hAnsi="Times New Roman" w:eastAsia="宋体" w:cs="Times New Roman"/>
                <w:bCs/>
                <w:sz w:val="24"/>
                <w:szCs w:val="24"/>
                <w:lang w:val="en-US" w:eastAsia="zh-Hans"/>
              </w:rPr>
              <w:t> </w:t>
            </w:r>
            <w:r>
              <w:rPr>
                <w:rFonts w:hint="default" w:ascii="Times New Roman" w:hAnsi="Times New Roman" w:eastAsia="宋体" w:cs="Times New Roman"/>
                <w:bCs/>
                <w:sz w:val="24"/>
                <w:szCs w:val="24"/>
                <w:lang w:val="en-US" w:eastAsia="zh-CN"/>
              </w:rPr>
              <w:t xml:space="preserve">      "strdjxh</w:t>
            </w:r>
            <w:r>
              <w:rPr>
                <w:rFonts w:hint="default" w:ascii="Times New Roman" w:hAnsi="Times New Roman" w:eastAsia="宋体" w:cs="Times New Roman"/>
                <w:bCs/>
                <w:sz w:val="24"/>
                <w:szCs w:val="24"/>
                <w:lang w:val="en-US" w:eastAsia="zh-CN"/>
              </w:rPr>
              <w:tab/>
            </w:r>
            <w:r>
              <w:rPr>
                <w:rFonts w:hint="default" w:ascii="Times New Roman" w:hAnsi="Times New Roman" w:eastAsia="宋体" w:cs="Times New Roman"/>
                <w:bCs/>
                <w:sz w:val="24"/>
                <w:szCs w:val="24"/>
                <w:lang w:val="en-US" w:eastAsia="zh-CN"/>
              </w:rPr>
              <w:t>":"</w:t>
            </w:r>
            <w:r>
              <w:rPr>
                <w:rFonts w:hint="default" w:ascii="Times New Roman" w:hAnsi="Times New Roman" w:eastAsia="宋体" w:cs="Times New Roman"/>
                <w:bCs/>
                <w:sz w:val="24"/>
                <w:szCs w:val="24"/>
                <w:lang w:val="en-US" w:eastAsia="zh-CN"/>
              </w:rPr>
              <w:tab/>
            </w:r>
            <w:r>
              <w:rPr>
                <w:rFonts w:hint="default" w:ascii="Times New Roman" w:hAnsi="Times New Roman" w:eastAsia="宋体" w:cs="Times New Roman"/>
                <w:bCs/>
                <w:sz w:val="24"/>
                <w:szCs w:val="24"/>
                <w:lang w:val="en-US" w:eastAsia="zh-CN"/>
              </w:rPr>
              <w:t>受托人登记序号"</w:t>
            </w:r>
          </w:p>
          <w:p w14:paraId="426D63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textAlignment w:val="auto"/>
              <w:rPr>
                <w:rFonts w:hint="default" w:ascii="Times New Roman" w:hAnsi="Times New Roman" w:eastAsia="宋体" w:cs="Times New Roman"/>
                <w:bCs/>
                <w:sz w:val="24"/>
                <w:szCs w:val="24"/>
                <w:lang w:val="en-US" w:eastAsia="zh-Hans"/>
              </w:rPr>
            </w:pP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lang w:val="en-US" w:eastAsia="zh-Hans"/>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sz w:val="24"/>
                <w:szCs w:val="24"/>
                <w:lang w:val="en-US" w:eastAsia="zh-CN"/>
              </w:rPr>
              <w:t>wtrtyshxydm</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sz w:val="24"/>
                <w:szCs w:val="24"/>
                <w:lang w:val="en-US" w:eastAsia="zh-Hans"/>
              </w:rPr>
              <w:tab/>
            </w:r>
            <w:r>
              <w:rPr>
                <w:rFonts w:hint="default" w:ascii="Times New Roman" w:hAnsi="Times New Roman" w:eastAsia="宋体" w:cs="Times New Roman"/>
                <w:bCs/>
                <w:sz w:val="24"/>
                <w:szCs w:val="24"/>
                <w:lang w:val="en-US" w:eastAsia="zh-CN"/>
              </w:rPr>
              <w:t>委托人统一社会信用代码</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sz w:val="24"/>
                <w:szCs w:val="24"/>
                <w:lang w:val="en-US" w:eastAsia="zh-Hans"/>
              </w:rPr>
              <w:br w:type="textWrapping"/>
            </w:r>
            <w:r>
              <w:rPr>
                <w:rFonts w:hint="default" w:ascii="Times New Roman" w:hAnsi="Times New Roman" w:eastAsia="宋体" w:cs="Times New Roman"/>
                <w:bCs/>
                <w:sz w:val="24"/>
                <w:szCs w:val="24"/>
                <w:lang w:val="en-US" w:eastAsia="zh-Hans"/>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sz w:val="24"/>
                <w:szCs w:val="24"/>
                <w:lang w:val="en-US" w:eastAsia="zh-CN"/>
              </w:rPr>
              <w:t>wtrmc</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sz w:val="24"/>
                <w:szCs w:val="24"/>
                <w:lang w:val="en-US" w:eastAsia="zh-Hans"/>
              </w:rPr>
              <w:tab/>
            </w:r>
            <w:r>
              <w:rPr>
                <w:rFonts w:hint="default" w:ascii="Times New Roman" w:hAnsi="Times New Roman" w:eastAsia="宋体" w:cs="Times New Roman"/>
                <w:bCs/>
                <w:sz w:val="24"/>
                <w:szCs w:val="24"/>
                <w:lang w:val="en-US" w:eastAsia="zh-CN"/>
              </w:rPr>
              <w:t>委托人名称</w:t>
            </w:r>
            <w:r>
              <w:rPr>
                <w:rFonts w:hint="default" w:ascii="Times New Roman" w:hAnsi="Times New Roman" w:eastAsia="宋体" w:cs="Times New Roman"/>
                <w:bCs/>
                <w:sz w:val="24"/>
                <w:szCs w:val="24"/>
                <w:lang w:val="en-US" w:eastAsia="zh-Hans"/>
              </w:rPr>
              <w:t>",</w:t>
            </w:r>
          </w:p>
          <w:p w14:paraId="5148B88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156E956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2C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56D6C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2591BB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239DF7B4">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6BA3442E">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443D10D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073A6E1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lang w:eastAsia="zh-CN"/>
              </w:rPr>
            </w:pPr>
            <w:r>
              <w:rPr>
                <w:rFonts w:hint="default" w:ascii="Times New Roman" w:hAnsi="Times New Roman" w:eastAsia="宋体" w:cs="Times New Roman"/>
                <w:bCs/>
              </w:rPr>
              <w:t xml:space="preserve">            "returnmsg":"成功"</w:t>
            </w:r>
            <w:r>
              <w:rPr>
                <w:rFonts w:hint="default" w:ascii="Times New Roman" w:hAnsi="Times New Roman" w:eastAsia="宋体" w:cs="Times New Roman"/>
                <w:bCs/>
                <w:lang w:eastAsia="zh-CN"/>
              </w:rPr>
              <w:t>，</w:t>
            </w:r>
          </w:p>
          <w:p w14:paraId="0E6EB1A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"strdjxh":"</w:t>
            </w:r>
            <w:r>
              <w:rPr>
                <w:rFonts w:hint="default" w:ascii="Times New Roman" w:hAnsi="Times New Roman" w:eastAsia="宋体" w:cs="Times New Roman"/>
                <w:bCs/>
              </w:rPr>
              <w:tab/>
            </w:r>
            <w:r>
              <w:rPr>
                <w:rFonts w:hint="default" w:ascii="Times New Roman" w:hAnsi="Times New Roman" w:eastAsia="宋体" w:cs="Times New Roman"/>
                <w:bCs/>
              </w:rPr>
              <w:t>受托人登记序号"</w:t>
            </w:r>
            <w:r>
              <w:rPr>
                <w:rFonts w:hint="default" w:ascii="Times New Roman" w:hAnsi="Times New Roman" w:eastAsia="宋体" w:cs="Times New Roman"/>
                <w:bCs/>
                <w:lang w:eastAsia="zh-CN"/>
              </w:rPr>
              <w:t>，</w:t>
            </w:r>
          </w:p>
          <w:p w14:paraId="1C2C765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"sszyfwjglbDm":"</w:t>
            </w:r>
            <w:r>
              <w:rPr>
                <w:rFonts w:hint="default" w:ascii="Times New Roman" w:hAnsi="Times New Roman" w:eastAsia="宋体" w:cs="Times New Roman"/>
                <w:bCs/>
              </w:rPr>
              <w:tab/>
            </w:r>
            <w:r>
              <w:rPr>
                <w:rFonts w:hint="default" w:ascii="Times New Roman" w:hAnsi="Times New Roman" w:eastAsia="宋体" w:cs="Times New Roman"/>
                <w:bCs/>
              </w:rPr>
              <w:t>涉税专业服务机构类</w:t>
            </w:r>
            <w:r>
              <w:rPr>
                <w:rFonts w:hint="default" w:ascii="Times New Roman" w:hAnsi="Times New Roman" w:eastAsia="宋体" w:cs="Times New Roman"/>
                <w:bCs/>
                <w:lang w:val="en-US" w:eastAsia="zh-CN"/>
              </w:rPr>
              <w:t>别</w:t>
            </w:r>
            <w:r>
              <w:rPr>
                <w:rFonts w:hint="default" w:ascii="Times New Roman" w:hAnsi="Times New Roman" w:eastAsia="宋体" w:cs="Times New Roman"/>
                <w:bCs/>
              </w:rPr>
              <w:t>代码"</w:t>
            </w:r>
            <w:r>
              <w:rPr>
                <w:rFonts w:hint="default" w:ascii="Times New Roman" w:hAnsi="Times New Roman" w:eastAsia="宋体" w:cs="Times New Roman"/>
                <w:bCs/>
                <w:lang w:eastAsia="zh-CN"/>
              </w:rPr>
              <w:t>，</w:t>
            </w:r>
          </w:p>
          <w:p w14:paraId="2E44263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sz w:val="24"/>
                <w:szCs w:val="24"/>
                <w:lang w:val="en-US" w:eastAsia="zh-CN"/>
              </w:rPr>
              <w:t>wtrtyshxydm</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sz w:val="24"/>
                <w:szCs w:val="24"/>
                <w:lang w:val="en-US" w:eastAsia="zh-Hans"/>
              </w:rPr>
              <w:tab/>
            </w:r>
            <w:r>
              <w:rPr>
                <w:rFonts w:hint="default" w:ascii="Times New Roman" w:hAnsi="Times New Roman" w:eastAsia="宋体" w:cs="Times New Roman"/>
                <w:bCs/>
                <w:sz w:val="24"/>
                <w:szCs w:val="24"/>
                <w:lang w:val="en-US" w:eastAsia="zh-CN"/>
              </w:rPr>
              <w:t>委托人统一社会信用代码</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lang w:eastAsia="zh-CN"/>
              </w:rPr>
              <w:t>，</w:t>
            </w:r>
          </w:p>
          <w:p w14:paraId="6999CBF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"wtrmc</w:t>
            </w:r>
            <w:r>
              <w:rPr>
                <w:rFonts w:hint="default" w:ascii="Times New Roman" w:hAnsi="Times New Roman" w:eastAsia="宋体" w:cs="Times New Roman"/>
                <w:bCs/>
              </w:rPr>
              <w:tab/>
            </w:r>
            <w:r>
              <w:rPr>
                <w:rFonts w:hint="default" w:ascii="Times New Roman" w:hAnsi="Times New Roman" w:eastAsia="宋体" w:cs="Times New Roman"/>
                <w:bCs/>
              </w:rPr>
              <w:t>":"委托人名称"</w:t>
            </w:r>
            <w:r>
              <w:rPr>
                <w:rFonts w:hint="default" w:ascii="Times New Roman" w:hAnsi="Times New Roman" w:eastAsia="宋体" w:cs="Times New Roman"/>
                <w:bCs/>
                <w:lang w:eastAsia="zh-CN"/>
              </w:rPr>
              <w:t>，</w:t>
            </w:r>
          </w:p>
          <w:p w14:paraId="61F338FE">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"wtxyxxcjbh</w:t>
            </w:r>
            <w:r>
              <w:rPr>
                <w:rFonts w:hint="default" w:ascii="Times New Roman" w:hAnsi="Times New Roman" w:eastAsia="宋体" w:cs="Times New Roman"/>
                <w:bCs/>
              </w:rPr>
              <w:tab/>
            </w:r>
            <w:r>
              <w:rPr>
                <w:rFonts w:hint="default" w:ascii="Times New Roman" w:hAnsi="Times New Roman" w:eastAsia="宋体" w:cs="Times New Roman"/>
                <w:bCs/>
              </w:rPr>
              <w:t>":"委托协议信息采集编号"</w:t>
            </w:r>
            <w:r>
              <w:rPr>
                <w:rFonts w:hint="default" w:ascii="Times New Roman" w:hAnsi="Times New Roman" w:eastAsia="宋体" w:cs="Times New Roman"/>
                <w:bCs/>
                <w:lang w:eastAsia="zh-CN"/>
              </w:rPr>
              <w:t>，</w:t>
            </w:r>
          </w:p>
          <w:p w14:paraId="509DE55E">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lang w:eastAsia="zh-CN"/>
              </w:rPr>
            </w:pPr>
            <w:r>
              <w:rPr>
                <w:rFonts w:hint="default" w:ascii="Times New Roman" w:hAnsi="Times New Roman" w:eastAsia="宋体" w:cs="Times New Roman"/>
                <w:bCs/>
              </w:rPr>
              <w:t xml:space="preserve">            "ssfwxm</w:t>
            </w:r>
            <w:r>
              <w:rPr>
                <w:rFonts w:hint="default" w:ascii="Times New Roman" w:hAnsi="Times New Roman" w:eastAsia="宋体" w:cs="Times New Roman"/>
                <w:bCs/>
              </w:rPr>
              <w:tab/>
            </w:r>
            <w:r>
              <w:rPr>
                <w:rFonts w:hint="default" w:ascii="Times New Roman" w:hAnsi="Times New Roman" w:eastAsia="宋体" w:cs="Times New Roman"/>
                <w:bCs/>
              </w:rPr>
              <w:t>":"涉税服务项目"</w:t>
            </w:r>
          </w:p>
          <w:p w14:paraId="531B4842">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03882334">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29F6C46B">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5B6B5EFE">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375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6EBA2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552A742">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 xml:space="preserve">   "Response": {</w:t>
            </w:r>
          </w:p>
          <w:p w14:paraId="37D103B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"RequestId": "16位随机数字和字母组合",</w:t>
            </w:r>
          </w:p>
          <w:p w14:paraId="0A5A0E8D">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"Error": {</w:t>
            </w:r>
          </w:p>
          <w:p w14:paraId="716E89E9">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"Code": "01",</w:t>
            </w:r>
          </w:p>
          <w:p w14:paraId="5EEF94C6">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"Message": "错误说明"</w:t>
            </w:r>
          </w:p>
          <w:p w14:paraId="3ABDFED1">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1A6B1F6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w:t>
            </w:r>
          </w:p>
          <w:p w14:paraId="7B8BAE5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6A3BE647">
      <w:pPr>
        <w:pStyle w:val="5"/>
        <w:numPr>
          <w:ilvl w:val="2"/>
          <w:numId w:val="0"/>
        </w:numPr>
        <w:spacing w:before="156" w:after="156"/>
        <w:rPr>
          <w:rFonts w:hint="default" w:ascii="Times New Roman" w:hAnsi="Times New Roman" w:cs="Times New Roman"/>
        </w:rPr>
      </w:pPr>
      <w:bookmarkStart w:id="207" w:name="_Toc20822"/>
      <w:r>
        <w:rPr>
          <w:rFonts w:hint="default" w:ascii="Times New Roman" w:hAnsi="Times New Roman" w:cs="Times New Roman"/>
          <w:lang w:eastAsia="zh-CN"/>
        </w:rPr>
        <w:t>5.2.17</w:t>
      </w:r>
      <w:r>
        <w:rPr>
          <w:rFonts w:hint="default" w:ascii="Times New Roman" w:hAnsi="Times New Roman" w:cs="Times New Roman"/>
        </w:rPr>
        <w:t>代码表附录</w:t>
      </w:r>
      <w:bookmarkEnd w:id="204"/>
      <w:bookmarkEnd w:id="207"/>
    </w:p>
    <w:p w14:paraId="2D839921">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.1省级税务机关代码表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2E59A89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shd w:val="clear" w:color="auto" w:fill="BFBFBF"/>
            <w:noWrap w:val="0"/>
            <w:vAlign w:val="center"/>
          </w:tcPr>
          <w:p w14:paraId="0660D30C">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4278E9B9">
            <w:pPr>
              <w:pStyle w:val="87"/>
              <w:rPr>
                <w:rFonts w:hint="default" w:ascii="Times New Roman" w:hAnsi="Times New Roman" w:cs="Times New Roman"/>
              </w:rPr>
            </w:pPr>
            <w:r>
              <w:rPr>
                <w:rFonts w:hint="default" w:ascii="Times New Roman" w:hAnsi="Times New Roman" w:cs="Times New Roman"/>
              </w:rPr>
              <w:t>说明</w:t>
            </w:r>
          </w:p>
        </w:tc>
      </w:tr>
      <w:tr w14:paraId="69780E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A557C89">
            <w:pPr>
              <w:pStyle w:val="87"/>
              <w:jc w:val="both"/>
              <w:rPr>
                <w:rFonts w:hint="default" w:ascii="Times New Roman" w:hAnsi="Times New Roman" w:cs="Times New Roman"/>
              </w:rPr>
            </w:pPr>
            <w:r>
              <w:rPr>
                <w:rFonts w:hint="default" w:ascii="Times New Roman" w:hAnsi="Times New Roman" w:cs="Times New Roman"/>
              </w:rPr>
              <w:t>11100000000</w:t>
            </w:r>
          </w:p>
        </w:tc>
        <w:tc>
          <w:tcPr>
            <w:tcW w:w="3519" w:type="pct"/>
            <w:noWrap w:val="0"/>
            <w:vAlign w:val="center"/>
          </w:tcPr>
          <w:p w14:paraId="45144DE9">
            <w:pPr>
              <w:pStyle w:val="87"/>
              <w:rPr>
                <w:rFonts w:hint="default" w:ascii="Times New Roman" w:hAnsi="Times New Roman" w:cs="Times New Roman"/>
              </w:rPr>
            </w:pPr>
            <w:r>
              <w:rPr>
                <w:rFonts w:hint="default" w:ascii="Times New Roman" w:hAnsi="Times New Roman" w:cs="Times New Roman"/>
              </w:rPr>
              <w:t>北京市税务局</w:t>
            </w:r>
          </w:p>
        </w:tc>
      </w:tr>
      <w:tr w14:paraId="64C6D19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E314982">
            <w:pPr>
              <w:pStyle w:val="87"/>
              <w:rPr>
                <w:rFonts w:hint="default" w:ascii="Times New Roman" w:hAnsi="Times New Roman" w:cs="Times New Roman"/>
                <w:lang w:eastAsia="zh-Hans"/>
              </w:rPr>
            </w:pPr>
            <w:r>
              <w:rPr>
                <w:rFonts w:hint="default" w:ascii="Times New Roman" w:hAnsi="Times New Roman" w:cs="Times New Roman"/>
              </w:rPr>
              <w:t>11200000000</w:t>
            </w:r>
          </w:p>
        </w:tc>
        <w:tc>
          <w:tcPr>
            <w:tcW w:w="3519" w:type="pct"/>
            <w:noWrap w:val="0"/>
            <w:vAlign w:val="center"/>
          </w:tcPr>
          <w:p w14:paraId="0439C5FA">
            <w:pPr>
              <w:pStyle w:val="87"/>
              <w:rPr>
                <w:rFonts w:hint="default" w:ascii="Times New Roman" w:hAnsi="Times New Roman" w:cs="Times New Roman"/>
                <w:lang w:eastAsia="zh-Hans"/>
              </w:rPr>
            </w:pPr>
            <w:r>
              <w:rPr>
                <w:rFonts w:hint="default" w:ascii="Times New Roman" w:hAnsi="Times New Roman" w:cs="Times New Roman"/>
              </w:rPr>
              <w:t>天津市税务局</w:t>
            </w:r>
          </w:p>
        </w:tc>
      </w:tr>
      <w:tr w14:paraId="6E47691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noWrap w:val="0"/>
            <w:vAlign w:val="center"/>
          </w:tcPr>
          <w:p w14:paraId="34732967">
            <w:pPr>
              <w:pStyle w:val="87"/>
              <w:rPr>
                <w:rFonts w:hint="default" w:ascii="Times New Roman" w:hAnsi="Times New Roman" w:cs="Times New Roman"/>
                <w:lang w:eastAsia="zh-Hans"/>
              </w:rPr>
            </w:pPr>
            <w:r>
              <w:rPr>
                <w:rFonts w:hint="default" w:ascii="Times New Roman" w:hAnsi="Times New Roman" w:cs="Times New Roman"/>
              </w:rPr>
              <w:t>11300000000</w:t>
            </w:r>
          </w:p>
        </w:tc>
        <w:tc>
          <w:tcPr>
            <w:tcW w:w="3519" w:type="pct"/>
            <w:noWrap w:val="0"/>
            <w:vAlign w:val="center"/>
          </w:tcPr>
          <w:p w14:paraId="08927327">
            <w:pPr>
              <w:pStyle w:val="87"/>
              <w:rPr>
                <w:rFonts w:hint="default" w:ascii="Times New Roman" w:hAnsi="Times New Roman" w:cs="Times New Roman"/>
              </w:rPr>
            </w:pPr>
            <w:r>
              <w:rPr>
                <w:rFonts w:hint="default" w:ascii="Times New Roman" w:hAnsi="Times New Roman" w:cs="Times New Roman"/>
              </w:rPr>
              <w:t>河北省税务局</w:t>
            </w:r>
          </w:p>
        </w:tc>
      </w:tr>
      <w:tr w14:paraId="07D304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86B7766">
            <w:pPr>
              <w:pStyle w:val="87"/>
              <w:rPr>
                <w:rFonts w:hint="default" w:ascii="Times New Roman" w:hAnsi="Times New Roman" w:cs="Times New Roman"/>
              </w:rPr>
            </w:pPr>
            <w:r>
              <w:rPr>
                <w:rFonts w:hint="default" w:ascii="Times New Roman" w:hAnsi="Times New Roman" w:cs="Times New Roman"/>
              </w:rPr>
              <w:t>11400000000</w:t>
            </w:r>
          </w:p>
        </w:tc>
        <w:tc>
          <w:tcPr>
            <w:tcW w:w="3519" w:type="pct"/>
            <w:noWrap w:val="0"/>
            <w:vAlign w:val="center"/>
          </w:tcPr>
          <w:p w14:paraId="2490EE0E">
            <w:pPr>
              <w:pStyle w:val="87"/>
              <w:rPr>
                <w:rFonts w:hint="default" w:ascii="Times New Roman" w:hAnsi="Times New Roman" w:cs="Times New Roman"/>
              </w:rPr>
            </w:pPr>
            <w:r>
              <w:rPr>
                <w:rFonts w:hint="default" w:ascii="Times New Roman" w:hAnsi="Times New Roman" w:cs="Times New Roman"/>
              </w:rPr>
              <w:t>山西省税务局</w:t>
            </w:r>
          </w:p>
        </w:tc>
      </w:tr>
      <w:tr w14:paraId="23292CF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4483DDC">
            <w:pPr>
              <w:pStyle w:val="87"/>
              <w:rPr>
                <w:rFonts w:hint="default" w:ascii="Times New Roman" w:hAnsi="Times New Roman" w:cs="Times New Roman"/>
              </w:rPr>
            </w:pPr>
            <w:r>
              <w:rPr>
                <w:rFonts w:hint="default" w:ascii="Times New Roman" w:hAnsi="Times New Roman" w:cs="Times New Roman"/>
              </w:rPr>
              <w:t>11500000000</w:t>
            </w:r>
          </w:p>
        </w:tc>
        <w:tc>
          <w:tcPr>
            <w:tcW w:w="3519" w:type="pct"/>
            <w:noWrap w:val="0"/>
            <w:vAlign w:val="center"/>
          </w:tcPr>
          <w:p w14:paraId="35773F4D">
            <w:pPr>
              <w:pStyle w:val="87"/>
              <w:rPr>
                <w:rFonts w:hint="default" w:ascii="Times New Roman" w:hAnsi="Times New Roman" w:cs="Times New Roman"/>
              </w:rPr>
            </w:pPr>
            <w:r>
              <w:rPr>
                <w:rFonts w:hint="default" w:ascii="Times New Roman" w:hAnsi="Times New Roman" w:cs="Times New Roman"/>
              </w:rPr>
              <w:t>内蒙古自治区税务局</w:t>
            </w:r>
          </w:p>
        </w:tc>
      </w:tr>
      <w:tr w14:paraId="2BC517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8213220">
            <w:pPr>
              <w:pStyle w:val="87"/>
              <w:rPr>
                <w:rFonts w:hint="default" w:ascii="Times New Roman" w:hAnsi="Times New Roman" w:cs="Times New Roman"/>
              </w:rPr>
            </w:pPr>
            <w:r>
              <w:rPr>
                <w:rFonts w:hint="default" w:ascii="Times New Roman" w:hAnsi="Times New Roman" w:cs="Times New Roman"/>
              </w:rPr>
              <w:t>12100000000</w:t>
            </w:r>
          </w:p>
        </w:tc>
        <w:tc>
          <w:tcPr>
            <w:tcW w:w="3519" w:type="pct"/>
            <w:noWrap w:val="0"/>
            <w:vAlign w:val="center"/>
          </w:tcPr>
          <w:p w14:paraId="6E031AB6">
            <w:pPr>
              <w:pStyle w:val="87"/>
              <w:rPr>
                <w:rFonts w:hint="default" w:ascii="Times New Roman" w:hAnsi="Times New Roman" w:cs="Times New Roman"/>
              </w:rPr>
            </w:pPr>
            <w:r>
              <w:rPr>
                <w:rFonts w:hint="default" w:ascii="Times New Roman" w:hAnsi="Times New Roman" w:cs="Times New Roman"/>
              </w:rPr>
              <w:t>辽宁省税务局</w:t>
            </w:r>
          </w:p>
        </w:tc>
      </w:tr>
      <w:tr w14:paraId="0B44670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A6B7C12">
            <w:pPr>
              <w:pStyle w:val="87"/>
              <w:rPr>
                <w:rFonts w:hint="default" w:ascii="Times New Roman" w:hAnsi="Times New Roman" w:cs="Times New Roman"/>
              </w:rPr>
            </w:pPr>
            <w:r>
              <w:rPr>
                <w:rFonts w:hint="default" w:ascii="Times New Roman" w:hAnsi="Times New Roman" w:cs="Times New Roman"/>
              </w:rPr>
              <w:t>12102000000</w:t>
            </w:r>
          </w:p>
        </w:tc>
        <w:tc>
          <w:tcPr>
            <w:tcW w:w="3519" w:type="pct"/>
            <w:noWrap w:val="0"/>
            <w:vAlign w:val="center"/>
          </w:tcPr>
          <w:p w14:paraId="6CB10C3B">
            <w:pPr>
              <w:pStyle w:val="87"/>
              <w:rPr>
                <w:rFonts w:hint="default" w:ascii="Times New Roman" w:hAnsi="Times New Roman" w:cs="Times New Roman"/>
              </w:rPr>
            </w:pPr>
            <w:r>
              <w:rPr>
                <w:rFonts w:hint="default" w:ascii="Times New Roman" w:hAnsi="Times New Roman" w:cs="Times New Roman"/>
              </w:rPr>
              <w:t>大连市税务局</w:t>
            </w:r>
          </w:p>
        </w:tc>
      </w:tr>
      <w:tr w14:paraId="0A5B0F9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F090F02">
            <w:pPr>
              <w:pStyle w:val="87"/>
              <w:rPr>
                <w:rFonts w:hint="default" w:ascii="Times New Roman" w:hAnsi="Times New Roman" w:cs="Times New Roman"/>
              </w:rPr>
            </w:pPr>
            <w:r>
              <w:rPr>
                <w:rFonts w:hint="default" w:ascii="Times New Roman" w:hAnsi="Times New Roman" w:cs="Times New Roman"/>
              </w:rPr>
              <w:t>12200000000</w:t>
            </w:r>
          </w:p>
        </w:tc>
        <w:tc>
          <w:tcPr>
            <w:tcW w:w="3519" w:type="pct"/>
            <w:noWrap w:val="0"/>
            <w:vAlign w:val="center"/>
          </w:tcPr>
          <w:p w14:paraId="7EF5AFCC">
            <w:pPr>
              <w:pStyle w:val="87"/>
              <w:rPr>
                <w:rFonts w:hint="default" w:ascii="Times New Roman" w:hAnsi="Times New Roman" w:cs="Times New Roman"/>
              </w:rPr>
            </w:pPr>
            <w:r>
              <w:rPr>
                <w:rFonts w:hint="default" w:ascii="Times New Roman" w:hAnsi="Times New Roman" w:cs="Times New Roman"/>
              </w:rPr>
              <w:t>吉林省税务局</w:t>
            </w:r>
          </w:p>
        </w:tc>
      </w:tr>
      <w:tr w14:paraId="6EB359B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7633EC7">
            <w:pPr>
              <w:pStyle w:val="87"/>
              <w:rPr>
                <w:rFonts w:hint="default" w:ascii="Times New Roman" w:hAnsi="Times New Roman" w:cs="Times New Roman"/>
              </w:rPr>
            </w:pPr>
            <w:r>
              <w:rPr>
                <w:rFonts w:hint="default" w:ascii="Times New Roman" w:hAnsi="Times New Roman" w:cs="Times New Roman"/>
              </w:rPr>
              <w:t>12300000000</w:t>
            </w:r>
          </w:p>
        </w:tc>
        <w:tc>
          <w:tcPr>
            <w:tcW w:w="3519" w:type="pct"/>
            <w:noWrap w:val="0"/>
            <w:vAlign w:val="center"/>
          </w:tcPr>
          <w:p w14:paraId="246203D4">
            <w:pPr>
              <w:pStyle w:val="87"/>
              <w:rPr>
                <w:rFonts w:hint="default" w:ascii="Times New Roman" w:hAnsi="Times New Roman" w:cs="Times New Roman"/>
              </w:rPr>
            </w:pPr>
            <w:r>
              <w:rPr>
                <w:rFonts w:hint="default" w:ascii="Times New Roman" w:hAnsi="Times New Roman" w:cs="Times New Roman"/>
              </w:rPr>
              <w:t>黑龙江省税务局</w:t>
            </w:r>
          </w:p>
        </w:tc>
      </w:tr>
      <w:tr w14:paraId="4D55725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C69D0FB">
            <w:pPr>
              <w:pStyle w:val="87"/>
              <w:rPr>
                <w:rFonts w:hint="default" w:ascii="Times New Roman" w:hAnsi="Times New Roman" w:cs="Times New Roman"/>
              </w:rPr>
            </w:pPr>
            <w:r>
              <w:rPr>
                <w:rFonts w:hint="default" w:ascii="Times New Roman" w:hAnsi="Times New Roman" w:cs="Times New Roman"/>
              </w:rPr>
              <w:t>13100000000</w:t>
            </w:r>
          </w:p>
        </w:tc>
        <w:tc>
          <w:tcPr>
            <w:tcW w:w="3519" w:type="pct"/>
            <w:noWrap w:val="0"/>
            <w:vAlign w:val="center"/>
          </w:tcPr>
          <w:p w14:paraId="04B3F152">
            <w:pPr>
              <w:pStyle w:val="87"/>
              <w:rPr>
                <w:rFonts w:hint="default" w:ascii="Times New Roman" w:hAnsi="Times New Roman" w:cs="Times New Roman"/>
              </w:rPr>
            </w:pPr>
            <w:r>
              <w:rPr>
                <w:rFonts w:hint="default" w:ascii="Times New Roman" w:hAnsi="Times New Roman" w:cs="Times New Roman"/>
              </w:rPr>
              <w:t>上海市税务局</w:t>
            </w:r>
          </w:p>
        </w:tc>
      </w:tr>
      <w:tr w14:paraId="6A43A2E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4EA7626">
            <w:pPr>
              <w:pStyle w:val="87"/>
              <w:rPr>
                <w:rFonts w:hint="default" w:ascii="Times New Roman" w:hAnsi="Times New Roman" w:cs="Times New Roman"/>
              </w:rPr>
            </w:pPr>
            <w:r>
              <w:rPr>
                <w:rFonts w:hint="default" w:ascii="Times New Roman" w:hAnsi="Times New Roman" w:cs="Times New Roman"/>
              </w:rPr>
              <w:t>13200000000</w:t>
            </w:r>
          </w:p>
        </w:tc>
        <w:tc>
          <w:tcPr>
            <w:tcW w:w="3519" w:type="pct"/>
            <w:noWrap w:val="0"/>
            <w:vAlign w:val="center"/>
          </w:tcPr>
          <w:p w14:paraId="7D994A69">
            <w:pPr>
              <w:pStyle w:val="87"/>
              <w:rPr>
                <w:rFonts w:hint="default" w:ascii="Times New Roman" w:hAnsi="Times New Roman" w:cs="Times New Roman"/>
              </w:rPr>
            </w:pPr>
            <w:r>
              <w:rPr>
                <w:rFonts w:hint="default" w:ascii="Times New Roman" w:hAnsi="Times New Roman" w:cs="Times New Roman"/>
              </w:rPr>
              <w:t>江苏省税务局</w:t>
            </w:r>
          </w:p>
        </w:tc>
      </w:tr>
      <w:tr w14:paraId="5DBE13C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B6C8D8E">
            <w:pPr>
              <w:pStyle w:val="87"/>
              <w:rPr>
                <w:rFonts w:hint="default" w:ascii="Times New Roman" w:hAnsi="Times New Roman" w:cs="Times New Roman"/>
              </w:rPr>
            </w:pPr>
            <w:r>
              <w:rPr>
                <w:rFonts w:hint="default" w:ascii="Times New Roman" w:hAnsi="Times New Roman" w:cs="Times New Roman"/>
              </w:rPr>
              <w:t>13300000000</w:t>
            </w:r>
          </w:p>
        </w:tc>
        <w:tc>
          <w:tcPr>
            <w:tcW w:w="3519" w:type="pct"/>
            <w:noWrap w:val="0"/>
            <w:vAlign w:val="center"/>
          </w:tcPr>
          <w:p w14:paraId="6A0513BC">
            <w:pPr>
              <w:pStyle w:val="87"/>
              <w:rPr>
                <w:rFonts w:hint="default" w:ascii="Times New Roman" w:hAnsi="Times New Roman" w:cs="Times New Roman"/>
              </w:rPr>
            </w:pPr>
            <w:r>
              <w:rPr>
                <w:rFonts w:hint="default" w:ascii="Times New Roman" w:hAnsi="Times New Roman" w:cs="Times New Roman"/>
              </w:rPr>
              <w:t>浙江省税务局</w:t>
            </w:r>
          </w:p>
        </w:tc>
      </w:tr>
      <w:tr w14:paraId="2AAEB87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682A794">
            <w:pPr>
              <w:pStyle w:val="87"/>
              <w:rPr>
                <w:rFonts w:hint="default" w:ascii="Times New Roman" w:hAnsi="Times New Roman" w:cs="Times New Roman"/>
              </w:rPr>
            </w:pPr>
            <w:r>
              <w:rPr>
                <w:rFonts w:hint="default" w:ascii="Times New Roman" w:hAnsi="Times New Roman" w:cs="Times New Roman"/>
              </w:rPr>
              <w:t>13302000000</w:t>
            </w:r>
          </w:p>
        </w:tc>
        <w:tc>
          <w:tcPr>
            <w:tcW w:w="3519" w:type="pct"/>
            <w:noWrap w:val="0"/>
            <w:vAlign w:val="center"/>
          </w:tcPr>
          <w:p w14:paraId="5A2ED63A">
            <w:pPr>
              <w:pStyle w:val="87"/>
              <w:rPr>
                <w:rFonts w:hint="default" w:ascii="Times New Roman" w:hAnsi="Times New Roman" w:cs="Times New Roman"/>
              </w:rPr>
            </w:pPr>
            <w:r>
              <w:rPr>
                <w:rFonts w:hint="default" w:ascii="Times New Roman" w:hAnsi="Times New Roman" w:cs="Times New Roman"/>
              </w:rPr>
              <w:t>宁波市税务局</w:t>
            </w:r>
          </w:p>
        </w:tc>
      </w:tr>
      <w:tr w14:paraId="666A13C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37A2F46">
            <w:pPr>
              <w:pStyle w:val="87"/>
              <w:rPr>
                <w:rFonts w:hint="default" w:ascii="Times New Roman" w:hAnsi="Times New Roman" w:cs="Times New Roman"/>
              </w:rPr>
            </w:pPr>
            <w:r>
              <w:rPr>
                <w:rFonts w:hint="default" w:ascii="Times New Roman" w:hAnsi="Times New Roman" w:cs="Times New Roman"/>
              </w:rPr>
              <w:t>13400000000</w:t>
            </w:r>
          </w:p>
        </w:tc>
        <w:tc>
          <w:tcPr>
            <w:tcW w:w="3519" w:type="pct"/>
            <w:noWrap w:val="0"/>
            <w:vAlign w:val="center"/>
          </w:tcPr>
          <w:p w14:paraId="06729A6D">
            <w:pPr>
              <w:pStyle w:val="87"/>
              <w:rPr>
                <w:rFonts w:hint="default" w:ascii="Times New Roman" w:hAnsi="Times New Roman" w:cs="Times New Roman"/>
              </w:rPr>
            </w:pPr>
            <w:r>
              <w:rPr>
                <w:rFonts w:hint="default" w:ascii="Times New Roman" w:hAnsi="Times New Roman" w:cs="Times New Roman"/>
              </w:rPr>
              <w:t>安徽省税务局</w:t>
            </w:r>
          </w:p>
        </w:tc>
      </w:tr>
      <w:tr w14:paraId="00A197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2C64DAF">
            <w:pPr>
              <w:pStyle w:val="87"/>
              <w:rPr>
                <w:rFonts w:hint="default" w:ascii="Times New Roman" w:hAnsi="Times New Roman" w:cs="Times New Roman"/>
              </w:rPr>
            </w:pPr>
            <w:r>
              <w:rPr>
                <w:rFonts w:hint="default" w:ascii="Times New Roman" w:hAnsi="Times New Roman" w:cs="Times New Roman"/>
              </w:rPr>
              <w:t>13500000000</w:t>
            </w:r>
          </w:p>
        </w:tc>
        <w:tc>
          <w:tcPr>
            <w:tcW w:w="3519" w:type="pct"/>
            <w:noWrap w:val="0"/>
            <w:vAlign w:val="center"/>
          </w:tcPr>
          <w:p w14:paraId="7DA03112">
            <w:pPr>
              <w:pStyle w:val="87"/>
              <w:rPr>
                <w:rFonts w:hint="default" w:ascii="Times New Roman" w:hAnsi="Times New Roman" w:cs="Times New Roman"/>
              </w:rPr>
            </w:pPr>
            <w:r>
              <w:rPr>
                <w:rFonts w:hint="default" w:ascii="Times New Roman" w:hAnsi="Times New Roman" w:cs="Times New Roman"/>
              </w:rPr>
              <w:t>福建省税务局</w:t>
            </w:r>
          </w:p>
        </w:tc>
      </w:tr>
      <w:tr w14:paraId="67519BF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6D6F687">
            <w:pPr>
              <w:pStyle w:val="87"/>
              <w:rPr>
                <w:rFonts w:hint="default" w:ascii="Times New Roman" w:hAnsi="Times New Roman" w:cs="Times New Roman"/>
              </w:rPr>
            </w:pPr>
            <w:r>
              <w:rPr>
                <w:rFonts w:hint="default" w:ascii="Times New Roman" w:hAnsi="Times New Roman" w:cs="Times New Roman"/>
              </w:rPr>
              <w:t>13502000000</w:t>
            </w:r>
          </w:p>
        </w:tc>
        <w:tc>
          <w:tcPr>
            <w:tcW w:w="3519" w:type="pct"/>
            <w:noWrap w:val="0"/>
            <w:vAlign w:val="center"/>
          </w:tcPr>
          <w:p w14:paraId="10414909">
            <w:pPr>
              <w:pStyle w:val="87"/>
              <w:rPr>
                <w:rFonts w:hint="default" w:ascii="Times New Roman" w:hAnsi="Times New Roman" w:cs="Times New Roman"/>
              </w:rPr>
            </w:pPr>
            <w:r>
              <w:rPr>
                <w:rFonts w:hint="default" w:ascii="Times New Roman" w:hAnsi="Times New Roman" w:cs="Times New Roman"/>
              </w:rPr>
              <w:t>厦门市税务局</w:t>
            </w:r>
          </w:p>
        </w:tc>
      </w:tr>
      <w:tr w14:paraId="49CFCE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43614B0">
            <w:pPr>
              <w:pStyle w:val="87"/>
              <w:rPr>
                <w:rFonts w:hint="default" w:ascii="Times New Roman" w:hAnsi="Times New Roman" w:cs="Times New Roman"/>
              </w:rPr>
            </w:pPr>
            <w:r>
              <w:rPr>
                <w:rFonts w:hint="default" w:ascii="Times New Roman" w:hAnsi="Times New Roman" w:cs="Times New Roman"/>
              </w:rPr>
              <w:t>13600000000</w:t>
            </w:r>
          </w:p>
        </w:tc>
        <w:tc>
          <w:tcPr>
            <w:tcW w:w="3519" w:type="pct"/>
            <w:noWrap w:val="0"/>
            <w:vAlign w:val="center"/>
          </w:tcPr>
          <w:p w14:paraId="15B810C8">
            <w:pPr>
              <w:pStyle w:val="87"/>
              <w:rPr>
                <w:rFonts w:hint="default" w:ascii="Times New Roman" w:hAnsi="Times New Roman" w:cs="Times New Roman"/>
              </w:rPr>
            </w:pPr>
            <w:r>
              <w:rPr>
                <w:rFonts w:hint="default" w:ascii="Times New Roman" w:hAnsi="Times New Roman" w:cs="Times New Roman"/>
              </w:rPr>
              <w:t>江西省税务局</w:t>
            </w:r>
          </w:p>
        </w:tc>
      </w:tr>
      <w:tr w14:paraId="5D75691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noWrap w:val="0"/>
            <w:vAlign w:val="center"/>
          </w:tcPr>
          <w:p w14:paraId="2FAC71D3">
            <w:pPr>
              <w:pStyle w:val="87"/>
              <w:rPr>
                <w:rFonts w:hint="default" w:ascii="Times New Roman" w:hAnsi="Times New Roman" w:cs="Times New Roman"/>
              </w:rPr>
            </w:pPr>
            <w:r>
              <w:rPr>
                <w:rFonts w:hint="default" w:ascii="Times New Roman" w:hAnsi="Times New Roman" w:cs="Times New Roman"/>
              </w:rPr>
              <w:t>13700000000</w:t>
            </w:r>
          </w:p>
        </w:tc>
        <w:tc>
          <w:tcPr>
            <w:tcW w:w="3519" w:type="pct"/>
            <w:noWrap w:val="0"/>
            <w:vAlign w:val="center"/>
          </w:tcPr>
          <w:p w14:paraId="3D659341">
            <w:pPr>
              <w:pStyle w:val="87"/>
              <w:rPr>
                <w:rFonts w:hint="default" w:ascii="Times New Roman" w:hAnsi="Times New Roman" w:cs="Times New Roman"/>
              </w:rPr>
            </w:pPr>
            <w:r>
              <w:rPr>
                <w:rFonts w:hint="default" w:ascii="Times New Roman" w:hAnsi="Times New Roman" w:cs="Times New Roman"/>
              </w:rPr>
              <w:t>山东省税务局</w:t>
            </w:r>
          </w:p>
        </w:tc>
      </w:tr>
      <w:tr w14:paraId="3480B38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46CF6FD">
            <w:pPr>
              <w:pStyle w:val="87"/>
              <w:rPr>
                <w:rFonts w:hint="default" w:ascii="Times New Roman" w:hAnsi="Times New Roman" w:cs="Times New Roman"/>
              </w:rPr>
            </w:pPr>
            <w:r>
              <w:rPr>
                <w:rFonts w:hint="default" w:ascii="Times New Roman" w:hAnsi="Times New Roman" w:cs="Times New Roman"/>
              </w:rPr>
              <w:t>13702000000</w:t>
            </w:r>
          </w:p>
        </w:tc>
        <w:tc>
          <w:tcPr>
            <w:tcW w:w="3519" w:type="pct"/>
            <w:noWrap w:val="0"/>
            <w:vAlign w:val="center"/>
          </w:tcPr>
          <w:p w14:paraId="1B2987A5">
            <w:pPr>
              <w:pStyle w:val="87"/>
              <w:rPr>
                <w:rFonts w:hint="default" w:ascii="Times New Roman" w:hAnsi="Times New Roman" w:cs="Times New Roman"/>
              </w:rPr>
            </w:pPr>
            <w:r>
              <w:rPr>
                <w:rFonts w:hint="default" w:ascii="Times New Roman" w:hAnsi="Times New Roman" w:cs="Times New Roman"/>
              </w:rPr>
              <w:t>青岛市税务局</w:t>
            </w:r>
          </w:p>
        </w:tc>
      </w:tr>
      <w:tr w14:paraId="54F5ECA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noWrap w:val="0"/>
            <w:vAlign w:val="center"/>
          </w:tcPr>
          <w:p w14:paraId="67554850">
            <w:pPr>
              <w:pStyle w:val="87"/>
              <w:rPr>
                <w:rFonts w:hint="default" w:ascii="Times New Roman" w:hAnsi="Times New Roman" w:cs="Times New Roman"/>
              </w:rPr>
            </w:pPr>
            <w:r>
              <w:rPr>
                <w:rFonts w:hint="default" w:ascii="Times New Roman" w:hAnsi="Times New Roman" w:cs="Times New Roman"/>
              </w:rPr>
              <w:t>14100000000</w:t>
            </w:r>
          </w:p>
        </w:tc>
        <w:tc>
          <w:tcPr>
            <w:tcW w:w="3519" w:type="pct"/>
            <w:noWrap w:val="0"/>
            <w:vAlign w:val="center"/>
          </w:tcPr>
          <w:p w14:paraId="71444F5D">
            <w:pPr>
              <w:pStyle w:val="87"/>
              <w:rPr>
                <w:rFonts w:hint="default" w:ascii="Times New Roman" w:hAnsi="Times New Roman" w:cs="Times New Roman"/>
              </w:rPr>
            </w:pPr>
            <w:r>
              <w:rPr>
                <w:rFonts w:hint="default" w:ascii="Times New Roman" w:hAnsi="Times New Roman" w:cs="Times New Roman"/>
              </w:rPr>
              <w:t>河南省税务局</w:t>
            </w:r>
          </w:p>
        </w:tc>
      </w:tr>
      <w:tr w14:paraId="176023A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6C71A0D">
            <w:pPr>
              <w:pStyle w:val="87"/>
              <w:rPr>
                <w:rFonts w:hint="default" w:ascii="Times New Roman" w:hAnsi="Times New Roman" w:cs="Times New Roman"/>
              </w:rPr>
            </w:pPr>
            <w:r>
              <w:rPr>
                <w:rFonts w:hint="default" w:ascii="Times New Roman" w:hAnsi="Times New Roman" w:cs="Times New Roman"/>
              </w:rPr>
              <w:t>14200000000</w:t>
            </w:r>
          </w:p>
        </w:tc>
        <w:tc>
          <w:tcPr>
            <w:tcW w:w="3519" w:type="pct"/>
            <w:noWrap w:val="0"/>
            <w:vAlign w:val="center"/>
          </w:tcPr>
          <w:p w14:paraId="105E6009">
            <w:pPr>
              <w:pStyle w:val="87"/>
              <w:rPr>
                <w:rFonts w:hint="default" w:ascii="Times New Roman" w:hAnsi="Times New Roman" w:cs="Times New Roman"/>
              </w:rPr>
            </w:pPr>
            <w:r>
              <w:rPr>
                <w:rFonts w:hint="default" w:ascii="Times New Roman" w:hAnsi="Times New Roman" w:cs="Times New Roman"/>
              </w:rPr>
              <w:t>湖北省税务局</w:t>
            </w:r>
          </w:p>
        </w:tc>
      </w:tr>
      <w:tr w14:paraId="0DC501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noWrap w:val="0"/>
            <w:vAlign w:val="center"/>
          </w:tcPr>
          <w:p w14:paraId="19F9C496">
            <w:pPr>
              <w:pStyle w:val="87"/>
              <w:rPr>
                <w:rFonts w:hint="default" w:ascii="Times New Roman" w:hAnsi="Times New Roman" w:cs="Times New Roman"/>
              </w:rPr>
            </w:pPr>
            <w:r>
              <w:rPr>
                <w:rFonts w:hint="default" w:ascii="Times New Roman" w:hAnsi="Times New Roman" w:cs="Times New Roman"/>
              </w:rPr>
              <w:t>14300000000</w:t>
            </w:r>
          </w:p>
        </w:tc>
        <w:tc>
          <w:tcPr>
            <w:tcW w:w="3519" w:type="pct"/>
            <w:noWrap w:val="0"/>
            <w:vAlign w:val="center"/>
          </w:tcPr>
          <w:p w14:paraId="4558A7B5">
            <w:pPr>
              <w:pStyle w:val="87"/>
              <w:rPr>
                <w:rFonts w:hint="default" w:ascii="Times New Roman" w:hAnsi="Times New Roman" w:cs="Times New Roman"/>
              </w:rPr>
            </w:pPr>
            <w:r>
              <w:rPr>
                <w:rFonts w:hint="default" w:ascii="Times New Roman" w:hAnsi="Times New Roman" w:cs="Times New Roman"/>
              </w:rPr>
              <w:t>湖南省税务局</w:t>
            </w:r>
          </w:p>
        </w:tc>
      </w:tr>
      <w:tr w14:paraId="25C46C3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869897F">
            <w:pPr>
              <w:pStyle w:val="87"/>
              <w:rPr>
                <w:rFonts w:hint="default" w:ascii="Times New Roman" w:hAnsi="Times New Roman" w:cs="Times New Roman"/>
              </w:rPr>
            </w:pPr>
            <w:r>
              <w:rPr>
                <w:rFonts w:hint="default" w:ascii="Times New Roman" w:hAnsi="Times New Roman" w:cs="Times New Roman"/>
              </w:rPr>
              <w:t>14400000000</w:t>
            </w:r>
          </w:p>
        </w:tc>
        <w:tc>
          <w:tcPr>
            <w:tcW w:w="3519" w:type="pct"/>
            <w:noWrap w:val="0"/>
            <w:vAlign w:val="center"/>
          </w:tcPr>
          <w:p w14:paraId="516DD20E">
            <w:pPr>
              <w:pStyle w:val="87"/>
              <w:rPr>
                <w:rFonts w:hint="default" w:ascii="Times New Roman" w:hAnsi="Times New Roman" w:cs="Times New Roman"/>
              </w:rPr>
            </w:pPr>
            <w:r>
              <w:rPr>
                <w:rFonts w:hint="default" w:ascii="Times New Roman" w:hAnsi="Times New Roman" w:cs="Times New Roman"/>
              </w:rPr>
              <w:t>广东省税务局</w:t>
            </w:r>
          </w:p>
        </w:tc>
      </w:tr>
      <w:tr w14:paraId="44C61FC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389C993">
            <w:pPr>
              <w:pStyle w:val="87"/>
              <w:rPr>
                <w:rFonts w:hint="default" w:ascii="Times New Roman" w:hAnsi="Times New Roman" w:cs="Times New Roman"/>
              </w:rPr>
            </w:pPr>
            <w:r>
              <w:rPr>
                <w:rFonts w:hint="default" w:ascii="Times New Roman" w:hAnsi="Times New Roman" w:cs="Times New Roman"/>
              </w:rPr>
              <w:t>14403000000</w:t>
            </w:r>
          </w:p>
        </w:tc>
        <w:tc>
          <w:tcPr>
            <w:tcW w:w="3519" w:type="pct"/>
            <w:noWrap w:val="0"/>
            <w:vAlign w:val="center"/>
          </w:tcPr>
          <w:p w14:paraId="39E1E611">
            <w:pPr>
              <w:pStyle w:val="87"/>
              <w:rPr>
                <w:rFonts w:hint="default" w:ascii="Times New Roman" w:hAnsi="Times New Roman" w:cs="Times New Roman"/>
              </w:rPr>
            </w:pPr>
            <w:r>
              <w:rPr>
                <w:rFonts w:hint="default" w:ascii="Times New Roman" w:hAnsi="Times New Roman" w:cs="Times New Roman"/>
              </w:rPr>
              <w:t>深圳省税务局</w:t>
            </w:r>
          </w:p>
        </w:tc>
      </w:tr>
      <w:tr w14:paraId="434AC87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81A7A3B">
            <w:pPr>
              <w:pStyle w:val="87"/>
              <w:rPr>
                <w:rFonts w:hint="default" w:ascii="Times New Roman" w:hAnsi="Times New Roman" w:cs="Times New Roman"/>
              </w:rPr>
            </w:pPr>
            <w:r>
              <w:rPr>
                <w:rFonts w:hint="default" w:ascii="Times New Roman" w:hAnsi="Times New Roman" w:cs="Times New Roman"/>
              </w:rPr>
              <w:t>14500000000</w:t>
            </w:r>
          </w:p>
        </w:tc>
        <w:tc>
          <w:tcPr>
            <w:tcW w:w="3519" w:type="pct"/>
            <w:noWrap w:val="0"/>
            <w:vAlign w:val="center"/>
          </w:tcPr>
          <w:p w14:paraId="474DE7C1">
            <w:pPr>
              <w:pStyle w:val="87"/>
              <w:rPr>
                <w:rFonts w:hint="default" w:ascii="Times New Roman" w:hAnsi="Times New Roman" w:cs="Times New Roman"/>
              </w:rPr>
            </w:pPr>
            <w:r>
              <w:rPr>
                <w:rFonts w:hint="default" w:ascii="Times New Roman" w:hAnsi="Times New Roman" w:cs="Times New Roman"/>
              </w:rPr>
              <w:t>广西省税务局</w:t>
            </w:r>
          </w:p>
        </w:tc>
      </w:tr>
      <w:tr w14:paraId="0B5504D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7AA8422">
            <w:pPr>
              <w:pStyle w:val="87"/>
              <w:rPr>
                <w:rFonts w:hint="default" w:ascii="Times New Roman" w:hAnsi="Times New Roman" w:cs="Times New Roman"/>
              </w:rPr>
            </w:pPr>
            <w:r>
              <w:rPr>
                <w:rFonts w:hint="default" w:ascii="Times New Roman" w:hAnsi="Times New Roman" w:cs="Times New Roman"/>
              </w:rPr>
              <w:t>14600000000</w:t>
            </w:r>
          </w:p>
        </w:tc>
        <w:tc>
          <w:tcPr>
            <w:tcW w:w="3519" w:type="pct"/>
            <w:noWrap w:val="0"/>
            <w:vAlign w:val="center"/>
          </w:tcPr>
          <w:p w14:paraId="6C8B1D01">
            <w:pPr>
              <w:pStyle w:val="87"/>
              <w:rPr>
                <w:rFonts w:hint="default" w:ascii="Times New Roman" w:hAnsi="Times New Roman" w:cs="Times New Roman"/>
              </w:rPr>
            </w:pPr>
            <w:r>
              <w:rPr>
                <w:rFonts w:hint="default" w:ascii="Times New Roman" w:hAnsi="Times New Roman" w:cs="Times New Roman"/>
              </w:rPr>
              <w:t>海南省税务局</w:t>
            </w:r>
          </w:p>
        </w:tc>
      </w:tr>
      <w:tr w14:paraId="0468E7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FAB461E">
            <w:pPr>
              <w:pStyle w:val="87"/>
              <w:rPr>
                <w:rFonts w:hint="default" w:ascii="Times New Roman" w:hAnsi="Times New Roman" w:cs="Times New Roman"/>
              </w:rPr>
            </w:pPr>
            <w:r>
              <w:rPr>
                <w:rFonts w:hint="default" w:ascii="Times New Roman" w:hAnsi="Times New Roman" w:cs="Times New Roman"/>
              </w:rPr>
              <w:t>15000000000</w:t>
            </w:r>
          </w:p>
        </w:tc>
        <w:tc>
          <w:tcPr>
            <w:tcW w:w="3519" w:type="pct"/>
            <w:noWrap w:val="0"/>
            <w:vAlign w:val="center"/>
          </w:tcPr>
          <w:p w14:paraId="2A6DFC92">
            <w:pPr>
              <w:pStyle w:val="87"/>
              <w:rPr>
                <w:rFonts w:hint="default" w:ascii="Times New Roman" w:hAnsi="Times New Roman" w:cs="Times New Roman"/>
              </w:rPr>
            </w:pPr>
            <w:r>
              <w:rPr>
                <w:rFonts w:hint="default" w:ascii="Times New Roman" w:hAnsi="Times New Roman" w:cs="Times New Roman"/>
              </w:rPr>
              <w:t>重庆市税务局</w:t>
            </w:r>
          </w:p>
        </w:tc>
      </w:tr>
      <w:tr w14:paraId="209B5E9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9C403AF">
            <w:pPr>
              <w:pStyle w:val="87"/>
              <w:rPr>
                <w:rFonts w:hint="default" w:ascii="Times New Roman" w:hAnsi="Times New Roman" w:cs="Times New Roman"/>
              </w:rPr>
            </w:pPr>
            <w:r>
              <w:rPr>
                <w:rFonts w:hint="default" w:ascii="Times New Roman" w:hAnsi="Times New Roman" w:cs="Times New Roman"/>
              </w:rPr>
              <w:t>15100000000</w:t>
            </w:r>
          </w:p>
        </w:tc>
        <w:tc>
          <w:tcPr>
            <w:tcW w:w="3519" w:type="pct"/>
            <w:noWrap w:val="0"/>
            <w:vAlign w:val="center"/>
          </w:tcPr>
          <w:p w14:paraId="7CE58850">
            <w:pPr>
              <w:pStyle w:val="87"/>
              <w:rPr>
                <w:rFonts w:hint="default" w:ascii="Times New Roman" w:hAnsi="Times New Roman" w:cs="Times New Roman"/>
              </w:rPr>
            </w:pPr>
            <w:r>
              <w:rPr>
                <w:rFonts w:hint="default" w:ascii="Times New Roman" w:hAnsi="Times New Roman" w:cs="Times New Roman"/>
              </w:rPr>
              <w:t>四川省税务局</w:t>
            </w:r>
          </w:p>
        </w:tc>
      </w:tr>
      <w:tr w14:paraId="63044FE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C3F67D0">
            <w:pPr>
              <w:pStyle w:val="87"/>
              <w:rPr>
                <w:rFonts w:hint="default" w:ascii="Times New Roman" w:hAnsi="Times New Roman" w:cs="Times New Roman"/>
              </w:rPr>
            </w:pPr>
            <w:r>
              <w:rPr>
                <w:rFonts w:hint="default" w:ascii="Times New Roman" w:hAnsi="Times New Roman" w:cs="Times New Roman"/>
              </w:rPr>
              <w:t>15200000000</w:t>
            </w:r>
          </w:p>
        </w:tc>
        <w:tc>
          <w:tcPr>
            <w:tcW w:w="3519" w:type="pct"/>
            <w:noWrap w:val="0"/>
            <w:vAlign w:val="center"/>
          </w:tcPr>
          <w:p w14:paraId="22ADC1CC">
            <w:pPr>
              <w:pStyle w:val="87"/>
              <w:rPr>
                <w:rFonts w:hint="default" w:ascii="Times New Roman" w:hAnsi="Times New Roman" w:cs="Times New Roman"/>
              </w:rPr>
            </w:pPr>
            <w:r>
              <w:rPr>
                <w:rFonts w:hint="default" w:ascii="Times New Roman" w:hAnsi="Times New Roman" w:cs="Times New Roman"/>
              </w:rPr>
              <w:t>贵州省税务局</w:t>
            </w:r>
          </w:p>
        </w:tc>
      </w:tr>
      <w:tr w14:paraId="1C09F21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3C78CE5">
            <w:pPr>
              <w:pStyle w:val="87"/>
              <w:rPr>
                <w:rFonts w:hint="default" w:ascii="Times New Roman" w:hAnsi="Times New Roman" w:cs="Times New Roman"/>
              </w:rPr>
            </w:pPr>
            <w:r>
              <w:rPr>
                <w:rFonts w:hint="default" w:ascii="Times New Roman" w:hAnsi="Times New Roman" w:cs="Times New Roman"/>
              </w:rPr>
              <w:t>15300000000</w:t>
            </w:r>
          </w:p>
        </w:tc>
        <w:tc>
          <w:tcPr>
            <w:tcW w:w="3519" w:type="pct"/>
            <w:noWrap w:val="0"/>
            <w:vAlign w:val="center"/>
          </w:tcPr>
          <w:p w14:paraId="0D562E93">
            <w:pPr>
              <w:pStyle w:val="87"/>
              <w:rPr>
                <w:rFonts w:hint="default" w:ascii="Times New Roman" w:hAnsi="Times New Roman" w:cs="Times New Roman"/>
              </w:rPr>
            </w:pPr>
            <w:r>
              <w:rPr>
                <w:rFonts w:hint="default" w:ascii="Times New Roman" w:hAnsi="Times New Roman" w:cs="Times New Roman"/>
              </w:rPr>
              <w:t>云南省税务局</w:t>
            </w:r>
          </w:p>
        </w:tc>
      </w:tr>
      <w:tr w14:paraId="1A6114B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FD5DDEF">
            <w:pPr>
              <w:pStyle w:val="87"/>
              <w:rPr>
                <w:rFonts w:hint="default" w:ascii="Times New Roman" w:hAnsi="Times New Roman" w:cs="Times New Roman"/>
              </w:rPr>
            </w:pPr>
            <w:r>
              <w:rPr>
                <w:rFonts w:hint="default" w:ascii="Times New Roman" w:hAnsi="Times New Roman" w:cs="Times New Roman"/>
              </w:rPr>
              <w:t>15400000000</w:t>
            </w:r>
          </w:p>
        </w:tc>
        <w:tc>
          <w:tcPr>
            <w:tcW w:w="3519" w:type="pct"/>
            <w:noWrap w:val="0"/>
            <w:vAlign w:val="center"/>
          </w:tcPr>
          <w:p w14:paraId="24DF9B60">
            <w:pPr>
              <w:pStyle w:val="87"/>
              <w:rPr>
                <w:rFonts w:hint="default" w:ascii="Times New Roman" w:hAnsi="Times New Roman" w:cs="Times New Roman"/>
              </w:rPr>
            </w:pPr>
            <w:r>
              <w:rPr>
                <w:rFonts w:hint="default" w:ascii="Times New Roman" w:hAnsi="Times New Roman" w:cs="Times New Roman"/>
              </w:rPr>
              <w:t>西藏省自治区税务局</w:t>
            </w:r>
          </w:p>
        </w:tc>
      </w:tr>
      <w:tr w14:paraId="32C988F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8C4CE1B">
            <w:pPr>
              <w:pStyle w:val="87"/>
              <w:rPr>
                <w:rFonts w:hint="default" w:ascii="Times New Roman" w:hAnsi="Times New Roman" w:cs="Times New Roman"/>
              </w:rPr>
            </w:pPr>
            <w:r>
              <w:rPr>
                <w:rFonts w:hint="default" w:ascii="Times New Roman" w:hAnsi="Times New Roman" w:cs="Times New Roman"/>
              </w:rPr>
              <w:t>16100000000</w:t>
            </w:r>
          </w:p>
        </w:tc>
        <w:tc>
          <w:tcPr>
            <w:tcW w:w="3519" w:type="pct"/>
            <w:noWrap w:val="0"/>
            <w:vAlign w:val="center"/>
          </w:tcPr>
          <w:p w14:paraId="3110FA1F">
            <w:pPr>
              <w:pStyle w:val="87"/>
              <w:rPr>
                <w:rFonts w:hint="default" w:ascii="Times New Roman" w:hAnsi="Times New Roman" w:cs="Times New Roman"/>
              </w:rPr>
            </w:pPr>
            <w:r>
              <w:rPr>
                <w:rFonts w:hint="default" w:ascii="Times New Roman" w:hAnsi="Times New Roman" w:cs="Times New Roman"/>
              </w:rPr>
              <w:t>陕西省税务局</w:t>
            </w:r>
          </w:p>
        </w:tc>
      </w:tr>
      <w:tr w14:paraId="4DEAF07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B6F5D89">
            <w:pPr>
              <w:pStyle w:val="87"/>
              <w:rPr>
                <w:rFonts w:hint="default" w:ascii="Times New Roman" w:hAnsi="Times New Roman" w:cs="Times New Roman"/>
              </w:rPr>
            </w:pPr>
            <w:r>
              <w:rPr>
                <w:rFonts w:hint="default" w:ascii="Times New Roman" w:hAnsi="Times New Roman" w:cs="Times New Roman"/>
              </w:rPr>
              <w:t>16200000000</w:t>
            </w:r>
          </w:p>
        </w:tc>
        <w:tc>
          <w:tcPr>
            <w:tcW w:w="3519" w:type="pct"/>
            <w:noWrap w:val="0"/>
            <w:vAlign w:val="center"/>
          </w:tcPr>
          <w:p w14:paraId="03F15571">
            <w:pPr>
              <w:pStyle w:val="87"/>
              <w:rPr>
                <w:rFonts w:hint="default" w:ascii="Times New Roman" w:hAnsi="Times New Roman" w:cs="Times New Roman"/>
              </w:rPr>
            </w:pPr>
            <w:r>
              <w:rPr>
                <w:rFonts w:hint="default" w:ascii="Times New Roman" w:hAnsi="Times New Roman" w:cs="Times New Roman"/>
              </w:rPr>
              <w:t>甘肃省税务局</w:t>
            </w:r>
          </w:p>
        </w:tc>
      </w:tr>
      <w:tr w14:paraId="13EA041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128C109">
            <w:pPr>
              <w:pStyle w:val="87"/>
              <w:rPr>
                <w:rFonts w:hint="default" w:ascii="Times New Roman" w:hAnsi="Times New Roman" w:cs="Times New Roman"/>
              </w:rPr>
            </w:pPr>
            <w:r>
              <w:rPr>
                <w:rFonts w:hint="default" w:ascii="Times New Roman" w:hAnsi="Times New Roman" w:cs="Times New Roman"/>
              </w:rPr>
              <w:t>16300000000</w:t>
            </w:r>
          </w:p>
        </w:tc>
        <w:tc>
          <w:tcPr>
            <w:tcW w:w="3519" w:type="pct"/>
            <w:noWrap w:val="0"/>
            <w:vAlign w:val="center"/>
          </w:tcPr>
          <w:p w14:paraId="6F4FFC03">
            <w:pPr>
              <w:pStyle w:val="87"/>
              <w:rPr>
                <w:rFonts w:hint="default" w:ascii="Times New Roman" w:hAnsi="Times New Roman" w:cs="Times New Roman"/>
              </w:rPr>
            </w:pPr>
            <w:r>
              <w:rPr>
                <w:rFonts w:hint="default" w:ascii="Times New Roman" w:hAnsi="Times New Roman" w:cs="Times New Roman"/>
              </w:rPr>
              <w:t>青海省税务局</w:t>
            </w:r>
          </w:p>
        </w:tc>
      </w:tr>
      <w:tr w14:paraId="72317A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4E3262C">
            <w:pPr>
              <w:pStyle w:val="87"/>
              <w:rPr>
                <w:rFonts w:hint="default" w:ascii="Times New Roman" w:hAnsi="Times New Roman" w:cs="Times New Roman"/>
              </w:rPr>
            </w:pPr>
            <w:r>
              <w:rPr>
                <w:rFonts w:hint="default" w:ascii="Times New Roman" w:hAnsi="Times New Roman" w:cs="Times New Roman"/>
              </w:rPr>
              <w:t>16400000000</w:t>
            </w:r>
          </w:p>
        </w:tc>
        <w:tc>
          <w:tcPr>
            <w:tcW w:w="3519" w:type="pct"/>
            <w:noWrap w:val="0"/>
            <w:vAlign w:val="center"/>
          </w:tcPr>
          <w:p w14:paraId="56E74FF1">
            <w:pPr>
              <w:pStyle w:val="87"/>
              <w:rPr>
                <w:rFonts w:hint="default" w:ascii="Times New Roman" w:hAnsi="Times New Roman" w:cs="Times New Roman"/>
              </w:rPr>
            </w:pPr>
            <w:r>
              <w:rPr>
                <w:rFonts w:hint="default" w:ascii="Times New Roman" w:hAnsi="Times New Roman" w:cs="Times New Roman"/>
              </w:rPr>
              <w:t>宁夏回族自治区税务局</w:t>
            </w:r>
          </w:p>
        </w:tc>
      </w:tr>
      <w:tr w14:paraId="74D705E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6693AAE">
            <w:pPr>
              <w:pStyle w:val="87"/>
              <w:rPr>
                <w:rFonts w:hint="default" w:ascii="Times New Roman" w:hAnsi="Times New Roman" w:cs="Times New Roman"/>
              </w:rPr>
            </w:pPr>
            <w:r>
              <w:rPr>
                <w:rFonts w:hint="default" w:ascii="Times New Roman" w:hAnsi="Times New Roman" w:cs="Times New Roman"/>
              </w:rPr>
              <w:t>16500000000</w:t>
            </w:r>
          </w:p>
        </w:tc>
        <w:tc>
          <w:tcPr>
            <w:tcW w:w="3519" w:type="pct"/>
            <w:noWrap w:val="0"/>
            <w:vAlign w:val="center"/>
          </w:tcPr>
          <w:p w14:paraId="5DF3BF95">
            <w:pPr>
              <w:pStyle w:val="87"/>
              <w:rPr>
                <w:rFonts w:hint="default" w:ascii="Times New Roman" w:hAnsi="Times New Roman" w:cs="Times New Roman"/>
              </w:rPr>
            </w:pPr>
            <w:r>
              <w:rPr>
                <w:rFonts w:hint="default" w:ascii="Times New Roman" w:hAnsi="Times New Roman" w:cs="Times New Roman"/>
              </w:rPr>
              <w:t>新疆维吾尔自治区税务局</w:t>
            </w:r>
          </w:p>
        </w:tc>
      </w:tr>
    </w:tbl>
    <w:p w14:paraId="42835BE7">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.2风险纳税人类型代码表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3"/>
        <w:gridCol w:w="5900"/>
      </w:tblGrid>
      <w:tr w14:paraId="13F143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shd w:val="clear" w:color="auto" w:fill="BFBFBF"/>
            <w:noWrap w:val="0"/>
            <w:vAlign w:val="center"/>
          </w:tcPr>
          <w:p w14:paraId="58D75AF5">
            <w:pPr>
              <w:pStyle w:val="87"/>
              <w:rPr>
                <w:rFonts w:hint="default" w:ascii="Times New Roman" w:hAnsi="Times New Roman" w:cs="Times New Roman"/>
              </w:rPr>
            </w:pPr>
            <w:r>
              <w:rPr>
                <w:rFonts w:hint="default" w:ascii="Times New Roman" w:hAnsi="Times New Roman" w:cs="Times New Roman"/>
              </w:rPr>
              <w:t>模版编码</w:t>
            </w:r>
          </w:p>
        </w:tc>
        <w:tc>
          <w:tcPr>
            <w:tcW w:w="3518" w:type="pct"/>
            <w:shd w:val="clear" w:color="auto" w:fill="BFBFBF"/>
            <w:noWrap w:val="0"/>
            <w:vAlign w:val="center"/>
          </w:tcPr>
          <w:p w14:paraId="167E4AAD">
            <w:pPr>
              <w:pStyle w:val="87"/>
              <w:rPr>
                <w:rFonts w:hint="default" w:ascii="Times New Roman" w:hAnsi="Times New Roman" w:cs="Times New Roman"/>
              </w:rPr>
            </w:pPr>
            <w:r>
              <w:rPr>
                <w:rFonts w:hint="default" w:ascii="Times New Roman" w:hAnsi="Times New Roman" w:cs="Times New Roman"/>
              </w:rPr>
              <w:t>说明</w:t>
            </w:r>
          </w:p>
        </w:tc>
      </w:tr>
      <w:tr w14:paraId="79FC258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4C75CC26">
            <w:pPr>
              <w:pStyle w:val="87"/>
              <w:rPr>
                <w:rFonts w:hint="default" w:ascii="Times New Roman" w:hAnsi="Times New Roman" w:cs="Times New Roman"/>
              </w:rPr>
            </w:pPr>
            <w:r>
              <w:rPr>
                <w:rFonts w:hint="default" w:ascii="Times New Roman" w:hAnsi="Times New Roman" w:cs="Times New Roman"/>
              </w:rPr>
              <w:t>01</w:t>
            </w:r>
          </w:p>
        </w:tc>
        <w:tc>
          <w:tcPr>
            <w:tcW w:w="3518" w:type="pct"/>
            <w:noWrap w:val="0"/>
            <w:vAlign w:val="center"/>
          </w:tcPr>
          <w:p w14:paraId="4CD524DC">
            <w:pPr>
              <w:pStyle w:val="87"/>
              <w:rPr>
                <w:rFonts w:hint="default" w:ascii="Times New Roman" w:hAnsi="Times New Roman" w:cs="Times New Roman"/>
                <w:lang w:eastAsia="zh-Hans"/>
              </w:rPr>
            </w:pPr>
            <w:r>
              <w:rPr>
                <w:rFonts w:hint="default" w:ascii="Times New Roman" w:hAnsi="Times New Roman" w:cs="Times New Roman"/>
                <w:lang w:eastAsia="zh-Hans"/>
              </w:rPr>
              <w:t>Ⅰ类</w:t>
            </w:r>
            <w:r>
              <w:rPr>
                <w:rFonts w:hint="default" w:ascii="Times New Roman" w:hAnsi="Times New Roman" w:cs="Times New Roman"/>
              </w:rPr>
              <w:t>（高风险）纳税人</w:t>
            </w:r>
          </w:p>
        </w:tc>
      </w:tr>
      <w:tr w14:paraId="735F764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2B93CB3B">
            <w:pPr>
              <w:pStyle w:val="87"/>
              <w:rPr>
                <w:rFonts w:hint="default" w:ascii="Times New Roman" w:hAnsi="Times New Roman" w:cs="Times New Roman"/>
              </w:rPr>
            </w:pPr>
            <w:r>
              <w:rPr>
                <w:rFonts w:hint="default" w:ascii="Times New Roman" w:hAnsi="Times New Roman" w:cs="Times New Roman"/>
              </w:rPr>
              <w:t>02</w:t>
            </w:r>
          </w:p>
        </w:tc>
        <w:tc>
          <w:tcPr>
            <w:tcW w:w="3518" w:type="pct"/>
            <w:noWrap w:val="0"/>
            <w:vAlign w:val="center"/>
          </w:tcPr>
          <w:p w14:paraId="199C4E84">
            <w:pPr>
              <w:pStyle w:val="87"/>
              <w:rPr>
                <w:rFonts w:hint="default" w:ascii="Times New Roman" w:hAnsi="Times New Roman" w:cs="Times New Roman"/>
              </w:rPr>
            </w:pPr>
            <w:r>
              <w:rPr>
                <w:rFonts w:hint="default" w:ascii="Times New Roman" w:hAnsi="Times New Roman" w:cs="Times New Roman"/>
                <w:lang w:eastAsia="zh-Hans"/>
              </w:rPr>
              <w:t>Ⅱ类</w:t>
            </w:r>
            <w:r>
              <w:rPr>
                <w:rFonts w:hint="default" w:ascii="Times New Roman" w:hAnsi="Times New Roman" w:cs="Times New Roman"/>
              </w:rPr>
              <w:t>（中风险）纳税人</w:t>
            </w:r>
          </w:p>
        </w:tc>
      </w:tr>
      <w:tr w14:paraId="704DC3F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1E7D4150">
            <w:pPr>
              <w:pStyle w:val="87"/>
              <w:rPr>
                <w:rFonts w:hint="default" w:ascii="Times New Roman" w:hAnsi="Times New Roman" w:cs="Times New Roman"/>
              </w:rPr>
            </w:pPr>
            <w:r>
              <w:rPr>
                <w:rFonts w:hint="default" w:ascii="Times New Roman" w:hAnsi="Times New Roman" w:cs="Times New Roman"/>
              </w:rPr>
              <w:t>03</w:t>
            </w:r>
          </w:p>
        </w:tc>
        <w:tc>
          <w:tcPr>
            <w:tcW w:w="3518" w:type="pct"/>
            <w:noWrap w:val="0"/>
            <w:vAlign w:val="center"/>
          </w:tcPr>
          <w:p w14:paraId="095D2784">
            <w:pPr>
              <w:pStyle w:val="87"/>
              <w:rPr>
                <w:rFonts w:hint="default" w:ascii="Times New Roman" w:hAnsi="Times New Roman" w:cs="Times New Roman"/>
              </w:rPr>
            </w:pPr>
            <w:r>
              <w:rPr>
                <w:rFonts w:hint="default" w:ascii="Times New Roman" w:hAnsi="Times New Roman" w:cs="Times New Roman"/>
                <w:lang w:eastAsia="zh-Hans"/>
              </w:rPr>
              <w:t>Ⅲ类</w:t>
            </w:r>
            <w:r>
              <w:rPr>
                <w:rFonts w:hint="default" w:ascii="Times New Roman" w:hAnsi="Times New Roman" w:cs="Times New Roman"/>
              </w:rPr>
              <w:t>（低风险）纳税人</w:t>
            </w:r>
          </w:p>
        </w:tc>
      </w:tr>
      <w:tr w14:paraId="7279D0D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190A3D98">
            <w:pPr>
              <w:pStyle w:val="87"/>
              <w:rPr>
                <w:rFonts w:hint="default" w:ascii="Times New Roman" w:hAnsi="Times New Roman" w:cs="Times New Roman"/>
              </w:rPr>
            </w:pPr>
            <w:r>
              <w:rPr>
                <w:rFonts w:hint="default" w:ascii="Times New Roman" w:hAnsi="Times New Roman" w:cs="Times New Roman"/>
              </w:rPr>
              <w:t>04</w:t>
            </w:r>
          </w:p>
        </w:tc>
        <w:tc>
          <w:tcPr>
            <w:tcW w:w="3518" w:type="pct"/>
            <w:noWrap w:val="0"/>
            <w:vAlign w:val="center"/>
          </w:tcPr>
          <w:p w14:paraId="045D3E34">
            <w:pPr>
              <w:pStyle w:val="87"/>
              <w:rPr>
                <w:rFonts w:hint="default" w:ascii="Times New Roman" w:hAnsi="Times New Roman" w:cs="Times New Roman"/>
              </w:rPr>
            </w:pPr>
            <w:r>
              <w:rPr>
                <w:rFonts w:hint="default" w:ascii="Times New Roman" w:hAnsi="Times New Roman" w:cs="Times New Roman"/>
                <w:lang w:eastAsia="zh-Hans"/>
              </w:rPr>
              <w:t>Ⅳ类</w:t>
            </w:r>
            <w:r>
              <w:rPr>
                <w:rFonts w:hint="default" w:ascii="Times New Roman" w:hAnsi="Times New Roman" w:cs="Times New Roman"/>
              </w:rPr>
              <w:t>（低风险）纳税人</w:t>
            </w:r>
          </w:p>
        </w:tc>
      </w:tr>
    </w:tbl>
    <w:p w14:paraId="23250AB3">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.3纳税人信用等级代码表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0D0FD54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534AF8A1">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60B97D31">
            <w:pPr>
              <w:pStyle w:val="87"/>
              <w:rPr>
                <w:rFonts w:hint="default" w:ascii="Times New Roman" w:hAnsi="Times New Roman" w:cs="Times New Roman"/>
              </w:rPr>
            </w:pPr>
            <w:r>
              <w:rPr>
                <w:rFonts w:hint="default" w:ascii="Times New Roman" w:hAnsi="Times New Roman" w:cs="Times New Roman"/>
              </w:rPr>
              <w:t>说明</w:t>
            </w:r>
          </w:p>
        </w:tc>
      </w:tr>
      <w:tr w14:paraId="70CD28C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A1FFA31">
            <w:pPr>
              <w:pStyle w:val="87"/>
              <w:rPr>
                <w:rFonts w:hint="default" w:ascii="Times New Roman" w:hAnsi="Times New Roman" w:cs="Times New Roman"/>
                <w:lang w:eastAsia="zh-Hans"/>
              </w:rPr>
            </w:pPr>
            <w:r>
              <w:rPr>
                <w:rFonts w:hint="default" w:ascii="Times New Roman" w:hAnsi="Times New Roman" w:cs="Times New Roman"/>
                <w:lang w:eastAsia="zh-Hans"/>
              </w:rPr>
              <w:t>A</w:t>
            </w:r>
          </w:p>
        </w:tc>
        <w:tc>
          <w:tcPr>
            <w:tcW w:w="3519" w:type="pct"/>
            <w:noWrap w:val="0"/>
            <w:vAlign w:val="center"/>
          </w:tcPr>
          <w:p w14:paraId="1EE084F3">
            <w:pPr>
              <w:pStyle w:val="87"/>
              <w:rPr>
                <w:rFonts w:hint="default" w:ascii="Times New Roman" w:hAnsi="Times New Roman" w:cs="Times New Roman"/>
                <w:lang w:eastAsia="zh-Hans"/>
              </w:rPr>
            </w:pPr>
            <w:r>
              <w:rPr>
                <w:rFonts w:hint="default" w:ascii="Times New Roman" w:hAnsi="Times New Roman" w:cs="Times New Roman"/>
                <w:lang w:eastAsia="zh-Hans"/>
              </w:rPr>
              <w:t>A级</w:t>
            </w:r>
          </w:p>
        </w:tc>
      </w:tr>
      <w:tr w14:paraId="56D9D5E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C6D3E54">
            <w:pPr>
              <w:pStyle w:val="87"/>
              <w:rPr>
                <w:rFonts w:hint="default" w:ascii="Times New Roman" w:hAnsi="Times New Roman" w:cs="Times New Roman"/>
                <w:lang w:eastAsia="zh-Hans"/>
              </w:rPr>
            </w:pPr>
            <w:r>
              <w:rPr>
                <w:rFonts w:hint="default" w:ascii="Times New Roman" w:hAnsi="Times New Roman" w:cs="Times New Roman"/>
              </w:rPr>
              <w:t>B</w:t>
            </w:r>
          </w:p>
        </w:tc>
        <w:tc>
          <w:tcPr>
            <w:tcW w:w="3519" w:type="pct"/>
            <w:noWrap w:val="0"/>
            <w:vAlign w:val="center"/>
          </w:tcPr>
          <w:p w14:paraId="7B6773CE">
            <w:pPr>
              <w:pStyle w:val="87"/>
              <w:rPr>
                <w:rFonts w:hint="default" w:ascii="Times New Roman" w:hAnsi="Times New Roman" w:cs="Times New Roman"/>
              </w:rPr>
            </w:pPr>
            <w:r>
              <w:rPr>
                <w:rFonts w:hint="default" w:ascii="Times New Roman" w:hAnsi="Times New Roman" w:cs="Times New Roman"/>
                <w:lang w:eastAsia="zh-Hans"/>
              </w:rPr>
              <w:t>B级</w:t>
            </w:r>
          </w:p>
        </w:tc>
      </w:tr>
      <w:tr w14:paraId="6110AFA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46B9591">
            <w:pPr>
              <w:pStyle w:val="87"/>
              <w:rPr>
                <w:rFonts w:hint="default" w:ascii="Times New Roman" w:hAnsi="Times New Roman" w:cs="Times New Roman"/>
              </w:rPr>
            </w:pPr>
            <w:r>
              <w:rPr>
                <w:rFonts w:hint="default" w:ascii="Times New Roman" w:hAnsi="Times New Roman" w:cs="Times New Roman"/>
              </w:rPr>
              <w:t>C</w:t>
            </w:r>
          </w:p>
        </w:tc>
        <w:tc>
          <w:tcPr>
            <w:tcW w:w="3519" w:type="pct"/>
            <w:noWrap w:val="0"/>
            <w:vAlign w:val="center"/>
          </w:tcPr>
          <w:p w14:paraId="3A9ED5A8">
            <w:pPr>
              <w:pStyle w:val="87"/>
              <w:rPr>
                <w:rFonts w:hint="default" w:ascii="Times New Roman" w:hAnsi="Times New Roman" w:cs="Times New Roman"/>
              </w:rPr>
            </w:pPr>
            <w:r>
              <w:rPr>
                <w:rFonts w:hint="default" w:ascii="Times New Roman" w:hAnsi="Times New Roman" w:cs="Times New Roman"/>
                <w:lang w:eastAsia="zh-Hans"/>
              </w:rPr>
              <w:t>C级</w:t>
            </w:r>
          </w:p>
        </w:tc>
      </w:tr>
      <w:tr w14:paraId="5535397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noWrap w:val="0"/>
            <w:vAlign w:val="center"/>
          </w:tcPr>
          <w:p w14:paraId="644E0E56">
            <w:pPr>
              <w:pStyle w:val="87"/>
              <w:rPr>
                <w:rFonts w:hint="default" w:ascii="Times New Roman" w:hAnsi="Times New Roman" w:cs="Times New Roman"/>
              </w:rPr>
            </w:pPr>
            <w:r>
              <w:rPr>
                <w:rFonts w:hint="default" w:ascii="Times New Roman" w:hAnsi="Times New Roman" w:cs="Times New Roman"/>
              </w:rPr>
              <w:t>D</w:t>
            </w:r>
          </w:p>
        </w:tc>
        <w:tc>
          <w:tcPr>
            <w:tcW w:w="3519" w:type="pct"/>
            <w:noWrap w:val="0"/>
            <w:vAlign w:val="center"/>
          </w:tcPr>
          <w:p w14:paraId="31A493E6">
            <w:pPr>
              <w:pStyle w:val="87"/>
              <w:rPr>
                <w:rFonts w:hint="default" w:ascii="Times New Roman" w:hAnsi="Times New Roman" w:cs="Times New Roman"/>
              </w:rPr>
            </w:pPr>
            <w:r>
              <w:rPr>
                <w:rFonts w:hint="default" w:ascii="Times New Roman" w:hAnsi="Times New Roman" w:cs="Times New Roman"/>
                <w:lang w:eastAsia="zh-Hans"/>
              </w:rPr>
              <w:t>D级</w:t>
            </w:r>
          </w:p>
        </w:tc>
      </w:tr>
      <w:tr w14:paraId="66451E9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noWrap w:val="0"/>
            <w:vAlign w:val="center"/>
          </w:tcPr>
          <w:p w14:paraId="6502E6D1">
            <w:pPr>
              <w:pStyle w:val="87"/>
              <w:rPr>
                <w:rFonts w:hint="default" w:ascii="Times New Roman" w:hAnsi="Times New Roman" w:cs="Times New Roman"/>
              </w:rPr>
            </w:pPr>
            <w:r>
              <w:rPr>
                <w:rFonts w:hint="default" w:ascii="Times New Roman" w:hAnsi="Times New Roman" w:cs="Times New Roman"/>
              </w:rPr>
              <w:t>M</w:t>
            </w:r>
          </w:p>
        </w:tc>
        <w:tc>
          <w:tcPr>
            <w:tcW w:w="3519" w:type="pct"/>
            <w:noWrap w:val="0"/>
            <w:vAlign w:val="center"/>
          </w:tcPr>
          <w:p w14:paraId="6ECD8034">
            <w:pPr>
              <w:pStyle w:val="87"/>
              <w:rPr>
                <w:rFonts w:hint="default" w:ascii="Times New Roman" w:hAnsi="Times New Roman" w:cs="Times New Roman"/>
              </w:rPr>
            </w:pPr>
            <w:r>
              <w:rPr>
                <w:rFonts w:hint="default" w:ascii="Times New Roman" w:hAnsi="Times New Roman" w:cs="Times New Roman"/>
                <w:lang w:eastAsia="zh-Hans"/>
              </w:rPr>
              <w:t>M级</w:t>
            </w:r>
          </w:p>
        </w:tc>
      </w:tr>
    </w:tbl>
    <w:p w14:paraId="2890BCC7">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.4出口企业分类代码表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3"/>
        <w:gridCol w:w="5900"/>
      </w:tblGrid>
      <w:tr w14:paraId="6BEEA3A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shd w:val="clear" w:color="auto" w:fill="BFBFBF"/>
            <w:noWrap w:val="0"/>
            <w:vAlign w:val="center"/>
          </w:tcPr>
          <w:p w14:paraId="1CB6F5F6">
            <w:pPr>
              <w:pStyle w:val="87"/>
              <w:rPr>
                <w:rFonts w:hint="default" w:ascii="Times New Roman" w:hAnsi="Times New Roman" w:cs="Times New Roman"/>
              </w:rPr>
            </w:pPr>
            <w:r>
              <w:rPr>
                <w:rFonts w:hint="default" w:ascii="Times New Roman" w:hAnsi="Times New Roman" w:cs="Times New Roman"/>
              </w:rPr>
              <w:t>模版编码</w:t>
            </w:r>
          </w:p>
        </w:tc>
        <w:tc>
          <w:tcPr>
            <w:tcW w:w="3518" w:type="pct"/>
            <w:shd w:val="clear" w:color="auto" w:fill="BFBFBF"/>
            <w:noWrap w:val="0"/>
            <w:vAlign w:val="center"/>
          </w:tcPr>
          <w:p w14:paraId="10D6BC6E">
            <w:pPr>
              <w:pStyle w:val="87"/>
              <w:rPr>
                <w:rFonts w:hint="default" w:ascii="Times New Roman" w:hAnsi="Times New Roman" w:cs="Times New Roman"/>
              </w:rPr>
            </w:pPr>
            <w:r>
              <w:rPr>
                <w:rFonts w:hint="default" w:ascii="Times New Roman" w:hAnsi="Times New Roman" w:cs="Times New Roman"/>
              </w:rPr>
              <w:t>说明</w:t>
            </w:r>
          </w:p>
        </w:tc>
      </w:tr>
      <w:tr w14:paraId="2EB2EDB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754ADF6C">
            <w:pPr>
              <w:pStyle w:val="87"/>
              <w:rPr>
                <w:rFonts w:hint="default" w:ascii="Times New Roman" w:hAnsi="Times New Roman" w:cs="Times New Roman"/>
              </w:rPr>
            </w:pPr>
            <w:r>
              <w:rPr>
                <w:rFonts w:hint="default" w:ascii="Times New Roman" w:hAnsi="Times New Roman" w:cs="Times New Roman"/>
                <w:lang w:eastAsia="zh-Hans"/>
              </w:rPr>
              <w:t>""</w:t>
            </w:r>
          </w:p>
        </w:tc>
        <w:tc>
          <w:tcPr>
            <w:tcW w:w="3518" w:type="pct"/>
            <w:noWrap w:val="0"/>
            <w:vAlign w:val="center"/>
          </w:tcPr>
          <w:p w14:paraId="07C20597">
            <w:pPr>
              <w:pStyle w:val="87"/>
              <w:rPr>
                <w:rFonts w:hint="default" w:ascii="Times New Roman" w:hAnsi="Times New Roman" w:cs="Times New Roman"/>
                <w:lang w:eastAsia="zh-Hans"/>
              </w:rPr>
            </w:pPr>
            <w:r>
              <w:rPr>
                <w:rFonts w:hint="default" w:ascii="Times New Roman" w:hAnsi="Times New Roman" w:cs="Times New Roman"/>
                <w:lang w:eastAsia="zh-Hans"/>
              </w:rPr>
              <w:t>非出口企业</w:t>
            </w:r>
          </w:p>
        </w:tc>
      </w:tr>
      <w:tr w14:paraId="0B074BB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37C07C12">
            <w:pPr>
              <w:pStyle w:val="87"/>
              <w:rPr>
                <w:rFonts w:hint="default" w:ascii="Times New Roman" w:hAnsi="Times New Roman" w:cs="Times New Roman"/>
              </w:rPr>
            </w:pPr>
            <w:r>
              <w:rPr>
                <w:rFonts w:hint="default" w:ascii="Times New Roman" w:hAnsi="Times New Roman" w:cs="Times New Roman"/>
              </w:rPr>
              <w:t>01</w:t>
            </w:r>
          </w:p>
        </w:tc>
        <w:tc>
          <w:tcPr>
            <w:tcW w:w="3518" w:type="pct"/>
            <w:noWrap w:val="0"/>
            <w:vAlign w:val="center"/>
          </w:tcPr>
          <w:p w14:paraId="7C6324B5">
            <w:pPr>
              <w:pStyle w:val="87"/>
              <w:rPr>
                <w:rFonts w:hint="default" w:ascii="Times New Roman" w:hAnsi="Times New Roman" w:cs="Times New Roman"/>
                <w:lang w:eastAsia="zh-Hans"/>
              </w:rPr>
            </w:pPr>
            <w:r>
              <w:rPr>
                <w:rFonts w:hint="default" w:ascii="Times New Roman" w:hAnsi="Times New Roman" w:cs="Times New Roman"/>
                <w:lang w:eastAsia="zh-Hans"/>
              </w:rPr>
              <w:t>一类出口企业</w:t>
            </w:r>
          </w:p>
        </w:tc>
      </w:tr>
      <w:tr w14:paraId="5D8DA18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001B4D61">
            <w:pPr>
              <w:pStyle w:val="87"/>
              <w:rPr>
                <w:rFonts w:hint="default" w:ascii="Times New Roman" w:hAnsi="Times New Roman" w:cs="Times New Roman"/>
              </w:rPr>
            </w:pPr>
            <w:r>
              <w:rPr>
                <w:rFonts w:hint="default" w:ascii="Times New Roman" w:hAnsi="Times New Roman" w:cs="Times New Roman"/>
              </w:rPr>
              <w:t>02</w:t>
            </w:r>
          </w:p>
        </w:tc>
        <w:tc>
          <w:tcPr>
            <w:tcW w:w="3518" w:type="pct"/>
            <w:noWrap w:val="0"/>
            <w:vAlign w:val="center"/>
          </w:tcPr>
          <w:p w14:paraId="3A94050E">
            <w:pPr>
              <w:pStyle w:val="87"/>
              <w:rPr>
                <w:rFonts w:hint="default" w:ascii="Times New Roman" w:hAnsi="Times New Roman" w:cs="Times New Roman"/>
              </w:rPr>
            </w:pPr>
            <w:r>
              <w:rPr>
                <w:rFonts w:hint="default" w:ascii="Times New Roman" w:hAnsi="Times New Roman" w:cs="Times New Roman"/>
                <w:lang w:eastAsia="zh-Hans"/>
              </w:rPr>
              <w:t>二类出口企业</w:t>
            </w:r>
          </w:p>
        </w:tc>
      </w:tr>
      <w:tr w14:paraId="5C80486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502F11F2">
            <w:pPr>
              <w:pStyle w:val="87"/>
              <w:rPr>
                <w:rFonts w:hint="default" w:ascii="Times New Roman" w:hAnsi="Times New Roman" w:cs="Times New Roman"/>
              </w:rPr>
            </w:pPr>
            <w:r>
              <w:rPr>
                <w:rFonts w:hint="default" w:ascii="Times New Roman" w:hAnsi="Times New Roman" w:cs="Times New Roman"/>
              </w:rPr>
              <w:t>03</w:t>
            </w:r>
          </w:p>
        </w:tc>
        <w:tc>
          <w:tcPr>
            <w:tcW w:w="3518" w:type="pct"/>
            <w:noWrap w:val="0"/>
            <w:vAlign w:val="center"/>
          </w:tcPr>
          <w:p w14:paraId="7378164B">
            <w:pPr>
              <w:pStyle w:val="87"/>
              <w:rPr>
                <w:rFonts w:hint="default" w:ascii="Times New Roman" w:hAnsi="Times New Roman" w:cs="Times New Roman"/>
              </w:rPr>
            </w:pPr>
            <w:r>
              <w:rPr>
                <w:rFonts w:hint="default" w:ascii="Times New Roman" w:hAnsi="Times New Roman" w:cs="Times New Roman"/>
                <w:lang w:eastAsia="zh-Hans"/>
              </w:rPr>
              <w:t>三类出口企业</w:t>
            </w:r>
          </w:p>
        </w:tc>
      </w:tr>
      <w:tr w14:paraId="1ED5043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64B010A2">
            <w:pPr>
              <w:pStyle w:val="87"/>
              <w:rPr>
                <w:rFonts w:hint="default" w:ascii="Times New Roman" w:hAnsi="Times New Roman" w:cs="Times New Roman"/>
              </w:rPr>
            </w:pPr>
            <w:r>
              <w:rPr>
                <w:rFonts w:hint="default" w:ascii="Times New Roman" w:hAnsi="Times New Roman" w:cs="Times New Roman"/>
              </w:rPr>
              <w:t>04</w:t>
            </w:r>
          </w:p>
        </w:tc>
        <w:tc>
          <w:tcPr>
            <w:tcW w:w="3518" w:type="pct"/>
            <w:noWrap w:val="0"/>
            <w:vAlign w:val="center"/>
          </w:tcPr>
          <w:p w14:paraId="2BE9C734">
            <w:pPr>
              <w:pStyle w:val="87"/>
              <w:rPr>
                <w:rFonts w:hint="default" w:ascii="Times New Roman" w:hAnsi="Times New Roman" w:cs="Times New Roman"/>
              </w:rPr>
            </w:pPr>
            <w:r>
              <w:rPr>
                <w:rFonts w:hint="default" w:ascii="Times New Roman" w:hAnsi="Times New Roman" w:cs="Times New Roman"/>
                <w:lang w:eastAsia="zh-Hans"/>
              </w:rPr>
              <w:t>四类出口企业</w:t>
            </w:r>
          </w:p>
        </w:tc>
      </w:tr>
    </w:tbl>
    <w:p w14:paraId="7ADD6500">
      <w:pPr>
        <w:rPr>
          <w:rFonts w:hint="default" w:ascii="Times New Roman" w:hAnsi="Times New Roman" w:cs="Times New Roman"/>
        </w:rPr>
      </w:pPr>
    </w:p>
    <w:p w14:paraId="47A5C535">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.5总分机构类型代码表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116A15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75040EE6">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7CCC906B">
            <w:pPr>
              <w:pStyle w:val="87"/>
              <w:rPr>
                <w:rFonts w:hint="default" w:ascii="Times New Roman" w:hAnsi="Times New Roman" w:cs="Times New Roman"/>
              </w:rPr>
            </w:pPr>
            <w:r>
              <w:rPr>
                <w:rFonts w:hint="default" w:ascii="Times New Roman" w:hAnsi="Times New Roman" w:cs="Times New Roman"/>
              </w:rPr>
              <w:t>说明</w:t>
            </w:r>
          </w:p>
        </w:tc>
      </w:tr>
      <w:tr w14:paraId="41B00B9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9F788F6">
            <w:pPr>
              <w:pStyle w:val="87"/>
              <w:rPr>
                <w:rFonts w:hint="default" w:ascii="Times New Roman" w:hAnsi="Times New Roman" w:cs="Times New Roman"/>
              </w:rPr>
            </w:pPr>
            <w:r>
              <w:rPr>
                <w:rFonts w:hint="default" w:ascii="Times New Roman" w:hAnsi="Times New Roman" w:cs="Times New Roman"/>
              </w:rPr>
              <w:t>0</w:t>
            </w:r>
          </w:p>
        </w:tc>
        <w:tc>
          <w:tcPr>
            <w:tcW w:w="3519" w:type="pct"/>
            <w:noWrap w:val="0"/>
            <w:vAlign w:val="center"/>
          </w:tcPr>
          <w:p w14:paraId="106DAB20">
            <w:pPr>
              <w:pStyle w:val="87"/>
              <w:rPr>
                <w:rFonts w:hint="default" w:ascii="Times New Roman" w:hAnsi="Times New Roman" w:cs="Times New Roman"/>
                <w:lang w:eastAsia="zh-Hans"/>
              </w:rPr>
            </w:pPr>
            <w:r>
              <w:rPr>
                <w:rFonts w:hint="default" w:ascii="Times New Roman" w:hAnsi="Times New Roman" w:cs="Times New Roman"/>
                <w:lang w:eastAsia="zh-Hans"/>
              </w:rPr>
              <w:t>非总分机构</w:t>
            </w:r>
          </w:p>
        </w:tc>
      </w:tr>
      <w:tr w14:paraId="679258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A905D79">
            <w:pPr>
              <w:pStyle w:val="87"/>
              <w:rPr>
                <w:rFonts w:hint="default" w:ascii="Times New Roman" w:hAnsi="Times New Roman" w:cs="Times New Roman"/>
              </w:rPr>
            </w:pPr>
            <w:r>
              <w:rPr>
                <w:rFonts w:hint="default" w:ascii="Times New Roman" w:hAnsi="Times New Roman" w:cs="Times New Roman"/>
              </w:rPr>
              <w:t>1</w:t>
            </w:r>
          </w:p>
        </w:tc>
        <w:tc>
          <w:tcPr>
            <w:tcW w:w="3519" w:type="pct"/>
            <w:noWrap w:val="0"/>
            <w:vAlign w:val="center"/>
          </w:tcPr>
          <w:p w14:paraId="4EC4FE16">
            <w:pPr>
              <w:pStyle w:val="87"/>
              <w:rPr>
                <w:rFonts w:hint="default" w:ascii="Times New Roman" w:hAnsi="Times New Roman" w:cs="Times New Roman"/>
              </w:rPr>
            </w:pPr>
            <w:r>
              <w:rPr>
                <w:rFonts w:hint="default" w:ascii="Times New Roman" w:hAnsi="Times New Roman" w:cs="Times New Roman"/>
                <w:lang w:eastAsia="zh-Hans"/>
              </w:rPr>
              <w:t>总机构</w:t>
            </w:r>
          </w:p>
        </w:tc>
      </w:tr>
      <w:tr w14:paraId="44C1BA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9A59AE4">
            <w:pPr>
              <w:pStyle w:val="87"/>
              <w:rPr>
                <w:rFonts w:hint="default" w:ascii="Times New Roman" w:hAnsi="Times New Roman" w:cs="Times New Roman"/>
              </w:rPr>
            </w:pPr>
            <w:r>
              <w:rPr>
                <w:rFonts w:hint="default" w:ascii="Times New Roman" w:hAnsi="Times New Roman" w:cs="Times New Roman"/>
              </w:rPr>
              <w:t>2</w:t>
            </w:r>
          </w:p>
        </w:tc>
        <w:tc>
          <w:tcPr>
            <w:tcW w:w="3519" w:type="pct"/>
            <w:noWrap w:val="0"/>
            <w:vAlign w:val="center"/>
          </w:tcPr>
          <w:p w14:paraId="66077974">
            <w:pPr>
              <w:pStyle w:val="87"/>
              <w:rPr>
                <w:rFonts w:hint="default" w:ascii="Times New Roman" w:hAnsi="Times New Roman" w:cs="Times New Roman"/>
              </w:rPr>
            </w:pPr>
            <w:r>
              <w:rPr>
                <w:rFonts w:hint="default" w:ascii="Times New Roman" w:hAnsi="Times New Roman" w:cs="Times New Roman"/>
                <w:lang w:eastAsia="zh-Hans"/>
              </w:rPr>
              <w:t>分支机构</w:t>
            </w:r>
          </w:p>
        </w:tc>
      </w:tr>
      <w:tr w14:paraId="462183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5056DFF">
            <w:pPr>
              <w:pStyle w:val="87"/>
              <w:rPr>
                <w:rFonts w:hint="default" w:ascii="Times New Roman" w:hAnsi="Times New Roman" w:cs="Times New Roman"/>
              </w:rPr>
            </w:pPr>
            <w:r>
              <w:rPr>
                <w:rFonts w:hint="default" w:ascii="Times New Roman" w:hAnsi="Times New Roman" w:cs="Times New Roman"/>
              </w:rPr>
              <w:t>3</w:t>
            </w:r>
          </w:p>
        </w:tc>
        <w:tc>
          <w:tcPr>
            <w:tcW w:w="3519" w:type="pct"/>
            <w:noWrap w:val="0"/>
            <w:vAlign w:val="center"/>
          </w:tcPr>
          <w:p w14:paraId="00224D3A">
            <w:pPr>
              <w:pStyle w:val="87"/>
              <w:rPr>
                <w:rFonts w:hint="default" w:ascii="Times New Roman" w:hAnsi="Times New Roman" w:cs="Times New Roman"/>
              </w:rPr>
            </w:pPr>
            <w:r>
              <w:rPr>
                <w:rFonts w:hint="default" w:ascii="Times New Roman" w:hAnsi="Times New Roman" w:cs="Times New Roman"/>
                <w:lang w:eastAsia="zh-Hans"/>
              </w:rPr>
              <w:t>分总机构</w:t>
            </w:r>
          </w:p>
        </w:tc>
      </w:tr>
    </w:tbl>
    <w:p w14:paraId="15B31822">
      <w:pPr>
        <w:ind w:firstLine="0" w:firstLineChars="0"/>
        <w:rPr>
          <w:rFonts w:hint="default" w:ascii="Times New Roman" w:hAnsi="Times New Roman" w:cs="Times New Roman"/>
        </w:rPr>
      </w:pPr>
    </w:p>
    <w:p w14:paraId="23964CD8">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.6纳税人预警级别代码表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3874B1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69999DD3">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71855708">
            <w:pPr>
              <w:pStyle w:val="87"/>
              <w:rPr>
                <w:rFonts w:hint="default" w:ascii="Times New Roman" w:hAnsi="Times New Roman" w:cs="Times New Roman"/>
              </w:rPr>
            </w:pPr>
            <w:r>
              <w:rPr>
                <w:rFonts w:hint="default" w:ascii="Times New Roman" w:hAnsi="Times New Roman" w:cs="Times New Roman"/>
              </w:rPr>
              <w:t>说明</w:t>
            </w:r>
          </w:p>
        </w:tc>
      </w:tr>
      <w:tr w14:paraId="3738570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9D4D567">
            <w:pPr>
              <w:pStyle w:val="87"/>
              <w:rPr>
                <w:rFonts w:hint="default" w:ascii="Times New Roman" w:hAnsi="Times New Roman" w:cs="Times New Roman"/>
              </w:rPr>
            </w:pPr>
            <w:r>
              <w:rPr>
                <w:rFonts w:hint="default" w:ascii="Times New Roman" w:hAnsi="Times New Roman" w:cs="Times New Roman"/>
              </w:rPr>
              <w:t>""</w:t>
            </w:r>
          </w:p>
        </w:tc>
        <w:tc>
          <w:tcPr>
            <w:tcW w:w="3519" w:type="pct"/>
            <w:noWrap w:val="0"/>
            <w:vAlign w:val="center"/>
          </w:tcPr>
          <w:p w14:paraId="24398C85">
            <w:pPr>
              <w:pStyle w:val="87"/>
              <w:rPr>
                <w:rFonts w:hint="default" w:ascii="Times New Roman" w:hAnsi="Times New Roman" w:cs="Times New Roman"/>
                <w:lang w:eastAsia="zh-Hans"/>
              </w:rPr>
            </w:pPr>
            <w:r>
              <w:rPr>
                <w:rFonts w:hint="default" w:ascii="Times New Roman" w:hAnsi="Times New Roman" w:cs="Times New Roman"/>
              </w:rPr>
              <w:t>无预警</w:t>
            </w:r>
          </w:p>
        </w:tc>
      </w:tr>
      <w:tr w14:paraId="769BC06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8EDB5AC">
            <w:pPr>
              <w:pStyle w:val="87"/>
              <w:rPr>
                <w:rFonts w:hint="default" w:ascii="Times New Roman" w:hAnsi="Times New Roman" w:cs="Times New Roman"/>
              </w:rPr>
            </w:pPr>
            <w:r>
              <w:rPr>
                <w:rFonts w:hint="default" w:ascii="Times New Roman" w:hAnsi="Times New Roman" w:cs="Times New Roman"/>
              </w:rPr>
              <w:t>01</w:t>
            </w:r>
          </w:p>
        </w:tc>
        <w:tc>
          <w:tcPr>
            <w:tcW w:w="3519" w:type="pct"/>
            <w:noWrap w:val="0"/>
            <w:vAlign w:val="center"/>
          </w:tcPr>
          <w:p w14:paraId="4BF6FE55">
            <w:pPr>
              <w:pStyle w:val="87"/>
              <w:rPr>
                <w:rFonts w:hint="default" w:ascii="Times New Roman" w:hAnsi="Times New Roman" w:cs="Times New Roman"/>
              </w:rPr>
            </w:pPr>
            <w:r>
              <w:rPr>
                <w:rFonts w:hint="default" w:ascii="Times New Roman" w:hAnsi="Times New Roman" w:cs="Times New Roman"/>
              </w:rPr>
              <w:t>红色预警</w:t>
            </w:r>
          </w:p>
        </w:tc>
      </w:tr>
      <w:tr w14:paraId="090813F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2D54839">
            <w:pPr>
              <w:pStyle w:val="87"/>
              <w:rPr>
                <w:rFonts w:hint="default" w:ascii="Times New Roman" w:hAnsi="Times New Roman" w:cs="Times New Roman"/>
              </w:rPr>
            </w:pPr>
            <w:r>
              <w:rPr>
                <w:rFonts w:hint="default" w:ascii="Times New Roman" w:hAnsi="Times New Roman" w:cs="Times New Roman"/>
              </w:rPr>
              <w:t>02</w:t>
            </w:r>
          </w:p>
        </w:tc>
        <w:tc>
          <w:tcPr>
            <w:tcW w:w="3519" w:type="pct"/>
            <w:noWrap w:val="0"/>
            <w:vAlign w:val="center"/>
          </w:tcPr>
          <w:p w14:paraId="062D0CA7">
            <w:pPr>
              <w:pStyle w:val="87"/>
              <w:rPr>
                <w:rFonts w:hint="default" w:ascii="Times New Roman" w:hAnsi="Times New Roman" w:cs="Times New Roman"/>
              </w:rPr>
            </w:pPr>
            <w:r>
              <w:rPr>
                <w:rFonts w:hint="default" w:ascii="Times New Roman" w:hAnsi="Times New Roman" w:cs="Times New Roman"/>
              </w:rPr>
              <w:t>黄色预警</w:t>
            </w:r>
          </w:p>
        </w:tc>
      </w:tr>
      <w:tr w14:paraId="43737E4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5648C3F">
            <w:pPr>
              <w:pStyle w:val="87"/>
              <w:rPr>
                <w:rFonts w:hint="default" w:ascii="Times New Roman" w:hAnsi="Times New Roman" w:cs="Times New Roman"/>
              </w:rPr>
            </w:pPr>
            <w:r>
              <w:rPr>
                <w:rFonts w:hint="default" w:ascii="Times New Roman" w:hAnsi="Times New Roman" w:cs="Times New Roman"/>
              </w:rPr>
              <w:t>03</w:t>
            </w:r>
          </w:p>
        </w:tc>
        <w:tc>
          <w:tcPr>
            <w:tcW w:w="3519" w:type="pct"/>
            <w:noWrap w:val="0"/>
            <w:vAlign w:val="center"/>
          </w:tcPr>
          <w:p w14:paraId="34285E7F">
            <w:pPr>
              <w:pStyle w:val="87"/>
              <w:rPr>
                <w:rFonts w:hint="default" w:ascii="Times New Roman" w:hAnsi="Times New Roman" w:cs="Times New Roman"/>
              </w:rPr>
            </w:pPr>
            <w:r>
              <w:rPr>
                <w:rFonts w:hint="default" w:ascii="Times New Roman" w:hAnsi="Times New Roman" w:cs="Times New Roman"/>
              </w:rPr>
              <w:t>蓝色预警</w:t>
            </w:r>
          </w:p>
        </w:tc>
      </w:tr>
    </w:tbl>
    <w:p w14:paraId="0277E2A9">
      <w:pPr>
        <w:rPr>
          <w:rFonts w:hint="default" w:ascii="Times New Roman" w:hAnsi="Times New Roman" w:cs="Times New Roman"/>
        </w:rPr>
      </w:pPr>
    </w:p>
    <w:p w14:paraId="688C3C64">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.7风险纳税人标志代码表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46A5F71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3F3955EC">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3FD8B627">
            <w:pPr>
              <w:pStyle w:val="87"/>
              <w:rPr>
                <w:rFonts w:hint="default" w:ascii="Times New Roman" w:hAnsi="Times New Roman" w:cs="Times New Roman"/>
              </w:rPr>
            </w:pPr>
            <w:r>
              <w:rPr>
                <w:rFonts w:hint="default" w:ascii="Times New Roman" w:hAnsi="Times New Roman" w:cs="Times New Roman"/>
              </w:rPr>
              <w:t>说明</w:t>
            </w:r>
          </w:p>
        </w:tc>
      </w:tr>
      <w:tr w14:paraId="16C99FC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9BBFC1D">
            <w:pPr>
              <w:pStyle w:val="87"/>
              <w:rPr>
                <w:rFonts w:hint="default" w:ascii="Times New Roman" w:hAnsi="Times New Roman" w:cs="Times New Roman"/>
              </w:rPr>
            </w:pPr>
            <w:r>
              <w:rPr>
                <w:rFonts w:hint="default" w:ascii="Times New Roman" w:hAnsi="Times New Roman" w:cs="Times New Roman"/>
              </w:rPr>
              <w:t>Y</w:t>
            </w:r>
          </w:p>
        </w:tc>
        <w:tc>
          <w:tcPr>
            <w:tcW w:w="3519" w:type="pct"/>
            <w:noWrap w:val="0"/>
            <w:vAlign w:val="center"/>
          </w:tcPr>
          <w:p w14:paraId="7A40E8D3">
            <w:pPr>
              <w:pStyle w:val="87"/>
              <w:rPr>
                <w:rFonts w:hint="default" w:ascii="Times New Roman" w:hAnsi="Times New Roman" w:cs="Times New Roman"/>
                <w:lang w:eastAsia="zh-Hans"/>
              </w:rPr>
            </w:pPr>
            <w:r>
              <w:rPr>
                <w:rFonts w:hint="default" w:ascii="Times New Roman" w:hAnsi="Times New Roman" w:cs="Times New Roman"/>
              </w:rPr>
              <w:t>风险纳税人</w:t>
            </w:r>
          </w:p>
        </w:tc>
      </w:tr>
      <w:tr w14:paraId="6641DB0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80F487F">
            <w:pPr>
              <w:pStyle w:val="87"/>
              <w:rPr>
                <w:rFonts w:hint="default" w:ascii="Times New Roman" w:hAnsi="Times New Roman" w:cs="Times New Roman"/>
              </w:rPr>
            </w:pPr>
            <w:r>
              <w:rPr>
                <w:rFonts w:hint="default" w:ascii="Times New Roman" w:hAnsi="Times New Roman" w:cs="Times New Roman"/>
              </w:rPr>
              <w:t>N</w:t>
            </w:r>
          </w:p>
        </w:tc>
        <w:tc>
          <w:tcPr>
            <w:tcW w:w="3519" w:type="pct"/>
            <w:noWrap w:val="0"/>
            <w:vAlign w:val="center"/>
          </w:tcPr>
          <w:p w14:paraId="66FE4EE7">
            <w:pPr>
              <w:pStyle w:val="87"/>
              <w:rPr>
                <w:rFonts w:hint="default" w:ascii="Times New Roman" w:hAnsi="Times New Roman" w:cs="Times New Roman"/>
              </w:rPr>
            </w:pPr>
            <w:r>
              <w:rPr>
                <w:rFonts w:hint="default" w:ascii="Times New Roman" w:hAnsi="Times New Roman" w:cs="Times New Roman"/>
              </w:rPr>
              <w:t>正常纳税人</w:t>
            </w:r>
          </w:p>
        </w:tc>
      </w:tr>
    </w:tbl>
    <w:p w14:paraId="13571106">
      <w:pPr>
        <w:rPr>
          <w:rFonts w:hint="default" w:ascii="Times New Roman" w:hAnsi="Times New Roman" w:cs="Times New Roman"/>
        </w:rPr>
      </w:pPr>
    </w:p>
    <w:p w14:paraId="609ED365">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.8纳税人状态代码表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70B2800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091505E5">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548D9589">
            <w:pPr>
              <w:pStyle w:val="87"/>
              <w:rPr>
                <w:rFonts w:hint="default" w:ascii="Times New Roman" w:hAnsi="Times New Roman" w:cs="Times New Roman"/>
              </w:rPr>
            </w:pPr>
            <w:r>
              <w:rPr>
                <w:rFonts w:hint="default" w:ascii="Times New Roman" w:hAnsi="Times New Roman" w:cs="Times New Roman"/>
              </w:rPr>
              <w:t>说明</w:t>
            </w:r>
          </w:p>
        </w:tc>
      </w:tr>
      <w:tr w14:paraId="38516F8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67E552C">
            <w:pPr>
              <w:pStyle w:val="87"/>
              <w:rPr>
                <w:rFonts w:hint="default" w:ascii="Times New Roman" w:hAnsi="Times New Roman" w:cs="Times New Roman"/>
              </w:rPr>
            </w:pPr>
            <w:r>
              <w:rPr>
                <w:rFonts w:hint="default" w:ascii="Times New Roman" w:hAnsi="Times New Roman" w:cs="Times New Roman"/>
              </w:rPr>
              <w:t>01</w:t>
            </w:r>
          </w:p>
        </w:tc>
        <w:tc>
          <w:tcPr>
            <w:tcW w:w="3519" w:type="pct"/>
            <w:noWrap w:val="0"/>
            <w:vAlign w:val="center"/>
          </w:tcPr>
          <w:p w14:paraId="6782F7B6">
            <w:pPr>
              <w:pStyle w:val="87"/>
              <w:rPr>
                <w:rFonts w:hint="default" w:ascii="Times New Roman" w:hAnsi="Times New Roman" w:cs="Times New Roman"/>
              </w:rPr>
            </w:pPr>
            <w:r>
              <w:rPr>
                <w:rFonts w:hint="default" w:ascii="Times New Roman" w:hAnsi="Times New Roman" w:cs="Times New Roman"/>
              </w:rPr>
              <w:t>受理</w:t>
            </w:r>
          </w:p>
        </w:tc>
      </w:tr>
      <w:tr w14:paraId="2547983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1C18C44">
            <w:pPr>
              <w:pStyle w:val="87"/>
              <w:rPr>
                <w:rFonts w:hint="default" w:ascii="Times New Roman" w:hAnsi="Times New Roman" w:cs="Times New Roman"/>
              </w:rPr>
            </w:pPr>
            <w:r>
              <w:rPr>
                <w:rFonts w:hint="default" w:ascii="Times New Roman" w:hAnsi="Times New Roman" w:cs="Times New Roman"/>
              </w:rPr>
              <w:t>02</w:t>
            </w:r>
          </w:p>
        </w:tc>
        <w:tc>
          <w:tcPr>
            <w:tcW w:w="3519" w:type="pct"/>
            <w:noWrap w:val="0"/>
            <w:vAlign w:val="center"/>
          </w:tcPr>
          <w:p w14:paraId="113CEC3B">
            <w:pPr>
              <w:pStyle w:val="87"/>
              <w:rPr>
                <w:rFonts w:hint="default" w:ascii="Times New Roman" w:hAnsi="Times New Roman" w:cs="Times New Roman"/>
              </w:rPr>
            </w:pPr>
            <w:r>
              <w:rPr>
                <w:rFonts w:hint="default" w:ascii="Times New Roman" w:hAnsi="Times New Roman" w:cs="Times New Roman"/>
              </w:rPr>
              <w:t>筹建期</w:t>
            </w:r>
          </w:p>
        </w:tc>
      </w:tr>
      <w:tr w14:paraId="03C01B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E8C76DB">
            <w:pPr>
              <w:pStyle w:val="87"/>
              <w:rPr>
                <w:rFonts w:hint="default" w:ascii="Times New Roman" w:hAnsi="Times New Roman" w:cs="Times New Roman"/>
              </w:rPr>
            </w:pPr>
            <w:r>
              <w:rPr>
                <w:rFonts w:hint="default" w:ascii="Times New Roman" w:hAnsi="Times New Roman" w:cs="Times New Roman"/>
              </w:rPr>
              <w:t>03</w:t>
            </w:r>
          </w:p>
        </w:tc>
        <w:tc>
          <w:tcPr>
            <w:tcW w:w="3519" w:type="pct"/>
            <w:noWrap w:val="0"/>
            <w:vAlign w:val="center"/>
          </w:tcPr>
          <w:p w14:paraId="7830C17C">
            <w:pPr>
              <w:pStyle w:val="87"/>
              <w:rPr>
                <w:rFonts w:hint="default" w:ascii="Times New Roman" w:hAnsi="Times New Roman" w:cs="Times New Roman"/>
              </w:rPr>
            </w:pPr>
            <w:r>
              <w:rPr>
                <w:rFonts w:hint="default" w:ascii="Times New Roman" w:hAnsi="Times New Roman" w:cs="Times New Roman"/>
              </w:rPr>
              <w:t>正常</w:t>
            </w:r>
          </w:p>
        </w:tc>
      </w:tr>
      <w:tr w14:paraId="54B8C6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57A305E">
            <w:pPr>
              <w:pStyle w:val="87"/>
              <w:rPr>
                <w:rFonts w:hint="default" w:ascii="Times New Roman" w:hAnsi="Times New Roman" w:cs="Times New Roman"/>
              </w:rPr>
            </w:pPr>
            <w:r>
              <w:rPr>
                <w:rFonts w:hint="default" w:ascii="Times New Roman" w:hAnsi="Times New Roman" w:cs="Times New Roman"/>
              </w:rPr>
              <w:t>04</w:t>
            </w:r>
          </w:p>
        </w:tc>
        <w:tc>
          <w:tcPr>
            <w:tcW w:w="3519" w:type="pct"/>
            <w:noWrap w:val="0"/>
            <w:vAlign w:val="center"/>
          </w:tcPr>
          <w:p w14:paraId="7408ACF7">
            <w:pPr>
              <w:pStyle w:val="87"/>
              <w:rPr>
                <w:rFonts w:hint="default" w:ascii="Times New Roman" w:hAnsi="Times New Roman" w:cs="Times New Roman"/>
              </w:rPr>
            </w:pPr>
            <w:r>
              <w:rPr>
                <w:rFonts w:hint="default" w:ascii="Times New Roman" w:hAnsi="Times New Roman" w:cs="Times New Roman"/>
              </w:rPr>
              <w:t>停业</w:t>
            </w:r>
          </w:p>
        </w:tc>
      </w:tr>
      <w:tr w14:paraId="5C4D414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6183645">
            <w:pPr>
              <w:pStyle w:val="87"/>
              <w:rPr>
                <w:rFonts w:hint="default" w:ascii="Times New Roman" w:hAnsi="Times New Roman" w:cs="Times New Roman"/>
              </w:rPr>
            </w:pPr>
            <w:r>
              <w:rPr>
                <w:rFonts w:hint="default" w:ascii="Times New Roman" w:hAnsi="Times New Roman" w:cs="Times New Roman"/>
              </w:rPr>
              <w:t>05</w:t>
            </w:r>
          </w:p>
        </w:tc>
        <w:tc>
          <w:tcPr>
            <w:tcW w:w="3519" w:type="pct"/>
            <w:noWrap w:val="0"/>
            <w:vAlign w:val="center"/>
          </w:tcPr>
          <w:p w14:paraId="02965586">
            <w:pPr>
              <w:pStyle w:val="87"/>
              <w:rPr>
                <w:rFonts w:hint="default" w:ascii="Times New Roman" w:hAnsi="Times New Roman" w:cs="Times New Roman"/>
              </w:rPr>
            </w:pPr>
            <w:r>
              <w:rPr>
                <w:rFonts w:hint="default" w:ascii="Times New Roman" w:hAnsi="Times New Roman" w:cs="Times New Roman"/>
              </w:rPr>
              <w:t>非正常</w:t>
            </w:r>
          </w:p>
        </w:tc>
      </w:tr>
      <w:tr w14:paraId="01D0343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3B6C8F5">
            <w:pPr>
              <w:pStyle w:val="87"/>
              <w:rPr>
                <w:rFonts w:hint="default" w:ascii="Times New Roman" w:hAnsi="Times New Roman" w:cs="Times New Roman"/>
              </w:rPr>
            </w:pPr>
            <w:r>
              <w:rPr>
                <w:rFonts w:hint="default" w:ascii="Times New Roman" w:hAnsi="Times New Roman" w:cs="Times New Roman"/>
              </w:rPr>
              <w:t>06</w:t>
            </w:r>
          </w:p>
        </w:tc>
        <w:tc>
          <w:tcPr>
            <w:tcW w:w="3519" w:type="pct"/>
            <w:noWrap w:val="0"/>
            <w:vAlign w:val="center"/>
          </w:tcPr>
          <w:p w14:paraId="3D8A2979">
            <w:pPr>
              <w:pStyle w:val="87"/>
              <w:rPr>
                <w:rFonts w:hint="default" w:ascii="Times New Roman" w:hAnsi="Times New Roman" w:cs="Times New Roman"/>
              </w:rPr>
            </w:pPr>
            <w:r>
              <w:rPr>
                <w:rFonts w:hint="default" w:ascii="Times New Roman" w:hAnsi="Times New Roman" w:cs="Times New Roman"/>
              </w:rPr>
              <w:t>清算</w:t>
            </w:r>
          </w:p>
        </w:tc>
      </w:tr>
      <w:tr w14:paraId="041277E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145F624">
            <w:pPr>
              <w:pStyle w:val="87"/>
              <w:rPr>
                <w:rFonts w:hint="default" w:ascii="Times New Roman" w:hAnsi="Times New Roman" w:cs="Times New Roman"/>
              </w:rPr>
            </w:pPr>
            <w:r>
              <w:rPr>
                <w:rFonts w:hint="default" w:ascii="Times New Roman" w:hAnsi="Times New Roman" w:cs="Times New Roman"/>
              </w:rPr>
              <w:t>07</w:t>
            </w:r>
          </w:p>
        </w:tc>
        <w:tc>
          <w:tcPr>
            <w:tcW w:w="3519" w:type="pct"/>
            <w:noWrap w:val="0"/>
            <w:vAlign w:val="center"/>
          </w:tcPr>
          <w:p w14:paraId="0F0CA710">
            <w:pPr>
              <w:pStyle w:val="87"/>
              <w:rPr>
                <w:rFonts w:hint="default" w:ascii="Times New Roman" w:hAnsi="Times New Roman" w:cs="Times New Roman"/>
              </w:rPr>
            </w:pPr>
            <w:r>
              <w:rPr>
                <w:rFonts w:hint="default" w:ascii="Times New Roman" w:hAnsi="Times New Roman" w:cs="Times New Roman"/>
              </w:rPr>
              <w:t>注销</w:t>
            </w:r>
          </w:p>
        </w:tc>
      </w:tr>
      <w:tr w14:paraId="2650754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AEA2890">
            <w:pPr>
              <w:pStyle w:val="87"/>
              <w:rPr>
                <w:rFonts w:hint="default" w:ascii="Times New Roman" w:hAnsi="Times New Roman" w:cs="Times New Roman"/>
              </w:rPr>
            </w:pPr>
            <w:r>
              <w:rPr>
                <w:rFonts w:hint="default" w:ascii="Times New Roman" w:hAnsi="Times New Roman" w:cs="Times New Roman"/>
              </w:rPr>
              <w:t>08</w:t>
            </w:r>
          </w:p>
        </w:tc>
        <w:tc>
          <w:tcPr>
            <w:tcW w:w="3519" w:type="pct"/>
            <w:noWrap w:val="0"/>
            <w:vAlign w:val="center"/>
          </w:tcPr>
          <w:p w14:paraId="5AF3853A">
            <w:pPr>
              <w:pStyle w:val="87"/>
              <w:rPr>
                <w:rFonts w:hint="default" w:ascii="Times New Roman" w:hAnsi="Times New Roman" w:cs="Times New Roman"/>
              </w:rPr>
            </w:pPr>
            <w:r>
              <w:rPr>
                <w:rFonts w:hint="default" w:ascii="Times New Roman" w:hAnsi="Times New Roman" w:cs="Times New Roman"/>
              </w:rPr>
              <w:t>非正常户注销</w:t>
            </w:r>
          </w:p>
        </w:tc>
      </w:tr>
      <w:tr w14:paraId="746DE7A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BE17379">
            <w:pPr>
              <w:pStyle w:val="87"/>
              <w:rPr>
                <w:rFonts w:hint="default" w:ascii="Times New Roman" w:hAnsi="Times New Roman" w:cs="Times New Roman"/>
              </w:rPr>
            </w:pPr>
            <w:r>
              <w:rPr>
                <w:rFonts w:hint="default" w:ascii="Times New Roman" w:hAnsi="Times New Roman" w:cs="Times New Roman"/>
              </w:rPr>
              <w:t>09</w:t>
            </w:r>
          </w:p>
        </w:tc>
        <w:tc>
          <w:tcPr>
            <w:tcW w:w="3519" w:type="pct"/>
            <w:noWrap w:val="0"/>
            <w:vAlign w:val="center"/>
          </w:tcPr>
          <w:p w14:paraId="74CBCF9C">
            <w:pPr>
              <w:pStyle w:val="87"/>
              <w:rPr>
                <w:rFonts w:hint="default" w:ascii="Times New Roman" w:hAnsi="Times New Roman" w:cs="Times New Roman"/>
              </w:rPr>
            </w:pPr>
            <w:r>
              <w:rPr>
                <w:rFonts w:hint="default" w:ascii="Times New Roman" w:hAnsi="Times New Roman" w:cs="Times New Roman"/>
              </w:rPr>
              <w:t>报验</w:t>
            </w:r>
          </w:p>
        </w:tc>
      </w:tr>
      <w:tr w14:paraId="0B10F66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C22C306">
            <w:pPr>
              <w:pStyle w:val="87"/>
              <w:rPr>
                <w:rFonts w:hint="default" w:ascii="Times New Roman" w:hAnsi="Times New Roman" w:cs="Times New Roman"/>
              </w:rPr>
            </w:pPr>
            <w:r>
              <w:rPr>
                <w:rFonts w:hint="default" w:ascii="Times New Roman" w:hAnsi="Times New Roman" w:cs="Times New Roman"/>
              </w:rPr>
              <w:t>10</w:t>
            </w:r>
          </w:p>
        </w:tc>
        <w:tc>
          <w:tcPr>
            <w:tcW w:w="3519" w:type="pct"/>
            <w:noWrap w:val="0"/>
            <w:vAlign w:val="center"/>
          </w:tcPr>
          <w:p w14:paraId="288EBB49">
            <w:pPr>
              <w:pStyle w:val="87"/>
              <w:rPr>
                <w:rFonts w:hint="default" w:ascii="Times New Roman" w:hAnsi="Times New Roman" w:cs="Times New Roman"/>
              </w:rPr>
            </w:pPr>
            <w:r>
              <w:rPr>
                <w:rFonts w:hint="default" w:ascii="Times New Roman" w:hAnsi="Times New Roman" w:cs="Times New Roman"/>
              </w:rPr>
              <w:t>核销报验</w:t>
            </w:r>
          </w:p>
        </w:tc>
      </w:tr>
      <w:tr w14:paraId="739A5F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7A8CD10">
            <w:pPr>
              <w:pStyle w:val="87"/>
              <w:rPr>
                <w:rFonts w:hint="default" w:ascii="Times New Roman" w:hAnsi="Times New Roman" w:cs="Times New Roman"/>
              </w:rPr>
            </w:pPr>
            <w:r>
              <w:rPr>
                <w:rFonts w:hint="default" w:ascii="Times New Roman" w:hAnsi="Times New Roman" w:cs="Times New Roman"/>
              </w:rPr>
              <w:t>11</w:t>
            </w:r>
          </w:p>
        </w:tc>
        <w:tc>
          <w:tcPr>
            <w:tcW w:w="3519" w:type="pct"/>
            <w:noWrap w:val="0"/>
            <w:vAlign w:val="center"/>
          </w:tcPr>
          <w:p w14:paraId="190AB4DF">
            <w:pPr>
              <w:pStyle w:val="87"/>
              <w:rPr>
                <w:rFonts w:hint="default" w:ascii="Times New Roman" w:hAnsi="Times New Roman" w:cs="Times New Roman"/>
              </w:rPr>
            </w:pPr>
            <w:r>
              <w:rPr>
                <w:rFonts w:hint="default" w:ascii="Times New Roman" w:hAnsi="Times New Roman" w:cs="Times New Roman"/>
              </w:rPr>
              <w:t>中断缴费</w:t>
            </w:r>
          </w:p>
        </w:tc>
      </w:tr>
      <w:tr w14:paraId="463A8A7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D5769B1">
            <w:pPr>
              <w:pStyle w:val="87"/>
              <w:rPr>
                <w:rFonts w:hint="default" w:ascii="Times New Roman" w:hAnsi="Times New Roman" w:cs="Times New Roman"/>
              </w:rPr>
            </w:pPr>
            <w:r>
              <w:rPr>
                <w:rFonts w:hint="default" w:ascii="Times New Roman" w:hAnsi="Times New Roman" w:cs="Times New Roman"/>
              </w:rPr>
              <w:t>12</w:t>
            </w:r>
          </w:p>
        </w:tc>
        <w:tc>
          <w:tcPr>
            <w:tcW w:w="3519" w:type="pct"/>
            <w:noWrap w:val="0"/>
            <w:vAlign w:val="center"/>
          </w:tcPr>
          <w:p w14:paraId="270F92E4">
            <w:pPr>
              <w:pStyle w:val="87"/>
              <w:rPr>
                <w:rFonts w:hint="default" w:ascii="Times New Roman" w:hAnsi="Times New Roman" w:cs="Times New Roman"/>
              </w:rPr>
            </w:pPr>
            <w:r>
              <w:rPr>
                <w:rFonts w:hint="default" w:ascii="Times New Roman" w:hAnsi="Times New Roman" w:cs="Times New Roman"/>
              </w:rPr>
              <w:t>恢复缴费</w:t>
            </w:r>
          </w:p>
        </w:tc>
      </w:tr>
      <w:tr w14:paraId="0D3B8C2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E3ADA2B">
            <w:pPr>
              <w:pStyle w:val="87"/>
              <w:rPr>
                <w:rFonts w:hint="default" w:ascii="Times New Roman" w:hAnsi="Times New Roman" w:cs="Times New Roman"/>
              </w:rPr>
            </w:pPr>
            <w:r>
              <w:rPr>
                <w:rFonts w:hint="default" w:ascii="Times New Roman" w:hAnsi="Times New Roman" w:cs="Times New Roman"/>
              </w:rPr>
              <w:t>13</w:t>
            </w:r>
          </w:p>
        </w:tc>
        <w:tc>
          <w:tcPr>
            <w:tcW w:w="3519" w:type="pct"/>
            <w:noWrap w:val="0"/>
            <w:vAlign w:val="center"/>
          </w:tcPr>
          <w:p w14:paraId="703DC5D4">
            <w:pPr>
              <w:pStyle w:val="87"/>
              <w:rPr>
                <w:rFonts w:hint="default" w:ascii="Times New Roman" w:hAnsi="Times New Roman" w:cs="Times New Roman"/>
              </w:rPr>
            </w:pPr>
            <w:r>
              <w:rPr>
                <w:rFonts w:hint="default" w:ascii="Times New Roman" w:hAnsi="Times New Roman" w:cs="Times New Roman"/>
              </w:rPr>
              <w:t>简易注销无异议</w:t>
            </w:r>
          </w:p>
        </w:tc>
      </w:tr>
      <w:tr w14:paraId="7767477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22EFAD7">
            <w:pPr>
              <w:pStyle w:val="87"/>
              <w:rPr>
                <w:rFonts w:hint="default" w:ascii="Times New Roman" w:hAnsi="Times New Roman" w:cs="Times New Roman"/>
              </w:rPr>
            </w:pPr>
            <w:r>
              <w:rPr>
                <w:rFonts w:hint="default" w:ascii="Times New Roman" w:hAnsi="Times New Roman" w:cs="Times New Roman"/>
              </w:rPr>
              <w:t>99</w:t>
            </w:r>
          </w:p>
        </w:tc>
        <w:tc>
          <w:tcPr>
            <w:tcW w:w="3519" w:type="pct"/>
            <w:noWrap w:val="0"/>
            <w:vAlign w:val="center"/>
          </w:tcPr>
          <w:p w14:paraId="47227D55">
            <w:pPr>
              <w:pStyle w:val="87"/>
              <w:rPr>
                <w:rFonts w:hint="default" w:ascii="Times New Roman" w:hAnsi="Times New Roman" w:cs="Times New Roman"/>
              </w:rPr>
            </w:pPr>
            <w:r>
              <w:rPr>
                <w:rFonts w:hint="default" w:ascii="Times New Roman" w:hAnsi="Times New Roman" w:cs="Times New Roman"/>
              </w:rPr>
              <w:t>其他</w:t>
            </w:r>
          </w:p>
        </w:tc>
      </w:tr>
    </w:tbl>
    <w:p w14:paraId="455336A1">
      <w:pPr>
        <w:rPr>
          <w:rFonts w:hint="default" w:ascii="Times New Roman" w:hAnsi="Times New Roman" w:cs="Times New Roman"/>
        </w:rPr>
      </w:pPr>
    </w:p>
    <w:p w14:paraId="5DF1AE50">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.9纳税人类型代码表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4C64EA0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29BBEA4E">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5328B8FF">
            <w:pPr>
              <w:pStyle w:val="87"/>
              <w:rPr>
                <w:rFonts w:hint="default" w:ascii="Times New Roman" w:hAnsi="Times New Roman" w:cs="Times New Roman"/>
              </w:rPr>
            </w:pPr>
            <w:r>
              <w:rPr>
                <w:rFonts w:hint="default" w:ascii="Times New Roman" w:hAnsi="Times New Roman" w:cs="Times New Roman"/>
              </w:rPr>
              <w:t>说明</w:t>
            </w:r>
          </w:p>
        </w:tc>
      </w:tr>
      <w:tr w14:paraId="7DFBEC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F54BF2C">
            <w:pPr>
              <w:pStyle w:val="87"/>
              <w:rPr>
                <w:rFonts w:hint="default" w:ascii="Times New Roman" w:hAnsi="Times New Roman" w:cs="Times New Roman"/>
              </w:rPr>
            </w:pPr>
            <w:r>
              <w:rPr>
                <w:rFonts w:hint="default" w:ascii="Times New Roman" w:hAnsi="Times New Roman" w:cs="Times New Roman"/>
              </w:rPr>
              <w:t>1</w:t>
            </w:r>
          </w:p>
        </w:tc>
        <w:tc>
          <w:tcPr>
            <w:tcW w:w="3519" w:type="pct"/>
            <w:noWrap w:val="0"/>
            <w:vAlign w:val="center"/>
          </w:tcPr>
          <w:p w14:paraId="1BA3D0EB">
            <w:pPr>
              <w:pStyle w:val="87"/>
              <w:rPr>
                <w:rFonts w:hint="default" w:ascii="Times New Roman" w:hAnsi="Times New Roman" w:cs="Times New Roman"/>
                <w:lang w:eastAsia="zh-Hans"/>
              </w:rPr>
            </w:pPr>
            <w:r>
              <w:rPr>
                <w:rFonts w:hint="default" w:ascii="Times New Roman" w:hAnsi="Times New Roman" w:cs="Times New Roman"/>
              </w:rPr>
              <w:t>一般纳税人</w:t>
            </w:r>
          </w:p>
        </w:tc>
      </w:tr>
      <w:tr w14:paraId="67A528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B193D4B">
            <w:pPr>
              <w:pStyle w:val="87"/>
              <w:rPr>
                <w:rFonts w:hint="default" w:ascii="Times New Roman" w:hAnsi="Times New Roman" w:cs="Times New Roman"/>
              </w:rPr>
            </w:pPr>
            <w:r>
              <w:rPr>
                <w:rFonts w:hint="default" w:ascii="Times New Roman" w:hAnsi="Times New Roman" w:cs="Times New Roman"/>
              </w:rPr>
              <w:t>2</w:t>
            </w:r>
          </w:p>
        </w:tc>
        <w:tc>
          <w:tcPr>
            <w:tcW w:w="3519" w:type="pct"/>
            <w:noWrap w:val="0"/>
            <w:vAlign w:val="center"/>
          </w:tcPr>
          <w:p w14:paraId="19A562B9">
            <w:pPr>
              <w:pStyle w:val="87"/>
              <w:rPr>
                <w:rFonts w:hint="default" w:ascii="Times New Roman" w:hAnsi="Times New Roman" w:cs="Times New Roman"/>
              </w:rPr>
            </w:pPr>
            <w:r>
              <w:rPr>
                <w:rFonts w:hint="default" w:ascii="Times New Roman" w:hAnsi="Times New Roman" w:cs="Times New Roman"/>
              </w:rPr>
              <w:t>小规模纳税人</w:t>
            </w:r>
          </w:p>
        </w:tc>
      </w:tr>
      <w:tr w14:paraId="6CC34F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6E00EB2">
            <w:pPr>
              <w:pStyle w:val="87"/>
              <w:rPr>
                <w:rFonts w:hint="default" w:ascii="Times New Roman" w:hAnsi="Times New Roman" w:cs="Times New Roman"/>
              </w:rPr>
            </w:pPr>
            <w:r>
              <w:rPr>
                <w:rFonts w:hint="default" w:ascii="Times New Roman" w:hAnsi="Times New Roman" w:cs="Times New Roman"/>
              </w:rPr>
              <w:t>3</w:t>
            </w:r>
          </w:p>
        </w:tc>
        <w:tc>
          <w:tcPr>
            <w:tcW w:w="3519" w:type="pct"/>
            <w:noWrap w:val="0"/>
            <w:vAlign w:val="center"/>
          </w:tcPr>
          <w:p w14:paraId="397CFA2C">
            <w:pPr>
              <w:pStyle w:val="87"/>
              <w:rPr>
                <w:rFonts w:hint="default" w:ascii="Times New Roman" w:hAnsi="Times New Roman" w:cs="Times New Roman"/>
              </w:rPr>
            </w:pPr>
            <w:r>
              <w:rPr>
                <w:rFonts w:hint="default" w:ascii="Times New Roman" w:hAnsi="Times New Roman" w:cs="Times New Roman"/>
              </w:rPr>
              <w:t>转登记小规模纳税人</w:t>
            </w:r>
          </w:p>
        </w:tc>
      </w:tr>
      <w:tr w14:paraId="6A3095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28F8ED2">
            <w:pPr>
              <w:pStyle w:val="87"/>
              <w:rPr>
                <w:rFonts w:hint="default" w:ascii="Times New Roman" w:hAnsi="Times New Roman" w:cs="Times New Roman"/>
              </w:rPr>
            </w:pPr>
            <w:r>
              <w:rPr>
                <w:rFonts w:hint="default" w:ascii="Times New Roman" w:hAnsi="Times New Roman" w:cs="Times New Roman"/>
              </w:rPr>
              <w:t>4</w:t>
            </w:r>
          </w:p>
        </w:tc>
        <w:tc>
          <w:tcPr>
            <w:tcW w:w="3519" w:type="pct"/>
            <w:noWrap w:val="0"/>
            <w:vAlign w:val="center"/>
          </w:tcPr>
          <w:p w14:paraId="7A8BA2D2">
            <w:pPr>
              <w:pStyle w:val="87"/>
              <w:rPr>
                <w:rFonts w:hint="default" w:ascii="Times New Roman" w:hAnsi="Times New Roman" w:cs="Times New Roman"/>
              </w:rPr>
            </w:pPr>
            <w:r>
              <w:rPr>
                <w:rFonts w:hint="default" w:ascii="Times New Roman" w:hAnsi="Times New Roman" w:cs="Times New Roman"/>
              </w:rPr>
              <w:t>辅导期一般纳税人</w:t>
            </w:r>
          </w:p>
        </w:tc>
      </w:tr>
      <w:tr w14:paraId="662F42A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2382AA5">
            <w:pPr>
              <w:pStyle w:val="87"/>
              <w:rPr>
                <w:rFonts w:hint="default" w:ascii="Times New Roman" w:hAnsi="Times New Roman" w:cs="Times New Roman"/>
              </w:rPr>
            </w:pPr>
            <w:r>
              <w:rPr>
                <w:rFonts w:hint="default" w:ascii="Times New Roman" w:hAnsi="Times New Roman" w:cs="Times New Roman"/>
              </w:rPr>
              <w:t>5</w:t>
            </w:r>
          </w:p>
        </w:tc>
        <w:tc>
          <w:tcPr>
            <w:tcW w:w="3519" w:type="pct"/>
            <w:noWrap w:val="0"/>
            <w:vAlign w:val="center"/>
          </w:tcPr>
          <w:p w14:paraId="567FC9E6">
            <w:pPr>
              <w:pStyle w:val="87"/>
              <w:rPr>
                <w:rFonts w:hint="default" w:ascii="Times New Roman" w:hAnsi="Times New Roman" w:cs="Times New Roman"/>
              </w:rPr>
            </w:pPr>
            <w:r>
              <w:rPr>
                <w:rFonts w:hint="default" w:ascii="Times New Roman" w:hAnsi="Times New Roman" w:cs="Times New Roman"/>
              </w:rPr>
              <w:t>其他</w:t>
            </w:r>
          </w:p>
        </w:tc>
      </w:tr>
      <w:tr w14:paraId="36CD42D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6F3CEFD">
            <w:pPr>
              <w:pStyle w:val="87"/>
              <w:rPr>
                <w:rFonts w:hint="default" w:ascii="Times New Roman" w:hAnsi="Times New Roman" w:cs="Times New Roman"/>
              </w:rPr>
            </w:pPr>
            <w:r>
              <w:rPr>
                <w:rFonts w:hint="default" w:ascii="Times New Roman" w:hAnsi="Times New Roman" w:cs="Times New Roman"/>
              </w:rPr>
              <w:t>-1</w:t>
            </w:r>
          </w:p>
        </w:tc>
        <w:tc>
          <w:tcPr>
            <w:tcW w:w="3519" w:type="pct"/>
            <w:noWrap w:val="0"/>
            <w:vAlign w:val="center"/>
          </w:tcPr>
          <w:p w14:paraId="61B17BF7">
            <w:pPr>
              <w:pStyle w:val="87"/>
              <w:rPr>
                <w:rFonts w:hint="default" w:ascii="Times New Roman" w:hAnsi="Times New Roman" w:cs="Times New Roman"/>
                <w:lang w:eastAsia="zh-Hans"/>
              </w:rPr>
            </w:pPr>
            <w:r>
              <w:rPr>
                <w:rFonts w:hint="default" w:ascii="Times New Roman" w:hAnsi="Times New Roman" w:cs="Times New Roman"/>
              </w:rPr>
              <w:t>未知</w:t>
            </w:r>
          </w:p>
        </w:tc>
      </w:tr>
    </w:tbl>
    <w:p w14:paraId="1C715155">
      <w:pPr>
        <w:rPr>
          <w:rFonts w:hint="default" w:ascii="Times New Roman" w:hAnsi="Times New Roman" w:cs="Times New Roman"/>
        </w:rPr>
      </w:pPr>
    </w:p>
    <w:p w14:paraId="0E5F7770">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.10行业代码表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0"/>
        <w:gridCol w:w="5903"/>
      </w:tblGrid>
      <w:tr w14:paraId="5E34F1B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shd w:val="clear" w:color="auto" w:fill="BFBFBF"/>
            <w:noWrap w:val="0"/>
            <w:vAlign w:val="center"/>
          </w:tcPr>
          <w:p w14:paraId="12E2B959">
            <w:pPr>
              <w:pStyle w:val="87"/>
              <w:rPr>
                <w:rFonts w:hint="default" w:ascii="Times New Roman" w:hAnsi="Times New Roman" w:cs="Times New Roman"/>
              </w:rPr>
            </w:pPr>
            <w:r>
              <w:rPr>
                <w:rFonts w:hint="default" w:ascii="Times New Roman" w:hAnsi="Times New Roman" w:cs="Times New Roman"/>
              </w:rPr>
              <w:t>模版编码</w:t>
            </w:r>
          </w:p>
        </w:tc>
        <w:tc>
          <w:tcPr>
            <w:tcW w:w="3520" w:type="pct"/>
            <w:shd w:val="clear" w:color="auto" w:fill="BFBFBF"/>
            <w:noWrap w:val="0"/>
            <w:vAlign w:val="center"/>
          </w:tcPr>
          <w:p w14:paraId="0858EAF5">
            <w:pPr>
              <w:pStyle w:val="87"/>
              <w:rPr>
                <w:rFonts w:hint="default" w:ascii="Times New Roman" w:hAnsi="Times New Roman" w:cs="Times New Roman"/>
              </w:rPr>
            </w:pPr>
            <w:r>
              <w:rPr>
                <w:rFonts w:hint="default" w:ascii="Times New Roman" w:hAnsi="Times New Roman" w:cs="Times New Roman"/>
              </w:rPr>
              <w:t>说明</w:t>
            </w:r>
          </w:p>
        </w:tc>
      </w:tr>
      <w:tr w14:paraId="6EF8CB6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5000" w:type="pct"/>
            <w:gridSpan w:val="2"/>
            <w:noWrap w:val="0"/>
            <w:vAlign w:val="center"/>
          </w:tcPr>
          <w:p w14:paraId="349E14D1">
            <w:pPr>
              <w:pStyle w:val="87"/>
              <w:rPr>
                <w:rFonts w:hint="default" w:ascii="Times New Roman" w:hAnsi="Times New Roman" w:cs="Times New Roman"/>
              </w:rPr>
            </w:pPr>
            <w:r>
              <w:rPr>
                <w:rFonts w:hint="default" w:ascii="Times New Roman" w:hAnsi="Times New Roman" w:cs="Times New Roman"/>
                <w:i/>
                <w:iCs/>
              </w:rPr>
              <w:t>保险业</w:t>
            </w:r>
          </w:p>
        </w:tc>
      </w:tr>
      <w:tr w14:paraId="77C0FEA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9D499D8">
            <w:pPr>
              <w:pStyle w:val="87"/>
              <w:rPr>
                <w:rFonts w:hint="default" w:ascii="Times New Roman" w:hAnsi="Times New Roman" w:cs="Times New Roman"/>
              </w:rPr>
            </w:pPr>
            <w:r>
              <w:rPr>
                <w:rFonts w:hint="default" w:ascii="Times New Roman" w:hAnsi="Times New Roman" w:cs="Times New Roman"/>
              </w:rPr>
              <w:t>681</w:t>
            </w:r>
          </w:p>
        </w:tc>
        <w:tc>
          <w:tcPr>
            <w:tcW w:w="3520" w:type="pct"/>
            <w:noWrap w:val="0"/>
            <w:vAlign w:val="center"/>
          </w:tcPr>
          <w:p w14:paraId="65ED2890">
            <w:pPr>
              <w:pStyle w:val="87"/>
              <w:rPr>
                <w:rFonts w:hint="default" w:ascii="Times New Roman" w:hAnsi="Times New Roman" w:cs="Times New Roman"/>
              </w:rPr>
            </w:pPr>
            <w:r>
              <w:rPr>
                <w:rFonts w:hint="default" w:ascii="Times New Roman" w:hAnsi="Times New Roman" w:cs="Times New Roman"/>
              </w:rPr>
              <w:t>人身保险</w:t>
            </w:r>
          </w:p>
        </w:tc>
      </w:tr>
      <w:tr w14:paraId="4FAFB59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5B52010">
            <w:pPr>
              <w:pStyle w:val="87"/>
              <w:rPr>
                <w:rFonts w:hint="default" w:ascii="Times New Roman" w:hAnsi="Times New Roman" w:cs="Times New Roman"/>
              </w:rPr>
            </w:pPr>
            <w:r>
              <w:rPr>
                <w:rFonts w:hint="default" w:ascii="Times New Roman" w:hAnsi="Times New Roman" w:cs="Times New Roman"/>
              </w:rPr>
              <w:t>6811</w:t>
            </w:r>
          </w:p>
        </w:tc>
        <w:tc>
          <w:tcPr>
            <w:tcW w:w="3520" w:type="pct"/>
            <w:noWrap w:val="0"/>
            <w:vAlign w:val="center"/>
          </w:tcPr>
          <w:p w14:paraId="11E33CA5">
            <w:pPr>
              <w:pStyle w:val="87"/>
              <w:rPr>
                <w:rFonts w:hint="default" w:ascii="Times New Roman" w:hAnsi="Times New Roman" w:cs="Times New Roman"/>
              </w:rPr>
            </w:pPr>
            <w:r>
              <w:rPr>
                <w:rFonts w:hint="default" w:ascii="Times New Roman" w:hAnsi="Times New Roman" w:cs="Times New Roman"/>
              </w:rPr>
              <w:t>--人寿保险</w:t>
            </w:r>
          </w:p>
        </w:tc>
      </w:tr>
      <w:tr w14:paraId="24E1CF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9B76EBA">
            <w:pPr>
              <w:pStyle w:val="87"/>
              <w:rPr>
                <w:rFonts w:hint="default" w:ascii="Times New Roman" w:hAnsi="Times New Roman" w:cs="Times New Roman"/>
              </w:rPr>
            </w:pPr>
            <w:r>
              <w:rPr>
                <w:rFonts w:hint="default" w:ascii="Times New Roman" w:hAnsi="Times New Roman" w:cs="Times New Roman"/>
              </w:rPr>
              <w:t>6812</w:t>
            </w:r>
          </w:p>
        </w:tc>
        <w:tc>
          <w:tcPr>
            <w:tcW w:w="3520" w:type="pct"/>
            <w:noWrap w:val="0"/>
            <w:vAlign w:val="center"/>
          </w:tcPr>
          <w:p w14:paraId="00D53F9A">
            <w:pPr>
              <w:pStyle w:val="87"/>
              <w:rPr>
                <w:rFonts w:hint="default" w:ascii="Times New Roman" w:hAnsi="Times New Roman" w:cs="Times New Roman"/>
              </w:rPr>
            </w:pPr>
            <w:r>
              <w:rPr>
                <w:rFonts w:hint="default" w:ascii="Times New Roman" w:hAnsi="Times New Roman" w:cs="Times New Roman"/>
              </w:rPr>
              <w:t>--年金保险</w:t>
            </w:r>
          </w:p>
        </w:tc>
      </w:tr>
      <w:tr w14:paraId="79CB9E7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2CC8DD23">
            <w:pPr>
              <w:pStyle w:val="87"/>
              <w:rPr>
                <w:rFonts w:hint="default" w:ascii="Times New Roman" w:hAnsi="Times New Roman" w:cs="Times New Roman"/>
              </w:rPr>
            </w:pPr>
            <w:r>
              <w:rPr>
                <w:rFonts w:hint="default" w:ascii="Times New Roman" w:hAnsi="Times New Roman" w:cs="Times New Roman"/>
              </w:rPr>
              <w:t>6813</w:t>
            </w:r>
          </w:p>
        </w:tc>
        <w:tc>
          <w:tcPr>
            <w:tcW w:w="3520" w:type="pct"/>
            <w:noWrap w:val="0"/>
            <w:vAlign w:val="center"/>
          </w:tcPr>
          <w:p w14:paraId="7361633E">
            <w:pPr>
              <w:pStyle w:val="87"/>
              <w:rPr>
                <w:rFonts w:hint="default" w:ascii="Times New Roman" w:hAnsi="Times New Roman" w:cs="Times New Roman"/>
              </w:rPr>
            </w:pPr>
            <w:r>
              <w:rPr>
                <w:rFonts w:hint="default" w:ascii="Times New Roman" w:hAnsi="Times New Roman" w:cs="Times New Roman"/>
              </w:rPr>
              <w:t>--健康保险</w:t>
            </w:r>
          </w:p>
        </w:tc>
      </w:tr>
      <w:tr w14:paraId="44E4FC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93C3D19">
            <w:pPr>
              <w:pStyle w:val="87"/>
              <w:rPr>
                <w:rFonts w:hint="default" w:ascii="Times New Roman" w:hAnsi="Times New Roman" w:cs="Times New Roman"/>
              </w:rPr>
            </w:pPr>
            <w:r>
              <w:rPr>
                <w:rFonts w:hint="default" w:ascii="Times New Roman" w:hAnsi="Times New Roman" w:cs="Times New Roman"/>
              </w:rPr>
              <w:t>6814</w:t>
            </w:r>
          </w:p>
        </w:tc>
        <w:tc>
          <w:tcPr>
            <w:tcW w:w="3520" w:type="pct"/>
            <w:noWrap w:val="0"/>
            <w:vAlign w:val="center"/>
          </w:tcPr>
          <w:p w14:paraId="22C37B63">
            <w:pPr>
              <w:pStyle w:val="87"/>
              <w:rPr>
                <w:rFonts w:hint="default" w:ascii="Times New Roman" w:hAnsi="Times New Roman" w:cs="Times New Roman"/>
              </w:rPr>
            </w:pPr>
            <w:r>
              <w:rPr>
                <w:rFonts w:hint="default" w:ascii="Times New Roman" w:hAnsi="Times New Roman" w:cs="Times New Roman"/>
              </w:rPr>
              <w:t>--意外伤害保险</w:t>
            </w:r>
          </w:p>
        </w:tc>
      </w:tr>
      <w:tr w14:paraId="3E5243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4D5E002">
            <w:pPr>
              <w:pStyle w:val="87"/>
              <w:rPr>
                <w:rFonts w:hint="default" w:ascii="Times New Roman" w:hAnsi="Times New Roman" w:cs="Times New Roman"/>
              </w:rPr>
            </w:pPr>
            <w:r>
              <w:rPr>
                <w:rFonts w:hint="default" w:ascii="Times New Roman" w:hAnsi="Times New Roman" w:cs="Times New Roman"/>
              </w:rPr>
              <w:t>6820</w:t>
            </w:r>
          </w:p>
        </w:tc>
        <w:tc>
          <w:tcPr>
            <w:tcW w:w="3520" w:type="pct"/>
            <w:noWrap w:val="0"/>
            <w:vAlign w:val="center"/>
          </w:tcPr>
          <w:p w14:paraId="4E89AE03">
            <w:pPr>
              <w:pStyle w:val="87"/>
              <w:rPr>
                <w:rFonts w:hint="default" w:ascii="Times New Roman" w:hAnsi="Times New Roman" w:cs="Times New Roman"/>
              </w:rPr>
            </w:pPr>
            <w:r>
              <w:rPr>
                <w:rFonts w:hint="default" w:ascii="Times New Roman" w:hAnsi="Times New Roman" w:cs="Times New Roman"/>
              </w:rPr>
              <w:t>--财产保险</w:t>
            </w:r>
          </w:p>
        </w:tc>
      </w:tr>
      <w:tr w14:paraId="42E9752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927C060">
            <w:pPr>
              <w:pStyle w:val="87"/>
              <w:rPr>
                <w:rFonts w:hint="default" w:ascii="Times New Roman" w:hAnsi="Times New Roman" w:cs="Times New Roman"/>
              </w:rPr>
            </w:pPr>
            <w:r>
              <w:rPr>
                <w:rFonts w:hint="default" w:ascii="Times New Roman" w:hAnsi="Times New Roman" w:cs="Times New Roman"/>
              </w:rPr>
              <w:t>6830</w:t>
            </w:r>
          </w:p>
        </w:tc>
        <w:tc>
          <w:tcPr>
            <w:tcW w:w="3520" w:type="pct"/>
            <w:noWrap w:val="0"/>
            <w:vAlign w:val="center"/>
          </w:tcPr>
          <w:p w14:paraId="73CCD776">
            <w:pPr>
              <w:pStyle w:val="87"/>
              <w:rPr>
                <w:rFonts w:hint="default" w:ascii="Times New Roman" w:hAnsi="Times New Roman" w:cs="Times New Roman"/>
              </w:rPr>
            </w:pPr>
            <w:r>
              <w:rPr>
                <w:rFonts w:hint="default" w:ascii="Times New Roman" w:hAnsi="Times New Roman" w:cs="Times New Roman"/>
              </w:rPr>
              <w:t>--再保险</w:t>
            </w:r>
          </w:p>
        </w:tc>
      </w:tr>
      <w:tr w14:paraId="3EF54F8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4E69C25">
            <w:pPr>
              <w:pStyle w:val="87"/>
              <w:rPr>
                <w:rFonts w:hint="default" w:ascii="Times New Roman" w:hAnsi="Times New Roman" w:cs="Times New Roman"/>
              </w:rPr>
            </w:pPr>
            <w:r>
              <w:rPr>
                <w:rFonts w:hint="default" w:ascii="Times New Roman" w:hAnsi="Times New Roman" w:cs="Times New Roman"/>
              </w:rPr>
              <w:t>6840</w:t>
            </w:r>
          </w:p>
        </w:tc>
        <w:tc>
          <w:tcPr>
            <w:tcW w:w="3520" w:type="pct"/>
            <w:noWrap w:val="0"/>
            <w:vAlign w:val="center"/>
          </w:tcPr>
          <w:p w14:paraId="60CB0529">
            <w:pPr>
              <w:pStyle w:val="87"/>
              <w:rPr>
                <w:rFonts w:hint="default" w:ascii="Times New Roman" w:hAnsi="Times New Roman" w:cs="Times New Roman"/>
              </w:rPr>
            </w:pPr>
            <w:r>
              <w:rPr>
                <w:rFonts w:hint="default" w:ascii="Times New Roman" w:hAnsi="Times New Roman" w:cs="Times New Roman"/>
              </w:rPr>
              <w:t>--商业养老金</w:t>
            </w:r>
          </w:p>
        </w:tc>
      </w:tr>
      <w:tr w14:paraId="6FE2967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3C3F30D">
            <w:pPr>
              <w:pStyle w:val="87"/>
              <w:rPr>
                <w:rFonts w:hint="default" w:ascii="Times New Roman" w:hAnsi="Times New Roman" w:cs="Times New Roman"/>
              </w:rPr>
            </w:pPr>
            <w:r>
              <w:rPr>
                <w:rFonts w:hint="default" w:ascii="Times New Roman" w:hAnsi="Times New Roman" w:cs="Times New Roman"/>
              </w:rPr>
              <w:t>685</w:t>
            </w:r>
          </w:p>
        </w:tc>
        <w:tc>
          <w:tcPr>
            <w:tcW w:w="3520" w:type="pct"/>
            <w:noWrap w:val="0"/>
            <w:vAlign w:val="center"/>
          </w:tcPr>
          <w:p w14:paraId="104C7DBD">
            <w:pPr>
              <w:pStyle w:val="87"/>
              <w:rPr>
                <w:rFonts w:hint="default" w:ascii="Times New Roman" w:hAnsi="Times New Roman" w:cs="Times New Roman"/>
              </w:rPr>
            </w:pPr>
            <w:r>
              <w:rPr>
                <w:rFonts w:hint="default" w:ascii="Times New Roman" w:hAnsi="Times New Roman" w:cs="Times New Roman"/>
              </w:rPr>
              <w:t>保险中介服务</w:t>
            </w:r>
          </w:p>
        </w:tc>
      </w:tr>
      <w:tr w14:paraId="2A6D2F1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B3232F0">
            <w:pPr>
              <w:pStyle w:val="87"/>
              <w:rPr>
                <w:rFonts w:hint="default" w:ascii="Times New Roman" w:hAnsi="Times New Roman" w:cs="Times New Roman"/>
              </w:rPr>
            </w:pPr>
            <w:r>
              <w:rPr>
                <w:rFonts w:hint="default" w:ascii="Times New Roman" w:hAnsi="Times New Roman" w:cs="Times New Roman"/>
              </w:rPr>
              <w:t>6851</w:t>
            </w:r>
          </w:p>
        </w:tc>
        <w:tc>
          <w:tcPr>
            <w:tcW w:w="3520" w:type="pct"/>
            <w:noWrap w:val="0"/>
            <w:vAlign w:val="center"/>
          </w:tcPr>
          <w:p w14:paraId="42F3971B">
            <w:pPr>
              <w:pStyle w:val="87"/>
              <w:rPr>
                <w:rFonts w:hint="default" w:ascii="Times New Roman" w:hAnsi="Times New Roman" w:cs="Times New Roman"/>
              </w:rPr>
            </w:pPr>
            <w:r>
              <w:rPr>
                <w:rFonts w:hint="default" w:ascii="Times New Roman" w:hAnsi="Times New Roman" w:cs="Times New Roman"/>
              </w:rPr>
              <w:t>--保险经纪服务</w:t>
            </w:r>
          </w:p>
        </w:tc>
      </w:tr>
      <w:tr w14:paraId="4C9EC1D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E16CE56">
            <w:pPr>
              <w:pStyle w:val="87"/>
              <w:rPr>
                <w:rFonts w:hint="default" w:ascii="Times New Roman" w:hAnsi="Times New Roman" w:cs="Times New Roman"/>
              </w:rPr>
            </w:pPr>
            <w:r>
              <w:rPr>
                <w:rFonts w:hint="default" w:ascii="Times New Roman" w:hAnsi="Times New Roman" w:cs="Times New Roman"/>
              </w:rPr>
              <w:t>6852</w:t>
            </w:r>
          </w:p>
        </w:tc>
        <w:tc>
          <w:tcPr>
            <w:tcW w:w="3520" w:type="pct"/>
            <w:noWrap w:val="0"/>
            <w:vAlign w:val="center"/>
          </w:tcPr>
          <w:p w14:paraId="3D1475E0">
            <w:pPr>
              <w:pStyle w:val="87"/>
              <w:rPr>
                <w:rFonts w:hint="default" w:ascii="Times New Roman" w:hAnsi="Times New Roman" w:cs="Times New Roman"/>
              </w:rPr>
            </w:pPr>
            <w:r>
              <w:rPr>
                <w:rFonts w:hint="default" w:ascii="Times New Roman" w:hAnsi="Times New Roman" w:cs="Times New Roman"/>
              </w:rPr>
              <w:t>--保险代理服务</w:t>
            </w:r>
          </w:p>
        </w:tc>
      </w:tr>
      <w:tr w14:paraId="348B63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0D3B6CE">
            <w:pPr>
              <w:pStyle w:val="87"/>
              <w:rPr>
                <w:rFonts w:hint="default" w:ascii="Times New Roman" w:hAnsi="Times New Roman" w:cs="Times New Roman"/>
              </w:rPr>
            </w:pPr>
            <w:r>
              <w:rPr>
                <w:rFonts w:hint="default" w:ascii="Times New Roman" w:hAnsi="Times New Roman" w:cs="Times New Roman"/>
              </w:rPr>
              <w:t>6853</w:t>
            </w:r>
          </w:p>
        </w:tc>
        <w:tc>
          <w:tcPr>
            <w:tcW w:w="3520" w:type="pct"/>
            <w:noWrap w:val="0"/>
            <w:vAlign w:val="center"/>
          </w:tcPr>
          <w:p w14:paraId="56BA981D">
            <w:pPr>
              <w:pStyle w:val="87"/>
              <w:rPr>
                <w:rFonts w:hint="default" w:ascii="Times New Roman" w:hAnsi="Times New Roman" w:cs="Times New Roman"/>
              </w:rPr>
            </w:pPr>
            <w:r>
              <w:rPr>
                <w:rFonts w:hint="default" w:ascii="Times New Roman" w:hAnsi="Times New Roman" w:cs="Times New Roman"/>
              </w:rPr>
              <w:t>--保险公估服务</w:t>
            </w:r>
          </w:p>
        </w:tc>
      </w:tr>
      <w:tr w14:paraId="7DAC4B7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7D77210">
            <w:pPr>
              <w:pStyle w:val="87"/>
              <w:rPr>
                <w:rFonts w:hint="default" w:ascii="Times New Roman" w:hAnsi="Times New Roman" w:cs="Times New Roman"/>
              </w:rPr>
            </w:pPr>
            <w:r>
              <w:rPr>
                <w:rFonts w:hint="default" w:ascii="Times New Roman" w:hAnsi="Times New Roman" w:cs="Times New Roman"/>
              </w:rPr>
              <w:t>6860</w:t>
            </w:r>
          </w:p>
        </w:tc>
        <w:tc>
          <w:tcPr>
            <w:tcW w:w="3520" w:type="pct"/>
            <w:noWrap w:val="0"/>
            <w:vAlign w:val="center"/>
          </w:tcPr>
          <w:p w14:paraId="7E20A9EA">
            <w:pPr>
              <w:pStyle w:val="87"/>
              <w:rPr>
                <w:rFonts w:hint="default" w:ascii="Times New Roman" w:hAnsi="Times New Roman" w:cs="Times New Roman"/>
              </w:rPr>
            </w:pPr>
            <w:r>
              <w:rPr>
                <w:rFonts w:hint="default" w:ascii="Times New Roman" w:hAnsi="Times New Roman" w:cs="Times New Roman"/>
              </w:rPr>
              <w:t>--保险资产管理</w:t>
            </w:r>
          </w:p>
        </w:tc>
      </w:tr>
      <w:tr w14:paraId="3B1A0E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6A91376">
            <w:pPr>
              <w:pStyle w:val="87"/>
              <w:rPr>
                <w:rFonts w:hint="default" w:ascii="Times New Roman" w:hAnsi="Times New Roman" w:cs="Times New Roman"/>
              </w:rPr>
            </w:pPr>
            <w:r>
              <w:rPr>
                <w:rFonts w:hint="default" w:ascii="Times New Roman" w:hAnsi="Times New Roman" w:cs="Times New Roman"/>
              </w:rPr>
              <w:t>6870</w:t>
            </w:r>
          </w:p>
        </w:tc>
        <w:tc>
          <w:tcPr>
            <w:tcW w:w="3520" w:type="pct"/>
            <w:noWrap w:val="0"/>
            <w:vAlign w:val="center"/>
          </w:tcPr>
          <w:p w14:paraId="572F542A">
            <w:pPr>
              <w:pStyle w:val="87"/>
              <w:rPr>
                <w:rFonts w:hint="default" w:ascii="Times New Roman" w:hAnsi="Times New Roman" w:cs="Times New Roman"/>
              </w:rPr>
            </w:pPr>
            <w:r>
              <w:rPr>
                <w:rFonts w:hint="default" w:ascii="Times New Roman" w:hAnsi="Times New Roman" w:cs="Times New Roman"/>
              </w:rPr>
              <w:t>--保险监管服务</w:t>
            </w:r>
          </w:p>
        </w:tc>
      </w:tr>
      <w:tr w14:paraId="3C10E0C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B777746">
            <w:pPr>
              <w:pStyle w:val="87"/>
              <w:rPr>
                <w:rFonts w:hint="default" w:ascii="Times New Roman" w:hAnsi="Times New Roman" w:cs="Times New Roman"/>
              </w:rPr>
            </w:pPr>
            <w:r>
              <w:rPr>
                <w:rFonts w:hint="default" w:ascii="Times New Roman" w:hAnsi="Times New Roman" w:cs="Times New Roman"/>
              </w:rPr>
              <w:t>6890</w:t>
            </w:r>
          </w:p>
        </w:tc>
        <w:tc>
          <w:tcPr>
            <w:tcW w:w="3520" w:type="pct"/>
            <w:noWrap w:val="0"/>
            <w:vAlign w:val="center"/>
          </w:tcPr>
          <w:p w14:paraId="465649A8">
            <w:pPr>
              <w:pStyle w:val="87"/>
              <w:rPr>
                <w:rFonts w:hint="default" w:ascii="Times New Roman" w:hAnsi="Times New Roman" w:cs="Times New Roman"/>
              </w:rPr>
            </w:pPr>
            <w:r>
              <w:rPr>
                <w:rFonts w:hint="default" w:ascii="Times New Roman" w:hAnsi="Times New Roman" w:cs="Times New Roman"/>
              </w:rPr>
              <w:t>--其他保险活动</w:t>
            </w:r>
          </w:p>
        </w:tc>
      </w:tr>
      <w:tr w14:paraId="0EDAA70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5000" w:type="pct"/>
            <w:gridSpan w:val="2"/>
            <w:noWrap w:val="0"/>
            <w:vAlign w:val="center"/>
          </w:tcPr>
          <w:p w14:paraId="654F160D">
            <w:pPr>
              <w:pStyle w:val="87"/>
              <w:rPr>
                <w:rFonts w:hint="default" w:ascii="Times New Roman" w:hAnsi="Times New Roman" w:cs="Times New Roman"/>
              </w:rPr>
            </w:pPr>
            <w:r>
              <w:rPr>
                <w:rFonts w:hint="default" w:ascii="Times New Roman" w:hAnsi="Times New Roman" w:cs="Times New Roman"/>
                <w:i/>
                <w:iCs/>
              </w:rPr>
              <w:t>电信业</w:t>
            </w:r>
          </w:p>
        </w:tc>
      </w:tr>
      <w:tr w14:paraId="6367684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FD17912">
            <w:pPr>
              <w:pStyle w:val="87"/>
              <w:rPr>
                <w:rFonts w:hint="default" w:ascii="Times New Roman" w:hAnsi="Times New Roman" w:cs="Times New Roman"/>
              </w:rPr>
            </w:pPr>
            <w:r>
              <w:rPr>
                <w:rFonts w:hint="default" w:ascii="Times New Roman" w:hAnsi="Times New Roman" w:cs="Times New Roman"/>
              </w:rPr>
              <w:t>631</w:t>
            </w:r>
          </w:p>
        </w:tc>
        <w:tc>
          <w:tcPr>
            <w:tcW w:w="3520" w:type="pct"/>
            <w:noWrap w:val="0"/>
            <w:vAlign w:val="center"/>
          </w:tcPr>
          <w:p w14:paraId="4FF13C5D">
            <w:pPr>
              <w:pStyle w:val="87"/>
              <w:rPr>
                <w:rFonts w:hint="default" w:ascii="Times New Roman" w:hAnsi="Times New Roman" w:cs="Times New Roman"/>
              </w:rPr>
            </w:pPr>
            <w:r>
              <w:rPr>
                <w:rFonts w:hint="default" w:ascii="Times New Roman" w:hAnsi="Times New Roman" w:cs="Times New Roman"/>
              </w:rPr>
              <w:t>电信</w:t>
            </w:r>
          </w:p>
        </w:tc>
      </w:tr>
      <w:tr w14:paraId="5100ED4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3393C81">
            <w:pPr>
              <w:pStyle w:val="87"/>
              <w:rPr>
                <w:rFonts w:hint="default" w:ascii="Times New Roman" w:hAnsi="Times New Roman" w:cs="Times New Roman"/>
              </w:rPr>
            </w:pPr>
            <w:r>
              <w:rPr>
                <w:rFonts w:hint="default" w:ascii="Times New Roman" w:hAnsi="Times New Roman" w:cs="Times New Roman"/>
              </w:rPr>
              <w:t>6311</w:t>
            </w:r>
          </w:p>
        </w:tc>
        <w:tc>
          <w:tcPr>
            <w:tcW w:w="3520" w:type="pct"/>
            <w:noWrap w:val="0"/>
            <w:vAlign w:val="center"/>
          </w:tcPr>
          <w:p w14:paraId="70ECF3F3">
            <w:pPr>
              <w:pStyle w:val="87"/>
              <w:rPr>
                <w:rFonts w:hint="default" w:ascii="Times New Roman" w:hAnsi="Times New Roman" w:cs="Times New Roman"/>
              </w:rPr>
            </w:pPr>
            <w:r>
              <w:rPr>
                <w:rFonts w:hint="default" w:ascii="Times New Roman" w:hAnsi="Times New Roman" w:cs="Times New Roman"/>
              </w:rPr>
              <w:t>--固定电信服务</w:t>
            </w:r>
          </w:p>
        </w:tc>
      </w:tr>
      <w:tr w14:paraId="7510616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686E6AF">
            <w:pPr>
              <w:pStyle w:val="87"/>
              <w:rPr>
                <w:rFonts w:hint="default" w:ascii="Times New Roman" w:hAnsi="Times New Roman" w:cs="Times New Roman"/>
              </w:rPr>
            </w:pPr>
            <w:r>
              <w:rPr>
                <w:rFonts w:hint="default" w:ascii="Times New Roman" w:hAnsi="Times New Roman" w:cs="Times New Roman"/>
              </w:rPr>
              <w:t>6312</w:t>
            </w:r>
          </w:p>
        </w:tc>
        <w:tc>
          <w:tcPr>
            <w:tcW w:w="3520" w:type="pct"/>
            <w:noWrap w:val="0"/>
            <w:vAlign w:val="center"/>
          </w:tcPr>
          <w:p w14:paraId="766D7C4B">
            <w:pPr>
              <w:pStyle w:val="87"/>
              <w:rPr>
                <w:rFonts w:hint="default" w:ascii="Times New Roman" w:hAnsi="Times New Roman" w:cs="Times New Roman"/>
              </w:rPr>
            </w:pPr>
            <w:r>
              <w:rPr>
                <w:rFonts w:hint="default" w:ascii="Times New Roman" w:hAnsi="Times New Roman" w:cs="Times New Roman"/>
              </w:rPr>
              <w:t>--移动电信服务</w:t>
            </w:r>
          </w:p>
        </w:tc>
      </w:tr>
      <w:tr w14:paraId="61202F6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7915CB0">
            <w:pPr>
              <w:pStyle w:val="87"/>
              <w:rPr>
                <w:rFonts w:hint="default" w:ascii="Times New Roman" w:hAnsi="Times New Roman" w:cs="Times New Roman"/>
              </w:rPr>
            </w:pPr>
            <w:r>
              <w:rPr>
                <w:rFonts w:hint="default" w:ascii="Times New Roman" w:hAnsi="Times New Roman" w:cs="Times New Roman"/>
              </w:rPr>
              <w:t>6319</w:t>
            </w:r>
          </w:p>
        </w:tc>
        <w:tc>
          <w:tcPr>
            <w:tcW w:w="3520" w:type="pct"/>
            <w:noWrap w:val="0"/>
            <w:vAlign w:val="center"/>
          </w:tcPr>
          <w:p w14:paraId="0B8E1899">
            <w:pPr>
              <w:pStyle w:val="87"/>
              <w:rPr>
                <w:rFonts w:hint="default" w:ascii="Times New Roman" w:hAnsi="Times New Roman" w:cs="Times New Roman"/>
              </w:rPr>
            </w:pPr>
            <w:r>
              <w:rPr>
                <w:rFonts w:hint="default" w:ascii="Times New Roman" w:hAnsi="Times New Roman" w:cs="Times New Roman"/>
              </w:rPr>
              <w:t>--其他短信服务</w:t>
            </w:r>
          </w:p>
        </w:tc>
      </w:tr>
      <w:tr w14:paraId="19F54F2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A80B820">
            <w:pPr>
              <w:pStyle w:val="87"/>
              <w:rPr>
                <w:rFonts w:hint="default" w:ascii="Times New Roman" w:hAnsi="Times New Roman" w:cs="Times New Roman"/>
              </w:rPr>
            </w:pPr>
            <w:r>
              <w:rPr>
                <w:rFonts w:hint="default" w:ascii="Times New Roman" w:hAnsi="Times New Roman" w:cs="Times New Roman"/>
              </w:rPr>
              <w:t>632</w:t>
            </w:r>
          </w:p>
        </w:tc>
        <w:tc>
          <w:tcPr>
            <w:tcW w:w="3520" w:type="pct"/>
            <w:noWrap w:val="0"/>
            <w:vAlign w:val="center"/>
          </w:tcPr>
          <w:p w14:paraId="617CBF33">
            <w:pPr>
              <w:pStyle w:val="87"/>
              <w:rPr>
                <w:rFonts w:hint="default" w:ascii="Times New Roman" w:hAnsi="Times New Roman" w:cs="Times New Roman"/>
              </w:rPr>
            </w:pPr>
            <w:r>
              <w:rPr>
                <w:rFonts w:hint="default" w:ascii="Times New Roman" w:hAnsi="Times New Roman" w:cs="Times New Roman"/>
              </w:rPr>
              <w:t>广播电视传输服务</w:t>
            </w:r>
          </w:p>
        </w:tc>
      </w:tr>
      <w:tr w14:paraId="60EBD70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9BA315E">
            <w:pPr>
              <w:pStyle w:val="87"/>
              <w:rPr>
                <w:rFonts w:hint="default" w:ascii="Times New Roman" w:hAnsi="Times New Roman" w:cs="Times New Roman"/>
              </w:rPr>
            </w:pPr>
            <w:r>
              <w:rPr>
                <w:rFonts w:hint="default" w:ascii="Times New Roman" w:hAnsi="Times New Roman" w:cs="Times New Roman"/>
              </w:rPr>
              <w:t>6321</w:t>
            </w:r>
          </w:p>
        </w:tc>
        <w:tc>
          <w:tcPr>
            <w:tcW w:w="3520" w:type="pct"/>
            <w:noWrap w:val="0"/>
            <w:vAlign w:val="center"/>
          </w:tcPr>
          <w:p w14:paraId="79F5219C">
            <w:pPr>
              <w:pStyle w:val="87"/>
              <w:rPr>
                <w:rFonts w:hint="default" w:ascii="Times New Roman" w:hAnsi="Times New Roman" w:cs="Times New Roman"/>
              </w:rPr>
            </w:pPr>
            <w:r>
              <w:rPr>
                <w:rFonts w:hint="default" w:ascii="Times New Roman" w:hAnsi="Times New Roman" w:cs="Times New Roman"/>
              </w:rPr>
              <w:t>--有线广播电视传输服务</w:t>
            </w:r>
          </w:p>
        </w:tc>
      </w:tr>
      <w:tr w14:paraId="5D815E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2CB4DD7D">
            <w:pPr>
              <w:pStyle w:val="87"/>
              <w:rPr>
                <w:rFonts w:hint="default" w:ascii="Times New Roman" w:hAnsi="Times New Roman" w:cs="Times New Roman"/>
              </w:rPr>
            </w:pPr>
            <w:r>
              <w:rPr>
                <w:rFonts w:hint="default" w:ascii="Times New Roman" w:hAnsi="Times New Roman" w:cs="Times New Roman"/>
              </w:rPr>
              <w:t>6322</w:t>
            </w:r>
          </w:p>
        </w:tc>
        <w:tc>
          <w:tcPr>
            <w:tcW w:w="3520" w:type="pct"/>
            <w:noWrap w:val="0"/>
            <w:vAlign w:val="center"/>
          </w:tcPr>
          <w:p w14:paraId="58FE5775">
            <w:pPr>
              <w:pStyle w:val="87"/>
              <w:rPr>
                <w:rFonts w:hint="default" w:ascii="Times New Roman" w:hAnsi="Times New Roman" w:cs="Times New Roman"/>
              </w:rPr>
            </w:pPr>
            <w:r>
              <w:rPr>
                <w:rFonts w:hint="default" w:ascii="Times New Roman" w:hAnsi="Times New Roman" w:cs="Times New Roman"/>
              </w:rPr>
              <w:t>--无线广播电视传输服务</w:t>
            </w:r>
          </w:p>
        </w:tc>
      </w:tr>
      <w:tr w14:paraId="6F455EA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212AC2A7">
            <w:pPr>
              <w:pStyle w:val="87"/>
              <w:rPr>
                <w:rFonts w:hint="default" w:ascii="Times New Roman" w:hAnsi="Times New Roman" w:cs="Times New Roman"/>
              </w:rPr>
            </w:pPr>
            <w:r>
              <w:rPr>
                <w:rFonts w:hint="default" w:ascii="Times New Roman" w:hAnsi="Times New Roman" w:cs="Times New Roman"/>
              </w:rPr>
              <w:t>633</w:t>
            </w:r>
          </w:p>
        </w:tc>
        <w:tc>
          <w:tcPr>
            <w:tcW w:w="3520" w:type="pct"/>
            <w:noWrap w:val="0"/>
            <w:vAlign w:val="center"/>
          </w:tcPr>
          <w:p w14:paraId="32C4BBD2">
            <w:pPr>
              <w:pStyle w:val="87"/>
              <w:rPr>
                <w:rFonts w:hint="default" w:ascii="Times New Roman" w:hAnsi="Times New Roman" w:cs="Times New Roman"/>
              </w:rPr>
            </w:pPr>
            <w:r>
              <w:rPr>
                <w:rFonts w:hint="default" w:ascii="Times New Roman" w:hAnsi="Times New Roman" w:cs="Times New Roman"/>
              </w:rPr>
              <w:t>卫星传输服务</w:t>
            </w:r>
          </w:p>
        </w:tc>
      </w:tr>
      <w:tr w14:paraId="22FCC36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35A256F0">
            <w:pPr>
              <w:pStyle w:val="87"/>
              <w:rPr>
                <w:rFonts w:hint="default" w:ascii="Times New Roman" w:hAnsi="Times New Roman" w:cs="Times New Roman"/>
              </w:rPr>
            </w:pPr>
            <w:r>
              <w:rPr>
                <w:rFonts w:hint="default" w:ascii="Times New Roman" w:hAnsi="Times New Roman" w:cs="Times New Roman"/>
              </w:rPr>
              <w:t>6331</w:t>
            </w:r>
          </w:p>
        </w:tc>
        <w:tc>
          <w:tcPr>
            <w:tcW w:w="3520" w:type="pct"/>
            <w:noWrap w:val="0"/>
            <w:vAlign w:val="center"/>
          </w:tcPr>
          <w:p w14:paraId="643A03C3">
            <w:pPr>
              <w:pStyle w:val="87"/>
              <w:rPr>
                <w:rFonts w:hint="default" w:ascii="Times New Roman" w:hAnsi="Times New Roman" w:cs="Times New Roman"/>
              </w:rPr>
            </w:pPr>
            <w:r>
              <w:rPr>
                <w:rFonts w:hint="default" w:ascii="Times New Roman" w:hAnsi="Times New Roman" w:cs="Times New Roman"/>
              </w:rPr>
              <w:t>--广播电视卫星传输服务</w:t>
            </w:r>
          </w:p>
        </w:tc>
      </w:tr>
      <w:tr w14:paraId="3C2CDBF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B5A830C">
            <w:pPr>
              <w:pStyle w:val="87"/>
              <w:rPr>
                <w:rFonts w:hint="default" w:ascii="Times New Roman" w:hAnsi="Times New Roman" w:cs="Times New Roman"/>
              </w:rPr>
            </w:pPr>
            <w:r>
              <w:rPr>
                <w:rFonts w:hint="default" w:ascii="Times New Roman" w:hAnsi="Times New Roman" w:cs="Times New Roman"/>
              </w:rPr>
              <w:t>6339</w:t>
            </w:r>
          </w:p>
        </w:tc>
        <w:tc>
          <w:tcPr>
            <w:tcW w:w="3520" w:type="pct"/>
            <w:noWrap w:val="0"/>
            <w:vAlign w:val="center"/>
          </w:tcPr>
          <w:p w14:paraId="3C7842E4">
            <w:pPr>
              <w:pStyle w:val="87"/>
              <w:rPr>
                <w:rFonts w:hint="default" w:ascii="Times New Roman" w:hAnsi="Times New Roman" w:cs="Times New Roman"/>
              </w:rPr>
            </w:pPr>
            <w:r>
              <w:rPr>
                <w:rFonts w:hint="default" w:ascii="Times New Roman" w:hAnsi="Times New Roman" w:cs="Times New Roman"/>
              </w:rPr>
              <w:t>--其他卫星传输服务</w:t>
            </w:r>
          </w:p>
        </w:tc>
      </w:tr>
      <w:tr w14:paraId="5245BD8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5000" w:type="pct"/>
            <w:gridSpan w:val="2"/>
            <w:noWrap w:val="0"/>
            <w:vAlign w:val="center"/>
          </w:tcPr>
          <w:p w14:paraId="54AE60BA">
            <w:pPr>
              <w:pStyle w:val="87"/>
              <w:rPr>
                <w:rFonts w:hint="eastAsia" w:ascii="Times New Roman" w:hAnsi="Times New Roman" w:eastAsia="宋体" w:cs="Times New Roman"/>
                <w:lang w:val="en-US" w:eastAsia="zh-CN"/>
              </w:rPr>
            </w:pPr>
            <w:r>
              <w:rPr>
                <w:rFonts w:hint="eastAsia" w:cs="Times New Roman"/>
                <w:lang w:val="en-US" w:eastAsia="zh-CN"/>
              </w:rPr>
              <w:t>医疗业</w:t>
            </w:r>
          </w:p>
        </w:tc>
      </w:tr>
      <w:tr w14:paraId="58F18D5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2D8BF773">
            <w:pPr>
              <w:pStyle w:val="87"/>
              <w:rPr>
                <w:rFonts w:hint="default" w:ascii="Times New Roman" w:hAnsi="Times New Roman" w:cs="Times New Roman"/>
                <w:lang w:val="en-US" w:eastAsia="zh-CN"/>
              </w:rPr>
            </w:pPr>
            <w:r>
              <w:rPr>
                <w:rFonts w:hint="eastAsia" w:cs="Times New Roman"/>
                <w:lang w:val="en-US" w:eastAsia="zh-CN"/>
              </w:rPr>
              <w:t>841</w:t>
            </w:r>
          </w:p>
        </w:tc>
        <w:tc>
          <w:tcPr>
            <w:tcW w:w="3520" w:type="pct"/>
            <w:noWrap w:val="0"/>
            <w:vAlign w:val="center"/>
          </w:tcPr>
          <w:p w14:paraId="712BAA5F">
            <w:pPr>
              <w:pStyle w:val="87"/>
              <w:rPr>
                <w:rFonts w:hint="eastAsia" w:ascii="Times New Roman" w:hAnsi="Times New Roman" w:eastAsia="宋体" w:cs="Times New Roman"/>
                <w:lang w:val="en-US" w:eastAsia="zh-CN"/>
              </w:rPr>
            </w:pPr>
            <w:r>
              <w:rPr>
                <w:rFonts w:hint="eastAsia" w:cs="Times New Roman"/>
                <w:lang w:val="en-US" w:eastAsia="zh-CN"/>
              </w:rPr>
              <w:t>医院</w:t>
            </w:r>
          </w:p>
        </w:tc>
      </w:tr>
      <w:tr w14:paraId="5C8682C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B967703">
            <w:pPr>
              <w:pStyle w:val="87"/>
              <w:rPr>
                <w:rFonts w:hint="default" w:ascii="Times New Roman" w:hAnsi="Times New Roman" w:cs="Times New Roman"/>
              </w:rPr>
            </w:pPr>
            <w:r>
              <w:rPr>
                <w:rFonts w:hint="eastAsia" w:ascii="Times New Roman" w:hAnsi="Times New Roman" w:cs="Times New Roman"/>
                <w:lang w:val="en-US" w:eastAsia="zh-CN"/>
              </w:rPr>
              <w:t>8411</w:t>
            </w:r>
          </w:p>
        </w:tc>
        <w:tc>
          <w:tcPr>
            <w:tcW w:w="3520" w:type="pct"/>
            <w:noWrap w:val="0"/>
            <w:vAlign w:val="center"/>
          </w:tcPr>
          <w:p w14:paraId="581E7864">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综合医院</w:t>
            </w:r>
          </w:p>
        </w:tc>
      </w:tr>
      <w:tr w14:paraId="0796B8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36FCDDF5">
            <w:pPr>
              <w:pStyle w:val="87"/>
              <w:rPr>
                <w:rFonts w:hint="default" w:ascii="Times New Roman" w:hAnsi="Times New Roman" w:cs="Times New Roman"/>
              </w:rPr>
            </w:pPr>
            <w:r>
              <w:rPr>
                <w:rFonts w:hint="eastAsia" w:ascii="Times New Roman" w:hAnsi="Times New Roman" w:cs="Times New Roman"/>
                <w:lang w:val="en-US" w:eastAsia="zh-CN"/>
              </w:rPr>
              <w:t>8412</w:t>
            </w:r>
          </w:p>
        </w:tc>
        <w:tc>
          <w:tcPr>
            <w:tcW w:w="3520" w:type="pct"/>
            <w:noWrap w:val="0"/>
            <w:vAlign w:val="center"/>
          </w:tcPr>
          <w:p w14:paraId="109EC13A">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中医医院</w:t>
            </w:r>
          </w:p>
        </w:tc>
      </w:tr>
      <w:tr w14:paraId="34CDBB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3CB92DA6">
            <w:pPr>
              <w:pStyle w:val="87"/>
              <w:rPr>
                <w:rFonts w:hint="default" w:ascii="Times New Roman" w:hAnsi="Times New Roman" w:cs="Times New Roman"/>
              </w:rPr>
            </w:pPr>
            <w:r>
              <w:rPr>
                <w:rFonts w:hint="eastAsia" w:ascii="Times New Roman" w:hAnsi="Times New Roman" w:cs="Times New Roman"/>
                <w:lang w:val="en-US" w:eastAsia="zh-CN"/>
              </w:rPr>
              <w:t>8413</w:t>
            </w:r>
          </w:p>
        </w:tc>
        <w:tc>
          <w:tcPr>
            <w:tcW w:w="3520" w:type="pct"/>
            <w:noWrap w:val="0"/>
            <w:vAlign w:val="center"/>
          </w:tcPr>
          <w:p w14:paraId="01ABAADF">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中西医结合医院</w:t>
            </w:r>
          </w:p>
        </w:tc>
      </w:tr>
      <w:tr w14:paraId="6BAF13D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16E42B5">
            <w:pPr>
              <w:pStyle w:val="87"/>
              <w:rPr>
                <w:rFonts w:hint="default" w:ascii="Times New Roman" w:hAnsi="Times New Roman" w:cs="Times New Roman"/>
              </w:rPr>
            </w:pPr>
            <w:r>
              <w:rPr>
                <w:rFonts w:hint="eastAsia" w:ascii="Times New Roman" w:hAnsi="Times New Roman" w:cs="Times New Roman"/>
                <w:lang w:val="en-US" w:eastAsia="zh-CN"/>
              </w:rPr>
              <w:t>8414</w:t>
            </w:r>
          </w:p>
        </w:tc>
        <w:tc>
          <w:tcPr>
            <w:tcW w:w="3520" w:type="pct"/>
            <w:noWrap w:val="0"/>
            <w:vAlign w:val="center"/>
          </w:tcPr>
          <w:p w14:paraId="4EB2C376">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民族医院</w:t>
            </w:r>
          </w:p>
        </w:tc>
      </w:tr>
      <w:tr w14:paraId="15B8EAC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4E9C66F">
            <w:pPr>
              <w:pStyle w:val="87"/>
              <w:rPr>
                <w:rFonts w:hint="default" w:ascii="Times New Roman" w:hAnsi="Times New Roman" w:cs="Times New Roman"/>
              </w:rPr>
            </w:pPr>
            <w:r>
              <w:rPr>
                <w:rFonts w:hint="eastAsia" w:ascii="Times New Roman" w:hAnsi="Times New Roman" w:cs="Times New Roman"/>
                <w:lang w:val="en-US" w:eastAsia="zh-CN"/>
              </w:rPr>
              <w:t>8415</w:t>
            </w:r>
          </w:p>
        </w:tc>
        <w:tc>
          <w:tcPr>
            <w:tcW w:w="3520" w:type="pct"/>
            <w:noWrap w:val="0"/>
            <w:vAlign w:val="center"/>
          </w:tcPr>
          <w:p w14:paraId="535F7FB4">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专科医院</w:t>
            </w:r>
          </w:p>
        </w:tc>
      </w:tr>
      <w:tr w14:paraId="32B2145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A5F2D6E">
            <w:pPr>
              <w:pStyle w:val="87"/>
              <w:rPr>
                <w:rFonts w:hint="default" w:ascii="Times New Roman" w:hAnsi="Times New Roman" w:cs="Times New Roman"/>
              </w:rPr>
            </w:pPr>
            <w:r>
              <w:rPr>
                <w:rFonts w:hint="eastAsia" w:ascii="Times New Roman" w:hAnsi="Times New Roman" w:cs="Times New Roman"/>
                <w:lang w:val="en-US" w:eastAsia="zh-CN"/>
              </w:rPr>
              <w:t>8416</w:t>
            </w:r>
          </w:p>
        </w:tc>
        <w:tc>
          <w:tcPr>
            <w:tcW w:w="3520" w:type="pct"/>
            <w:noWrap w:val="0"/>
            <w:vAlign w:val="center"/>
          </w:tcPr>
          <w:p w14:paraId="6C127208">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疗养院</w:t>
            </w:r>
          </w:p>
        </w:tc>
      </w:tr>
      <w:tr w14:paraId="627F598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CE84A1F">
            <w:pPr>
              <w:pStyle w:val="87"/>
              <w:rPr>
                <w:rFonts w:hint="default" w:ascii="Times New Roman" w:hAnsi="Times New Roman" w:cs="Times New Roman"/>
                <w:lang w:val="en-US" w:eastAsia="zh-CN"/>
              </w:rPr>
            </w:pPr>
            <w:r>
              <w:rPr>
                <w:rFonts w:hint="eastAsia" w:cs="Times New Roman"/>
                <w:lang w:val="en-US" w:eastAsia="zh-CN"/>
              </w:rPr>
              <w:t>842</w:t>
            </w:r>
          </w:p>
        </w:tc>
        <w:tc>
          <w:tcPr>
            <w:tcW w:w="3520" w:type="pct"/>
            <w:noWrap w:val="0"/>
            <w:vAlign w:val="center"/>
          </w:tcPr>
          <w:p w14:paraId="5C90F754">
            <w:pPr>
              <w:pStyle w:val="87"/>
              <w:rPr>
                <w:rFonts w:hint="default" w:ascii="Times New Roman" w:hAnsi="Times New Roman" w:cs="Times New Roman"/>
              </w:rPr>
            </w:pPr>
            <w:r>
              <w:rPr>
                <w:rFonts w:hint="default" w:ascii="Times New Roman" w:hAnsi="Times New Roman" w:cs="Times New Roman"/>
              </w:rPr>
              <w:t>基层医疗卫生服务</w:t>
            </w:r>
          </w:p>
        </w:tc>
      </w:tr>
      <w:tr w14:paraId="550602C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337F81E2">
            <w:pPr>
              <w:pStyle w:val="87"/>
              <w:rPr>
                <w:rFonts w:hint="default" w:ascii="Times New Roman" w:hAnsi="Times New Roman" w:cs="Times New Roman"/>
              </w:rPr>
            </w:pPr>
            <w:r>
              <w:rPr>
                <w:rFonts w:hint="eastAsia" w:ascii="Times New Roman" w:hAnsi="Times New Roman" w:cs="Times New Roman"/>
                <w:lang w:val="en-US" w:eastAsia="zh-CN"/>
              </w:rPr>
              <w:t>8421</w:t>
            </w:r>
          </w:p>
        </w:tc>
        <w:tc>
          <w:tcPr>
            <w:tcW w:w="3520" w:type="pct"/>
            <w:noWrap w:val="0"/>
            <w:vAlign w:val="center"/>
          </w:tcPr>
          <w:p w14:paraId="1C834048">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社区卫生服务中心（站）</w:t>
            </w:r>
          </w:p>
        </w:tc>
      </w:tr>
      <w:tr w14:paraId="40F8B05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219C753">
            <w:pPr>
              <w:pStyle w:val="87"/>
              <w:rPr>
                <w:rFonts w:hint="default" w:ascii="Times New Roman" w:hAnsi="Times New Roman" w:cs="Times New Roman"/>
              </w:rPr>
            </w:pPr>
            <w:r>
              <w:rPr>
                <w:rFonts w:hint="eastAsia" w:ascii="Times New Roman" w:hAnsi="Times New Roman" w:cs="Times New Roman"/>
                <w:lang w:val="en-US" w:eastAsia="zh-CN"/>
              </w:rPr>
              <w:t>8422</w:t>
            </w:r>
          </w:p>
        </w:tc>
        <w:tc>
          <w:tcPr>
            <w:tcW w:w="3520" w:type="pct"/>
            <w:noWrap w:val="0"/>
            <w:vAlign w:val="center"/>
          </w:tcPr>
          <w:p w14:paraId="4634DD4A">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街道卫生院</w:t>
            </w:r>
          </w:p>
        </w:tc>
      </w:tr>
      <w:tr w14:paraId="7EAD854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060E3EB">
            <w:pPr>
              <w:pStyle w:val="87"/>
              <w:rPr>
                <w:rFonts w:hint="default" w:ascii="Times New Roman" w:hAnsi="Times New Roman" w:cs="Times New Roman"/>
              </w:rPr>
            </w:pPr>
            <w:r>
              <w:rPr>
                <w:rFonts w:hint="eastAsia" w:ascii="Times New Roman" w:hAnsi="Times New Roman" w:cs="Times New Roman"/>
                <w:lang w:val="en-US" w:eastAsia="zh-CN"/>
              </w:rPr>
              <w:t>8423</w:t>
            </w:r>
          </w:p>
        </w:tc>
        <w:tc>
          <w:tcPr>
            <w:tcW w:w="3520" w:type="pct"/>
            <w:noWrap w:val="0"/>
            <w:vAlign w:val="center"/>
          </w:tcPr>
          <w:p w14:paraId="5C7E1810">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乡镇卫生院</w:t>
            </w:r>
          </w:p>
        </w:tc>
      </w:tr>
      <w:tr w14:paraId="54FE1D3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02B4573">
            <w:pPr>
              <w:pStyle w:val="87"/>
              <w:rPr>
                <w:rFonts w:hint="default" w:ascii="Times New Roman" w:hAnsi="Times New Roman" w:cs="Times New Roman"/>
              </w:rPr>
            </w:pPr>
            <w:r>
              <w:rPr>
                <w:rFonts w:hint="eastAsia" w:ascii="Times New Roman" w:hAnsi="Times New Roman" w:cs="Times New Roman"/>
                <w:lang w:val="en-US" w:eastAsia="zh-CN"/>
              </w:rPr>
              <w:t>8424</w:t>
            </w:r>
          </w:p>
        </w:tc>
        <w:tc>
          <w:tcPr>
            <w:tcW w:w="3520" w:type="pct"/>
            <w:noWrap w:val="0"/>
            <w:vAlign w:val="center"/>
          </w:tcPr>
          <w:p w14:paraId="57EBA5DE">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村卫生室</w:t>
            </w:r>
          </w:p>
        </w:tc>
      </w:tr>
      <w:tr w14:paraId="595B863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1CF99C0">
            <w:pPr>
              <w:pStyle w:val="87"/>
              <w:rPr>
                <w:rFonts w:hint="default" w:ascii="Times New Roman" w:hAnsi="Times New Roman" w:cs="Times New Roman"/>
              </w:rPr>
            </w:pPr>
            <w:r>
              <w:rPr>
                <w:rFonts w:hint="eastAsia" w:ascii="Times New Roman" w:hAnsi="Times New Roman" w:cs="Times New Roman"/>
                <w:lang w:val="en-US" w:eastAsia="zh-CN"/>
              </w:rPr>
              <w:t>8425</w:t>
            </w:r>
          </w:p>
        </w:tc>
        <w:tc>
          <w:tcPr>
            <w:tcW w:w="3520" w:type="pct"/>
            <w:noWrap w:val="0"/>
            <w:vAlign w:val="center"/>
          </w:tcPr>
          <w:p w14:paraId="0AEB69B6">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门诊部（所）</w:t>
            </w:r>
          </w:p>
        </w:tc>
      </w:tr>
      <w:tr w14:paraId="5606A3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7B7953C">
            <w:pPr>
              <w:pStyle w:val="87"/>
              <w:rPr>
                <w:rFonts w:hint="default" w:ascii="Times New Roman" w:hAnsi="Times New Roman" w:cs="Times New Roman"/>
                <w:lang w:val="en-US" w:eastAsia="zh-CN"/>
              </w:rPr>
            </w:pPr>
            <w:r>
              <w:rPr>
                <w:rFonts w:hint="eastAsia" w:cs="Times New Roman"/>
                <w:lang w:val="en-US" w:eastAsia="zh-CN"/>
              </w:rPr>
              <w:t>843</w:t>
            </w:r>
          </w:p>
        </w:tc>
        <w:tc>
          <w:tcPr>
            <w:tcW w:w="3520" w:type="pct"/>
            <w:noWrap w:val="0"/>
            <w:vAlign w:val="center"/>
          </w:tcPr>
          <w:p w14:paraId="7CE43BF0">
            <w:pPr>
              <w:pStyle w:val="87"/>
              <w:rPr>
                <w:rFonts w:hint="default" w:ascii="Times New Roman" w:hAnsi="Times New Roman" w:cs="Times New Roman"/>
              </w:rPr>
            </w:pPr>
            <w:r>
              <w:rPr>
                <w:rFonts w:hint="default" w:ascii="Times New Roman" w:hAnsi="Times New Roman" w:cs="Times New Roman"/>
              </w:rPr>
              <w:t>专业公共卫生服务</w:t>
            </w:r>
          </w:p>
        </w:tc>
      </w:tr>
      <w:tr w14:paraId="783334F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3F8F327">
            <w:pPr>
              <w:pStyle w:val="87"/>
              <w:rPr>
                <w:rFonts w:hint="default" w:ascii="Times New Roman" w:hAnsi="Times New Roman" w:cs="Times New Roman"/>
              </w:rPr>
            </w:pPr>
            <w:r>
              <w:rPr>
                <w:rFonts w:hint="eastAsia" w:ascii="Times New Roman" w:hAnsi="Times New Roman" w:cs="Times New Roman"/>
                <w:lang w:val="en-US" w:eastAsia="zh-CN"/>
              </w:rPr>
              <w:t>8431</w:t>
            </w:r>
          </w:p>
        </w:tc>
        <w:tc>
          <w:tcPr>
            <w:tcW w:w="3520" w:type="pct"/>
            <w:noWrap w:val="0"/>
            <w:vAlign w:val="center"/>
          </w:tcPr>
          <w:p w14:paraId="765719EA">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疾病预防控制中心</w:t>
            </w:r>
          </w:p>
        </w:tc>
      </w:tr>
      <w:tr w14:paraId="649AFB1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24CAB1B6">
            <w:pPr>
              <w:pStyle w:val="87"/>
              <w:rPr>
                <w:rFonts w:hint="default" w:ascii="Times New Roman" w:hAnsi="Times New Roman" w:cs="Times New Roman"/>
              </w:rPr>
            </w:pPr>
            <w:r>
              <w:rPr>
                <w:rFonts w:hint="eastAsia" w:ascii="Times New Roman" w:hAnsi="Times New Roman" w:cs="Times New Roman"/>
                <w:lang w:val="en-US" w:eastAsia="zh-CN"/>
              </w:rPr>
              <w:t>8432</w:t>
            </w:r>
          </w:p>
        </w:tc>
        <w:tc>
          <w:tcPr>
            <w:tcW w:w="3520" w:type="pct"/>
            <w:noWrap w:val="0"/>
            <w:vAlign w:val="center"/>
          </w:tcPr>
          <w:p w14:paraId="051B3011">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专科疾病防治院（所、站）</w:t>
            </w:r>
          </w:p>
        </w:tc>
      </w:tr>
      <w:tr w14:paraId="5077FBA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242B37B5">
            <w:pPr>
              <w:pStyle w:val="87"/>
              <w:rPr>
                <w:rFonts w:hint="default" w:ascii="Times New Roman" w:hAnsi="Times New Roman" w:cs="Times New Roman"/>
              </w:rPr>
            </w:pPr>
            <w:r>
              <w:rPr>
                <w:rFonts w:hint="eastAsia" w:ascii="Times New Roman" w:hAnsi="Times New Roman" w:cs="Times New Roman"/>
                <w:lang w:val="en-US" w:eastAsia="zh-CN"/>
              </w:rPr>
              <w:t>8433</w:t>
            </w:r>
          </w:p>
        </w:tc>
        <w:tc>
          <w:tcPr>
            <w:tcW w:w="3520" w:type="pct"/>
            <w:noWrap w:val="0"/>
            <w:vAlign w:val="center"/>
          </w:tcPr>
          <w:p w14:paraId="0732F1F0">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妇幼保健院（所、站）</w:t>
            </w:r>
          </w:p>
        </w:tc>
      </w:tr>
      <w:tr w14:paraId="4F17CF5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4525CCB">
            <w:pPr>
              <w:pStyle w:val="87"/>
              <w:rPr>
                <w:rFonts w:hint="default" w:ascii="Times New Roman" w:hAnsi="Times New Roman" w:cs="Times New Roman"/>
              </w:rPr>
            </w:pPr>
            <w:r>
              <w:rPr>
                <w:rFonts w:hint="eastAsia" w:ascii="Times New Roman" w:hAnsi="Times New Roman" w:cs="Times New Roman"/>
                <w:lang w:val="en-US" w:eastAsia="zh-CN"/>
              </w:rPr>
              <w:t>8434</w:t>
            </w:r>
          </w:p>
        </w:tc>
        <w:tc>
          <w:tcPr>
            <w:tcW w:w="3520" w:type="pct"/>
            <w:noWrap w:val="0"/>
            <w:vAlign w:val="center"/>
          </w:tcPr>
          <w:p w14:paraId="1AF1B4CE">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急救中心（站）服务</w:t>
            </w:r>
          </w:p>
        </w:tc>
      </w:tr>
      <w:tr w14:paraId="6A61B31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2194DC5">
            <w:pPr>
              <w:pStyle w:val="87"/>
              <w:rPr>
                <w:rFonts w:hint="default" w:ascii="Times New Roman" w:hAnsi="Times New Roman" w:cs="Times New Roman"/>
              </w:rPr>
            </w:pPr>
            <w:r>
              <w:rPr>
                <w:rFonts w:hint="eastAsia" w:ascii="Times New Roman" w:hAnsi="Times New Roman" w:cs="Times New Roman"/>
                <w:lang w:val="en-US" w:eastAsia="zh-CN"/>
              </w:rPr>
              <w:t>8435</w:t>
            </w:r>
          </w:p>
        </w:tc>
        <w:tc>
          <w:tcPr>
            <w:tcW w:w="3520" w:type="pct"/>
            <w:noWrap w:val="0"/>
            <w:vAlign w:val="center"/>
          </w:tcPr>
          <w:p w14:paraId="7B842B99">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采供血机构服务</w:t>
            </w:r>
          </w:p>
        </w:tc>
      </w:tr>
      <w:tr w14:paraId="25611AC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6766D8AF">
            <w:pPr>
              <w:pStyle w:val="87"/>
              <w:rPr>
                <w:rFonts w:hint="default" w:ascii="Times New Roman" w:hAnsi="Times New Roman" w:cs="Times New Roman"/>
              </w:rPr>
            </w:pPr>
            <w:r>
              <w:rPr>
                <w:rFonts w:hint="eastAsia" w:ascii="Times New Roman" w:hAnsi="Times New Roman" w:cs="Times New Roman"/>
                <w:lang w:val="en-US" w:eastAsia="zh-CN"/>
              </w:rPr>
              <w:t>8436</w:t>
            </w:r>
          </w:p>
        </w:tc>
        <w:tc>
          <w:tcPr>
            <w:tcW w:w="3520" w:type="pct"/>
            <w:noWrap w:val="0"/>
            <w:vAlign w:val="center"/>
          </w:tcPr>
          <w:p w14:paraId="3B4C11ED">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计划生育技术服务活动</w:t>
            </w:r>
          </w:p>
        </w:tc>
      </w:tr>
      <w:tr w14:paraId="5D00EEE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49287E7">
            <w:pPr>
              <w:pStyle w:val="87"/>
              <w:rPr>
                <w:rFonts w:hint="default" w:ascii="Times New Roman" w:hAnsi="Times New Roman" w:cs="Times New Roman"/>
                <w:lang w:val="en-US" w:eastAsia="zh-CN"/>
              </w:rPr>
            </w:pPr>
            <w:r>
              <w:rPr>
                <w:rFonts w:hint="eastAsia" w:cs="Times New Roman"/>
                <w:lang w:val="en-US" w:eastAsia="zh-CN"/>
              </w:rPr>
              <w:t>849</w:t>
            </w:r>
          </w:p>
        </w:tc>
        <w:tc>
          <w:tcPr>
            <w:tcW w:w="3520" w:type="pct"/>
            <w:noWrap w:val="0"/>
            <w:vAlign w:val="center"/>
          </w:tcPr>
          <w:p w14:paraId="2E942CEF">
            <w:pPr>
              <w:pStyle w:val="87"/>
              <w:rPr>
                <w:rFonts w:hint="default" w:ascii="Times New Roman" w:hAnsi="Times New Roman" w:eastAsia="宋体" w:cs="Times New Roman"/>
                <w:lang w:val="en-US" w:eastAsia="zh-CN"/>
              </w:rPr>
            </w:pPr>
            <w:r>
              <w:rPr>
                <w:rFonts w:hint="eastAsia" w:cs="Times New Roman"/>
                <w:lang w:val="en-US" w:eastAsia="zh-CN"/>
              </w:rPr>
              <w:t>其他卫生活动</w:t>
            </w:r>
          </w:p>
        </w:tc>
      </w:tr>
      <w:tr w14:paraId="6B5AC2E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6433C78">
            <w:pPr>
              <w:pStyle w:val="87"/>
              <w:rPr>
                <w:rFonts w:hint="default" w:ascii="Times New Roman" w:hAnsi="Times New Roman" w:cs="Times New Roman"/>
              </w:rPr>
            </w:pPr>
            <w:r>
              <w:rPr>
                <w:rFonts w:hint="eastAsia" w:ascii="Times New Roman" w:hAnsi="Times New Roman" w:cs="Times New Roman"/>
                <w:lang w:val="en-US" w:eastAsia="zh-CN"/>
              </w:rPr>
              <w:t>8491</w:t>
            </w:r>
          </w:p>
        </w:tc>
        <w:tc>
          <w:tcPr>
            <w:tcW w:w="3520" w:type="pct"/>
            <w:noWrap w:val="0"/>
            <w:vAlign w:val="center"/>
          </w:tcPr>
          <w:p w14:paraId="0C0E98C6">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健康体检服务</w:t>
            </w:r>
          </w:p>
        </w:tc>
      </w:tr>
      <w:tr w14:paraId="5ACF399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AE4FE25">
            <w:pPr>
              <w:pStyle w:val="87"/>
              <w:rPr>
                <w:rFonts w:hint="default" w:ascii="Times New Roman" w:hAnsi="Times New Roman" w:cs="Times New Roman"/>
              </w:rPr>
            </w:pPr>
            <w:r>
              <w:rPr>
                <w:rFonts w:hint="eastAsia" w:ascii="Times New Roman" w:hAnsi="Times New Roman" w:cs="Times New Roman"/>
                <w:lang w:val="en-US" w:eastAsia="zh-CN"/>
              </w:rPr>
              <w:t>8492</w:t>
            </w:r>
          </w:p>
        </w:tc>
        <w:tc>
          <w:tcPr>
            <w:tcW w:w="3520" w:type="pct"/>
            <w:noWrap w:val="0"/>
            <w:vAlign w:val="center"/>
          </w:tcPr>
          <w:p w14:paraId="23C6E68A">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临床检验服务</w:t>
            </w:r>
          </w:p>
        </w:tc>
      </w:tr>
      <w:tr w14:paraId="44C6921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7A820E1">
            <w:pPr>
              <w:pStyle w:val="87"/>
              <w:rPr>
                <w:rFonts w:hint="default" w:ascii="Times New Roman" w:hAnsi="Times New Roman" w:cs="Times New Roman"/>
              </w:rPr>
            </w:pPr>
            <w:r>
              <w:rPr>
                <w:rFonts w:hint="eastAsia" w:ascii="Times New Roman" w:hAnsi="Times New Roman" w:cs="Times New Roman"/>
                <w:lang w:val="en-US" w:eastAsia="zh-CN"/>
              </w:rPr>
              <w:t>8499</w:t>
            </w:r>
          </w:p>
        </w:tc>
        <w:tc>
          <w:tcPr>
            <w:tcW w:w="3520" w:type="pct"/>
            <w:noWrap w:val="0"/>
            <w:vAlign w:val="center"/>
          </w:tcPr>
          <w:p w14:paraId="2BFFD26E">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其他未列明卫生服务</w:t>
            </w:r>
          </w:p>
        </w:tc>
      </w:tr>
      <w:tr w14:paraId="4915305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5000" w:type="pct"/>
            <w:gridSpan w:val="2"/>
            <w:noWrap w:val="0"/>
            <w:vAlign w:val="center"/>
          </w:tcPr>
          <w:p w14:paraId="39B62697">
            <w:pPr>
              <w:pStyle w:val="87"/>
              <w:rPr>
                <w:rFonts w:hint="default" w:ascii="Times New Roman" w:hAnsi="Times New Roman" w:cs="Times New Roman"/>
                <w:lang w:val="en-US" w:eastAsia="zh-CN"/>
              </w:rPr>
            </w:pPr>
            <w:r>
              <w:rPr>
                <w:rFonts w:hint="eastAsia" w:cs="Times New Roman"/>
                <w:lang w:val="en-US" w:eastAsia="zh-CN"/>
              </w:rPr>
              <w:t>银行企业金融机构</w:t>
            </w:r>
          </w:p>
        </w:tc>
      </w:tr>
      <w:tr w14:paraId="7920FB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8A25320">
            <w:pPr>
              <w:pStyle w:val="87"/>
              <w:rPr>
                <w:rFonts w:hint="default" w:ascii="Times New Roman" w:hAnsi="Times New Roman" w:eastAsia="宋体" w:cs="Times New Roman"/>
                <w:i w:val="0"/>
                <w:iCs w:val="0"/>
                <w:kern w:val="2"/>
                <w:sz w:val="21"/>
                <w:szCs w:val="20"/>
                <w:u w:val="none"/>
                <w:lang w:val="en-US" w:eastAsia="zh-CN" w:bidi="ar"/>
              </w:rPr>
            </w:pPr>
            <w:r>
              <w:rPr>
                <w:rFonts w:hint="eastAsia" w:ascii="Times New Roman" w:hAnsi="Times New Roman" w:eastAsia="宋体" w:cs="Times New Roman"/>
                <w:i w:val="0"/>
                <w:iCs w:val="0"/>
                <w:kern w:val="2"/>
                <w:sz w:val="21"/>
                <w:szCs w:val="20"/>
                <w:u w:val="none"/>
                <w:lang w:val="en-US" w:eastAsia="zh-CN" w:bidi="ar"/>
              </w:rPr>
              <w:t>662</w:t>
            </w:r>
          </w:p>
        </w:tc>
        <w:tc>
          <w:tcPr>
            <w:tcW w:w="3520" w:type="pct"/>
            <w:noWrap w:val="0"/>
            <w:vAlign w:val="center"/>
          </w:tcPr>
          <w:p w14:paraId="006ACE9F">
            <w:pPr>
              <w:pStyle w:val="87"/>
              <w:rPr>
                <w:rFonts w:hint="default" w:ascii="Times New Roman" w:hAnsi="Times New Roman" w:eastAsia="宋体" w:cs="Times New Roman"/>
                <w:i w:val="0"/>
                <w:iCs w:val="0"/>
                <w:kern w:val="2"/>
                <w:sz w:val="21"/>
                <w:szCs w:val="20"/>
                <w:u w:val="none"/>
                <w:lang w:val="en-US" w:eastAsia="zh-CN" w:bidi="ar"/>
              </w:rPr>
            </w:pPr>
            <w:r>
              <w:rPr>
                <w:rFonts w:hint="eastAsia" w:ascii="Times New Roman" w:hAnsi="Times New Roman" w:eastAsia="宋体" w:cs="Times New Roman"/>
                <w:i w:val="0"/>
                <w:iCs w:val="0"/>
                <w:kern w:val="2"/>
                <w:sz w:val="21"/>
                <w:szCs w:val="20"/>
                <w:u w:val="none"/>
                <w:lang w:val="en-US" w:eastAsia="zh-CN" w:bidi="ar"/>
              </w:rPr>
              <w:t>货币银行服务</w:t>
            </w:r>
          </w:p>
        </w:tc>
      </w:tr>
      <w:tr w14:paraId="0249D70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E9E8F81">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6621</w:t>
            </w:r>
          </w:p>
        </w:tc>
        <w:tc>
          <w:tcPr>
            <w:tcW w:w="3520" w:type="pct"/>
            <w:noWrap w:val="0"/>
            <w:vAlign w:val="center"/>
          </w:tcPr>
          <w:p w14:paraId="6865F6DC">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商业银行服务</w:t>
            </w:r>
          </w:p>
        </w:tc>
      </w:tr>
      <w:tr w14:paraId="5FF7DAE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319A15DC">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6622</w:t>
            </w:r>
          </w:p>
        </w:tc>
        <w:tc>
          <w:tcPr>
            <w:tcW w:w="3520" w:type="pct"/>
            <w:noWrap w:val="0"/>
            <w:vAlign w:val="center"/>
          </w:tcPr>
          <w:p w14:paraId="5C9E85BA">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政策性银行服务</w:t>
            </w:r>
          </w:p>
        </w:tc>
      </w:tr>
      <w:tr w14:paraId="4348208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C6BB405">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6623</w:t>
            </w:r>
          </w:p>
        </w:tc>
        <w:tc>
          <w:tcPr>
            <w:tcW w:w="3520" w:type="pct"/>
            <w:noWrap w:val="0"/>
            <w:vAlign w:val="center"/>
          </w:tcPr>
          <w:p w14:paraId="30BB002C">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信用合作社服务</w:t>
            </w:r>
          </w:p>
        </w:tc>
      </w:tr>
      <w:tr w14:paraId="6F97E1C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3B4B34D2">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6624</w:t>
            </w:r>
          </w:p>
        </w:tc>
        <w:tc>
          <w:tcPr>
            <w:tcW w:w="3520" w:type="pct"/>
            <w:noWrap w:val="0"/>
            <w:vAlign w:val="center"/>
          </w:tcPr>
          <w:p w14:paraId="528D3022">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农村资金互助社服务</w:t>
            </w:r>
          </w:p>
        </w:tc>
      </w:tr>
      <w:tr w14:paraId="281D161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90" w:hRule="atLeast"/>
          <w:jc w:val="center"/>
        </w:trPr>
        <w:tc>
          <w:tcPr>
            <w:tcW w:w="1479" w:type="pct"/>
            <w:noWrap w:val="0"/>
            <w:vAlign w:val="center"/>
          </w:tcPr>
          <w:p w14:paraId="73EA40F0">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6629</w:t>
            </w:r>
          </w:p>
        </w:tc>
        <w:tc>
          <w:tcPr>
            <w:tcW w:w="3520" w:type="pct"/>
            <w:noWrap w:val="0"/>
            <w:vAlign w:val="center"/>
          </w:tcPr>
          <w:p w14:paraId="1E46A651">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其他货币银行服务</w:t>
            </w:r>
          </w:p>
        </w:tc>
      </w:tr>
      <w:tr w14:paraId="20C0754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658EE22">
            <w:pPr>
              <w:pStyle w:val="87"/>
              <w:rPr>
                <w:rFonts w:hint="default" w:ascii="Times New Roman" w:hAnsi="Times New Roman" w:eastAsia="宋体" w:cs="Times New Roman"/>
                <w:i w:val="0"/>
                <w:iCs w:val="0"/>
                <w:kern w:val="2"/>
                <w:sz w:val="21"/>
                <w:szCs w:val="20"/>
                <w:u w:val="none"/>
                <w:lang w:val="en-US" w:eastAsia="zh-CN" w:bidi="ar"/>
              </w:rPr>
            </w:pPr>
            <w:r>
              <w:rPr>
                <w:rFonts w:hint="eastAsia" w:ascii="Times New Roman" w:hAnsi="Times New Roman" w:eastAsia="宋体" w:cs="Times New Roman"/>
                <w:i w:val="0"/>
                <w:iCs w:val="0"/>
                <w:kern w:val="2"/>
                <w:sz w:val="21"/>
                <w:szCs w:val="20"/>
                <w:u w:val="none"/>
                <w:lang w:val="en-US" w:eastAsia="zh-CN" w:bidi="ar"/>
              </w:rPr>
              <w:t>663</w:t>
            </w:r>
          </w:p>
        </w:tc>
        <w:tc>
          <w:tcPr>
            <w:tcW w:w="3520" w:type="pct"/>
            <w:noWrap w:val="0"/>
            <w:vAlign w:val="center"/>
          </w:tcPr>
          <w:p w14:paraId="648EC076">
            <w:pPr>
              <w:pStyle w:val="87"/>
              <w:rPr>
                <w:rFonts w:hint="default" w:ascii="Times New Roman" w:hAnsi="Times New Roman" w:eastAsia="宋体" w:cs="Times New Roman"/>
                <w:i w:val="0"/>
                <w:iCs w:val="0"/>
                <w:kern w:val="2"/>
                <w:sz w:val="21"/>
                <w:szCs w:val="20"/>
                <w:u w:val="none"/>
                <w:lang w:val="en-US" w:eastAsia="zh-CN" w:bidi="ar"/>
              </w:rPr>
            </w:pPr>
            <w:r>
              <w:rPr>
                <w:rFonts w:hint="eastAsia" w:ascii="Times New Roman" w:hAnsi="Times New Roman" w:eastAsia="宋体" w:cs="Times New Roman"/>
                <w:i w:val="0"/>
                <w:iCs w:val="0"/>
                <w:kern w:val="2"/>
                <w:sz w:val="21"/>
                <w:szCs w:val="20"/>
                <w:u w:val="none"/>
                <w:lang w:val="en-US" w:eastAsia="zh-CN" w:bidi="ar"/>
              </w:rPr>
              <w:t>非货币银行服务</w:t>
            </w:r>
          </w:p>
        </w:tc>
      </w:tr>
      <w:tr w14:paraId="5E6949A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15181D3">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6631</w:t>
            </w:r>
          </w:p>
        </w:tc>
        <w:tc>
          <w:tcPr>
            <w:tcW w:w="3520" w:type="pct"/>
            <w:noWrap w:val="0"/>
            <w:vAlign w:val="center"/>
          </w:tcPr>
          <w:p w14:paraId="4FA72692">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融资租赁服务</w:t>
            </w:r>
          </w:p>
        </w:tc>
      </w:tr>
      <w:tr w14:paraId="3179A5B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2AF257DF">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6632</w:t>
            </w:r>
          </w:p>
        </w:tc>
        <w:tc>
          <w:tcPr>
            <w:tcW w:w="3520" w:type="pct"/>
            <w:noWrap w:val="0"/>
            <w:vAlign w:val="center"/>
          </w:tcPr>
          <w:p w14:paraId="164D2514">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财务公司服务</w:t>
            </w:r>
          </w:p>
        </w:tc>
      </w:tr>
      <w:tr w14:paraId="33B3FCA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3956FD37">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6633</w:t>
            </w:r>
          </w:p>
        </w:tc>
        <w:tc>
          <w:tcPr>
            <w:tcW w:w="3520" w:type="pct"/>
            <w:noWrap w:val="0"/>
            <w:vAlign w:val="center"/>
          </w:tcPr>
          <w:p w14:paraId="1F62AD2A">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典当</w:t>
            </w:r>
          </w:p>
        </w:tc>
      </w:tr>
      <w:tr w14:paraId="1F3F43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35CAE2B">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6634</w:t>
            </w:r>
          </w:p>
        </w:tc>
        <w:tc>
          <w:tcPr>
            <w:tcW w:w="3520" w:type="pct"/>
            <w:noWrap w:val="0"/>
            <w:vAlign w:val="center"/>
          </w:tcPr>
          <w:p w14:paraId="5BC1DE4C">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汽车金融公司服务</w:t>
            </w:r>
          </w:p>
        </w:tc>
      </w:tr>
      <w:tr w14:paraId="6C93206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F65BA66">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6635</w:t>
            </w:r>
          </w:p>
        </w:tc>
        <w:tc>
          <w:tcPr>
            <w:tcW w:w="3520" w:type="pct"/>
            <w:noWrap w:val="0"/>
            <w:vAlign w:val="center"/>
          </w:tcPr>
          <w:p w14:paraId="0900758F">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小额贷款公司服务</w:t>
            </w:r>
          </w:p>
        </w:tc>
      </w:tr>
      <w:tr w14:paraId="795440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622DC004">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6636</w:t>
            </w:r>
          </w:p>
        </w:tc>
        <w:tc>
          <w:tcPr>
            <w:tcW w:w="3520" w:type="pct"/>
            <w:noWrap w:val="0"/>
            <w:vAlign w:val="center"/>
          </w:tcPr>
          <w:p w14:paraId="5E3B8D2D">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消费金融公司服务</w:t>
            </w:r>
          </w:p>
        </w:tc>
      </w:tr>
      <w:tr w14:paraId="0C7CEA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473ACAF">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6637</w:t>
            </w:r>
          </w:p>
        </w:tc>
        <w:tc>
          <w:tcPr>
            <w:tcW w:w="3520" w:type="pct"/>
            <w:noWrap w:val="0"/>
            <w:vAlign w:val="center"/>
          </w:tcPr>
          <w:p w14:paraId="100DE568">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网络借贷服务</w:t>
            </w:r>
          </w:p>
        </w:tc>
      </w:tr>
      <w:tr w14:paraId="43C5C31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51E3662">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6639</w:t>
            </w:r>
          </w:p>
        </w:tc>
        <w:tc>
          <w:tcPr>
            <w:tcW w:w="3520" w:type="pct"/>
            <w:noWrap w:val="0"/>
            <w:vAlign w:val="center"/>
          </w:tcPr>
          <w:p w14:paraId="601AB9A0">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其他非货币银行服务</w:t>
            </w:r>
          </w:p>
        </w:tc>
      </w:tr>
      <w:tr w14:paraId="6D48279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5000" w:type="pct"/>
            <w:gridSpan w:val="2"/>
            <w:noWrap w:val="0"/>
            <w:vAlign w:val="center"/>
          </w:tcPr>
          <w:p w14:paraId="5C61F3F5">
            <w:pPr>
              <w:pStyle w:val="87"/>
              <w:rPr>
                <w:rFonts w:hint="default" w:ascii="Times New Roman" w:hAnsi="Times New Roman" w:eastAsia="宋体" w:cs="Times New Roman"/>
                <w:lang w:val="en-US" w:eastAsia="zh-CN"/>
              </w:rPr>
            </w:pPr>
            <w:r>
              <w:rPr>
                <w:rFonts w:hint="eastAsia" w:ascii="Times New Roman" w:hAnsi="Times New Roman" w:eastAsia="宋体" w:cs="Times New Roman"/>
                <w:i w:val="0"/>
                <w:iCs w:val="0"/>
                <w:kern w:val="2"/>
                <w:sz w:val="21"/>
                <w:szCs w:val="20"/>
                <w:u w:val="none"/>
                <w:lang w:val="en-US" w:eastAsia="zh-CN" w:bidi="ar"/>
              </w:rPr>
              <w:t>金融资产管理公司</w:t>
            </w:r>
          </w:p>
        </w:tc>
      </w:tr>
      <w:tr w14:paraId="15AF0BE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B28D555">
            <w:pPr>
              <w:pStyle w:val="87"/>
              <w:rPr>
                <w:rFonts w:hint="default" w:ascii="Times New Roman" w:hAnsi="Times New Roman" w:eastAsia="宋体" w:cs="Times New Roman"/>
                <w:lang w:val="en-US" w:eastAsia="zh-CN"/>
              </w:rPr>
            </w:pPr>
            <w:r>
              <w:rPr>
                <w:rFonts w:hint="default" w:ascii="Times New Roman" w:hAnsi="Times New Roman" w:eastAsia="宋体" w:cs="Times New Roman"/>
                <w:kern w:val="2"/>
                <w:sz w:val="21"/>
                <w:szCs w:val="20"/>
                <w:lang w:val="en-US" w:eastAsia="zh-CN" w:bidi="ar"/>
              </w:rPr>
              <w:t>6950</w:t>
            </w:r>
          </w:p>
        </w:tc>
        <w:tc>
          <w:tcPr>
            <w:tcW w:w="3520" w:type="pct"/>
            <w:noWrap w:val="0"/>
            <w:vAlign w:val="center"/>
          </w:tcPr>
          <w:p w14:paraId="7BBBAD89">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kern w:val="2"/>
                <w:sz w:val="21"/>
                <w:szCs w:val="20"/>
                <w:lang w:val="en-US" w:eastAsia="zh-CN" w:bidi="ar"/>
              </w:rPr>
              <w:t>金融资产管理公司</w:t>
            </w:r>
          </w:p>
        </w:tc>
      </w:tr>
    </w:tbl>
    <w:p w14:paraId="6A4EF46A">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.11消费税纳税人类型代码表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29ABFF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0AE0AA32">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31A217B6">
            <w:pPr>
              <w:pStyle w:val="87"/>
              <w:rPr>
                <w:rFonts w:hint="default" w:ascii="Times New Roman" w:hAnsi="Times New Roman" w:cs="Times New Roman"/>
              </w:rPr>
            </w:pPr>
            <w:r>
              <w:rPr>
                <w:rFonts w:hint="default" w:ascii="Times New Roman" w:hAnsi="Times New Roman" w:cs="Times New Roman"/>
              </w:rPr>
              <w:t>说明</w:t>
            </w:r>
          </w:p>
        </w:tc>
      </w:tr>
      <w:tr w14:paraId="753C709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7EE7F96">
            <w:pPr>
              <w:pStyle w:val="87"/>
              <w:rPr>
                <w:rFonts w:hint="default" w:ascii="Times New Roman" w:hAnsi="Times New Roman" w:cs="Times New Roman"/>
              </w:rPr>
            </w:pPr>
            <w:r>
              <w:rPr>
                <w:rFonts w:hint="default" w:ascii="Times New Roman" w:hAnsi="Times New Roman" w:cs="Times New Roman"/>
              </w:rPr>
              <w:t>01</w:t>
            </w:r>
          </w:p>
        </w:tc>
        <w:tc>
          <w:tcPr>
            <w:tcW w:w="3519" w:type="pct"/>
            <w:noWrap w:val="0"/>
            <w:vAlign w:val="center"/>
          </w:tcPr>
          <w:p w14:paraId="1BA52C8C">
            <w:pPr>
              <w:pStyle w:val="87"/>
              <w:rPr>
                <w:rFonts w:hint="default" w:ascii="Times New Roman" w:hAnsi="Times New Roman" w:cs="Times New Roman"/>
              </w:rPr>
            </w:pPr>
            <w:r>
              <w:rPr>
                <w:rFonts w:hint="default" w:ascii="Times New Roman" w:hAnsi="Times New Roman" w:cs="Times New Roman"/>
              </w:rPr>
              <w:t>卷烟生产消费税纳税人</w:t>
            </w:r>
          </w:p>
        </w:tc>
      </w:tr>
      <w:tr w14:paraId="5A843B0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22AE3CC">
            <w:pPr>
              <w:pStyle w:val="87"/>
              <w:rPr>
                <w:rFonts w:hint="default" w:ascii="Times New Roman" w:hAnsi="Times New Roman" w:cs="Times New Roman"/>
              </w:rPr>
            </w:pPr>
            <w:r>
              <w:rPr>
                <w:rFonts w:hint="default" w:ascii="Times New Roman" w:hAnsi="Times New Roman" w:cs="Times New Roman"/>
              </w:rPr>
              <w:t>02</w:t>
            </w:r>
          </w:p>
        </w:tc>
        <w:tc>
          <w:tcPr>
            <w:tcW w:w="3519" w:type="pct"/>
            <w:noWrap w:val="0"/>
            <w:vAlign w:val="center"/>
          </w:tcPr>
          <w:p w14:paraId="4639F511">
            <w:pPr>
              <w:pStyle w:val="87"/>
              <w:rPr>
                <w:rFonts w:hint="default" w:ascii="Times New Roman" w:hAnsi="Times New Roman" w:cs="Times New Roman"/>
              </w:rPr>
            </w:pPr>
            <w:r>
              <w:rPr>
                <w:rFonts w:hint="default" w:ascii="Times New Roman" w:hAnsi="Times New Roman" w:cs="Times New Roman"/>
              </w:rPr>
              <w:t>卷烟批发消费税纳税人</w:t>
            </w:r>
          </w:p>
        </w:tc>
      </w:tr>
      <w:tr w14:paraId="6CC89B1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09E0A34">
            <w:pPr>
              <w:pStyle w:val="87"/>
              <w:rPr>
                <w:rFonts w:hint="default" w:ascii="Times New Roman" w:hAnsi="Times New Roman" w:cs="Times New Roman"/>
              </w:rPr>
            </w:pPr>
            <w:r>
              <w:rPr>
                <w:rFonts w:hint="default" w:ascii="Times New Roman" w:hAnsi="Times New Roman" w:cs="Times New Roman"/>
              </w:rPr>
              <w:t>03</w:t>
            </w:r>
          </w:p>
        </w:tc>
        <w:tc>
          <w:tcPr>
            <w:tcW w:w="3519" w:type="pct"/>
            <w:noWrap w:val="0"/>
            <w:vAlign w:val="center"/>
          </w:tcPr>
          <w:p w14:paraId="561066A7">
            <w:pPr>
              <w:pStyle w:val="87"/>
              <w:rPr>
                <w:rFonts w:hint="default" w:ascii="Times New Roman" w:hAnsi="Times New Roman" w:cs="Times New Roman"/>
              </w:rPr>
            </w:pPr>
            <w:r>
              <w:rPr>
                <w:rFonts w:hint="default" w:ascii="Times New Roman" w:hAnsi="Times New Roman" w:cs="Times New Roman"/>
              </w:rPr>
              <w:t>白酒生产消费税纳税人</w:t>
            </w:r>
          </w:p>
        </w:tc>
      </w:tr>
      <w:tr w14:paraId="087CD65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1F1DB48">
            <w:pPr>
              <w:pStyle w:val="87"/>
              <w:rPr>
                <w:rFonts w:hint="default" w:ascii="Times New Roman" w:hAnsi="Times New Roman" w:cs="Times New Roman"/>
              </w:rPr>
            </w:pPr>
            <w:r>
              <w:rPr>
                <w:rFonts w:hint="default" w:ascii="Times New Roman" w:hAnsi="Times New Roman" w:cs="Times New Roman"/>
              </w:rPr>
              <w:t>04</w:t>
            </w:r>
          </w:p>
        </w:tc>
        <w:tc>
          <w:tcPr>
            <w:tcW w:w="3519" w:type="pct"/>
            <w:noWrap w:val="0"/>
            <w:vAlign w:val="center"/>
          </w:tcPr>
          <w:p w14:paraId="5370F1E9">
            <w:pPr>
              <w:pStyle w:val="87"/>
              <w:rPr>
                <w:rFonts w:hint="default" w:ascii="Times New Roman" w:hAnsi="Times New Roman" w:cs="Times New Roman"/>
              </w:rPr>
            </w:pPr>
            <w:r>
              <w:rPr>
                <w:rFonts w:hint="default" w:ascii="Times New Roman" w:hAnsi="Times New Roman" w:cs="Times New Roman"/>
              </w:rPr>
              <w:t>黄酒生产消费税纳税人</w:t>
            </w:r>
          </w:p>
        </w:tc>
      </w:tr>
      <w:tr w14:paraId="2B8063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C0AB744">
            <w:pPr>
              <w:pStyle w:val="87"/>
              <w:rPr>
                <w:rFonts w:hint="default" w:ascii="Times New Roman" w:hAnsi="Times New Roman" w:cs="Times New Roman"/>
              </w:rPr>
            </w:pPr>
            <w:r>
              <w:rPr>
                <w:rFonts w:hint="default" w:ascii="Times New Roman" w:hAnsi="Times New Roman" w:cs="Times New Roman"/>
              </w:rPr>
              <w:t>05</w:t>
            </w:r>
          </w:p>
        </w:tc>
        <w:tc>
          <w:tcPr>
            <w:tcW w:w="3519" w:type="pct"/>
            <w:noWrap w:val="0"/>
            <w:vAlign w:val="center"/>
          </w:tcPr>
          <w:p w14:paraId="0922F4C2">
            <w:pPr>
              <w:pStyle w:val="87"/>
              <w:rPr>
                <w:rFonts w:hint="default" w:ascii="Times New Roman" w:hAnsi="Times New Roman" w:cs="Times New Roman"/>
              </w:rPr>
            </w:pPr>
            <w:r>
              <w:rPr>
                <w:rFonts w:hint="default" w:ascii="Times New Roman" w:hAnsi="Times New Roman" w:cs="Times New Roman"/>
              </w:rPr>
              <w:t>啤酒生产消费税纳税人</w:t>
            </w:r>
          </w:p>
        </w:tc>
      </w:tr>
      <w:tr w14:paraId="314757A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BFC440F">
            <w:pPr>
              <w:pStyle w:val="87"/>
              <w:rPr>
                <w:rFonts w:hint="default" w:ascii="Times New Roman" w:hAnsi="Times New Roman" w:cs="Times New Roman"/>
              </w:rPr>
            </w:pPr>
            <w:r>
              <w:rPr>
                <w:rFonts w:hint="default" w:ascii="Times New Roman" w:hAnsi="Times New Roman" w:cs="Times New Roman"/>
              </w:rPr>
              <w:t>06</w:t>
            </w:r>
          </w:p>
        </w:tc>
        <w:tc>
          <w:tcPr>
            <w:tcW w:w="3519" w:type="pct"/>
            <w:noWrap w:val="0"/>
            <w:vAlign w:val="center"/>
          </w:tcPr>
          <w:p w14:paraId="36568A40">
            <w:pPr>
              <w:pStyle w:val="87"/>
              <w:rPr>
                <w:rFonts w:hint="default" w:ascii="Times New Roman" w:hAnsi="Times New Roman" w:cs="Times New Roman"/>
              </w:rPr>
            </w:pPr>
            <w:r>
              <w:rPr>
                <w:rFonts w:hint="default" w:ascii="Times New Roman" w:hAnsi="Times New Roman" w:cs="Times New Roman"/>
              </w:rPr>
              <w:t>其他酒生产消费税纳税人</w:t>
            </w:r>
          </w:p>
        </w:tc>
      </w:tr>
      <w:tr w14:paraId="2EAAEB1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0F83B1C">
            <w:pPr>
              <w:pStyle w:val="87"/>
              <w:rPr>
                <w:rFonts w:hint="default" w:ascii="Times New Roman" w:hAnsi="Times New Roman" w:cs="Times New Roman"/>
              </w:rPr>
            </w:pPr>
            <w:r>
              <w:rPr>
                <w:rFonts w:hint="default" w:ascii="Times New Roman" w:hAnsi="Times New Roman" w:cs="Times New Roman"/>
              </w:rPr>
              <w:t>07</w:t>
            </w:r>
          </w:p>
        </w:tc>
        <w:tc>
          <w:tcPr>
            <w:tcW w:w="3519" w:type="pct"/>
            <w:noWrap w:val="0"/>
            <w:vAlign w:val="center"/>
          </w:tcPr>
          <w:p w14:paraId="2AADCEE0">
            <w:pPr>
              <w:pStyle w:val="87"/>
              <w:rPr>
                <w:rFonts w:hint="default" w:ascii="Times New Roman" w:hAnsi="Times New Roman" w:cs="Times New Roman"/>
              </w:rPr>
            </w:pPr>
            <w:r>
              <w:rPr>
                <w:rFonts w:hint="default" w:ascii="Times New Roman" w:hAnsi="Times New Roman" w:cs="Times New Roman"/>
              </w:rPr>
              <w:t>小汽车生产消费税纳税人</w:t>
            </w:r>
          </w:p>
        </w:tc>
      </w:tr>
      <w:tr w14:paraId="77AEE68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21F0421">
            <w:pPr>
              <w:pStyle w:val="87"/>
              <w:rPr>
                <w:rFonts w:hint="default" w:ascii="Times New Roman" w:hAnsi="Times New Roman" w:cs="Times New Roman"/>
              </w:rPr>
            </w:pPr>
            <w:r>
              <w:rPr>
                <w:rFonts w:hint="default" w:ascii="Times New Roman" w:hAnsi="Times New Roman" w:cs="Times New Roman"/>
              </w:rPr>
              <w:t>08</w:t>
            </w:r>
          </w:p>
        </w:tc>
        <w:tc>
          <w:tcPr>
            <w:tcW w:w="3519" w:type="pct"/>
            <w:noWrap w:val="0"/>
            <w:vAlign w:val="center"/>
          </w:tcPr>
          <w:p w14:paraId="605B0B34">
            <w:pPr>
              <w:pStyle w:val="87"/>
              <w:rPr>
                <w:rFonts w:hint="default" w:ascii="Times New Roman" w:hAnsi="Times New Roman" w:cs="Times New Roman"/>
              </w:rPr>
            </w:pPr>
            <w:r>
              <w:rPr>
                <w:rFonts w:hint="default" w:ascii="Times New Roman" w:hAnsi="Times New Roman" w:cs="Times New Roman"/>
              </w:rPr>
              <w:t>超豪华小汽车消费税纳税人</w:t>
            </w:r>
          </w:p>
        </w:tc>
      </w:tr>
      <w:tr w14:paraId="76489FC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8FAE0F8">
            <w:pPr>
              <w:pStyle w:val="87"/>
              <w:rPr>
                <w:rFonts w:hint="default" w:ascii="Times New Roman" w:hAnsi="Times New Roman" w:cs="Times New Roman"/>
              </w:rPr>
            </w:pPr>
            <w:r>
              <w:rPr>
                <w:rFonts w:hint="default" w:ascii="Times New Roman" w:hAnsi="Times New Roman" w:cs="Times New Roman"/>
              </w:rPr>
              <w:t>09</w:t>
            </w:r>
          </w:p>
        </w:tc>
        <w:tc>
          <w:tcPr>
            <w:tcW w:w="3519" w:type="pct"/>
            <w:noWrap w:val="0"/>
            <w:vAlign w:val="center"/>
          </w:tcPr>
          <w:p w14:paraId="657199FE">
            <w:pPr>
              <w:pStyle w:val="87"/>
              <w:rPr>
                <w:rFonts w:hint="default" w:ascii="Times New Roman" w:hAnsi="Times New Roman" w:cs="Times New Roman"/>
              </w:rPr>
            </w:pPr>
            <w:r>
              <w:rPr>
                <w:rFonts w:hint="default" w:ascii="Times New Roman" w:hAnsi="Times New Roman" w:cs="Times New Roman"/>
              </w:rPr>
              <w:t>汽油生产消费税纳税人</w:t>
            </w:r>
          </w:p>
        </w:tc>
      </w:tr>
      <w:tr w14:paraId="1248007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095BE57">
            <w:pPr>
              <w:pStyle w:val="87"/>
              <w:rPr>
                <w:rFonts w:hint="default" w:ascii="Times New Roman" w:hAnsi="Times New Roman" w:cs="Times New Roman"/>
              </w:rPr>
            </w:pPr>
            <w:r>
              <w:rPr>
                <w:rFonts w:hint="default" w:ascii="Times New Roman" w:hAnsi="Times New Roman" w:cs="Times New Roman"/>
              </w:rPr>
              <w:t>10</w:t>
            </w:r>
          </w:p>
        </w:tc>
        <w:tc>
          <w:tcPr>
            <w:tcW w:w="3519" w:type="pct"/>
            <w:noWrap w:val="0"/>
            <w:vAlign w:val="center"/>
          </w:tcPr>
          <w:p w14:paraId="680FA355">
            <w:pPr>
              <w:pStyle w:val="87"/>
              <w:rPr>
                <w:rFonts w:hint="default" w:ascii="Times New Roman" w:hAnsi="Times New Roman" w:cs="Times New Roman"/>
              </w:rPr>
            </w:pPr>
            <w:r>
              <w:rPr>
                <w:rFonts w:hint="default" w:ascii="Times New Roman" w:hAnsi="Times New Roman" w:cs="Times New Roman"/>
              </w:rPr>
              <w:t>石脑油生产消费税纳税人</w:t>
            </w:r>
          </w:p>
        </w:tc>
      </w:tr>
      <w:tr w14:paraId="337B16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C0EE115">
            <w:pPr>
              <w:pStyle w:val="87"/>
              <w:rPr>
                <w:rFonts w:hint="default" w:ascii="Times New Roman" w:hAnsi="Times New Roman" w:cs="Times New Roman"/>
              </w:rPr>
            </w:pPr>
            <w:r>
              <w:rPr>
                <w:rFonts w:hint="default" w:ascii="Times New Roman" w:hAnsi="Times New Roman" w:cs="Times New Roman"/>
              </w:rPr>
              <w:t>11</w:t>
            </w:r>
          </w:p>
        </w:tc>
        <w:tc>
          <w:tcPr>
            <w:tcW w:w="3519" w:type="pct"/>
            <w:noWrap w:val="0"/>
            <w:vAlign w:val="center"/>
          </w:tcPr>
          <w:p w14:paraId="3E833321">
            <w:pPr>
              <w:pStyle w:val="87"/>
              <w:rPr>
                <w:rFonts w:hint="default" w:ascii="Times New Roman" w:hAnsi="Times New Roman" w:cs="Times New Roman"/>
              </w:rPr>
            </w:pPr>
            <w:r>
              <w:rPr>
                <w:rFonts w:hint="default" w:ascii="Times New Roman" w:hAnsi="Times New Roman" w:cs="Times New Roman"/>
              </w:rPr>
              <w:t>溶剂油生产消费税纳税人</w:t>
            </w:r>
          </w:p>
        </w:tc>
      </w:tr>
      <w:tr w14:paraId="30AD4C1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36B01B0">
            <w:pPr>
              <w:pStyle w:val="87"/>
              <w:rPr>
                <w:rFonts w:hint="default" w:ascii="Times New Roman" w:hAnsi="Times New Roman" w:cs="Times New Roman"/>
              </w:rPr>
            </w:pPr>
            <w:r>
              <w:rPr>
                <w:rFonts w:hint="default" w:ascii="Times New Roman" w:hAnsi="Times New Roman" w:cs="Times New Roman"/>
              </w:rPr>
              <w:t>12</w:t>
            </w:r>
          </w:p>
        </w:tc>
        <w:tc>
          <w:tcPr>
            <w:tcW w:w="3519" w:type="pct"/>
            <w:noWrap w:val="0"/>
            <w:vAlign w:val="center"/>
          </w:tcPr>
          <w:p w14:paraId="389D4D2B">
            <w:pPr>
              <w:pStyle w:val="87"/>
              <w:rPr>
                <w:rFonts w:hint="default" w:ascii="Times New Roman" w:hAnsi="Times New Roman" w:cs="Times New Roman"/>
              </w:rPr>
            </w:pPr>
            <w:r>
              <w:rPr>
                <w:rFonts w:hint="default" w:ascii="Times New Roman" w:hAnsi="Times New Roman" w:cs="Times New Roman"/>
              </w:rPr>
              <w:t>润滑油生产消费税纳税人</w:t>
            </w:r>
          </w:p>
        </w:tc>
      </w:tr>
      <w:tr w14:paraId="47D0A7A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6B73A1D">
            <w:pPr>
              <w:pStyle w:val="87"/>
              <w:rPr>
                <w:rFonts w:hint="default" w:ascii="Times New Roman" w:hAnsi="Times New Roman" w:cs="Times New Roman"/>
              </w:rPr>
            </w:pPr>
            <w:r>
              <w:rPr>
                <w:rFonts w:hint="default" w:ascii="Times New Roman" w:hAnsi="Times New Roman" w:cs="Times New Roman"/>
              </w:rPr>
              <w:t>13</w:t>
            </w:r>
          </w:p>
        </w:tc>
        <w:tc>
          <w:tcPr>
            <w:tcW w:w="3519" w:type="pct"/>
            <w:noWrap w:val="0"/>
            <w:vAlign w:val="center"/>
          </w:tcPr>
          <w:p w14:paraId="2A5B7F3D">
            <w:pPr>
              <w:pStyle w:val="87"/>
              <w:rPr>
                <w:rFonts w:hint="default" w:ascii="Times New Roman" w:hAnsi="Times New Roman" w:cs="Times New Roman"/>
              </w:rPr>
            </w:pPr>
            <w:r>
              <w:rPr>
                <w:rFonts w:hint="default" w:ascii="Times New Roman" w:hAnsi="Times New Roman" w:cs="Times New Roman"/>
              </w:rPr>
              <w:t>柴油生产消费税纳税人</w:t>
            </w:r>
          </w:p>
        </w:tc>
      </w:tr>
      <w:tr w14:paraId="049CBCD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A66DAA0">
            <w:pPr>
              <w:pStyle w:val="87"/>
              <w:rPr>
                <w:rFonts w:hint="default" w:ascii="Times New Roman" w:hAnsi="Times New Roman" w:cs="Times New Roman"/>
              </w:rPr>
            </w:pPr>
            <w:r>
              <w:rPr>
                <w:rFonts w:hint="default" w:ascii="Times New Roman" w:hAnsi="Times New Roman" w:cs="Times New Roman"/>
              </w:rPr>
              <w:t>14</w:t>
            </w:r>
          </w:p>
        </w:tc>
        <w:tc>
          <w:tcPr>
            <w:tcW w:w="3519" w:type="pct"/>
            <w:noWrap w:val="0"/>
            <w:vAlign w:val="center"/>
          </w:tcPr>
          <w:p w14:paraId="75FCD89F">
            <w:pPr>
              <w:pStyle w:val="87"/>
              <w:rPr>
                <w:rFonts w:hint="default" w:ascii="Times New Roman" w:hAnsi="Times New Roman" w:cs="Times New Roman"/>
              </w:rPr>
            </w:pPr>
            <w:r>
              <w:rPr>
                <w:rFonts w:hint="default" w:ascii="Times New Roman" w:hAnsi="Times New Roman" w:cs="Times New Roman"/>
              </w:rPr>
              <w:t>航空煤油生产消费税纳税人</w:t>
            </w:r>
          </w:p>
        </w:tc>
      </w:tr>
      <w:tr w14:paraId="42D4ECA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662C3D9">
            <w:pPr>
              <w:pStyle w:val="87"/>
              <w:rPr>
                <w:rFonts w:hint="default" w:ascii="Times New Roman" w:hAnsi="Times New Roman" w:cs="Times New Roman"/>
              </w:rPr>
            </w:pPr>
            <w:r>
              <w:rPr>
                <w:rFonts w:hint="default" w:ascii="Times New Roman" w:hAnsi="Times New Roman" w:cs="Times New Roman"/>
              </w:rPr>
              <w:t>15</w:t>
            </w:r>
          </w:p>
        </w:tc>
        <w:tc>
          <w:tcPr>
            <w:tcW w:w="3519" w:type="pct"/>
            <w:noWrap w:val="0"/>
            <w:vAlign w:val="center"/>
          </w:tcPr>
          <w:p w14:paraId="1A4DAFD0">
            <w:pPr>
              <w:pStyle w:val="87"/>
              <w:rPr>
                <w:rFonts w:hint="default" w:ascii="Times New Roman" w:hAnsi="Times New Roman" w:cs="Times New Roman"/>
              </w:rPr>
            </w:pPr>
            <w:r>
              <w:rPr>
                <w:rFonts w:hint="default" w:ascii="Times New Roman" w:hAnsi="Times New Roman" w:cs="Times New Roman"/>
              </w:rPr>
              <w:t>燃料油生产消费税纳税人</w:t>
            </w:r>
          </w:p>
        </w:tc>
      </w:tr>
      <w:tr w14:paraId="088FF8B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noWrap w:val="0"/>
            <w:vAlign w:val="center"/>
          </w:tcPr>
          <w:p w14:paraId="352C4D10">
            <w:pPr>
              <w:pStyle w:val="87"/>
              <w:rPr>
                <w:rFonts w:hint="default" w:ascii="Times New Roman" w:hAnsi="Times New Roman" w:cs="Times New Roman"/>
              </w:rPr>
            </w:pPr>
            <w:r>
              <w:rPr>
                <w:rFonts w:hint="default" w:ascii="Times New Roman" w:hAnsi="Times New Roman" w:cs="Times New Roman"/>
              </w:rPr>
              <w:t>16</w:t>
            </w:r>
          </w:p>
        </w:tc>
        <w:tc>
          <w:tcPr>
            <w:tcW w:w="3519" w:type="pct"/>
            <w:noWrap w:val="0"/>
            <w:vAlign w:val="center"/>
          </w:tcPr>
          <w:p w14:paraId="14ADB671">
            <w:pPr>
              <w:pStyle w:val="87"/>
              <w:rPr>
                <w:rFonts w:hint="default" w:ascii="Times New Roman" w:hAnsi="Times New Roman" w:cs="Times New Roman"/>
              </w:rPr>
            </w:pPr>
            <w:r>
              <w:rPr>
                <w:rFonts w:hint="default" w:ascii="Times New Roman" w:hAnsi="Times New Roman" w:cs="Times New Roman"/>
              </w:rPr>
              <w:t>电池生产消费税纳税人</w:t>
            </w:r>
          </w:p>
        </w:tc>
      </w:tr>
      <w:tr w14:paraId="7627911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BB0C7FC">
            <w:pPr>
              <w:pStyle w:val="87"/>
              <w:rPr>
                <w:rFonts w:hint="default" w:ascii="Times New Roman" w:hAnsi="Times New Roman" w:cs="Times New Roman"/>
              </w:rPr>
            </w:pPr>
            <w:r>
              <w:rPr>
                <w:rFonts w:hint="default" w:ascii="Times New Roman" w:hAnsi="Times New Roman" w:cs="Times New Roman"/>
              </w:rPr>
              <w:t>17</w:t>
            </w:r>
          </w:p>
        </w:tc>
        <w:tc>
          <w:tcPr>
            <w:tcW w:w="3519" w:type="pct"/>
            <w:noWrap w:val="0"/>
            <w:vAlign w:val="center"/>
          </w:tcPr>
          <w:p w14:paraId="297589D3">
            <w:pPr>
              <w:pStyle w:val="87"/>
              <w:rPr>
                <w:rFonts w:hint="default" w:ascii="Times New Roman" w:hAnsi="Times New Roman" w:cs="Times New Roman"/>
              </w:rPr>
            </w:pPr>
            <w:r>
              <w:rPr>
                <w:rFonts w:hint="default" w:ascii="Times New Roman" w:hAnsi="Times New Roman" w:cs="Times New Roman"/>
              </w:rPr>
              <w:t>涂料生产消费税纳税人</w:t>
            </w:r>
          </w:p>
        </w:tc>
      </w:tr>
      <w:tr w14:paraId="6105041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252FCF2">
            <w:pPr>
              <w:pStyle w:val="87"/>
              <w:rPr>
                <w:rFonts w:hint="default" w:ascii="Times New Roman" w:hAnsi="Times New Roman" w:cs="Times New Roman"/>
              </w:rPr>
            </w:pPr>
            <w:r>
              <w:rPr>
                <w:rFonts w:hint="default" w:ascii="Times New Roman" w:hAnsi="Times New Roman" w:cs="Times New Roman"/>
              </w:rPr>
              <w:t>18</w:t>
            </w:r>
          </w:p>
        </w:tc>
        <w:tc>
          <w:tcPr>
            <w:tcW w:w="3519" w:type="pct"/>
            <w:noWrap w:val="0"/>
            <w:vAlign w:val="center"/>
          </w:tcPr>
          <w:p w14:paraId="345269FF">
            <w:pPr>
              <w:pStyle w:val="87"/>
              <w:rPr>
                <w:rFonts w:hint="default" w:ascii="Times New Roman" w:hAnsi="Times New Roman" w:cs="Times New Roman"/>
              </w:rPr>
            </w:pPr>
            <w:r>
              <w:rPr>
                <w:rFonts w:hint="default" w:ascii="Times New Roman" w:hAnsi="Times New Roman" w:cs="Times New Roman"/>
              </w:rPr>
              <w:t>高档化妆品生产消费税纳税人</w:t>
            </w:r>
          </w:p>
        </w:tc>
      </w:tr>
      <w:tr w14:paraId="3EEE6FD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noWrap w:val="0"/>
            <w:vAlign w:val="center"/>
          </w:tcPr>
          <w:p w14:paraId="32F14E97">
            <w:pPr>
              <w:pStyle w:val="87"/>
              <w:rPr>
                <w:rFonts w:hint="default" w:ascii="Times New Roman" w:hAnsi="Times New Roman" w:cs="Times New Roman"/>
              </w:rPr>
            </w:pPr>
            <w:r>
              <w:rPr>
                <w:rFonts w:hint="default" w:ascii="Times New Roman" w:hAnsi="Times New Roman" w:cs="Times New Roman"/>
              </w:rPr>
              <w:t>19</w:t>
            </w:r>
          </w:p>
        </w:tc>
        <w:tc>
          <w:tcPr>
            <w:tcW w:w="3519" w:type="pct"/>
            <w:noWrap w:val="0"/>
            <w:vAlign w:val="center"/>
          </w:tcPr>
          <w:p w14:paraId="527DE2B0">
            <w:pPr>
              <w:pStyle w:val="87"/>
              <w:rPr>
                <w:rFonts w:hint="default" w:ascii="Times New Roman" w:hAnsi="Times New Roman" w:cs="Times New Roman"/>
              </w:rPr>
            </w:pPr>
            <w:r>
              <w:rPr>
                <w:rFonts w:hint="default" w:ascii="Times New Roman" w:hAnsi="Times New Roman" w:cs="Times New Roman"/>
              </w:rPr>
              <w:t>金银首饰铂金首饰和钻石及钻石饰品零售消费税纳税人</w:t>
            </w:r>
          </w:p>
        </w:tc>
      </w:tr>
      <w:tr w14:paraId="37A7EF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546F13B">
            <w:pPr>
              <w:pStyle w:val="87"/>
              <w:rPr>
                <w:rFonts w:hint="default" w:ascii="Times New Roman" w:hAnsi="Times New Roman" w:cs="Times New Roman"/>
              </w:rPr>
            </w:pPr>
            <w:r>
              <w:rPr>
                <w:rFonts w:hint="default" w:ascii="Times New Roman" w:hAnsi="Times New Roman" w:cs="Times New Roman"/>
              </w:rPr>
              <w:t>20</w:t>
            </w:r>
          </w:p>
        </w:tc>
        <w:tc>
          <w:tcPr>
            <w:tcW w:w="3519" w:type="pct"/>
            <w:noWrap w:val="0"/>
            <w:vAlign w:val="center"/>
          </w:tcPr>
          <w:p w14:paraId="3B90975A">
            <w:pPr>
              <w:pStyle w:val="87"/>
              <w:rPr>
                <w:rFonts w:hint="default" w:ascii="Times New Roman" w:hAnsi="Times New Roman" w:cs="Times New Roman"/>
              </w:rPr>
            </w:pPr>
            <w:r>
              <w:rPr>
                <w:rFonts w:hint="default" w:ascii="Times New Roman" w:hAnsi="Times New Roman" w:cs="Times New Roman"/>
              </w:rPr>
              <w:t>其他贵重首饰和珠宝玉石生产消费税纳税人</w:t>
            </w:r>
          </w:p>
        </w:tc>
      </w:tr>
      <w:tr w14:paraId="465A8CE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344DEC7">
            <w:pPr>
              <w:pStyle w:val="87"/>
              <w:rPr>
                <w:rFonts w:hint="default" w:ascii="Times New Roman" w:hAnsi="Times New Roman" w:cs="Times New Roman"/>
              </w:rPr>
            </w:pPr>
            <w:r>
              <w:rPr>
                <w:rFonts w:hint="default" w:ascii="Times New Roman" w:hAnsi="Times New Roman" w:cs="Times New Roman"/>
              </w:rPr>
              <w:t>21</w:t>
            </w:r>
          </w:p>
        </w:tc>
        <w:tc>
          <w:tcPr>
            <w:tcW w:w="3519" w:type="pct"/>
            <w:noWrap w:val="0"/>
            <w:vAlign w:val="center"/>
          </w:tcPr>
          <w:p w14:paraId="7D3C0AC2">
            <w:pPr>
              <w:pStyle w:val="87"/>
              <w:rPr>
                <w:rFonts w:hint="default" w:ascii="Times New Roman" w:hAnsi="Times New Roman" w:cs="Times New Roman"/>
              </w:rPr>
            </w:pPr>
            <w:r>
              <w:rPr>
                <w:rFonts w:hint="default" w:ascii="Times New Roman" w:hAnsi="Times New Roman" w:cs="Times New Roman"/>
              </w:rPr>
              <w:t>鞭炮焰火生产消费税纳税人</w:t>
            </w:r>
          </w:p>
        </w:tc>
      </w:tr>
      <w:tr w14:paraId="156065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noWrap w:val="0"/>
            <w:vAlign w:val="center"/>
          </w:tcPr>
          <w:p w14:paraId="2F51728A">
            <w:pPr>
              <w:pStyle w:val="87"/>
              <w:rPr>
                <w:rFonts w:hint="default" w:ascii="Times New Roman" w:hAnsi="Times New Roman" w:cs="Times New Roman"/>
              </w:rPr>
            </w:pPr>
            <w:r>
              <w:rPr>
                <w:rFonts w:hint="default" w:ascii="Times New Roman" w:hAnsi="Times New Roman" w:cs="Times New Roman"/>
              </w:rPr>
              <w:t>22</w:t>
            </w:r>
          </w:p>
        </w:tc>
        <w:tc>
          <w:tcPr>
            <w:tcW w:w="3519" w:type="pct"/>
            <w:noWrap w:val="0"/>
            <w:vAlign w:val="center"/>
          </w:tcPr>
          <w:p w14:paraId="356EE650">
            <w:pPr>
              <w:pStyle w:val="87"/>
              <w:rPr>
                <w:rFonts w:hint="default" w:ascii="Times New Roman" w:hAnsi="Times New Roman" w:cs="Times New Roman"/>
                <w:lang w:eastAsia="zh-Hans"/>
              </w:rPr>
            </w:pPr>
            <w:r>
              <w:rPr>
                <w:rFonts w:hint="default" w:ascii="Times New Roman" w:hAnsi="Times New Roman" w:cs="Times New Roman"/>
              </w:rPr>
              <w:t>摩托车生产消费税纳税人</w:t>
            </w:r>
          </w:p>
        </w:tc>
      </w:tr>
      <w:tr w14:paraId="6B60F5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noWrap w:val="0"/>
            <w:vAlign w:val="center"/>
          </w:tcPr>
          <w:p w14:paraId="4186385B">
            <w:pPr>
              <w:pStyle w:val="87"/>
              <w:rPr>
                <w:rFonts w:hint="default" w:ascii="Times New Roman" w:hAnsi="Times New Roman" w:cs="Times New Roman"/>
              </w:rPr>
            </w:pPr>
            <w:r>
              <w:rPr>
                <w:rFonts w:hint="default" w:ascii="Times New Roman" w:hAnsi="Times New Roman" w:cs="Times New Roman"/>
              </w:rPr>
              <w:t>23</w:t>
            </w:r>
          </w:p>
        </w:tc>
        <w:tc>
          <w:tcPr>
            <w:tcW w:w="3519" w:type="pct"/>
            <w:noWrap w:val="0"/>
            <w:vAlign w:val="center"/>
          </w:tcPr>
          <w:p w14:paraId="5F60E700">
            <w:pPr>
              <w:pStyle w:val="87"/>
              <w:rPr>
                <w:rFonts w:hint="default" w:ascii="Times New Roman" w:hAnsi="Times New Roman" w:cs="Times New Roman"/>
                <w:lang w:eastAsia="zh-Hans"/>
              </w:rPr>
            </w:pPr>
            <w:r>
              <w:rPr>
                <w:rFonts w:hint="default" w:ascii="Times New Roman" w:hAnsi="Times New Roman" w:cs="Times New Roman"/>
              </w:rPr>
              <w:t>高尔夫球及球具生产消费税纳税人</w:t>
            </w:r>
          </w:p>
        </w:tc>
      </w:tr>
      <w:tr w14:paraId="3BA7AA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D93A67D">
            <w:pPr>
              <w:pStyle w:val="87"/>
              <w:rPr>
                <w:rFonts w:hint="default" w:ascii="Times New Roman" w:hAnsi="Times New Roman" w:cs="Times New Roman"/>
              </w:rPr>
            </w:pPr>
            <w:r>
              <w:rPr>
                <w:rFonts w:hint="default" w:ascii="Times New Roman" w:hAnsi="Times New Roman" w:cs="Times New Roman"/>
              </w:rPr>
              <w:t>24</w:t>
            </w:r>
          </w:p>
        </w:tc>
        <w:tc>
          <w:tcPr>
            <w:tcW w:w="3519" w:type="pct"/>
            <w:noWrap w:val="0"/>
            <w:vAlign w:val="center"/>
          </w:tcPr>
          <w:p w14:paraId="5E519F84">
            <w:pPr>
              <w:pStyle w:val="87"/>
              <w:rPr>
                <w:rFonts w:hint="default" w:ascii="Times New Roman" w:hAnsi="Times New Roman" w:cs="Times New Roman"/>
                <w:lang w:eastAsia="zh-Hans"/>
              </w:rPr>
            </w:pPr>
            <w:r>
              <w:rPr>
                <w:rFonts w:hint="default" w:ascii="Times New Roman" w:hAnsi="Times New Roman" w:cs="Times New Roman"/>
              </w:rPr>
              <w:t>高档手表生产消费税纳税人</w:t>
            </w:r>
          </w:p>
        </w:tc>
      </w:tr>
      <w:tr w14:paraId="7A5BC53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293BC31">
            <w:pPr>
              <w:pStyle w:val="87"/>
              <w:rPr>
                <w:rFonts w:hint="default" w:ascii="Times New Roman" w:hAnsi="Times New Roman" w:cs="Times New Roman"/>
              </w:rPr>
            </w:pPr>
            <w:r>
              <w:rPr>
                <w:rFonts w:hint="default" w:ascii="Times New Roman" w:hAnsi="Times New Roman" w:cs="Times New Roman"/>
              </w:rPr>
              <w:t>25</w:t>
            </w:r>
          </w:p>
        </w:tc>
        <w:tc>
          <w:tcPr>
            <w:tcW w:w="3519" w:type="pct"/>
            <w:noWrap w:val="0"/>
            <w:vAlign w:val="center"/>
          </w:tcPr>
          <w:p w14:paraId="5E97E4E6">
            <w:pPr>
              <w:pStyle w:val="87"/>
              <w:rPr>
                <w:rFonts w:hint="default" w:ascii="Times New Roman" w:hAnsi="Times New Roman" w:cs="Times New Roman"/>
                <w:lang w:eastAsia="zh-Hans"/>
              </w:rPr>
            </w:pPr>
            <w:r>
              <w:rPr>
                <w:rFonts w:hint="default" w:ascii="Times New Roman" w:hAnsi="Times New Roman" w:cs="Times New Roman"/>
              </w:rPr>
              <w:t>游艇生产消费税纳税人</w:t>
            </w:r>
          </w:p>
        </w:tc>
      </w:tr>
      <w:tr w14:paraId="3626302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AA05F83">
            <w:pPr>
              <w:pStyle w:val="87"/>
              <w:rPr>
                <w:rFonts w:hint="default" w:ascii="Times New Roman" w:hAnsi="Times New Roman" w:cs="Times New Roman"/>
              </w:rPr>
            </w:pPr>
            <w:r>
              <w:rPr>
                <w:rFonts w:hint="default" w:ascii="Times New Roman" w:hAnsi="Times New Roman" w:cs="Times New Roman"/>
              </w:rPr>
              <w:t>26</w:t>
            </w:r>
          </w:p>
        </w:tc>
        <w:tc>
          <w:tcPr>
            <w:tcW w:w="3519" w:type="pct"/>
            <w:noWrap w:val="0"/>
            <w:vAlign w:val="center"/>
          </w:tcPr>
          <w:p w14:paraId="2347D8D0">
            <w:pPr>
              <w:pStyle w:val="87"/>
              <w:rPr>
                <w:rFonts w:hint="default" w:ascii="Times New Roman" w:hAnsi="Times New Roman" w:cs="Times New Roman"/>
                <w:lang w:eastAsia="zh-Hans"/>
              </w:rPr>
            </w:pPr>
            <w:r>
              <w:rPr>
                <w:rFonts w:hint="default" w:ascii="Times New Roman" w:hAnsi="Times New Roman" w:cs="Times New Roman"/>
              </w:rPr>
              <w:t>木制一次性筷子生产消费税纳税人</w:t>
            </w:r>
          </w:p>
        </w:tc>
      </w:tr>
      <w:tr w14:paraId="1985227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FCF9D8E">
            <w:pPr>
              <w:pStyle w:val="87"/>
              <w:rPr>
                <w:rFonts w:hint="default" w:ascii="Times New Roman" w:hAnsi="Times New Roman" w:cs="Times New Roman"/>
              </w:rPr>
            </w:pPr>
            <w:r>
              <w:rPr>
                <w:rFonts w:hint="default" w:ascii="Times New Roman" w:hAnsi="Times New Roman" w:cs="Times New Roman"/>
              </w:rPr>
              <w:t>27</w:t>
            </w:r>
          </w:p>
        </w:tc>
        <w:tc>
          <w:tcPr>
            <w:tcW w:w="3519" w:type="pct"/>
            <w:noWrap w:val="0"/>
            <w:vAlign w:val="center"/>
          </w:tcPr>
          <w:p w14:paraId="5ADF09A0">
            <w:pPr>
              <w:pStyle w:val="87"/>
              <w:rPr>
                <w:rFonts w:hint="default" w:ascii="Times New Roman" w:hAnsi="Times New Roman" w:cs="Times New Roman"/>
                <w:lang w:eastAsia="zh-Hans"/>
              </w:rPr>
            </w:pPr>
            <w:r>
              <w:rPr>
                <w:rFonts w:hint="default" w:ascii="Times New Roman" w:hAnsi="Times New Roman" w:cs="Times New Roman"/>
              </w:rPr>
              <w:t>实木地板生产消费税纳税人</w:t>
            </w:r>
          </w:p>
        </w:tc>
      </w:tr>
      <w:tr w14:paraId="0F47BB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EE8E7DF">
            <w:pPr>
              <w:pStyle w:val="87"/>
              <w:rPr>
                <w:rFonts w:hint="default" w:ascii="Times New Roman" w:hAnsi="Times New Roman" w:cs="Times New Roman"/>
              </w:rPr>
            </w:pPr>
            <w:r>
              <w:rPr>
                <w:rFonts w:hint="default" w:ascii="Times New Roman" w:hAnsi="Times New Roman" w:cs="Times New Roman"/>
              </w:rPr>
              <w:t>28</w:t>
            </w:r>
          </w:p>
        </w:tc>
        <w:tc>
          <w:tcPr>
            <w:tcW w:w="3519" w:type="pct"/>
            <w:noWrap w:val="0"/>
            <w:vAlign w:val="center"/>
          </w:tcPr>
          <w:p w14:paraId="68528FC0">
            <w:pPr>
              <w:pStyle w:val="87"/>
              <w:rPr>
                <w:rFonts w:hint="default" w:ascii="Times New Roman" w:hAnsi="Times New Roman" w:cs="Times New Roman"/>
                <w:lang w:eastAsia="zh-Hans"/>
              </w:rPr>
            </w:pPr>
            <w:r>
              <w:rPr>
                <w:rFonts w:hint="default" w:ascii="Times New Roman" w:hAnsi="Times New Roman" w:cs="Times New Roman"/>
              </w:rPr>
              <w:t>雪茄烟生产消费税纳税人</w:t>
            </w:r>
          </w:p>
        </w:tc>
      </w:tr>
      <w:tr w14:paraId="7DB2D74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47B8551">
            <w:pPr>
              <w:pStyle w:val="87"/>
              <w:rPr>
                <w:rFonts w:hint="default" w:ascii="Times New Roman" w:hAnsi="Times New Roman" w:cs="Times New Roman"/>
              </w:rPr>
            </w:pPr>
            <w:r>
              <w:rPr>
                <w:rFonts w:hint="default" w:ascii="Times New Roman" w:hAnsi="Times New Roman" w:cs="Times New Roman"/>
              </w:rPr>
              <w:t>29</w:t>
            </w:r>
          </w:p>
        </w:tc>
        <w:tc>
          <w:tcPr>
            <w:tcW w:w="3519" w:type="pct"/>
            <w:noWrap w:val="0"/>
            <w:vAlign w:val="center"/>
          </w:tcPr>
          <w:p w14:paraId="718851F4">
            <w:pPr>
              <w:pStyle w:val="87"/>
              <w:rPr>
                <w:rFonts w:hint="default" w:ascii="Times New Roman" w:hAnsi="Times New Roman" w:cs="Times New Roman"/>
                <w:lang w:eastAsia="zh-Hans"/>
              </w:rPr>
            </w:pPr>
            <w:r>
              <w:rPr>
                <w:rFonts w:hint="default" w:ascii="Times New Roman" w:hAnsi="Times New Roman" w:cs="Times New Roman"/>
              </w:rPr>
              <w:t>烟丝生产消费税纳税人</w:t>
            </w:r>
          </w:p>
        </w:tc>
      </w:tr>
    </w:tbl>
    <w:p w14:paraId="53D1318E">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.12企业行业性质代码表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69D787A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27B6F27E">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7D65873D">
            <w:pPr>
              <w:pStyle w:val="87"/>
              <w:rPr>
                <w:rFonts w:hint="default" w:ascii="Times New Roman" w:hAnsi="Times New Roman" w:cs="Times New Roman"/>
              </w:rPr>
            </w:pPr>
            <w:r>
              <w:rPr>
                <w:rFonts w:hint="default" w:ascii="Times New Roman" w:hAnsi="Times New Roman" w:cs="Times New Roman"/>
              </w:rPr>
              <w:t>说明</w:t>
            </w:r>
          </w:p>
        </w:tc>
      </w:tr>
      <w:tr w14:paraId="3E62E85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B968B44">
            <w:pPr>
              <w:pStyle w:val="87"/>
              <w:rPr>
                <w:rFonts w:hint="default" w:ascii="Times New Roman" w:hAnsi="Times New Roman" w:cs="Times New Roman"/>
              </w:rPr>
            </w:pPr>
            <w:r>
              <w:rPr>
                <w:rFonts w:hint="default" w:ascii="Times New Roman" w:hAnsi="Times New Roman" w:cs="Times New Roman"/>
              </w:rPr>
              <w:t>1</w:t>
            </w:r>
          </w:p>
        </w:tc>
        <w:tc>
          <w:tcPr>
            <w:tcW w:w="3519" w:type="pct"/>
            <w:noWrap w:val="0"/>
            <w:vAlign w:val="center"/>
          </w:tcPr>
          <w:p w14:paraId="4AAE76B7">
            <w:pPr>
              <w:pStyle w:val="87"/>
              <w:rPr>
                <w:rFonts w:hint="default" w:ascii="Times New Roman" w:hAnsi="Times New Roman" w:cs="Times New Roman"/>
              </w:rPr>
            </w:pPr>
            <w:r>
              <w:rPr>
                <w:rFonts w:hint="default" w:ascii="Times New Roman" w:hAnsi="Times New Roman" w:cs="Times New Roman"/>
              </w:rPr>
              <w:t>成品油生产企业</w:t>
            </w:r>
          </w:p>
        </w:tc>
      </w:tr>
      <w:tr w14:paraId="31B08A2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16B8898">
            <w:pPr>
              <w:pStyle w:val="87"/>
              <w:rPr>
                <w:rFonts w:hint="default" w:ascii="Times New Roman" w:hAnsi="Times New Roman" w:cs="Times New Roman"/>
              </w:rPr>
            </w:pPr>
            <w:r>
              <w:rPr>
                <w:rFonts w:hint="default" w:ascii="Times New Roman" w:hAnsi="Times New Roman" w:cs="Times New Roman"/>
              </w:rPr>
              <w:t>2</w:t>
            </w:r>
          </w:p>
        </w:tc>
        <w:tc>
          <w:tcPr>
            <w:tcW w:w="3519" w:type="pct"/>
            <w:noWrap w:val="0"/>
            <w:vAlign w:val="center"/>
          </w:tcPr>
          <w:p w14:paraId="4FE43913">
            <w:pPr>
              <w:pStyle w:val="87"/>
              <w:rPr>
                <w:rFonts w:hint="default" w:ascii="Times New Roman" w:hAnsi="Times New Roman" w:cs="Times New Roman"/>
              </w:rPr>
            </w:pPr>
            <w:r>
              <w:rPr>
                <w:rFonts w:hint="default" w:ascii="Times New Roman" w:hAnsi="Times New Roman" w:cs="Times New Roman"/>
              </w:rPr>
              <w:t>成品油经销企业</w:t>
            </w:r>
          </w:p>
        </w:tc>
      </w:tr>
      <w:tr w14:paraId="71EF64C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A0E1B51">
            <w:pPr>
              <w:pStyle w:val="87"/>
              <w:rPr>
                <w:rFonts w:hint="default" w:ascii="Times New Roman" w:hAnsi="Times New Roman" w:cs="Times New Roman"/>
              </w:rPr>
            </w:pPr>
            <w:r>
              <w:rPr>
                <w:rFonts w:hint="default" w:ascii="Times New Roman" w:hAnsi="Times New Roman" w:cs="Times New Roman"/>
              </w:rPr>
              <w:t>3</w:t>
            </w:r>
          </w:p>
        </w:tc>
        <w:tc>
          <w:tcPr>
            <w:tcW w:w="3519" w:type="pct"/>
            <w:noWrap w:val="0"/>
            <w:vAlign w:val="center"/>
          </w:tcPr>
          <w:p w14:paraId="0354647B">
            <w:pPr>
              <w:pStyle w:val="87"/>
              <w:rPr>
                <w:rFonts w:hint="default" w:ascii="Times New Roman" w:hAnsi="Times New Roman" w:cs="Times New Roman"/>
              </w:rPr>
            </w:pPr>
            <w:r>
              <w:rPr>
                <w:rFonts w:hint="default" w:ascii="Times New Roman" w:hAnsi="Times New Roman" w:cs="Times New Roman"/>
              </w:rPr>
              <w:t>国内机动车生产企业</w:t>
            </w:r>
          </w:p>
        </w:tc>
      </w:tr>
      <w:tr w14:paraId="35CF4CD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E48937E">
            <w:pPr>
              <w:pStyle w:val="87"/>
              <w:rPr>
                <w:rFonts w:hint="default" w:ascii="Times New Roman" w:hAnsi="Times New Roman" w:cs="Times New Roman"/>
              </w:rPr>
            </w:pPr>
            <w:r>
              <w:rPr>
                <w:rFonts w:hint="default" w:ascii="Times New Roman" w:hAnsi="Times New Roman" w:cs="Times New Roman"/>
              </w:rPr>
              <w:t>4</w:t>
            </w:r>
          </w:p>
        </w:tc>
        <w:tc>
          <w:tcPr>
            <w:tcW w:w="3519" w:type="pct"/>
            <w:noWrap w:val="0"/>
            <w:vAlign w:val="center"/>
          </w:tcPr>
          <w:p w14:paraId="58CEBDD6">
            <w:pPr>
              <w:pStyle w:val="87"/>
              <w:rPr>
                <w:rFonts w:hint="default" w:ascii="Times New Roman" w:hAnsi="Times New Roman" w:cs="Times New Roman"/>
              </w:rPr>
            </w:pPr>
            <w:r>
              <w:rPr>
                <w:rFonts w:hint="default" w:ascii="Times New Roman" w:hAnsi="Times New Roman" w:cs="Times New Roman"/>
              </w:rPr>
              <w:t>进口机动车生产企业驻我国办事机构或总授权代理机构</w:t>
            </w:r>
          </w:p>
        </w:tc>
      </w:tr>
      <w:tr w14:paraId="4F90D30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4C29FF2">
            <w:pPr>
              <w:pStyle w:val="87"/>
              <w:rPr>
                <w:rFonts w:hint="default" w:ascii="Times New Roman" w:hAnsi="Times New Roman" w:cs="Times New Roman"/>
              </w:rPr>
            </w:pPr>
            <w:r>
              <w:rPr>
                <w:rFonts w:hint="default" w:ascii="Times New Roman" w:hAnsi="Times New Roman" w:cs="Times New Roman"/>
              </w:rPr>
              <w:t>5</w:t>
            </w:r>
          </w:p>
        </w:tc>
        <w:tc>
          <w:tcPr>
            <w:tcW w:w="3519" w:type="pct"/>
            <w:noWrap w:val="0"/>
            <w:vAlign w:val="center"/>
          </w:tcPr>
          <w:p w14:paraId="719107C9">
            <w:pPr>
              <w:pStyle w:val="87"/>
              <w:rPr>
                <w:rFonts w:hint="default" w:ascii="Times New Roman" w:hAnsi="Times New Roman" w:cs="Times New Roman"/>
              </w:rPr>
            </w:pPr>
            <w:r>
              <w:rPr>
                <w:rFonts w:hint="default" w:ascii="Times New Roman" w:hAnsi="Times New Roman" w:cs="Times New Roman"/>
              </w:rPr>
              <w:t>机动车授权经销企业</w:t>
            </w:r>
          </w:p>
        </w:tc>
      </w:tr>
      <w:tr w14:paraId="256905A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8CB7E95">
            <w:pPr>
              <w:pStyle w:val="87"/>
              <w:rPr>
                <w:rFonts w:hint="default" w:ascii="Times New Roman" w:hAnsi="Times New Roman" w:cs="Times New Roman"/>
              </w:rPr>
            </w:pPr>
            <w:r>
              <w:rPr>
                <w:rFonts w:hint="default" w:ascii="Times New Roman" w:hAnsi="Times New Roman" w:cs="Times New Roman"/>
              </w:rPr>
              <w:t>6</w:t>
            </w:r>
          </w:p>
        </w:tc>
        <w:tc>
          <w:tcPr>
            <w:tcW w:w="3519" w:type="pct"/>
            <w:noWrap w:val="0"/>
            <w:vAlign w:val="center"/>
          </w:tcPr>
          <w:p w14:paraId="6FD3EEDC">
            <w:pPr>
              <w:pStyle w:val="87"/>
              <w:rPr>
                <w:rFonts w:hint="default" w:ascii="Times New Roman" w:hAnsi="Times New Roman" w:cs="Times New Roman"/>
              </w:rPr>
            </w:pPr>
            <w:r>
              <w:rPr>
                <w:rFonts w:hint="default" w:ascii="Times New Roman" w:hAnsi="Times New Roman" w:cs="Times New Roman"/>
              </w:rPr>
              <w:t>其他机动车贸易商</w:t>
            </w:r>
          </w:p>
        </w:tc>
      </w:tr>
      <w:tr w14:paraId="59F13E4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006628D">
            <w:pPr>
              <w:pStyle w:val="87"/>
              <w:rPr>
                <w:rFonts w:hint="default" w:ascii="Times New Roman" w:hAnsi="Times New Roman" w:cs="Times New Roman"/>
              </w:rPr>
            </w:pPr>
            <w:r>
              <w:rPr>
                <w:rFonts w:hint="default" w:ascii="Times New Roman" w:hAnsi="Times New Roman" w:cs="Times New Roman"/>
              </w:rPr>
              <w:t>7</w:t>
            </w:r>
          </w:p>
        </w:tc>
        <w:tc>
          <w:tcPr>
            <w:tcW w:w="3519" w:type="pct"/>
            <w:noWrap w:val="0"/>
            <w:vAlign w:val="center"/>
          </w:tcPr>
          <w:p w14:paraId="1150F47B">
            <w:pPr>
              <w:pStyle w:val="87"/>
              <w:rPr>
                <w:rFonts w:hint="default" w:ascii="Times New Roman" w:hAnsi="Times New Roman" w:cs="Times New Roman"/>
              </w:rPr>
            </w:pPr>
            <w:r>
              <w:rPr>
                <w:rFonts w:hint="default" w:ascii="Times New Roman" w:hAnsi="Times New Roman" w:cs="Times New Roman"/>
              </w:rPr>
              <w:t>二手车市场</w:t>
            </w:r>
          </w:p>
        </w:tc>
      </w:tr>
      <w:tr w14:paraId="2DB65EC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1205613">
            <w:pPr>
              <w:pStyle w:val="87"/>
              <w:rPr>
                <w:rFonts w:hint="default" w:ascii="Times New Roman" w:hAnsi="Times New Roman" w:cs="Times New Roman"/>
              </w:rPr>
            </w:pPr>
            <w:r>
              <w:rPr>
                <w:rFonts w:hint="default" w:ascii="Times New Roman" w:hAnsi="Times New Roman" w:cs="Times New Roman"/>
              </w:rPr>
              <w:t>8</w:t>
            </w:r>
          </w:p>
        </w:tc>
        <w:tc>
          <w:tcPr>
            <w:tcW w:w="3519" w:type="pct"/>
            <w:noWrap w:val="0"/>
            <w:vAlign w:val="center"/>
          </w:tcPr>
          <w:p w14:paraId="5784083C">
            <w:pPr>
              <w:pStyle w:val="87"/>
              <w:rPr>
                <w:rFonts w:hint="default" w:ascii="Times New Roman" w:hAnsi="Times New Roman" w:cs="Times New Roman"/>
              </w:rPr>
            </w:pPr>
            <w:r>
              <w:rPr>
                <w:rFonts w:hint="default" w:ascii="Times New Roman" w:hAnsi="Times New Roman" w:cs="Times New Roman"/>
              </w:rPr>
              <w:t>二手车经销企业</w:t>
            </w:r>
          </w:p>
        </w:tc>
      </w:tr>
      <w:tr w14:paraId="7A8A408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52AA6ED">
            <w:pPr>
              <w:pStyle w:val="87"/>
              <w:rPr>
                <w:rFonts w:hint="default" w:ascii="Times New Roman" w:hAnsi="Times New Roman" w:cs="Times New Roman"/>
              </w:rPr>
            </w:pPr>
            <w:r>
              <w:rPr>
                <w:rFonts w:hint="default" w:ascii="Times New Roman" w:hAnsi="Times New Roman" w:cs="Times New Roman"/>
              </w:rPr>
              <w:t>9</w:t>
            </w:r>
          </w:p>
        </w:tc>
        <w:tc>
          <w:tcPr>
            <w:tcW w:w="3519" w:type="pct"/>
            <w:noWrap w:val="0"/>
            <w:vAlign w:val="center"/>
          </w:tcPr>
          <w:p w14:paraId="6F2D934D">
            <w:pPr>
              <w:pStyle w:val="87"/>
              <w:rPr>
                <w:rFonts w:hint="default" w:ascii="Times New Roman" w:hAnsi="Times New Roman" w:cs="Times New Roman"/>
              </w:rPr>
            </w:pPr>
            <w:r>
              <w:rPr>
                <w:rFonts w:hint="default" w:ascii="Times New Roman" w:hAnsi="Times New Roman" w:cs="Times New Roman"/>
              </w:rPr>
              <w:t>二手车拍卖企业</w:t>
            </w:r>
          </w:p>
        </w:tc>
      </w:tr>
      <w:tr w14:paraId="1CD1EA6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E109074">
            <w:pPr>
              <w:pStyle w:val="87"/>
              <w:rPr>
                <w:rFonts w:hint="default" w:ascii="Times New Roman" w:hAnsi="Times New Roman" w:cs="Times New Roman"/>
              </w:rPr>
            </w:pPr>
            <w:r>
              <w:rPr>
                <w:rFonts w:hint="default" w:ascii="Times New Roman" w:hAnsi="Times New Roman" w:cs="Times New Roman"/>
              </w:rPr>
              <w:t>10</w:t>
            </w:r>
          </w:p>
        </w:tc>
        <w:tc>
          <w:tcPr>
            <w:tcW w:w="3519" w:type="pct"/>
            <w:noWrap w:val="0"/>
            <w:vAlign w:val="center"/>
          </w:tcPr>
          <w:p w14:paraId="55FC065B">
            <w:pPr>
              <w:pStyle w:val="87"/>
              <w:rPr>
                <w:rFonts w:hint="default" w:ascii="Times New Roman" w:hAnsi="Times New Roman" w:cs="Times New Roman"/>
              </w:rPr>
            </w:pPr>
            <w:r>
              <w:rPr>
                <w:rFonts w:hint="default" w:ascii="Times New Roman" w:hAnsi="Times New Roman" w:cs="Times New Roman"/>
              </w:rPr>
              <w:t>稀土矿产企业</w:t>
            </w:r>
          </w:p>
        </w:tc>
      </w:tr>
      <w:tr w14:paraId="54D78D0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A0D45DF">
            <w:pPr>
              <w:pStyle w:val="87"/>
              <w:rPr>
                <w:rFonts w:hint="default" w:ascii="Times New Roman" w:hAnsi="Times New Roman" w:cs="Times New Roman"/>
              </w:rPr>
            </w:pPr>
            <w:r>
              <w:rPr>
                <w:rFonts w:hint="default" w:ascii="Times New Roman" w:hAnsi="Times New Roman" w:cs="Times New Roman"/>
              </w:rPr>
              <w:t>11</w:t>
            </w:r>
          </w:p>
        </w:tc>
        <w:tc>
          <w:tcPr>
            <w:tcW w:w="3519" w:type="pct"/>
            <w:noWrap w:val="0"/>
            <w:vAlign w:val="center"/>
          </w:tcPr>
          <w:p w14:paraId="0574FC85">
            <w:pPr>
              <w:pStyle w:val="87"/>
              <w:rPr>
                <w:rFonts w:hint="default" w:ascii="Times New Roman" w:hAnsi="Times New Roman" w:cs="Times New Roman"/>
              </w:rPr>
            </w:pPr>
            <w:r>
              <w:rPr>
                <w:rFonts w:hint="default" w:ascii="Times New Roman" w:hAnsi="Times New Roman" w:cs="Times New Roman"/>
              </w:rPr>
              <w:t>稀土冶炼分离企业</w:t>
            </w:r>
          </w:p>
        </w:tc>
      </w:tr>
      <w:tr w14:paraId="4722A08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48C922E">
            <w:pPr>
              <w:pStyle w:val="87"/>
              <w:rPr>
                <w:rFonts w:hint="default" w:ascii="Times New Roman" w:hAnsi="Times New Roman" w:cs="Times New Roman"/>
              </w:rPr>
            </w:pPr>
            <w:r>
              <w:rPr>
                <w:rFonts w:hint="default" w:ascii="Times New Roman" w:hAnsi="Times New Roman" w:cs="Times New Roman"/>
              </w:rPr>
              <w:t>12</w:t>
            </w:r>
          </w:p>
        </w:tc>
        <w:tc>
          <w:tcPr>
            <w:tcW w:w="3519" w:type="pct"/>
            <w:noWrap w:val="0"/>
            <w:vAlign w:val="center"/>
          </w:tcPr>
          <w:p w14:paraId="7A0FB285">
            <w:pPr>
              <w:pStyle w:val="87"/>
              <w:rPr>
                <w:rFonts w:hint="default" w:ascii="Times New Roman" w:hAnsi="Times New Roman" w:cs="Times New Roman"/>
              </w:rPr>
            </w:pPr>
            <w:r>
              <w:rPr>
                <w:rFonts w:hint="default" w:ascii="Times New Roman" w:hAnsi="Times New Roman" w:cs="Times New Roman"/>
              </w:rPr>
              <w:t>稀土其他企业</w:t>
            </w:r>
          </w:p>
        </w:tc>
      </w:tr>
      <w:tr w14:paraId="4FA662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B2E4EAE">
            <w:pPr>
              <w:pStyle w:val="87"/>
              <w:rPr>
                <w:rFonts w:hint="default" w:ascii="Times New Roman" w:hAnsi="Times New Roman" w:cs="Times New Roman"/>
              </w:rPr>
            </w:pPr>
            <w:r>
              <w:rPr>
                <w:rFonts w:hint="default" w:ascii="Times New Roman" w:hAnsi="Times New Roman" w:cs="Times New Roman"/>
              </w:rPr>
              <w:t>13</w:t>
            </w:r>
          </w:p>
        </w:tc>
        <w:tc>
          <w:tcPr>
            <w:tcW w:w="3519" w:type="pct"/>
            <w:noWrap w:val="0"/>
            <w:vAlign w:val="center"/>
          </w:tcPr>
          <w:p w14:paraId="63F1F2E9">
            <w:pPr>
              <w:pStyle w:val="87"/>
              <w:rPr>
                <w:rFonts w:hint="default" w:ascii="Times New Roman" w:hAnsi="Times New Roman" w:cs="Times New Roman"/>
              </w:rPr>
            </w:pPr>
            <w:r>
              <w:rPr>
                <w:rFonts w:hint="default" w:ascii="Times New Roman" w:hAnsi="Times New Roman" w:cs="Times New Roman"/>
              </w:rPr>
              <w:t>稀土矿产企业、稀土冶炼分离企业、稀土其他企业</w:t>
            </w:r>
          </w:p>
        </w:tc>
      </w:tr>
      <w:tr w14:paraId="1F882B8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0F5677F">
            <w:pPr>
              <w:pStyle w:val="87"/>
              <w:rPr>
                <w:rFonts w:hint="default" w:ascii="Times New Roman" w:hAnsi="Times New Roman" w:cs="Times New Roman"/>
              </w:rPr>
            </w:pPr>
            <w:r>
              <w:rPr>
                <w:rFonts w:hint="default" w:ascii="Times New Roman" w:hAnsi="Times New Roman" w:cs="Times New Roman"/>
              </w:rPr>
              <w:t>14</w:t>
            </w:r>
          </w:p>
        </w:tc>
        <w:tc>
          <w:tcPr>
            <w:tcW w:w="3519" w:type="pct"/>
            <w:noWrap w:val="0"/>
            <w:vAlign w:val="center"/>
          </w:tcPr>
          <w:p w14:paraId="46B50521">
            <w:pPr>
              <w:pStyle w:val="87"/>
              <w:rPr>
                <w:rFonts w:hint="default" w:ascii="Times New Roman" w:hAnsi="Times New Roman" w:cs="Times New Roman"/>
              </w:rPr>
            </w:pPr>
            <w:r>
              <w:rPr>
                <w:rFonts w:hint="default" w:ascii="Times New Roman" w:hAnsi="Times New Roman" w:cs="Times New Roman"/>
              </w:rPr>
              <w:t>稀土矿产企业、稀土冶炼分离企业</w:t>
            </w:r>
          </w:p>
        </w:tc>
      </w:tr>
      <w:tr w14:paraId="7ADD63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241B56B">
            <w:pPr>
              <w:pStyle w:val="87"/>
              <w:rPr>
                <w:rFonts w:hint="default" w:ascii="Times New Roman" w:hAnsi="Times New Roman" w:cs="Times New Roman"/>
              </w:rPr>
            </w:pPr>
            <w:r>
              <w:rPr>
                <w:rFonts w:hint="default" w:ascii="Times New Roman" w:hAnsi="Times New Roman" w:cs="Times New Roman"/>
              </w:rPr>
              <w:t>15</w:t>
            </w:r>
          </w:p>
        </w:tc>
        <w:tc>
          <w:tcPr>
            <w:tcW w:w="3519" w:type="pct"/>
            <w:noWrap w:val="0"/>
            <w:vAlign w:val="center"/>
          </w:tcPr>
          <w:p w14:paraId="23B61ACD">
            <w:pPr>
              <w:pStyle w:val="87"/>
              <w:rPr>
                <w:rFonts w:hint="default" w:ascii="Times New Roman" w:hAnsi="Times New Roman" w:cs="Times New Roman"/>
              </w:rPr>
            </w:pPr>
            <w:r>
              <w:rPr>
                <w:rFonts w:hint="default" w:ascii="Times New Roman" w:hAnsi="Times New Roman" w:cs="Times New Roman"/>
              </w:rPr>
              <w:t>稀土矿产企业、稀土其他企业</w:t>
            </w:r>
          </w:p>
        </w:tc>
      </w:tr>
      <w:tr w14:paraId="7C1FEEF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E5C143C">
            <w:pPr>
              <w:pStyle w:val="87"/>
              <w:rPr>
                <w:rFonts w:hint="default" w:ascii="Times New Roman" w:hAnsi="Times New Roman" w:cs="Times New Roman"/>
              </w:rPr>
            </w:pPr>
            <w:r>
              <w:rPr>
                <w:rFonts w:hint="default" w:ascii="Times New Roman" w:hAnsi="Times New Roman" w:cs="Times New Roman"/>
              </w:rPr>
              <w:t>16</w:t>
            </w:r>
          </w:p>
        </w:tc>
        <w:tc>
          <w:tcPr>
            <w:tcW w:w="3519" w:type="pct"/>
            <w:noWrap w:val="0"/>
            <w:vAlign w:val="center"/>
          </w:tcPr>
          <w:p w14:paraId="566BB901">
            <w:pPr>
              <w:pStyle w:val="87"/>
              <w:rPr>
                <w:rFonts w:hint="default" w:ascii="Times New Roman" w:hAnsi="Times New Roman" w:cs="Times New Roman"/>
              </w:rPr>
            </w:pPr>
            <w:r>
              <w:rPr>
                <w:rFonts w:hint="default" w:ascii="Times New Roman" w:hAnsi="Times New Roman" w:cs="Times New Roman"/>
              </w:rPr>
              <w:t>稀土冶炼分离企业、稀土其他企业</w:t>
            </w:r>
          </w:p>
        </w:tc>
      </w:tr>
      <w:tr w14:paraId="7D4B42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F9AED2C">
            <w:pPr>
              <w:pStyle w:val="87"/>
              <w:rPr>
                <w:rFonts w:hint="default" w:ascii="Times New Roman" w:hAnsi="Times New Roman" w:cs="Times New Roman"/>
              </w:rPr>
            </w:pPr>
            <w:r>
              <w:rPr>
                <w:rFonts w:hint="default" w:ascii="Times New Roman" w:hAnsi="Times New Roman" w:cs="Times New Roman"/>
              </w:rPr>
              <w:t>17</w:t>
            </w:r>
          </w:p>
        </w:tc>
        <w:tc>
          <w:tcPr>
            <w:tcW w:w="3519" w:type="pct"/>
            <w:noWrap w:val="0"/>
            <w:vAlign w:val="center"/>
          </w:tcPr>
          <w:p w14:paraId="09A243AE">
            <w:pPr>
              <w:pStyle w:val="87"/>
              <w:rPr>
                <w:rFonts w:hint="default" w:ascii="Times New Roman" w:hAnsi="Times New Roman" w:cs="Times New Roman"/>
              </w:rPr>
            </w:pPr>
            <w:r>
              <w:rPr>
                <w:rFonts w:hint="default" w:ascii="Times New Roman" w:hAnsi="Times New Roman" w:cs="Times New Roman"/>
              </w:rPr>
              <w:t>卷烟生产企业</w:t>
            </w:r>
          </w:p>
        </w:tc>
      </w:tr>
      <w:tr w14:paraId="38F11C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628E451">
            <w:pPr>
              <w:pStyle w:val="87"/>
              <w:rPr>
                <w:rFonts w:hint="default" w:ascii="Times New Roman" w:hAnsi="Times New Roman" w:cs="Times New Roman"/>
              </w:rPr>
            </w:pPr>
            <w:r>
              <w:rPr>
                <w:rFonts w:hint="default" w:ascii="Times New Roman" w:hAnsi="Times New Roman" w:cs="Times New Roman"/>
              </w:rPr>
              <w:t>18</w:t>
            </w:r>
          </w:p>
        </w:tc>
        <w:tc>
          <w:tcPr>
            <w:tcW w:w="3519" w:type="pct"/>
            <w:noWrap w:val="0"/>
            <w:vAlign w:val="center"/>
          </w:tcPr>
          <w:p w14:paraId="47467E96">
            <w:pPr>
              <w:pStyle w:val="87"/>
              <w:rPr>
                <w:rFonts w:hint="default" w:ascii="Times New Roman" w:hAnsi="Times New Roman" w:cs="Times New Roman"/>
              </w:rPr>
            </w:pPr>
            <w:r>
              <w:rPr>
                <w:rFonts w:hint="default" w:ascii="Times New Roman" w:hAnsi="Times New Roman" w:cs="Times New Roman"/>
              </w:rPr>
              <w:t>卷烟批发企业</w:t>
            </w:r>
          </w:p>
        </w:tc>
      </w:tr>
      <w:tr w14:paraId="41C2CBB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94973E4">
            <w:pPr>
              <w:pStyle w:val="87"/>
              <w:rPr>
                <w:rFonts w:hint="default" w:ascii="Times New Roman" w:hAnsi="Times New Roman" w:cs="Times New Roman"/>
              </w:rPr>
            </w:pPr>
            <w:r>
              <w:rPr>
                <w:rFonts w:hint="default" w:ascii="Times New Roman" w:hAnsi="Times New Roman" w:cs="Times New Roman"/>
              </w:rPr>
              <w:t>19</w:t>
            </w:r>
          </w:p>
        </w:tc>
        <w:tc>
          <w:tcPr>
            <w:tcW w:w="3519" w:type="pct"/>
            <w:noWrap w:val="0"/>
            <w:vAlign w:val="center"/>
          </w:tcPr>
          <w:p w14:paraId="3C5A9357">
            <w:pPr>
              <w:pStyle w:val="87"/>
              <w:rPr>
                <w:rFonts w:hint="default" w:ascii="Times New Roman" w:hAnsi="Times New Roman" w:cs="Times New Roman"/>
              </w:rPr>
            </w:pPr>
            <w:r>
              <w:rPr>
                <w:rFonts w:hint="default" w:ascii="Times New Roman" w:hAnsi="Times New Roman" w:cs="Times New Roman"/>
              </w:rPr>
              <w:t>卷烟出口企业</w:t>
            </w:r>
          </w:p>
        </w:tc>
      </w:tr>
      <w:tr w14:paraId="4098B69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F9ECD19">
            <w:pPr>
              <w:pStyle w:val="87"/>
              <w:rPr>
                <w:rFonts w:hint="default" w:ascii="Times New Roman" w:hAnsi="Times New Roman" w:cs="Times New Roman"/>
              </w:rPr>
            </w:pPr>
            <w:r>
              <w:rPr>
                <w:rFonts w:hint="default" w:ascii="Times New Roman" w:hAnsi="Times New Roman" w:cs="Times New Roman"/>
              </w:rPr>
              <w:t>20</w:t>
            </w:r>
          </w:p>
        </w:tc>
        <w:tc>
          <w:tcPr>
            <w:tcW w:w="3519" w:type="pct"/>
            <w:noWrap w:val="0"/>
            <w:vAlign w:val="center"/>
          </w:tcPr>
          <w:p w14:paraId="0D28EB01">
            <w:pPr>
              <w:pStyle w:val="87"/>
              <w:rPr>
                <w:rFonts w:hint="default" w:ascii="Times New Roman" w:hAnsi="Times New Roman" w:cs="Times New Roman"/>
              </w:rPr>
            </w:pPr>
            <w:r>
              <w:rPr>
                <w:rFonts w:hint="default" w:ascii="Times New Roman" w:hAnsi="Times New Roman" w:cs="Times New Roman"/>
              </w:rPr>
              <w:t>生产型出口企业</w:t>
            </w:r>
          </w:p>
        </w:tc>
      </w:tr>
      <w:tr w14:paraId="4EFA152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DE02585">
            <w:pPr>
              <w:pStyle w:val="87"/>
              <w:rPr>
                <w:rFonts w:hint="default" w:ascii="Times New Roman" w:hAnsi="Times New Roman" w:cs="Times New Roman"/>
              </w:rPr>
            </w:pPr>
            <w:r>
              <w:rPr>
                <w:rFonts w:hint="default" w:ascii="Times New Roman" w:hAnsi="Times New Roman" w:cs="Times New Roman"/>
              </w:rPr>
              <w:t>21</w:t>
            </w:r>
          </w:p>
        </w:tc>
        <w:tc>
          <w:tcPr>
            <w:tcW w:w="3519" w:type="pct"/>
            <w:noWrap w:val="0"/>
            <w:vAlign w:val="center"/>
          </w:tcPr>
          <w:p w14:paraId="7CDD8351">
            <w:pPr>
              <w:pStyle w:val="87"/>
              <w:rPr>
                <w:rFonts w:hint="default" w:ascii="Times New Roman" w:hAnsi="Times New Roman" w:cs="Times New Roman"/>
              </w:rPr>
            </w:pPr>
            <w:r>
              <w:rPr>
                <w:rFonts w:hint="default" w:ascii="Times New Roman" w:hAnsi="Times New Roman" w:cs="Times New Roman"/>
              </w:rPr>
              <w:t>外贸型出口企业</w:t>
            </w:r>
          </w:p>
        </w:tc>
      </w:tr>
      <w:tr w14:paraId="2493F9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19BFFBF">
            <w:pPr>
              <w:pStyle w:val="87"/>
              <w:rPr>
                <w:rFonts w:hint="default" w:ascii="Times New Roman" w:hAnsi="Times New Roman" w:cs="Times New Roman"/>
              </w:rPr>
            </w:pPr>
            <w:r>
              <w:rPr>
                <w:rFonts w:hint="default" w:ascii="Times New Roman" w:hAnsi="Times New Roman" w:cs="Times New Roman"/>
              </w:rPr>
              <w:t>22</w:t>
            </w:r>
          </w:p>
        </w:tc>
        <w:tc>
          <w:tcPr>
            <w:tcW w:w="3519" w:type="pct"/>
            <w:noWrap w:val="0"/>
            <w:vAlign w:val="center"/>
          </w:tcPr>
          <w:p w14:paraId="335B23EF">
            <w:pPr>
              <w:pStyle w:val="87"/>
              <w:rPr>
                <w:rFonts w:hint="default" w:ascii="Times New Roman" w:hAnsi="Times New Roman" w:cs="Times New Roman"/>
                <w:lang w:eastAsia="zh-Hans"/>
              </w:rPr>
            </w:pPr>
            <w:r>
              <w:rPr>
                <w:rFonts w:hint="default" w:ascii="Times New Roman" w:hAnsi="Times New Roman" w:cs="Times New Roman"/>
              </w:rPr>
              <w:t>外贸综合服务企业</w:t>
            </w:r>
          </w:p>
        </w:tc>
      </w:tr>
      <w:tr w14:paraId="2B08F3E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1035A69">
            <w:pPr>
              <w:pStyle w:val="87"/>
              <w:rPr>
                <w:rFonts w:hint="default" w:ascii="Times New Roman" w:hAnsi="Times New Roman" w:cs="Times New Roman"/>
              </w:rPr>
            </w:pPr>
            <w:r>
              <w:rPr>
                <w:rFonts w:hint="default" w:ascii="Times New Roman" w:hAnsi="Times New Roman" w:cs="Times New Roman"/>
              </w:rPr>
              <w:t>23</w:t>
            </w:r>
          </w:p>
        </w:tc>
        <w:tc>
          <w:tcPr>
            <w:tcW w:w="3519" w:type="pct"/>
            <w:noWrap w:val="0"/>
            <w:vAlign w:val="center"/>
          </w:tcPr>
          <w:p w14:paraId="1575CCC5">
            <w:pPr>
              <w:pStyle w:val="87"/>
              <w:rPr>
                <w:rFonts w:hint="default" w:ascii="Times New Roman" w:hAnsi="Times New Roman" w:cs="Times New Roman"/>
                <w:lang w:eastAsia="zh-Hans"/>
              </w:rPr>
            </w:pPr>
            <w:r>
              <w:rPr>
                <w:rFonts w:hint="default" w:ascii="Times New Roman" w:hAnsi="Times New Roman" w:cs="Times New Roman"/>
              </w:rPr>
              <w:t>自贸区试点企业</w:t>
            </w:r>
          </w:p>
        </w:tc>
      </w:tr>
      <w:tr w14:paraId="504A8AC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88273D4">
            <w:pPr>
              <w:pStyle w:val="87"/>
              <w:rPr>
                <w:rFonts w:hint="default" w:ascii="Times New Roman" w:hAnsi="Times New Roman" w:cs="Times New Roman"/>
              </w:rPr>
            </w:pPr>
            <w:r>
              <w:rPr>
                <w:rFonts w:hint="default" w:ascii="Times New Roman" w:hAnsi="Times New Roman" w:cs="Times New Roman"/>
              </w:rPr>
              <w:t>24</w:t>
            </w:r>
          </w:p>
        </w:tc>
        <w:tc>
          <w:tcPr>
            <w:tcW w:w="3519" w:type="pct"/>
            <w:noWrap w:val="0"/>
            <w:vAlign w:val="center"/>
          </w:tcPr>
          <w:p w14:paraId="4361CEF1">
            <w:pPr>
              <w:pStyle w:val="87"/>
              <w:rPr>
                <w:rFonts w:hint="default" w:ascii="Times New Roman" w:hAnsi="Times New Roman" w:cs="Times New Roman"/>
                <w:lang w:eastAsia="zh-Hans"/>
              </w:rPr>
            </w:pPr>
            <w:r>
              <w:rPr>
                <w:rFonts w:hint="default" w:ascii="Times New Roman" w:hAnsi="Times New Roman" w:cs="Times New Roman"/>
              </w:rPr>
              <w:t>特殊监管区内企业</w:t>
            </w:r>
          </w:p>
        </w:tc>
      </w:tr>
      <w:tr w14:paraId="79DC279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5191C28">
            <w:pPr>
              <w:pStyle w:val="87"/>
              <w:rPr>
                <w:rFonts w:hint="default" w:ascii="Times New Roman" w:hAnsi="Times New Roman" w:cs="Times New Roman"/>
              </w:rPr>
            </w:pPr>
            <w:r>
              <w:rPr>
                <w:rFonts w:hint="default" w:ascii="Times New Roman" w:hAnsi="Times New Roman" w:cs="Times New Roman"/>
              </w:rPr>
              <w:t>25</w:t>
            </w:r>
          </w:p>
        </w:tc>
        <w:tc>
          <w:tcPr>
            <w:tcW w:w="3519" w:type="pct"/>
            <w:noWrap w:val="0"/>
            <w:vAlign w:val="center"/>
          </w:tcPr>
          <w:p w14:paraId="66FB1852">
            <w:pPr>
              <w:pStyle w:val="87"/>
              <w:rPr>
                <w:rFonts w:hint="default" w:ascii="Times New Roman" w:hAnsi="Times New Roman" w:cs="Times New Roman"/>
                <w:lang w:eastAsia="zh-Hans"/>
              </w:rPr>
            </w:pPr>
            <w:r>
              <w:rPr>
                <w:rFonts w:hint="default" w:ascii="Times New Roman" w:hAnsi="Times New Roman" w:cs="Times New Roman"/>
              </w:rPr>
              <w:t>增值税一般纳税人资格试点</w:t>
            </w:r>
          </w:p>
        </w:tc>
      </w:tr>
      <w:tr w14:paraId="2C3A5E7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5A93BCE">
            <w:pPr>
              <w:pStyle w:val="87"/>
              <w:rPr>
                <w:rFonts w:hint="default" w:ascii="Times New Roman" w:hAnsi="Times New Roman" w:cs="Times New Roman"/>
              </w:rPr>
            </w:pPr>
            <w:r>
              <w:rPr>
                <w:rFonts w:hint="default" w:ascii="Times New Roman" w:hAnsi="Times New Roman" w:cs="Times New Roman"/>
              </w:rPr>
              <w:t>26</w:t>
            </w:r>
          </w:p>
        </w:tc>
        <w:tc>
          <w:tcPr>
            <w:tcW w:w="3519" w:type="pct"/>
            <w:noWrap w:val="0"/>
            <w:vAlign w:val="center"/>
          </w:tcPr>
          <w:p w14:paraId="7B3E8306">
            <w:pPr>
              <w:pStyle w:val="87"/>
              <w:rPr>
                <w:rFonts w:hint="default" w:ascii="Times New Roman" w:hAnsi="Times New Roman" w:cs="Times New Roman"/>
                <w:lang w:eastAsia="zh-Hans"/>
              </w:rPr>
            </w:pPr>
            <w:r>
              <w:rPr>
                <w:rFonts w:hint="default" w:ascii="Times New Roman" w:hAnsi="Times New Roman" w:cs="Times New Roman"/>
              </w:rPr>
              <w:t>市场采购试点</w:t>
            </w:r>
          </w:p>
        </w:tc>
      </w:tr>
      <w:tr w14:paraId="410D3B2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306D86A">
            <w:pPr>
              <w:pStyle w:val="87"/>
              <w:rPr>
                <w:rFonts w:hint="default" w:ascii="Times New Roman" w:hAnsi="Times New Roman" w:cs="Times New Roman"/>
              </w:rPr>
            </w:pPr>
            <w:r>
              <w:rPr>
                <w:rFonts w:hint="default" w:ascii="Times New Roman" w:hAnsi="Times New Roman" w:cs="Times New Roman"/>
              </w:rPr>
              <w:t>27</w:t>
            </w:r>
          </w:p>
        </w:tc>
        <w:tc>
          <w:tcPr>
            <w:tcW w:w="3519" w:type="pct"/>
            <w:noWrap w:val="0"/>
            <w:vAlign w:val="center"/>
          </w:tcPr>
          <w:p w14:paraId="63D1B270">
            <w:pPr>
              <w:pStyle w:val="87"/>
              <w:rPr>
                <w:rFonts w:hint="default" w:ascii="Times New Roman" w:hAnsi="Times New Roman" w:cs="Times New Roman"/>
                <w:lang w:eastAsia="zh-Hans"/>
              </w:rPr>
            </w:pPr>
            <w:r>
              <w:rPr>
                <w:rFonts w:hint="default" w:ascii="Times New Roman" w:hAnsi="Times New Roman" w:cs="Times New Roman"/>
              </w:rPr>
              <w:t>退税商店</w:t>
            </w:r>
          </w:p>
        </w:tc>
      </w:tr>
      <w:tr w14:paraId="171710F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504C9AA">
            <w:pPr>
              <w:pStyle w:val="87"/>
              <w:rPr>
                <w:rFonts w:hint="default" w:ascii="Times New Roman" w:hAnsi="Times New Roman" w:cs="Times New Roman"/>
              </w:rPr>
            </w:pPr>
            <w:r>
              <w:rPr>
                <w:rFonts w:hint="default" w:ascii="Times New Roman" w:hAnsi="Times New Roman" w:cs="Times New Roman"/>
              </w:rPr>
              <w:t>28</w:t>
            </w:r>
          </w:p>
        </w:tc>
        <w:tc>
          <w:tcPr>
            <w:tcW w:w="3519" w:type="pct"/>
            <w:noWrap w:val="0"/>
            <w:vAlign w:val="center"/>
          </w:tcPr>
          <w:p w14:paraId="0D8A9714">
            <w:pPr>
              <w:pStyle w:val="87"/>
              <w:rPr>
                <w:rFonts w:hint="default" w:ascii="Times New Roman" w:hAnsi="Times New Roman" w:cs="Times New Roman"/>
                <w:lang w:eastAsia="zh-Hans"/>
              </w:rPr>
            </w:pPr>
            <w:r>
              <w:rPr>
                <w:rFonts w:hint="default" w:ascii="Times New Roman" w:hAnsi="Times New Roman" w:cs="Times New Roman"/>
              </w:rPr>
              <w:t>电子商务出口企业</w:t>
            </w:r>
          </w:p>
        </w:tc>
      </w:tr>
      <w:tr w14:paraId="05023A2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69071CB">
            <w:pPr>
              <w:pStyle w:val="87"/>
              <w:rPr>
                <w:rFonts w:hint="default" w:ascii="Times New Roman" w:hAnsi="Times New Roman" w:cs="Times New Roman"/>
              </w:rPr>
            </w:pPr>
            <w:r>
              <w:rPr>
                <w:rFonts w:hint="default" w:ascii="Times New Roman" w:hAnsi="Times New Roman" w:cs="Times New Roman"/>
              </w:rPr>
              <w:t>29</w:t>
            </w:r>
          </w:p>
        </w:tc>
        <w:tc>
          <w:tcPr>
            <w:tcW w:w="3519" w:type="pct"/>
            <w:noWrap w:val="0"/>
            <w:vAlign w:val="center"/>
          </w:tcPr>
          <w:p w14:paraId="7BDB8978">
            <w:pPr>
              <w:pStyle w:val="87"/>
              <w:rPr>
                <w:rFonts w:hint="default" w:ascii="Times New Roman" w:hAnsi="Times New Roman" w:cs="Times New Roman"/>
                <w:lang w:eastAsia="zh-Hans"/>
              </w:rPr>
            </w:pPr>
            <w:r>
              <w:rPr>
                <w:rFonts w:hint="default" w:ascii="Times New Roman" w:hAnsi="Times New Roman" w:cs="Times New Roman"/>
              </w:rPr>
              <w:t>享受出口退税政策的融资租赁企业</w:t>
            </w:r>
          </w:p>
        </w:tc>
      </w:tr>
      <w:tr w14:paraId="1247B42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D8423F5">
            <w:pPr>
              <w:pStyle w:val="87"/>
              <w:rPr>
                <w:rFonts w:hint="default" w:ascii="Times New Roman" w:hAnsi="Times New Roman" w:cs="Times New Roman"/>
              </w:rPr>
            </w:pPr>
            <w:r>
              <w:rPr>
                <w:rFonts w:hint="default" w:ascii="Times New Roman" w:hAnsi="Times New Roman" w:cs="Times New Roman"/>
              </w:rPr>
              <w:t>30</w:t>
            </w:r>
          </w:p>
        </w:tc>
        <w:tc>
          <w:tcPr>
            <w:tcW w:w="3519" w:type="pct"/>
            <w:noWrap w:val="0"/>
            <w:vAlign w:val="center"/>
          </w:tcPr>
          <w:p w14:paraId="48EFB23F">
            <w:pPr>
              <w:pStyle w:val="87"/>
              <w:rPr>
                <w:rFonts w:hint="default" w:ascii="Times New Roman" w:hAnsi="Times New Roman" w:cs="Times New Roman"/>
              </w:rPr>
            </w:pPr>
            <w:r>
              <w:rPr>
                <w:rFonts w:hint="default" w:ascii="Times New Roman" w:hAnsi="Times New Roman" w:cs="Times New Roman"/>
              </w:rPr>
              <w:t>增值税零税率应税服务提供者</w:t>
            </w:r>
          </w:p>
        </w:tc>
      </w:tr>
      <w:tr w14:paraId="0A699E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DACEF52">
            <w:pPr>
              <w:pStyle w:val="87"/>
              <w:rPr>
                <w:rFonts w:hint="default" w:ascii="Times New Roman" w:hAnsi="Times New Roman" w:cs="Times New Roman"/>
              </w:rPr>
            </w:pPr>
            <w:r>
              <w:rPr>
                <w:rFonts w:hint="default" w:ascii="Times New Roman" w:hAnsi="Times New Roman" w:cs="Times New Roman"/>
              </w:rPr>
              <w:t>31</w:t>
            </w:r>
          </w:p>
        </w:tc>
        <w:tc>
          <w:tcPr>
            <w:tcW w:w="3519" w:type="pct"/>
            <w:noWrap w:val="0"/>
            <w:vAlign w:val="center"/>
          </w:tcPr>
          <w:p w14:paraId="4ED3AAC6">
            <w:pPr>
              <w:pStyle w:val="87"/>
              <w:rPr>
                <w:rFonts w:hint="default" w:ascii="Times New Roman" w:hAnsi="Times New Roman" w:cs="Times New Roman"/>
              </w:rPr>
            </w:pPr>
            <w:r>
              <w:rPr>
                <w:rFonts w:hint="default" w:ascii="Times New Roman" w:hAnsi="Times New Roman" w:cs="Times New Roman"/>
              </w:rPr>
              <w:t>房地产开发企业</w:t>
            </w:r>
          </w:p>
        </w:tc>
      </w:tr>
      <w:tr w14:paraId="04B76D6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1F27ECA">
            <w:pPr>
              <w:pStyle w:val="87"/>
              <w:rPr>
                <w:rFonts w:hint="default" w:ascii="Times New Roman" w:hAnsi="Times New Roman" w:cs="Times New Roman"/>
              </w:rPr>
            </w:pPr>
            <w:r>
              <w:rPr>
                <w:rFonts w:hint="default" w:ascii="Times New Roman" w:hAnsi="Times New Roman" w:cs="Times New Roman"/>
              </w:rPr>
              <w:t>32</w:t>
            </w:r>
          </w:p>
        </w:tc>
        <w:tc>
          <w:tcPr>
            <w:tcW w:w="3519" w:type="pct"/>
            <w:noWrap w:val="0"/>
            <w:vAlign w:val="center"/>
          </w:tcPr>
          <w:p w14:paraId="57DA6DB3">
            <w:pPr>
              <w:pStyle w:val="87"/>
              <w:rPr>
                <w:rFonts w:hint="default" w:ascii="Times New Roman" w:hAnsi="Times New Roman" w:cs="Times New Roman"/>
              </w:rPr>
            </w:pPr>
            <w:r>
              <w:rPr>
                <w:rFonts w:hint="default" w:ascii="Times New Roman" w:hAnsi="Times New Roman" w:cs="Times New Roman"/>
              </w:rPr>
              <w:t>农产品深加工企业</w:t>
            </w:r>
          </w:p>
        </w:tc>
      </w:tr>
      <w:tr w14:paraId="42BF0D8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68187AA">
            <w:pPr>
              <w:pStyle w:val="87"/>
              <w:rPr>
                <w:rFonts w:hint="default" w:ascii="Times New Roman" w:hAnsi="Times New Roman" w:cs="Times New Roman"/>
              </w:rPr>
            </w:pPr>
            <w:r>
              <w:rPr>
                <w:rFonts w:hint="default" w:ascii="Times New Roman" w:hAnsi="Times New Roman" w:cs="Times New Roman"/>
              </w:rPr>
              <w:t>33</w:t>
            </w:r>
          </w:p>
        </w:tc>
        <w:tc>
          <w:tcPr>
            <w:tcW w:w="3519" w:type="pct"/>
            <w:noWrap w:val="0"/>
            <w:vAlign w:val="center"/>
          </w:tcPr>
          <w:p w14:paraId="5FD86F32">
            <w:pPr>
              <w:pStyle w:val="87"/>
              <w:rPr>
                <w:rFonts w:hint="default" w:ascii="Times New Roman" w:hAnsi="Times New Roman" w:cs="Times New Roman"/>
              </w:rPr>
            </w:pPr>
            <w:r>
              <w:rPr>
                <w:rFonts w:hint="default" w:ascii="Times New Roman" w:hAnsi="Times New Roman" w:cs="Times New Roman"/>
              </w:rPr>
              <w:t>外购石脑油、燃料油用于消费税退税企业</w:t>
            </w:r>
          </w:p>
        </w:tc>
      </w:tr>
      <w:tr w14:paraId="194E89C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B1F4086">
            <w:pPr>
              <w:pStyle w:val="87"/>
              <w:rPr>
                <w:rFonts w:hint="default" w:ascii="Times New Roman" w:hAnsi="Times New Roman" w:cs="Times New Roman"/>
              </w:rPr>
            </w:pPr>
            <w:r>
              <w:rPr>
                <w:rFonts w:hint="default" w:ascii="Times New Roman" w:hAnsi="Times New Roman" w:cs="Times New Roman"/>
              </w:rPr>
              <w:t>34</w:t>
            </w:r>
          </w:p>
        </w:tc>
        <w:tc>
          <w:tcPr>
            <w:tcW w:w="3519" w:type="pct"/>
            <w:noWrap w:val="0"/>
            <w:vAlign w:val="center"/>
          </w:tcPr>
          <w:p w14:paraId="2F4C878F">
            <w:pPr>
              <w:pStyle w:val="87"/>
              <w:rPr>
                <w:rFonts w:hint="default" w:ascii="Times New Roman" w:hAnsi="Times New Roman" w:cs="Times New Roman"/>
              </w:rPr>
            </w:pPr>
            <w:r>
              <w:rPr>
                <w:rFonts w:hint="default" w:ascii="Times New Roman" w:hAnsi="Times New Roman" w:cs="Times New Roman"/>
              </w:rPr>
              <w:t>从事机动车进口的其他贸易商</w:t>
            </w:r>
          </w:p>
        </w:tc>
      </w:tr>
      <w:tr w14:paraId="090CCCD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B8D9B7D">
            <w:pPr>
              <w:pStyle w:val="87"/>
              <w:rPr>
                <w:rFonts w:hint="default" w:ascii="Times New Roman" w:hAnsi="Times New Roman" w:cs="Times New Roman"/>
              </w:rPr>
            </w:pPr>
            <w:r>
              <w:rPr>
                <w:rFonts w:hint="default" w:ascii="Times New Roman" w:hAnsi="Times New Roman" w:cs="Times New Roman"/>
              </w:rPr>
              <w:t>35</w:t>
            </w:r>
          </w:p>
        </w:tc>
        <w:tc>
          <w:tcPr>
            <w:tcW w:w="3519" w:type="pct"/>
            <w:noWrap w:val="0"/>
            <w:vAlign w:val="center"/>
          </w:tcPr>
          <w:p w14:paraId="717CE23E">
            <w:pPr>
              <w:pStyle w:val="87"/>
              <w:rPr>
                <w:rFonts w:hint="default" w:ascii="Times New Roman" w:hAnsi="Times New Roman" w:cs="Times New Roman"/>
              </w:rPr>
            </w:pPr>
            <w:r>
              <w:rPr>
                <w:rFonts w:hint="default" w:ascii="Times New Roman" w:hAnsi="Times New Roman" w:cs="Times New Roman"/>
              </w:rPr>
              <w:t>自产农产品者</w:t>
            </w:r>
          </w:p>
        </w:tc>
      </w:tr>
      <w:tr w14:paraId="66BB8F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1CBE965">
            <w:pPr>
              <w:pStyle w:val="87"/>
              <w:rPr>
                <w:rFonts w:hint="default" w:ascii="Times New Roman" w:hAnsi="Times New Roman" w:cs="Times New Roman"/>
              </w:rPr>
            </w:pPr>
            <w:r>
              <w:rPr>
                <w:rFonts w:hint="default" w:ascii="Times New Roman" w:hAnsi="Times New Roman" w:cs="Times New Roman"/>
              </w:rPr>
              <w:t>36</w:t>
            </w:r>
          </w:p>
        </w:tc>
        <w:tc>
          <w:tcPr>
            <w:tcW w:w="3519" w:type="pct"/>
            <w:noWrap w:val="0"/>
            <w:vAlign w:val="center"/>
          </w:tcPr>
          <w:p w14:paraId="53423BAD">
            <w:pPr>
              <w:pStyle w:val="87"/>
              <w:rPr>
                <w:rFonts w:hint="default" w:ascii="Times New Roman" w:hAnsi="Times New Roman" w:cs="Times New Roman"/>
              </w:rPr>
            </w:pPr>
            <w:r>
              <w:rPr>
                <w:rFonts w:hint="default" w:ascii="Times New Roman" w:hAnsi="Times New Roman" w:cs="Times New Roman"/>
              </w:rPr>
              <w:t>农产品收购企业</w:t>
            </w:r>
          </w:p>
        </w:tc>
      </w:tr>
      <w:tr w14:paraId="054C28C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94A317C">
            <w:pPr>
              <w:pStyle w:val="87"/>
              <w:rPr>
                <w:rFonts w:hint="default" w:ascii="Times New Roman" w:hAnsi="Times New Roman" w:cs="Times New Roman"/>
              </w:rPr>
            </w:pPr>
            <w:r>
              <w:rPr>
                <w:rFonts w:hint="default" w:ascii="Times New Roman" w:hAnsi="Times New Roman" w:cs="Times New Roman"/>
              </w:rPr>
              <w:t>37</w:t>
            </w:r>
          </w:p>
        </w:tc>
        <w:tc>
          <w:tcPr>
            <w:tcW w:w="3519" w:type="pct"/>
            <w:noWrap w:val="0"/>
            <w:vAlign w:val="center"/>
          </w:tcPr>
          <w:p w14:paraId="2CCBCDCF">
            <w:pPr>
              <w:pStyle w:val="87"/>
              <w:rPr>
                <w:rFonts w:hint="default" w:ascii="Times New Roman" w:hAnsi="Times New Roman" w:cs="Times New Roman"/>
              </w:rPr>
            </w:pPr>
            <w:r>
              <w:rPr>
                <w:rFonts w:hint="default" w:ascii="Times New Roman" w:hAnsi="Times New Roman" w:cs="Times New Roman"/>
              </w:rPr>
              <w:t>光伏收购企业</w:t>
            </w:r>
          </w:p>
        </w:tc>
      </w:tr>
      <w:tr w14:paraId="2F6DF04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E01958C">
            <w:pPr>
              <w:pStyle w:val="87"/>
              <w:rPr>
                <w:rFonts w:hint="default" w:ascii="Times New Roman" w:hAnsi="Times New Roman" w:cs="Times New Roman"/>
              </w:rPr>
            </w:pPr>
            <w:r>
              <w:rPr>
                <w:rFonts w:hint="default" w:ascii="Times New Roman" w:hAnsi="Times New Roman" w:cs="Times New Roman"/>
              </w:rPr>
              <w:t>38</w:t>
            </w:r>
          </w:p>
        </w:tc>
        <w:tc>
          <w:tcPr>
            <w:tcW w:w="3519" w:type="pct"/>
            <w:noWrap w:val="0"/>
            <w:vAlign w:val="center"/>
          </w:tcPr>
          <w:p w14:paraId="5E84147B">
            <w:pPr>
              <w:pStyle w:val="87"/>
              <w:rPr>
                <w:rFonts w:hint="default" w:ascii="Times New Roman" w:hAnsi="Times New Roman" w:cs="Times New Roman"/>
              </w:rPr>
            </w:pPr>
            <w:r>
              <w:rPr>
                <w:rFonts w:hint="default" w:ascii="Times New Roman" w:hAnsi="Times New Roman" w:cs="Times New Roman"/>
              </w:rPr>
              <w:t>住房租赁企业</w:t>
            </w:r>
          </w:p>
        </w:tc>
      </w:tr>
      <w:tr w14:paraId="42660A2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72F0C98">
            <w:pPr>
              <w:pStyle w:val="87"/>
              <w:rPr>
                <w:rFonts w:hint="default" w:ascii="Times New Roman" w:hAnsi="Times New Roman" w:cs="Times New Roman"/>
              </w:rPr>
            </w:pPr>
            <w:r>
              <w:rPr>
                <w:rFonts w:hint="default" w:ascii="Times New Roman" w:hAnsi="Times New Roman" w:cs="Times New Roman"/>
              </w:rPr>
              <w:t>39</w:t>
            </w:r>
          </w:p>
        </w:tc>
        <w:tc>
          <w:tcPr>
            <w:tcW w:w="3519" w:type="pct"/>
            <w:noWrap w:val="0"/>
            <w:vAlign w:val="center"/>
          </w:tcPr>
          <w:p w14:paraId="0C8A2389">
            <w:pPr>
              <w:pStyle w:val="87"/>
              <w:rPr>
                <w:rFonts w:hint="default" w:ascii="Times New Roman" w:hAnsi="Times New Roman" w:cs="Times New Roman"/>
              </w:rPr>
            </w:pPr>
            <w:r>
              <w:rPr>
                <w:rFonts w:hint="default" w:ascii="Times New Roman" w:hAnsi="Times New Roman" w:cs="Times New Roman"/>
              </w:rPr>
              <w:t>冬奥会退税企业</w:t>
            </w:r>
          </w:p>
        </w:tc>
      </w:tr>
      <w:tr w14:paraId="201B97A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69F4D2A">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40</w:t>
            </w:r>
          </w:p>
        </w:tc>
        <w:tc>
          <w:tcPr>
            <w:tcW w:w="3519" w:type="pct"/>
            <w:noWrap w:val="0"/>
            <w:vAlign w:val="center"/>
          </w:tcPr>
          <w:p w14:paraId="24824FA0">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再生资源回收</w:t>
            </w:r>
          </w:p>
        </w:tc>
      </w:tr>
      <w:tr w14:paraId="6C8B7F9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1839271">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42</w:t>
            </w:r>
          </w:p>
        </w:tc>
        <w:tc>
          <w:tcPr>
            <w:tcW w:w="3519" w:type="pct"/>
            <w:noWrap w:val="0"/>
            <w:vAlign w:val="center"/>
          </w:tcPr>
          <w:p w14:paraId="3260827E">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超豪华汽车零售企业</w:t>
            </w:r>
          </w:p>
        </w:tc>
      </w:tr>
      <w:tr w14:paraId="57B4BA6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F30D082">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42</w:t>
            </w:r>
          </w:p>
        </w:tc>
        <w:tc>
          <w:tcPr>
            <w:tcW w:w="3519" w:type="pct"/>
            <w:noWrap w:val="0"/>
            <w:vAlign w:val="center"/>
          </w:tcPr>
          <w:p w14:paraId="35985E04">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电子烟生产企业</w:t>
            </w:r>
          </w:p>
        </w:tc>
      </w:tr>
      <w:tr w14:paraId="7FF928B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E8EB3BE">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43</w:t>
            </w:r>
          </w:p>
        </w:tc>
        <w:tc>
          <w:tcPr>
            <w:tcW w:w="3519" w:type="pct"/>
            <w:noWrap w:val="0"/>
            <w:vAlign w:val="center"/>
          </w:tcPr>
          <w:p w14:paraId="4D43EAF2">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电子烟批发企业</w:t>
            </w:r>
          </w:p>
        </w:tc>
      </w:tr>
      <w:tr w14:paraId="6391BB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17" w:hRule="atLeast"/>
          <w:jc w:val="center"/>
        </w:trPr>
        <w:tc>
          <w:tcPr>
            <w:tcW w:w="1480" w:type="pct"/>
            <w:noWrap w:val="0"/>
            <w:vAlign w:val="center"/>
          </w:tcPr>
          <w:p w14:paraId="03F79591">
            <w:pPr>
              <w:pStyle w:val="87"/>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50</w:t>
            </w:r>
          </w:p>
        </w:tc>
        <w:tc>
          <w:tcPr>
            <w:tcW w:w="3519" w:type="pct"/>
            <w:noWrap w:val="0"/>
            <w:vAlign w:val="center"/>
          </w:tcPr>
          <w:p w14:paraId="2E4BA80C">
            <w:pPr>
              <w:pStyle w:val="87"/>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资源回收企业反向开票-一般计税</w:t>
            </w:r>
          </w:p>
        </w:tc>
      </w:tr>
      <w:tr w14:paraId="417643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8FFBA91">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51</w:t>
            </w:r>
          </w:p>
        </w:tc>
        <w:tc>
          <w:tcPr>
            <w:tcW w:w="3519" w:type="pct"/>
            <w:noWrap w:val="0"/>
            <w:vAlign w:val="center"/>
          </w:tcPr>
          <w:p w14:paraId="020EDF1D">
            <w:pPr>
              <w:keepNext w:val="0"/>
              <w:keepLines w:val="0"/>
              <w:widowControl/>
              <w:suppressLineNumbers w:val="0"/>
              <w:ind w:left="0" w:leftChars="0" w:firstLine="0" w:firstLineChars="0"/>
              <w:jc w:val="left"/>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kern w:val="2"/>
                <w:sz w:val="21"/>
                <w:szCs w:val="20"/>
                <w:lang w:val="en-US" w:eastAsia="zh-CN" w:bidi="ar-SA"/>
              </w:rPr>
              <w:t>资源回收企业反向开票-简易计税</w:t>
            </w:r>
          </w:p>
        </w:tc>
      </w:tr>
      <w:tr w14:paraId="3920E94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89F410E">
            <w:pPr>
              <w:pStyle w:val="87"/>
              <w:rPr>
                <w:rFonts w:hint="default" w:ascii="Times New Roman" w:hAnsi="Times New Roman" w:eastAsia="宋体" w:cs="Times New Roman"/>
                <w:lang w:val="en-US" w:eastAsia="zh-CN"/>
              </w:rPr>
            </w:pPr>
            <w:r>
              <w:rPr>
                <w:rFonts w:hint="default" w:ascii="Times New Roman" w:hAnsi="Times New Roman" w:cs="Times New Roman"/>
                <w:lang w:val="en-US"/>
              </w:rPr>
              <w:t>A</w:t>
            </w:r>
            <w:r>
              <w:rPr>
                <w:rFonts w:hint="default" w:ascii="Times New Roman" w:hAnsi="Times New Roman" w:cs="Times New Roman"/>
                <w:lang w:val="en-US" w:eastAsia="zh-CN"/>
              </w:rPr>
              <w:t>1</w:t>
            </w:r>
          </w:p>
        </w:tc>
        <w:tc>
          <w:tcPr>
            <w:tcW w:w="3519" w:type="pct"/>
            <w:noWrap w:val="0"/>
            <w:vAlign w:val="center"/>
          </w:tcPr>
          <w:p w14:paraId="76F9B5D5">
            <w:pPr>
              <w:keepNext w:val="0"/>
              <w:keepLines w:val="0"/>
              <w:widowControl/>
              <w:suppressLineNumbers w:val="0"/>
              <w:ind w:left="0" w:leftChars="0" w:firstLine="0" w:firstLineChars="0"/>
              <w:jc w:val="left"/>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kern w:val="2"/>
                <w:sz w:val="21"/>
                <w:szCs w:val="20"/>
                <w:lang w:val="en-US" w:eastAsia="zh-CN" w:bidi="ar-SA"/>
              </w:rPr>
              <w:t>代收车船税</w:t>
            </w:r>
          </w:p>
        </w:tc>
      </w:tr>
      <w:tr w14:paraId="5337EC1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ins w:id="184" w:author="曹桂僮" w:date="2026-08-18T16:52:14Z"/>
        </w:trPr>
        <w:tc>
          <w:tcPr>
            <w:tcW w:w="1480" w:type="pct"/>
            <w:noWrap w:val="0"/>
            <w:vAlign w:val="center"/>
          </w:tcPr>
          <w:p w14:paraId="1747969B">
            <w:pPr>
              <w:pStyle w:val="87"/>
              <w:rPr>
                <w:ins w:id="185" w:author="曹桂僮" w:date="2026-08-18T16:52:14Z"/>
                <w:rFonts w:hint="default" w:ascii="Times New Roman" w:hAnsi="Times New Roman" w:eastAsia="宋体" w:cs="Times New Roman"/>
                <w:lang w:val="en-US" w:eastAsia="zh-CN"/>
              </w:rPr>
            </w:pPr>
            <w:ins w:id="186" w:author="曹桂僮" w:date="2026-08-18T16:52:16Z">
              <w:r>
                <w:rPr>
                  <w:rFonts w:hint="eastAsia" w:cs="Times New Roman"/>
                  <w:lang w:val="en-US" w:eastAsia="zh-CN"/>
                </w:rPr>
                <w:t>5</w:t>
              </w:r>
            </w:ins>
            <w:ins w:id="187" w:author="曹桂僮" w:date="2026-08-18T16:52:17Z">
              <w:r>
                <w:rPr>
                  <w:rFonts w:hint="eastAsia" w:cs="Times New Roman"/>
                  <w:lang w:val="en-US" w:eastAsia="zh-CN"/>
                </w:rPr>
                <w:t>9</w:t>
              </w:r>
            </w:ins>
          </w:p>
        </w:tc>
        <w:tc>
          <w:tcPr>
            <w:tcW w:w="3519" w:type="pct"/>
            <w:noWrap w:val="0"/>
            <w:vAlign w:val="center"/>
          </w:tcPr>
          <w:p w14:paraId="5792C3C2">
            <w:pPr>
              <w:keepNext w:val="0"/>
              <w:keepLines w:val="0"/>
              <w:widowControl/>
              <w:suppressLineNumbers w:val="0"/>
              <w:ind w:left="0" w:leftChars="0" w:firstLine="0" w:firstLineChars="0"/>
              <w:jc w:val="left"/>
              <w:rPr>
                <w:ins w:id="188" w:author="曹桂僮" w:date="2026-08-18T16:52:14Z"/>
                <w:rFonts w:hint="default" w:ascii="Times New Roman" w:hAnsi="Times New Roman" w:eastAsia="宋体" w:cs="Times New Roman"/>
                <w:kern w:val="2"/>
                <w:sz w:val="21"/>
                <w:szCs w:val="20"/>
                <w:lang w:val="en-US" w:eastAsia="zh-CN" w:bidi="ar-SA"/>
              </w:rPr>
            </w:pPr>
            <w:ins w:id="189" w:author="曹桂僮" w:date="2026-08-18T16:52:23Z">
              <w:r>
                <w:rPr>
                  <w:rFonts w:hint="eastAsia" w:ascii="Times New Roman" w:hAnsi="Times New Roman" w:eastAsia="宋体" w:cs="Times New Roman"/>
                  <w:kern w:val="2"/>
                  <w:sz w:val="21"/>
                  <w:szCs w:val="20"/>
                  <w:lang w:val="en-US" w:eastAsia="zh-CN" w:bidi="ar-SA"/>
                </w:rPr>
                <w:t>电池生产企业</w:t>
              </w:r>
            </w:ins>
          </w:p>
        </w:tc>
      </w:tr>
    </w:tbl>
    <w:p w14:paraId="560BDDF4">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.13单位关系类型代码表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6991E39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60E55D27">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22325569">
            <w:pPr>
              <w:pStyle w:val="87"/>
              <w:rPr>
                <w:rFonts w:hint="default" w:ascii="Times New Roman" w:hAnsi="Times New Roman" w:cs="Times New Roman"/>
              </w:rPr>
            </w:pPr>
            <w:r>
              <w:rPr>
                <w:rFonts w:hint="default" w:ascii="Times New Roman" w:hAnsi="Times New Roman" w:cs="Times New Roman"/>
              </w:rPr>
              <w:t>说明</w:t>
            </w:r>
          </w:p>
        </w:tc>
      </w:tr>
      <w:tr w14:paraId="0FAC03E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C4F90EA">
            <w:pPr>
              <w:pStyle w:val="87"/>
              <w:rPr>
                <w:rFonts w:hint="default" w:ascii="Times New Roman" w:hAnsi="Times New Roman" w:cs="Times New Roman"/>
              </w:rPr>
            </w:pPr>
            <w:r>
              <w:rPr>
                <w:rFonts w:hint="default" w:ascii="Times New Roman" w:hAnsi="Times New Roman" w:cs="Times New Roman"/>
              </w:rPr>
              <w:t>00</w:t>
            </w:r>
          </w:p>
        </w:tc>
        <w:tc>
          <w:tcPr>
            <w:tcW w:w="3519" w:type="pct"/>
            <w:noWrap w:val="0"/>
            <w:vAlign w:val="center"/>
          </w:tcPr>
          <w:p w14:paraId="5C273B06">
            <w:pPr>
              <w:pStyle w:val="87"/>
              <w:rPr>
                <w:rFonts w:hint="default" w:ascii="Times New Roman" w:hAnsi="Times New Roman" w:cs="Times New Roman"/>
              </w:rPr>
            </w:pPr>
            <w:r>
              <w:rPr>
                <w:rFonts w:hint="default" w:ascii="Times New Roman" w:hAnsi="Times New Roman" w:cs="Times New Roman"/>
              </w:rPr>
              <w:t>直连单位</w:t>
            </w:r>
          </w:p>
        </w:tc>
      </w:tr>
      <w:tr w14:paraId="42D994C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260B4D4">
            <w:pPr>
              <w:pStyle w:val="87"/>
              <w:rPr>
                <w:rFonts w:hint="default" w:ascii="Times New Roman" w:hAnsi="Times New Roman" w:cs="Times New Roman"/>
              </w:rPr>
            </w:pPr>
            <w:r>
              <w:rPr>
                <w:rFonts w:hint="default" w:ascii="Times New Roman" w:hAnsi="Times New Roman" w:cs="Times New Roman"/>
              </w:rPr>
              <w:t>01</w:t>
            </w:r>
          </w:p>
        </w:tc>
        <w:tc>
          <w:tcPr>
            <w:tcW w:w="3519" w:type="pct"/>
            <w:noWrap w:val="0"/>
            <w:vAlign w:val="center"/>
          </w:tcPr>
          <w:p w14:paraId="69CA02B5">
            <w:pPr>
              <w:pStyle w:val="87"/>
              <w:rPr>
                <w:rFonts w:hint="default" w:ascii="Times New Roman" w:hAnsi="Times New Roman" w:cs="Times New Roman"/>
              </w:rPr>
            </w:pPr>
            <w:r>
              <w:rPr>
                <w:rFonts w:hint="default" w:ascii="Times New Roman" w:hAnsi="Times New Roman" w:cs="Times New Roman"/>
              </w:rPr>
              <w:t>总分公司关系</w:t>
            </w:r>
          </w:p>
        </w:tc>
      </w:tr>
      <w:tr w14:paraId="715846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0D5122C">
            <w:pPr>
              <w:pStyle w:val="87"/>
              <w:rPr>
                <w:rFonts w:hint="default" w:ascii="Times New Roman" w:hAnsi="Times New Roman" w:cs="Times New Roman"/>
              </w:rPr>
            </w:pPr>
            <w:r>
              <w:rPr>
                <w:rFonts w:hint="default" w:ascii="Times New Roman" w:hAnsi="Times New Roman" w:cs="Times New Roman"/>
              </w:rPr>
              <w:t>02</w:t>
            </w:r>
          </w:p>
        </w:tc>
        <w:tc>
          <w:tcPr>
            <w:tcW w:w="3519" w:type="pct"/>
            <w:noWrap w:val="0"/>
            <w:vAlign w:val="center"/>
          </w:tcPr>
          <w:p w14:paraId="40C9DC4B">
            <w:pPr>
              <w:pStyle w:val="87"/>
              <w:rPr>
                <w:rFonts w:hint="default" w:ascii="Times New Roman" w:hAnsi="Times New Roman" w:cs="Times New Roman"/>
              </w:rPr>
            </w:pPr>
            <w:r>
              <w:rPr>
                <w:rFonts w:hint="default" w:ascii="Times New Roman" w:hAnsi="Times New Roman" w:cs="Times New Roman"/>
              </w:rPr>
              <w:t>母子公司关系</w:t>
            </w:r>
          </w:p>
        </w:tc>
      </w:tr>
      <w:tr w14:paraId="38D4381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78D98F7">
            <w:pPr>
              <w:pStyle w:val="87"/>
              <w:rPr>
                <w:rFonts w:hint="default" w:ascii="Times New Roman" w:hAnsi="Times New Roman" w:cs="Times New Roman"/>
              </w:rPr>
            </w:pPr>
            <w:r>
              <w:rPr>
                <w:rFonts w:hint="default" w:ascii="Times New Roman" w:hAnsi="Times New Roman" w:cs="Times New Roman"/>
              </w:rPr>
              <w:t>03</w:t>
            </w:r>
          </w:p>
        </w:tc>
        <w:tc>
          <w:tcPr>
            <w:tcW w:w="3519" w:type="pct"/>
            <w:noWrap w:val="0"/>
            <w:vAlign w:val="center"/>
          </w:tcPr>
          <w:p w14:paraId="2C68188A">
            <w:pPr>
              <w:pStyle w:val="87"/>
              <w:rPr>
                <w:rFonts w:hint="default" w:ascii="Times New Roman" w:hAnsi="Times New Roman" w:cs="Times New Roman"/>
              </w:rPr>
            </w:pPr>
            <w:r>
              <w:rPr>
                <w:rFonts w:hint="default" w:ascii="Times New Roman" w:hAnsi="Times New Roman" w:cs="Times New Roman"/>
              </w:rPr>
              <w:t>其他控制关系</w:t>
            </w:r>
          </w:p>
        </w:tc>
      </w:tr>
      <w:tr w14:paraId="120002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475A821">
            <w:pPr>
              <w:pStyle w:val="87"/>
              <w:rPr>
                <w:rFonts w:hint="default" w:ascii="Times New Roman" w:hAnsi="Times New Roman" w:cs="Times New Roman"/>
              </w:rPr>
            </w:pPr>
            <w:r>
              <w:rPr>
                <w:rFonts w:hint="default" w:ascii="Times New Roman" w:hAnsi="Times New Roman" w:cs="Times New Roman"/>
              </w:rPr>
              <w:t>04</w:t>
            </w:r>
          </w:p>
        </w:tc>
        <w:tc>
          <w:tcPr>
            <w:tcW w:w="3519" w:type="pct"/>
            <w:noWrap w:val="0"/>
            <w:vAlign w:val="center"/>
          </w:tcPr>
          <w:p w14:paraId="34ED5F15">
            <w:pPr>
              <w:pStyle w:val="87"/>
              <w:rPr>
                <w:rFonts w:hint="default" w:ascii="Times New Roman" w:hAnsi="Times New Roman" w:cs="Times New Roman"/>
              </w:rPr>
            </w:pPr>
            <w:r>
              <w:rPr>
                <w:rFonts w:hint="default" w:ascii="Times New Roman" w:hAnsi="Times New Roman" w:cs="Times New Roman"/>
              </w:rPr>
              <w:t>不具有控制关系</w:t>
            </w:r>
          </w:p>
        </w:tc>
      </w:tr>
    </w:tbl>
    <w:p w14:paraId="37DB2CDA">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.14接入类型代码表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42C363C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5F0C956B">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5B5D3237">
            <w:pPr>
              <w:pStyle w:val="87"/>
              <w:rPr>
                <w:rFonts w:hint="default" w:ascii="Times New Roman" w:hAnsi="Times New Roman" w:cs="Times New Roman"/>
              </w:rPr>
            </w:pPr>
            <w:r>
              <w:rPr>
                <w:rFonts w:hint="default" w:ascii="Times New Roman" w:hAnsi="Times New Roman" w:cs="Times New Roman"/>
              </w:rPr>
              <w:t>说明</w:t>
            </w:r>
          </w:p>
        </w:tc>
      </w:tr>
      <w:tr w14:paraId="4F1D56B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noWrap w:val="0"/>
            <w:vAlign w:val="center"/>
          </w:tcPr>
          <w:p w14:paraId="3F2F681A">
            <w:pPr>
              <w:pStyle w:val="87"/>
              <w:rPr>
                <w:rFonts w:hint="default" w:ascii="Times New Roman" w:hAnsi="Times New Roman" w:cs="Times New Roman"/>
              </w:rPr>
            </w:pPr>
            <w:r>
              <w:rPr>
                <w:rFonts w:hint="default" w:ascii="Times New Roman" w:hAnsi="Times New Roman" w:cs="Times New Roman"/>
              </w:rPr>
              <w:t>0</w:t>
            </w:r>
          </w:p>
        </w:tc>
        <w:tc>
          <w:tcPr>
            <w:tcW w:w="3519" w:type="pct"/>
            <w:noWrap w:val="0"/>
            <w:vAlign w:val="center"/>
          </w:tcPr>
          <w:p w14:paraId="3C2924B5">
            <w:pPr>
              <w:pStyle w:val="87"/>
              <w:rPr>
                <w:rFonts w:hint="default" w:ascii="Times New Roman" w:hAnsi="Times New Roman" w:cs="Times New Roman"/>
              </w:rPr>
            </w:pPr>
            <w:r>
              <w:rPr>
                <w:rFonts w:hint="default" w:ascii="Times New Roman" w:hAnsi="Times New Roman" w:cs="Times New Roman"/>
              </w:rPr>
              <w:t>乐企自用</w:t>
            </w:r>
          </w:p>
        </w:tc>
      </w:tr>
      <w:tr w14:paraId="4276911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AAF33D0">
            <w:pPr>
              <w:pStyle w:val="87"/>
              <w:rPr>
                <w:rFonts w:hint="default" w:ascii="Times New Roman" w:hAnsi="Times New Roman" w:cs="Times New Roman"/>
              </w:rPr>
            </w:pPr>
            <w:r>
              <w:rPr>
                <w:rFonts w:hint="default" w:ascii="Times New Roman" w:hAnsi="Times New Roman" w:cs="Times New Roman"/>
              </w:rPr>
              <w:t>1</w:t>
            </w:r>
          </w:p>
        </w:tc>
        <w:tc>
          <w:tcPr>
            <w:tcW w:w="3519" w:type="pct"/>
            <w:noWrap w:val="0"/>
            <w:vAlign w:val="center"/>
          </w:tcPr>
          <w:p w14:paraId="5A12B9B3">
            <w:pPr>
              <w:pStyle w:val="87"/>
              <w:rPr>
                <w:rFonts w:hint="default" w:ascii="Times New Roman" w:hAnsi="Times New Roman" w:cs="Times New Roman"/>
              </w:rPr>
            </w:pPr>
            <w:r>
              <w:rPr>
                <w:rFonts w:hint="default" w:ascii="Times New Roman" w:hAnsi="Times New Roman" w:cs="Times New Roman"/>
              </w:rPr>
              <w:t>乐企他用</w:t>
            </w:r>
          </w:p>
        </w:tc>
      </w:tr>
      <w:tr w14:paraId="28B18CF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799AB49">
            <w:pPr>
              <w:pStyle w:val="87"/>
              <w:rPr>
                <w:rFonts w:hint="default" w:ascii="Times New Roman" w:hAnsi="Times New Roman" w:cs="Times New Roman"/>
              </w:rPr>
            </w:pPr>
            <w:r>
              <w:rPr>
                <w:rFonts w:hint="default" w:ascii="Times New Roman" w:hAnsi="Times New Roman" w:cs="Times New Roman"/>
              </w:rPr>
              <w:t>2</w:t>
            </w:r>
          </w:p>
        </w:tc>
        <w:tc>
          <w:tcPr>
            <w:tcW w:w="3519" w:type="pct"/>
            <w:noWrap w:val="0"/>
            <w:vAlign w:val="center"/>
          </w:tcPr>
          <w:p w14:paraId="73453C25">
            <w:pPr>
              <w:pStyle w:val="87"/>
              <w:rPr>
                <w:rFonts w:hint="default" w:ascii="Times New Roman" w:hAnsi="Times New Roman" w:cs="Times New Roman"/>
              </w:rPr>
            </w:pPr>
            <w:r>
              <w:rPr>
                <w:rFonts w:hint="default" w:ascii="Times New Roman" w:hAnsi="Times New Roman" w:cs="Times New Roman"/>
              </w:rPr>
              <w:t>乐企联用</w:t>
            </w:r>
          </w:p>
        </w:tc>
      </w:tr>
    </w:tbl>
    <w:p w14:paraId="0815FAE9">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.15税控蓝票分类码</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5B944ED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050ADD29">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22B54E05">
            <w:pPr>
              <w:pStyle w:val="87"/>
              <w:rPr>
                <w:rFonts w:hint="default" w:ascii="Times New Roman" w:hAnsi="Times New Roman" w:cs="Times New Roman"/>
              </w:rPr>
            </w:pPr>
            <w:r>
              <w:rPr>
                <w:rFonts w:hint="default" w:ascii="Times New Roman" w:hAnsi="Times New Roman" w:cs="Times New Roman"/>
              </w:rPr>
              <w:t>说明</w:t>
            </w:r>
          </w:p>
        </w:tc>
      </w:tr>
      <w:tr w14:paraId="7CD6A40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49B350E">
            <w:pPr>
              <w:pStyle w:val="87"/>
              <w:rPr>
                <w:rFonts w:hint="default" w:ascii="Times New Roman" w:hAnsi="Times New Roman" w:cs="Times New Roman"/>
              </w:rPr>
            </w:pPr>
            <w:r>
              <w:rPr>
                <w:rFonts w:hint="default" w:ascii="Times New Roman" w:hAnsi="Times New Roman" w:cs="Times New Roman"/>
              </w:rPr>
              <w:t>"sfzzfpbz":"N"</w:t>
            </w:r>
          </w:p>
          <w:p w14:paraId="275AF06F">
            <w:pPr>
              <w:pStyle w:val="87"/>
              <w:rPr>
                <w:rFonts w:hint="default" w:ascii="Times New Roman" w:hAnsi="Times New Roman" w:cs="Times New Roman"/>
              </w:rPr>
            </w:pPr>
            <w:r>
              <w:rPr>
                <w:rFonts w:hint="default" w:ascii="Times New Roman" w:hAnsi="Times New Roman" w:cs="Times New Roman"/>
              </w:rPr>
              <w:t>"lzfppzDm": "02"</w:t>
            </w:r>
          </w:p>
        </w:tc>
        <w:tc>
          <w:tcPr>
            <w:tcW w:w="3519" w:type="pct"/>
            <w:noWrap w:val="0"/>
            <w:vAlign w:val="center"/>
          </w:tcPr>
          <w:p w14:paraId="43D59748">
            <w:pPr>
              <w:pStyle w:val="87"/>
              <w:rPr>
                <w:rFonts w:hint="default" w:ascii="Times New Roman" w:hAnsi="Times New Roman" w:cs="Times New Roman"/>
              </w:rPr>
            </w:pPr>
            <w:r>
              <w:rPr>
                <w:rFonts w:hint="default" w:ascii="Times New Roman" w:hAnsi="Times New Roman" w:cs="Times New Roman"/>
              </w:rPr>
              <w:t>电子发票</w:t>
            </w:r>
          </w:p>
        </w:tc>
      </w:tr>
      <w:tr w14:paraId="01C3BB8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5D0FF52">
            <w:pPr>
              <w:pStyle w:val="87"/>
              <w:rPr>
                <w:rFonts w:hint="default" w:ascii="Times New Roman" w:hAnsi="Times New Roman" w:cs="Times New Roman"/>
              </w:rPr>
            </w:pPr>
            <w:r>
              <w:rPr>
                <w:rFonts w:hint="default" w:ascii="Times New Roman" w:hAnsi="Times New Roman" w:cs="Times New Roman"/>
              </w:rPr>
              <w:t>"sfzzfpbz":"Y"</w:t>
            </w:r>
          </w:p>
          <w:p w14:paraId="44269A0F">
            <w:pPr>
              <w:pStyle w:val="87"/>
              <w:rPr>
                <w:rFonts w:hint="default" w:ascii="Times New Roman" w:hAnsi="Times New Roman" w:cs="Times New Roman"/>
              </w:rPr>
            </w:pPr>
            <w:r>
              <w:rPr>
                <w:rFonts w:hint="default" w:ascii="Times New Roman" w:hAnsi="Times New Roman" w:cs="Times New Roman"/>
              </w:rPr>
              <w:t>"lzfppzDm": "02"</w:t>
            </w:r>
          </w:p>
        </w:tc>
        <w:tc>
          <w:tcPr>
            <w:tcW w:w="3519" w:type="pct"/>
            <w:noWrap w:val="0"/>
            <w:vAlign w:val="center"/>
          </w:tcPr>
          <w:p w14:paraId="3D142145">
            <w:pPr>
              <w:pStyle w:val="87"/>
              <w:rPr>
                <w:rFonts w:hint="default" w:ascii="Times New Roman" w:hAnsi="Times New Roman" w:cs="Times New Roman"/>
              </w:rPr>
            </w:pPr>
            <w:r>
              <w:rPr>
                <w:rFonts w:hint="default" w:ascii="Times New Roman" w:hAnsi="Times New Roman" w:cs="Times New Roman"/>
              </w:rPr>
              <w:t>普通打票</w:t>
            </w:r>
          </w:p>
        </w:tc>
      </w:tr>
      <w:tr w14:paraId="2D6AE6C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5C6E341">
            <w:pPr>
              <w:pStyle w:val="87"/>
              <w:rPr>
                <w:rFonts w:hint="default" w:ascii="Times New Roman" w:hAnsi="Times New Roman" w:cs="Times New Roman"/>
              </w:rPr>
            </w:pPr>
            <w:r>
              <w:rPr>
                <w:rFonts w:hint="default" w:ascii="Times New Roman" w:hAnsi="Times New Roman" w:cs="Times New Roman"/>
              </w:rPr>
              <w:t>"sfzzfpbz":"N"</w:t>
            </w:r>
          </w:p>
          <w:p w14:paraId="720DCBBA">
            <w:pPr>
              <w:pStyle w:val="87"/>
              <w:rPr>
                <w:rFonts w:hint="default" w:ascii="Times New Roman" w:hAnsi="Times New Roman" w:cs="Times New Roman"/>
              </w:rPr>
            </w:pPr>
            <w:r>
              <w:rPr>
                <w:rFonts w:hint="default" w:ascii="Times New Roman" w:hAnsi="Times New Roman" w:cs="Times New Roman"/>
              </w:rPr>
              <w:t>"lzfppzDm": "01"</w:t>
            </w:r>
          </w:p>
        </w:tc>
        <w:tc>
          <w:tcPr>
            <w:tcW w:w="3519" w:type="pct"/>
            <w:noWrap w:val="0"/>
            <w:vAlign w:val="center"/>
          </w:tcPr>
          <w:p w14:paraId="47D03335">
            <w:pPr>
              <w:pStyle w:val="87"/>
              <w:rPr>
                <w:rFonts w:hint="default" w:ascii="Times New Roman" w:hAnsi="Times New Roman" w:cs="Times New Roman"/>
              </w:rPr>
            </w:pPr>
            <w:r>
              <w:rPr>
                <w:rFonts w:hint="default" w:ascii="Times New Roman" w:hAnsi="Times New Roman" w:cs="Times New Roman"/>
              </w:rPr>
              <w:t>电子专票</w:t>
            </w:r>
          </w:p>
        </w:tc>
      </w:tr>
      <w:tr w14:paraId="46D0CB4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5FAAFED">
            <w:pPr>
              <w:pStyle w:val="87"/>
              <w:rPr>
                <w:rFonts w:hint="default" w:ascii="Times New Roman" w:hAnsi="Times New Roman" w:cs="Times New Roman"/>
              </w:rPr>
            </w:pPr>
            <w:r>
              <w:rPr>
                <w:rFonts w:hint="default" w:ascii="Times New Roman" w:hAnsi="Times New Roman" w:cs="Times New Roman"/>
              </w:rPr>
              <w:t>"sfzzfpbz":"Y"</w:t>
            </w:r>
          </w:p>
          <w:p w14:paraId="64EFE4BC">
            <w:pPr>
              <w:pStyle w:val="87"/>
              <w:rPr>
                <w:rFonts w:hint="default" w:ascii="Times New Roman" w:hAnsi="Times New Roman" w:cs="Times New Roman"/>
              </w:rPr>
            </w:pPr>
            <w:r>
              <w:rPr>
                <w:rFonts w:hint="default" w:ascii="Times New Roman" w:hAnsi="Times New Roman" w:cs="Times New Roman"/>
              </w:rPr>
              <w:t>"lzfppzDm": "01"</w:t>
            </w:r>
          </w:p>
        </w:tc>
        <w:tc>
          <w:tcPr>
            <w:tcW w:w="3519" w:type="pct"/>
            <w:noWrap w:val="0"/>
            <w:vAlign w:val="center"/>
          </w:tcPr>
          <w:p w14:paraId="539779DB">
            <w:pPr>
              <w:pStyle w:val="87"/>
              <w:rPr>
                <w:rFonts w:hint="default" w:ascii="Times New Roman" w:hAnsi="Times New Roman" w:cs="Times New Roman"/>
              </w:rPr>
            </w:pPr>
            <w:r>
              <w:rPr>
                <w:rFonts w:hint="default" w:ascii="Times New Roman" w:hAnsi="Times New Roman" w:cs="Times New Roman"/>
              </w:rPr>
              <w:t>增值税发票</w:t>
            </w:r>
          </w:p>
        </w:tc>
      </w:tr>
    </w:tbl>
    <w:p w14:paraId="1E694B2D">
      <w:pPr>
        <w:ind w:firstLine="0" w:firstLineChars="0"/>
        <w:rPr>
          <w:rFonts w:hint="default" w:ascii="Times New Roman" w:hAnsi="Times New Roman" w:cs="Times New Roman"/>
        </w:rPr>
      </w:pPr>
    </w:p>
    <w:p w14:paraId="6151FE8B">
      <w:pPr>
        <w:ind w:firstLine="0" w:firstLineChars="0"/>
        <w:rPr>
          <w:rFonts w:hint="default" w:ascii="Times New Roman" w:hAnsi="Times New Roman" w:cs="Times New Roman"/>
        </w:rPr>
      </w:pPr>
    </w:p>
    <w:p w14:paraId="52C16614"/>
    <w:p w14:paraId="207E5568"/>
    <w:p w14:paraId="49CC30D5"/>
    <w:sectPr>
      <w:footerReference r:id="rId11" w:type="default"/>
      <w:pgSz w:w="11906" w:h="16838"/>
      <w:pgMar w:top="1440" w:right="1800" w:bottom="1440" w:left="1800"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w:altName w:val="宋体"/>
    <w:panose1 w:val="02010800040101010101"/>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FZDaHei-B02S">
    <w:altName w:val="Microsoft YaHei UI Light"/>
    <w:panose1 w:val="02000000000000000000"/>
    <w:charset w:val="00"/>
    <w:family w:val="auto"/>
    <w:pitch w:val="default"/>
    <w:sig w:usb0="00000000" w:usb1="00000000" w:usb2="00000012" w:usb3="00000000" w:csb0="00040001" w:csb1="00000000"/>
  </w:font>
  <w:font w:name="Microsoft YaHei UI Light">
    <w:panose1 w:val="020B0502040204020203"/>
    <w:charset w:val="86"/>
    <w:family w:val="auto"/>
    <w:pitch w:val="default"/>
    <w:sig w:usb0="80000287" w:usb1="2ACF0010" w:usb2="00000016" w:usb3="00000000" w:csb0="0004001F" w:csb1="00000000"/>
  </w:font>
  <w:font w:name="Times New Roman Bold">
    <w:altName w:val="Times New Roman"/>
    <w:panose1 w:val="02020503050405090304"/>
    <w:charset w:val="00"/>
    <w:family w:val="auto"/>
    <w:pitch w:val="default"/>
    <w:sig w:usb0="00000000" w:usb1="00000000" w:usb2="00000001" w:usb3="00000000" w:csb0="400001BF" w:csb1="DFF70000"/>
  </w:font>
  <w:font w:name="Heiti SC Medium">
    <w:altName w:val="宋体"/>
    <w:panose1 w:val="02000000000000000000"/>
    <w:charset w:val="86"/>
    <w:family w:val="auto"/>
    <w:pitch w:val="default"/>
    <w:sig w:usb0="00000000" w:usb1="00000000" w:usb2="00000000" w:usb3="00000000" w:csb0="203E0000" w:csb1="00000000"/>
  </w:font>
  <w:font w:name="Cambria">
    <w:panose1 w:val="02040503050406030204"/>
    <w:charset w:val="00"/>
    <w:family w:val="roman"/>
    <w:pitch w:val="default"/>
    <w:sig w:usb0="E00006FF" w:usb1="420024FF" w:usb2="02000000" w:usb3="00000000" w:csb0="2000019F" w:csb1="00000000"/>
  </w:font>
  <w:font w:name="幼圆">
    <w:altName w:val="宋体"/>
    <w:panose1 w:val="0201050906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Monaco">
    <w:altName w:val="Courier New"/>
    <w:panose1 w:val="00000000000000000000"/>
    <w:charset w:val="00"/>
    <w:family w:val="auto"/>
    <w:pitch w:val="default"/>
    <w:sig w:usb0="00000000" w:usb1="00000000" w:usb2="00000000" w:usb3="00000000" w:csb0="20000197" w:csb1="4F000000"/>
  </w:font>
  <w:font w:name="Calibri Light">
    <w:panose1 w:val="020F03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仿宋简体">
    <w:altName w:val="微软雅黑"/>
    <w:panose1 w:val="02010601030101010101"/>
    <w:charset w:val="86"/>
    <w:family w:val="auto"/>
    <w:pitch w:val="default"/>
    <w:sig w:usb0="00000000" w:usb1="0000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69851">
    <w:pPr>
      <w:pStyle w:val="21"/>
      <w:pBdr>
        <w:top w:val="single" w:color="auto" w:sz="4" w:space="1"/>
      </w:pBdr>
      <w:tabs>
        <w:tab w:val="clear" w:pos="8306"/>
      </w:tabs>
      <w:spacing w:before="46" w:after="46" w:line="360" w:lineRule="auto"/>
      <w:ind w:firstLine="482" w:firstLineChars="0"/>
      <w:jc w:val="center"/>
      <w:textAlignment w:val="center"/>
      <w:rPr>
        <w:rFonts w:ascii="Arial" w:hAnsi="Arial" w:cs="Arial"/>
      </w:rPr>
    </w:pPr>
    <w:r>
      <w:rPr>
        <w:rStyle w:val="35"/>
        <w:rFonts w:ascii="Arial" w:hAnsi="Arial" w:cs="Arial"/>
      </w:rPr>
      <w:fldChar w:fldCharType="begin"/>
    </w:r>
    <w:r>
      <w:rPr>
        <w:rStyle w:val="35"/>
        <w:rFonts w:ascii="Arial" w:hAnsi="Arial" w:cs="Arial"/>
      </w:rPr>
      <w:instrText xml:space="preserve">PAGE   \* MERGEFORMAT</w:instrText>
    </w:r>
    <w:r>
      <w:rPr>
        <w:rStyle w:val="35"/>
        <w:rFonts w:ascii="Arial" w:hAnsi="Arial" w:cs="Arial"/>
      </w:rPr>
      <w:fldChar w:fldCharType="separate"/>
    </w:r>
    <w:r>
      <w:rPr>
        <w:rStyle w:val="35"/>
        <w:rFonts w:ascii="Arial" w:hAnsi="Arial" w:cs="Arial"/>
      </w:rPr>
      <w:t>1</w:t>
    </w:r>
    <w:r>
      <w:rPr>
        <w:rStyle w:val="35"/>
        <w:rFonts w:ascii="Arial" w:hAnsi="Arial" w:cs="Arial"/>
      </w:rPr>
      <w:fldChar w:fldCharType="end"/>
    </w:r>
  </w:p>
  <w:p w14:paraId="4A049B9D">
    <w:pPr>
      <w:pStyle w:val="2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B7546">
    <w:pPr>
      <w:pStyle w:val="2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6CA8D">
    <w:pPr>
      <w:pStyle w:val="2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0AB75">
    <w:pPr>
      <w:pStyle w:val="21"/>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F4805">
    <w:pPr>
      <w:pStyle w:val="21"/>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089AB">
    <w:pPr>
      <w:jc w:val="center"/>
      <w:rPr>
        <w:rFonts w:ascii="Arial" w:hAnsi="Arial" w:cs="Arial"/>
      </w:rPr>
    </w:pPr>
    <w:r>
      <w:rPr>
        <w:rStyle w:val="35"/>
        <w:rFonts w:ascii="Arial" w:hAnsi="Arial" w:cs="Arial"/>
      </w:rPr>
      <w:fldChar w:fldCharType="begin"/>
    </w:r>
    <w:r>
      <w:rPr>
        <w:rStyle w:val="35"/>
        <w:rFonts w:ascii="Arial" w:hAnsi="Arial" w:cs="Arial"/>
      </w:rPr>
      <w:instrText xml:space="preserve">PAGE   \* MERGEFORMAT</w:instrText>
    </w:r>
    <w:r>
      <w:rPr>
        <w:rStyle w:val="35"/>
        <w:rFonts w:ascii="Arial" w:hAnsi="Arial" w:cs="Arial"/>
      </w:rPr>
      <w:fldChar w:fldCharType="separate"/>
    </w:r>
    <w:r>
      <w:rPr>
        <w:rStyle w:val="35"/>
        <w:rFonts w:ascii="Arial" w:hAnsi="Arial" w:cs="Arial"/>
      </w:rPr>
      <w:t>1</w:t>
    </w:r>
    <w:r>
      <w:rPr>
        <w:rStyle w:val="35"/>
        <w:rFonts w:ascii="Arial" w:hAnsi="Arial" w:cs="Arial"/>
      </w:rPr>
      <w:fldChar w:fldCharType="end"/>
    </w:r>
  </w:p>
  <w:p w14:paraId="791FD6BD">
    <w:pPr>
      <w:pStyle w:val="21"/>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32720">
    <w:pPr>
      <w:pStyle w:val="22"/>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5D2E22"/>
    <w:multiLevelType w:val="singleLevel"/>
    <w:tmpl w:val="895D2E22"/>
    <w:lvl w:ilvl="0" w:tentative="0">
      <w:start w:val="1"/>
      <w:numFmt w:val="decimalEnclosedCircleChinese"/>
      <w:suff w:val="nothing"/>
      <w:lvlText w:val="%1　"/>
      <w:lvlJc w:val="left"/>
      <w:pPr>
        <w:ind w:left="0" w:firstLine="400"/>
      </w:pPr>
      <w:rPr>
        <w:rFonts w:hint="eastAsia"/>
      </w:rPr>
    </w:lvl>
  </w:abstractNum>
  <w:abstractNum w:abstractNumId="1">
    <w:nsid w:val="97EE8B57"/>
    <w:multiLevelType w:val="singleLevel"/>
    <w:tmpl w:val="97EE8B57"/>
    <w:lvl w:ilvl="0" w:tentative="0">
      <w:start w:val="1"/>
      <w:numFmt w:val="decimal"/>
      <w:lvlText w:val="(%1)"/>
      <w:lvlJc w:val="left"/>
      <w:pPr>
        <w:ind w:left="425" w:hanging="425"/>
      </w:pPr>
      <w:rPr>
        <w:rFonts w:hint="default"/>
      </w:rPr>
    </w:lvl>
  </w:abstractNum>
  <w:abstractNum w:abstractNumId="2">
    <w:nsid w:val="A5F8576E"/>
    <w:multiLevelType w:val="singleLevel"/>
    <w:tmpl w:val="A5F8576E"/>
    <w:lvl w:ilvl="0" w:tentative="0">
      <w:start w:val="1"/>
      <w:numFmt w:val="decimal"/>
      <w:lvlText w:val="(%1)"/>
      <w:lvlJc w:val="left"/>
      <w:pPr>
        <w:ind w:left="425" w:hanging="425"/>
      </w:pPr>
      <w:rPr>
        <w:rFonts w:hint="default"/>
      </w:rPr>
    </w:lvl>
  </w:abstractNum>
  <w:abstractNum w:abstractNumId="3">
    <w:nsid w:val="ABFF40C5"/>
    <w:multiLevelType w:val="singleLevel"/>
    <w:tmpl w:val="ABFF40C5"/>
    <w:lvl w:ilvl="0" w:tentative="0">
      <w:start w:val="1"/>
      <w:numFmt w:val="decimalEnclosedCircleChinese"/>
      <w:suff w:val="nothing"/>
      <w:lvlText w:val="%1　"/>
      <w:lvlJc w:val="left"/>
      <w:pPr>
        <w:ind w:left="0" w:firstLine="400"/>
      </w:pPr>
      <w:rPr>
        <w:rFonts w:hint="eastAsia"/>
      </w:rPr>
    </w:lvl>
  </w:abstractNum>
  <w:abstractNum w:abstractNumId="4">
    <w:nsid w:val="ADF408FB"/>
    <w:multiLevelType w:val="singleLevel"/>
    <w:tmpl w:val="ADF408FB"/>
    <w:lvl w:ilvl="0" w:tentative="0">
      <w:start w:val="1"/>
      <w:numFmt w:val="decimalEnclosedCircleChinese"/>
      <w:suff w:val="nothing"/>
      <w:lvlText w:val="%1　"/>
      <w:lvlJc w:val="left"/>
      <w:pPr>
        <w:ind w:left="0" w:firstLine="400"/>
      </w:pPr>
      <w:rPr>
        <w:rFonts w:hint="eastAsia"/>
      </w:rPr>
    </w:lvl>
  </w:abstractNum>
  <w:abstractNum w:abstractNumId="5">
    <w:nsid w:val="B7FF2FD7"/>
    <w:multiLevelType w:val="singleLevel"/>
    <w:tmpl w:val="B7FF2FD7"/>
    <w:lvl w:ilvl="0" w:tentative="0">
      <w:start w:val="1"/>
      <w:numFmt w:val="decimal"/>
      <w:lvlText w:val="(%1)"/>
      <w:lvlJc w:val="left"/>
      <w:pPr>
        <w:ind w:left="425" w:hanging="425"/>
      </w:pPr>
      <w:rPr>
        <w:rFonts w:hint="default"/>
      </w:rPr>
    </w:lvl>
  </w:abstractNum>
  <w:abstractNum w:abstractNumId="6">
    <w:nsid w:val="B87FE5F4"/>
    <w:multiLevelType w:val="singleLevel"/>
    <w:tmpl w:val="B87FE5F4"/>
    <w:lvl w:ilvl="0" w:tentative="0">
      <w:start w:val="1"/>
      <w:numFmt w:val="decimal"/>
      <w:lvlText w:val="(%1)"/>
      <w:lvlJc w:val="left"/>
      <w:pPr>
        <w:ind w:left="425" w:hanging="425"/>
      </w:pPr>
      <w:rPr>
        <w:rFonts w:hint="default"/>
      </w:rPr>
    </w:lvl>
  </w:abstractNum>
  <w:abstractNum w:abstractNumId="7">
    <w:nsid w:val="BCFE45F7"/>
    <w:multiLevelType w:val="singleLevel"/>
    <w:tmpl w:val="BCFE45F7"/>
    <w:lvl w:ilvl="0" w:tentative="0">
      <w:start w:val="1"/>
      <w:numFmt w:val="decimal"/>
      <w:lvlText w:val="(%1)"/>
      <w:lvlJc w:val="left"/>
      <w:pPr>
        <w:ind w:left="425" w:hanging="425"/>
      </w:pPr>
      <w:rPr>
        <w:rFonts w:hint="default" w:ascii="Times New Roman" w:hAnsi="Times New Roman" w:cs="Times New Roman"/>
        <w:b w:val="0"/>
        <w:bCs w:val="0"/>
      </w:rPr>
    </w:lvl>
  </w:abstractNum>
  <w:abstractNum w:abstractNumId="8">
    <w:nsid w:val="BE7FCB4C"/>
    <w:multiLevelType w:val="singleLevel"/>
    <w:tmpl w:val="BE7FCB4C"/>
    <w:lvl w:ilvl="0" w:tentative="0">
      <w:start w:val="1"/>
      <w:numFmt w:val="bullet"/>
      <w:lvlText w:val=""/>
      <w:lvlJc w:val="left"/>
      <w:pPr>
        <w:ind w:left="420" w:hanging="420"/>
      </w:pPr>
      <w:rPr>
        <w:rFonts w:hint="default" w:ascii="Wingdings" w:hAnsi="Wingdings"/>
      </w:rPr>
    </w:lvl>
  </w:abstractNum>
  <w:abstractNum w:abstractNumId="9">
    <w:nsid w:val="BE9ECB27"/>
    <w:multiLevelType w:val="singleLevel"/>
    <w:tmpl w:val="BE9ECB27"/>
    <w:lvl w:ilvl="0" w:tentative="0">
      <w:start w:val="1"/>
      <w:numFmt w:val="decimal"/>
      <w:lvlText w:val="(%1)"/>
      <w:lvlJc w:val="left"/>
      <w:pPr>
        <w:ind w:left="425" w:hanging="425"/>
      </w:pPr>
      <w:rPr>
        <w:rFonts w:hint="default"/>
      </w:rPr>
    </w:lvl>
  </w:abstractNum>
  <w:abstractNum w:abstractNumId="10">
    <w:nsid w:val="BF7B2103"/>
    <w:multiLevelType w:val="singleLevel"/>
    <w:tmpl w:val="BF7B2103"/>
    <w:lvl w:ilvl="0" w:tentative="0">
      <w:start w:val="1"/>
      <w:numFmt w:val="decimal"/>
      <w:lvlText w:val="(%1)"/>
      <w:lvlJc w:val="left"/>
      <w:pPr>
        <w:ind w:left="425" w:hanging="425"/>
      </w:pPr>
      <w:rPr>
        <w:rFonts w:hint="default"/>
      </w:rPr>
    </w:lvl>
  </w:abstractNum>
  <w:abstractNum w:abstractNumId="11">
    <w:nsid w:val="BFBE894A"/>
    <w:multiLevelType w:val="singleLevel"/>
    <w:tmpl w:val="BFBE894A"/>
    <w:lvl w:ilvl="0" w:tentative="0">
      <w:start w:val="1"/>
      <w:numFmt w:val="decimalEnclosedCircleChinese"/>
      <w:suff w:val="nothing"/>
      <w:lvlText w:val="%1　"/>
      <w:lvlJc w:val="left"/>
      <w:pPr>
        <w:ind w:left="0" w:firstLine="400"/>
      </w:pPr>
      <w:rPr>
        <w:rFonts w:hint="eastAsia"/>
      </w:rPr>
    </w:lvl>
  </w:abstractNum>
  <w:abstractNum w:abstractNumId="12">
    <w:nsid w:val="D8FC7588"/>
    <w:multiLevelType w:val="singleLevel"/>
    <w:tmpl w:val="D8FC7588"/>
    <w:lvl w:ilvl="0" w:tentative="0">
      <w:start w:val="1"/>
      <w:numFmt w:val="decimalEnclosedCircleChinese"/>
      <w:suff w:val="nothing"/>
      <w:lvlText w:val="%1　"/>
      <w:lvlJc w:val="left"/>
      <w:pPr>
        <w:ind w:left="0" w:firstLine="400"/>
      </w:pPr>
      <w:rPr>
        <w:rFonts w:hint="eastAsia"/>
      </w:rPr>
    </w:lvl>
  </w:abstractNum>
  <w:abstractNum w:abstractNumId="13">
    <w:nsid w:val="D9B6F34D"/>
    <w:multiLevelType w:val="singleLevel"/>
    <w:tmpl w:val="D9B6F34D"/>
    <w:lvl w:ilvl="0" w:tentative="0">
      <w:start w:val="1"/>
      <w:numFmt w:val="decimal"/>
      <w:lvlText w:val="(%1)"/>
      <w:lvlJc w:val="left"/>
      <w:pPr>
        <w:ind w:left="425" w:hanging="425"/>
      </w:pPr>
      <w:rPr>
        <w:rFonts w:hint="default"/>
      </w:rPr>
    </w:lvl>
  </w:abstractNum>
  <w:abstractNum w:abstractNumId="14">
    <w:nsid w:val="DADE00A9"/>
    <w:multiLevelType w:val="singleLevel"/>
    <w:tmpl w:val="DADE00A9"/>
    <w:lvl w:ilvl="0" w:tentative="0">
      <w:start w:val="1"/>
      <w:numFmt w:val="bullet"/>
      <w:lvlText w:val=""/>
      <w:lvlJc w:val="left"/>
      <w:pPr>
        <w:ind w:left="420" w:hanging="420"/>
      </w:pPr>
      <w:rPr>
        <w:rFonts w:hint="default" w:ascii="Wingdings" w:hAnsi="Wingdings"/>
      </w:rPr>
    </w:lvl>
  </w:abstractNum>
  <w:abstractNum w:abstractNumId="15">
    <w:nsid w:val="DEBB9549"/>
    <w:multiLevelType w:val="singleLevel"/>
    <w:tmpl w:val="DEBB9549"/>
    <w:lvl w:ilvl="0" w:tentative="0">
      <w:start w:val="1"/>
      <w:numFmt w:val="decimal"/>
      <w:lvlText w:val="(%1)"/>
      <w:lvlJc w:val="left"/>
      <w:pPr>
        <w:ind w:left="425" w:hanging="425"/>
      </w:pPr>
      <w:rPr>
        <w:rFonts w:hint="default"/>
      </w:rPr>
    </w:lvl>
  </w:abstractNum>
  <w:abstractNum w:abstractNumId="16">
    <w:nsid w:val="DFDE2274"/>
    <w:multiLevelType w:val="singleLevel"/>
    <w:tmpl w:val="DFDE2274"/>
    <w:lvl w:ilvl="0" w:tentative="0">
      <w:start w:val="1"/>
      <w:numFmt w:val="decimal"/>
      <w:lvlText w:val="(%1)"/>
      <w:lvlJc w:val="left"/>
      <w:pPr>
        <w:ind w:left="425" w:hanging="425"/>
      </w:pPr>
      <w:rPr>
        <w:rFonts w:hint="default"/>
      </w:rPr>
    </w:lvl>
  </w:abstractNum>
  <w:abstractNum w:abstractNumId="17">
    <w:nsid w:val="E3F89562"/>
    <w:multiLevelType w:val="singleLevel"/>
    <w:tmpl w:val="E3F89562"/>
    <w:lvl w:ilvl="0" w:tentative="0">
      <w:start w:val="1"/>
      <w:numFmt w:val="decimalEnclosedCircleChinese"/>
      <w:suff w:val="nothing"/>
      <w:lvlText w:val="%1　"/>
      <w:lvlJc w:val="left"/>
      <w:pPr>
        <w:ind w:left="0" w:firstLine="400"/>
      </w:pPr>
      <w:rPr>
        <w:rFonts w:hint="eastAsia"/>
      </w:rPr>
    </w:lvl>
  </w:abstractNum>
  <w:abstractNum w:abstractNumId="18">
    <w:nsid w:val="E79B82A0"/>
    <w:multiLevelType w:val="singleLevel"/>
    <w:tmpl w:val="E79B82A0"/>
    <w:lvl w:ilvl="0" w:tentative="0">
      <w:start w:val="1"/>
      <w:numFmt w:val="decimal"/>
      <w:lvlText w:val="(%1)"/>
      <w:lvlJc w:val="left"/>
      <w:pPr>
        <w:ind w:left="425" w:hanging="425"/>
      </w:pPr>
      <w:rPr>
        <w:rFonts w:hint="default"/>
      </w:rPr>
    </w:lvl>
  </w:abstractNum>
  <w:abstractNum w:abstractNumId="19">
    <w:nsid w:val="EEF59BE6"/>
    <w:multiLevelType w:val="singleLevel"/>
    <w:tmpl w:val="EEF59BE6"/>
    <w:lvl w:ilvl="0" w:tentative="0">
      <w:start w:val="1"/>
      <w:numFmt w:val="decimalEnclosedCircleChinese"/>
      <w:suff w:val="nothing"/>
      <w:lvlText w:val="%1　"/>
      <w:lvlJc w:val="left"/>
      <w:pPr>
        <w:ind w:left="0" w:firstLine="400"/>
      </w:pPr>
      <w:rPr>
        <w:rFonts w:hint="eastAsia"/>
      </w:rPr>
    </w:lvl>
  </w:abstractNum>
  <w:abstractNum w:abstractNumId="20">
    <w:nsid w:val="EF2FF617"/>
    <w:multiLevelType w:val="singleLevel"/>
    <w:tmpl w:val="EF2FF617"/>
    <w:lvl w:ilvl="0" w:tentative="0">
      <w:start w:val="1"/>
      <w:numFmt w:val="decimal"/>
      <w:lvlText w:val="(%1)"/>
      <w:lvlJc w:val="left"/>
      <w:pPr>
        <w:ind w:left="425" w:hanging="425"/>
      </w:pPr>
      <w:rPr>
        <w:rFonts w:hint="default"/>
      </w:rPr>
    </w:lvl>
  </w:abstractNum>
  <w:abstractNum w:abstractNumId="21">
    <w:nsid w:val="EFD7FE59"/>
    <w:multiLevelType w:val="singleLevel"/>
    <w:tmpl w:val="EFD7FE59"/>
    <w:lvl w:ilvl="0" w:tentative="0">
      <w:start w:val="1"/>
      <w:numFmt w:val="decimalEnclosedCircleChinese"/>
      <w:suff w:val="nothing"/>
      <w:lvlText w:val="%1　"/>
      <w:lvlJc w:val="left"/>
      <w:pPr>
        <w:ind w:left="0" w:firstLine="400"/>
      </w:pPr>
      <w:rPr>
        <w:rFonts w:hint="eastAsia"/>
      </w:rPr>
    </w:lvl>
  </w:abstractNum>
  <w:abstractNum w:abstractNumId="22">
    <w:nsid w:val="F1FF0D7F"/>
    <w:multiLevelType w:val="singleLevel"/>
    <w:tmpl w:val="F1FF0D7F"/>
    <w:lvl w:ilvl="0" w:tentative="0">
      <w:start w:val="1"/>
      <w:numFmt w:val="decimal"/>
      <w:lvlText w:val="(%1)"/>
      <w:lvlJc w:val="left"/>
      <w:pPr>
        <w:ind w:left="425" w:hanging="425"/>
      </w:pPr>
      <w:rPr>
        <w:rFonts w:hint="default"/>
      </w:rPr>
    </w:lvl>
  </w:abstractNum>
  <w:abstractNum w:abstractNumId="23">
    <w:nsid w:val="F39ECA6D"/>
    <w:multiLevelType w:val="singleLevel"/>
    <w:tmpl w:val="F39ECA6D"/>
    <w:lvl w:ilvl="0" w:tentative="0">
      <w:start w:val="1"/>
      <w:numFmt w:val="decimalEnclosedCircleChinese"/>
      <w:suff w:val="nothing"/>
      <w:lvlText w:val="%1　"/>
      <w:lvlJc w:val="left"/>
      <w:pPr>
        <w:ind w:left="0" w:firstLine="400"/>
      </w:pPr>
      <w:rPr>
        <w:rFonts w:hint="eastAsia"/>
      </w:rPr>
    </w:lvl>
  </w:abstractNum>
  <w:abstractNum w:abstractNumId="24">
    <w:nsid w:val="F7FC8ED0"/>
    <w:multiLevelType w:val="singleLevel"/>
    <w:tmpl w:val="F7FC8ED0"/>
    <w:lvl w:ilvl="0" w:tentative="0">
      <w:start w:val="1"/>
      <w:numFmt w:val="decimal"/>
      <w:lvlText w:val="(%1)"/>
      <w:lvlJc w:val="left"/>
      <w:pPr>
        <w:ind w:left="425" w:hanging="425"/>
      </w:pPr>
      <w:rPr>
        <w:rFonts w:hint="default"/>
      </w:rPr>
    </w:lvl>
  </w:abstractNum>
  <w:abstractNum w:abstractNumId="25">
    <w:nsid w:val="F7FF7481"/>
    <w:multiLevelType w:val="singleLevel"/>
    <w:tmpl w:val="F7FF7481"/>
    <w:lvl w:ilvl="0" w:tentative="0">
      <w:start w:val="1"/>
      <w:numFmt w:val="decimal"/>
      <w:lvlText w:val="(%1)"/>
      <w:lvlJc w:val="left"/>
      <w:pPr>
        <w:ind w:left="425" w:hanging="425"/>
      </w:pPr>
      <w:rPr>
        <w:rFonts w:hint="default"/>
      </w:rPr>
    </w:lvl>
  </w:abstractNum>
  <w:abstractNum w:abstractNumId="26">
    <w:nsid w:val="FD6B3B9C"/>
    <w:multiLevelType w:val="singleLevel"/>
    <w:tmpl w:val="FD6B3B9C"/>
    <w:lvl w:ilvl="0" w:tentative="0">
      <w:start w:val="1"/>
      <w:numFmt w:val="decimalEnclosedCircleChinese"/>
      <w:suff w:val="nothing"/>
      <w:lvlText w:val="%1　"/>
      <w:lvlJc w:val="left"/>
      <w:pPr>
        <w:ind w:left="0" w:firstLine="400"/>
      </w:pPr>
      <w:rPr>
        <w:rFonts w:hint="eastAsia"/>
      </w:rPr>
    </w:lvl>
  </w:abstractNum>
  <w:abstractNum w:abstractNumId="27">
    <w:nsid w:val="FDF066C0"/>
    <w:multiLevelType w:val="singleLevel"/>
    <w:tmpl w:val="FDF066C0"/>
    <w:lvl w:ilvl="0" w:tentative="0">
      <w:start w:val="1"/>
      <w:numFmt w:val="decimal"/>
      <w:lvlText w:val="(%1)"/>
      <w:lvlJc w:val="left"/>
      <w:pPr>
        <w:ind w:left="425" w:hanging="425"/>
      </w:pPr>
      <w:rPr>
        <w:rFonts w:hint="default"/>
      </w:rPr>
    </w:lvl>
  </w:abstractNum>
  <w:abstractNum w:abstractNumId="28">
    <w:nsid w:val="FEB6E27C"/>
    <w:multiLevelType w:val="singleLevel"/>
    <w:tmpl w:val="FEB6E27C"/>
    <w:lvl w:ilvl="0" w:tentative="0">
      <w:start w:val="1"/>
      <w:numFmt w:val="decimal"/>
      <w:lvlText w:val="(%1)"/>
      <w:lvlJc w:val="left"/>
      <w:pPr>
        <w:ind w:left="425" w:hanging="425"/>
      </w:pPr>
      <w:rPr>
        <w:rFonts w:hint="default"/>
      </w:rPr>
    </w:lvl>
  </w:abstractNum>
  <w:abstractNum w:abstractNumId="29">
    <w:nsid w:val="FEE76FCC"/>
    <w:multiLevelType w:val="singleLevel"/>
    <w:tmpl w:val="FEE76FCC"/>
    <w:lvl w:ilvl="0" w:tentative="0">
      <w:start w:val="1"/>
      <w:numFmt w:val="decimal"/>
      <w:lvlText w:val="(%1)"/>
      <w:lvlJc w:val="left"/>
      <w:pPr>
        <w:ind w:left="425" w:hanging="425"/>
      </w:pPr>
      <w:rPr>
        <w:rFonts w:hint="default"/>
      </w:rPr>
    </w:lvl>
  </w:abstractNum>
  <w:abstractNum w:abstractNumId="30">
    <w:nsid w:val="FEEEFF88"/>
    <w:multiLevelType w:val="singleLevel"/>
    <w:tmpl w:val="FEEEFF88"/>
    <w:lvl w:ilvl="0" w:tentative="0">
      <w:start w:val="1"/>
      <w:numFmt w:val="decimal"/>
      <w:lvlText w:val="(%1)"/>
      <w:lvlJc w:val="left"/>
      <w:pPr>
        <w:ind w:left="425" w:hanging="425"/>
      </w:pPr>
      <w:rPr>
        <w:rFonts w:hint="default"/>
      </w:rPr>
    </w:lvl>
  </w:abstractNum>
  <w:abstractNum w:abstractNumId="31">
    <w:nsid w:val="FF3C7B09"/>
    <w:multiLevelType w:val="singleLevel"/>
    <w:tmpl w:val="FF3C7B09"/>
    <w:lvl w:ilvl="0" w:tentative="0">
      <w:start w:val="1"/>
      <w:numFmt w:val="decimalEnclosedCircleChinese"/>
      <w:suff w:val="nothing"/>
      <w:lvlText w:val="%1　"/>
      <w:lvlJc w:val="left"/>
      <w:pPr>
        <w:ind w:left="0" w:firstLine="400"/>
      </w:pPr>
      <w:rPr>
        <w:rFonts w:hint="eastAsia"/>
      </w:rPr>
    </w:lvl>
  </w:abstractNum>
  <w:abstractNum w:abstractNumId="32">
    <w:nsid w:val="FF715643"/>
    <w:multiLevelType w:val="singleLevel"/>
    <w:tmpl w:val="FF715643"/>
    <w:lvl w:ilvl="0" w:tentative="0">
      <w:start w:val="1"/>
      <w:numFmt w:val="decimal"/>
      <w:lvlText w:val="(%1)"/>
      <w:lvlJc w:val="left"/>
      <w:pPr>
        <w:ind w:left="425" w:hanging="425"/>
      </w:pPr>
      <w:rPr>
        <w:rFonts w:hint="default"/>
      </w:rPr>
    </w:lvl>
  </w:abstractNum>
  <w:abstractNum w:abstractNumId="33">
    <w:nsid w:val="FF774353"/>
    <w:multiLevelType w:val="singleLevel"/>
    <w:tmpl w:val="FF774353"/>
    <w:lvl w:ilvl="0" w:tentative="0">
      <w:start w:val="1"/>
      <w:numFmt w:val="decimal"/>
      <w:lvlText w:val="(%1)"/>
      <w:lvlJc w:val="left"/>
      <w:pPr>
        <w:ind w:left="425" w:hanging="425"/>
      </w:pPr>
      <w:rPr>
        <w:rFonts w:hint="default"/>
      </w:rPr>
    </w:lvl>
  </w:abstractNum>
  <w:abstractNum w:abstractNumId="34">
    <w:nsid w:val="FF7F8058"/>
    <w:multiLevelType w:val="singleLevel"/>
    <w:tmpl w:val="FF7F8058"/>
    <w:lvl w:ilvl="0" w:tentative="0">
      <w:start w:val="1"/>
      <w:numFmt w:val="decimal"/>
      <w:lvlText w:val="(%1)"/>
      <w:lvlJc w:val="left"/>
      <w:pPr>
        <w:ind w:left="425" w:hanging="425"/>
      </w:pPr>
      <w:rPr>
        <w:rFonts w:hint="default"/>
      </w:rPr>
    </w:lvl>
  </w:abstractNum>
  <w:abstractNum w:abstractNumId="35">
    <w:nsid w:val="FFBE29A8"/>
    <w:multiLevelType w:val="singleLevel"/>
    <w:tmpl w:val="FFBE29A8"/>
    <w:lvl w:ilvl="0" w:tentative="0">
      <w:start w:val="1"/>
      <w:numFmt w:val="decimal"/>
      <w:lvlText w:val="(%1)"/>
      <w:lvlJc w:val="left"/>
      <w:pPr>
        <w:ind w:left="425" w:hanging="425"/>
      </w:pPr>
      <w:rPr>
        <w:rFonts w:hint="default"/>
      </w:rPr>
    </w:lvl>
  </w:abstractNum>
  <w:abstractNum w:abstractNumId="36">
    <w:nsid w:val="FFCE5083"/>
    <w:multiLevelType w:val="singleLevel"/>
    <w:tmpl w:val="FFCE5083"/>
    <w:lvl w:ilvl="0" w:tentative="0">
      <w:start w:val="1"/>
      <w:numFmt w:val="decimal"/>
      <w:lvlText w:val="(%1)"/>
      <w:lvlJc w:val="left"/>
      <w:pPr>
        <w:ind w:left="425" w:hanging="425"/>
      </w:pPr>
      <w:rPr>
        <w:rFonts w:hint="default"/>
      </w:rPr>
    </w:lvl>
  </w:abstractNum>
  <w:abstractNum w:abstractNumId="37">
    <w:nsid w:val="0AEA76C8"/>
    <w:multiLevelType w:val="multilevel"/>
    <w:tmpl w:val="0AEA76C8"/>
    <w:lvl w:ilvl="0" w:tentative="0">
      <w:start w:val="1"/>
      <w:numFmt w:val="decimal"/>
      <w:pStyle w:val="14"/>
      <w:suff w:val="space"/>
      <w:lvlText w:val="%1."/>
      <w:lvlJc w:val="left"/>
      <w:pPr>
        <w:ind w:left="720" w:firstLine="0"/>
      </w:pPr>
    </w:lvl>
    <w:lvl w:ilvl="1" w:tentative="0">
      <w:start w:val="1"/>
      <w:numFmt w:val="lowerLetter"/>
      <w:lvlText w:val="%2)"/>
      <w:lvlJc w:val="left"/>
      <w:pPr>
        <w:ind w:left="480" w:firstLine="0"/>
      </w:pPr>
      <w:rPr>
        <w:rFonts w:hint="eastAsia"/>
      </w:rPr>
    </w:lvl>
    <w:lvl w:ilvl="2" w:tentative="0">
      <w:start w:val="1"/>
      <w:numFmt w:val="lowerRoman"/>
      <w:lvlText w:val="%3."/>
      <w:lvlJc w:val="right"/>
      <w:pPr>
        <w:ind w:left="480" w:firstLine="0"/>
      </w:pPr>
      <w:rPr>
        <w:rFonts w:hint="eastAsia"/>
      </w:rPr>
    </w:lvl>
    <w:lvl w:ilvl="3" w:tentative="0">
      <w:start w:val="1"/>
      <w:numFmt w:val="decimal"/>
      <w:lvlText w:val="%4."/>
      <w:lvlJc w:val="left"/>
      <w:pPr>
        <w:ind w:left="480" w:firstLine="0"/>
      </w:pPr>
      <w:rPr>
        <w:rFonts w:hint="eastAsia"/>
      </w:rPr>
    </w:lvl>
    <w:lvl w:ilvl="4" w:tentative="0">
      <w:start w:val="1"/>
      <w:numFmt w:val="lowerLetter"/>
      <w:lvlText w:val="%5)"/>
      <w:lvlJc w:val="left"/>
      <w:pPr>
        <w:ind w:left="480" w:firstLine="0"/>
      </w:pPr>
      <w:rPr>
        <w:rFonts w:hint="eastAsia"/>
      </w:rPr>
    </w:lvl>
    <w:lvl w:ilvl="5" w:tentative="0">
      <w:start w:val="1"/>
      <w:numFmt w:val="lowerRoman"/>
      <w:lvlText w:val="%6."/>
      <w:lvlJc w:val="right"/>
      <w:pPr>
        <w:ind w:left="480" w:firstLine="0"/>
      </w:pPr>
      <w:rPr>
        <w:rFonts w:hint="eastAsia"/>
      </w:rPr>
    </w:lvl>
    <w:lvl w:ilvl="6" w:tentative="0">
      <w:start w:val="1"/>
      <w:numFmt w:val="decimal"/>
      <w:lvlText w:val="%7."/>
      <w:lvlJc w:val="left"/>
      <w:pPr>
        <w:ind w:left="480" w:firstLine="0"/>
      </w:pPr>
      <w:rPr>
        <w:rFonts w:hint="eastAsia"/>
      </w:rPr>
    </w:lvl>
    <w:lvl w:ilvl="7" w:tentative="0">
      <w:start w:val="1"/>
      <w:numFmt w:val="lowerLetter"/>
      <w:lvlText w:val="%8)"/>
      <w:lvlJc w:val="left"/>
      <w:pPr>
        <w:ind w:left="480" w:firstLine="0"/>
      </w:pPr>
      <w:rPr>
        <w:rFonts w:hint="eastAsia"/>
      </w:rPr>
    </w:lvl>
    <w:lvl w:ilvl="8" w:tentative="0">
      <w:start w:val="1"/>
      <w:numFmt w:val="lowerRoman"/>
      <w:lvlText w:val="%9."/>
      <w:lvlJc w:val="right"/>
      <w:pPr>
        <w:ind w:left="480" w:firstLine="0"/>
      </w:pPr>
      <w:rPr>
        <w:rFonts w:hint="eastAsia"/>
      </w:rPr>
    </w:lvl>
  </w:abstractNum>
  <w:abstractNum w:abstractNumId="38">
    <w:nsid w:val="33E052EC"/>
    <w:multiLevelType w:val="multilevel"/>
    <w:tmpl w:val="33E052EC"/>
    <w:lvl w:ilvl="0" w:tentative="0">
      <w:start w:val="1"/>
      <w:numFmt w:val="decimal"/>
      <w:pStyle w:val="65"/>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9">
    <w:nsid w:val="70A83D92"/>
    <w:multiLevelType w:val="multilevel"/>
    <w:tmpl w:val="70A83D92"/>
    <w:lvl w:ilvl="0" w:tentative="0">
      <w:start w:val="1"/>
      <w:numFmt w:val="decimal"/>
      <w:pStyle w:val="81"/>
      <w:suff w:val="space"/>
      <w:lvlText w:val="%1 "/>
      <w:lvlJc w:val="left"/>
      <w:pPr>
        <w:tabs>
          <w:tab w:val="left" w:pos="0"/>
        </w:tabs>
        <w:ind w:left="420" w:hanging="420"/>
      </w:pPr>
      <w:rPr>
        <w:rFonts w:hint="default" w:ascii="微软雅黑" w:hAnsi="微软雅黑" w:eastAsia="微软雅黑" w:cs="微软雅黑"/>
        <w:b/>
        <w:bCs/>
        <w:sz w:val="32"/>
        <w:szCs w:val="32"/>
      </w:rPr>
    </w:lvl>
    <w:lvl w:ilvl="1" w:tentative="0">
      <w:start w:val="1"/>
      <w:numFmt w:val="decimal"/>
      <w:pStyle w:val="78"/>
      <w:suff w:val="space"/>
      <w:lvlText w:val="%1.%2 "/>
      <w:lvlJc w:val="left"/>
      <w:pPr>
        <w:tabs>
          <w:tab w:val="left" w:pos="0"/>
        </w:tabs>
        <w:ind w:left="420" w:hanging="420"/>
      </w:pPr>
      <w:rPr>
        <w:rFonts w:hint="default" w:ascii="微软雅黑" w:hAnsi="微软雅黑" w:eastAsia="微软雅黑" w:cs="微软雅黑"/>
        <w:b/>
        <w:bCs/>
        <w:sz w:val="30"/>
        <w:szCs w:val="30"/>
      </w:rPr>
    </w:lvl>
    <w:lvl w:ilvl="2" w:tentative="0">
      <w:start w:val="1"/>
      <w:numFmt w:val="decimal"/>
      <w:pStyle w:val="75"/>
      <w:suff w:val="space"/>
      <w:lvlText w:val="%1.%2.%3 "/>
      <w:lvlJc w:val="left"/>
      <w:pPr>
        <w:tabs>
          <w:tab w:val="left" w:pos="0"/>
        </w:tabs>
        <w:ind w:left="420" w:hanging="420"/>
      </w:pPr>
      <w:rPr>
        <w:rFonts w:hint="default" w:ascii="微软雅黑" w:hAnsi="微软雅黑" w:eastAsia="微软雅黑" w:cs="微软雅黑"/>
        <w:b/>
        <w:bCs/>
        <w:sz w:val="28"/>
        <w:szCs w:val="28"/>
      </w:rPr>
    </w:lvl>
    <w:lvl w:ilvl="3" w:tentative="0">
      <w:start w:val="1"/>
      <w:numFmt w:val="decimal"/>
      <w:isLgl/>
      <w:suff w:val="space"/>
      <w:lvlText w:val="%1.%2.%3.%4"/>
      <w:lvlJc w:val="left"/>
      <w:pPr>
        <w:tabs>
          <w:tab w:val="left" w:pos="420"/>
        </w:tabs>
        <w:ind w:left="864" w:hanging="864"/>
      </w:pPr>
      <w:rPr>
        <w:rFonts w:hint="default" w:ascii="微软雅黑" w:hAnsi="微软雅黑" w:eastAsia="微软雅黑" w:cs="微软雅黑"/>
        <w:b/>
        <w:bCs/>
        <w:sz w:val="24"/>
        <w:szCs w:val="24"/>
      </w:rPr>
    </w:lvl>
    <w:lvl w:ilvl="4" w:tentative="0">
      <w:start w:val="1"/>
      <w:numFmt w:val="decimal"/>
      <w:isLgl/>
      <w:lvlText w:val="%1.%2.%3.%4.%5"/>
      <w:lvlJc w:val="left"/>
      <w:pPr>
        <w:tabs>
          <w:tab w:val="left" w:pos="420"/>
        </w:tabs>
        <w:ind w:left="1008" w:hanging="1008"/>
      </w:pPr>
      <w:rPr>
        <w:rFonts w:hint="default" w:ascii="微软雅黑" w:hAnsi="微软雅黑" w:eastAsia="微软雅黑" w:cs="微软雅黑"/>
        <w:sz w:val="24"/>
        <w:szCs w:val="24"/>
      </w:rPr>
    </w:lvl>
    <w:lvl w:ilvl="5" w:tentative="0">
      <w:start w:val="1"/>
      <w:numFmt w:val="decimal"/>
      <w:suff w:val="space"/>
      <w:lvlText w:val="%1.%2.%3.%4.%5.%6"/>
      <w:lvlJc w:val="left"/>
      <w:pPr>
        <w:tabs>
          <w:tab w:val="left" w:pos="420"/>
        </w:tabs>
        <w:ind w:left="1151" w:hanging="1151"/>
      </w:pPr>
      <w:rPr>
        <w:rFonts w:hint="default" w:ascii="微软雅黑" w:hAnsi="微软雅黑" w:eastAsia="微软雅黑" w:cs="微软雅黑"/>
        <w:sz w:val="24"/>
        <w:szCs w:val="24"/>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40">
    <w:nsid w:val="759BB0E7"/>
    <w:multiLevelType w:val="singleLevel"/>
    <w:tmpl w:val="759BB0E7"/>
    <w:lvl w:ilvl="0" w:tentative="0">
      <w:start w:val="1"/>
      <w:numFmt w:val="decimal"/>
      <w:pStyle w:val="13"/>
      <w:lvlText w:val="%1."/>
      <w:lvlJc w:val="left"/>
      <w:pPr>
        <w:tabs>
          <w:tab w:val="left" w:pos="360"/>
        </w:tabs>
        <w:ind w:left="360" w:hanging="360"/>
      </w:pPr>
      <w:rPr>
        <w:b w:val="0"/>
        <w:bCs/>
      </w:rPr>
    </w:lvl>
  </w:abstractNum>
  <w:abstractNum w:abstractNumId="41">
    <w:nsid w:val="775A66BB"/>
    <w:multiLevelType w:val="singleLevel"/>
    <w:tmpl w:val="775A66BB"/>
    <w:lvl w:ilvl="0" w:tentative="0">
      <w:start w:val="1"/>
      <w:numFmt w:val="decimal"/>
      <w:lvlText w:val="(%1)"/>
      <w:lvlJc w:val="left"/>
      <w:pPr>
        <w:ind w:left="425" w:hanging="425"/>
      </w:pPr>
      <w:rPr>
        <w:rFonts w:hint="default"/>
      </w:rPr>
    </w:lvl>
  </w:abstractNum>
  <w:abstractNum w:abstractNumId="42">
    <w:nsid w:val="78732F2C"/>
    <w:multiLevelType w:val="multilevel"/>
    <w:tmpl w:val="78732F2C"/>
    <w:lvl w:ilvl="0" w:tentative="0">
      <w:start w:val="1"/>
      <w:numFmt w:val="decimal"/>
      <w:pStyle w:val="74"/>
      <w:lvlText w:val="%1."/>
      <w:lvlJc w:val="left"/>
      <w:pPr>
        <w:ind w:left="432" w:hanging="432"/>
      </w:pPr>
      <w:rPr>
        <w:rFonts w:hint="default"/>
      </w:rPr>
    </w:lvl>
    <w:lvl w:ilvl="1" w:tentative="0">
      <w:start w:val="1"/>
      <w:numFmt w:val="decimal"/>
      <w:pStyle w:val="4"/>
      <w:lvlText w:val="%1.%2."/>
      <w:lvlJc w:val="left"/>
      <w:pPr>
        <w:ind w:left="575" w:hanging="575"/>
      </w:pPr>
      <w:rPr>
        <w:rFonts w:hint="default" w:ascii="微软雅黑" w:hAnsi="微软雅黑" w:eastAsia="微软雅黑" w:cs="微软雅黑"/>
        <w:b/>
        <w:bCs/>
        <w:strike w:val="0"/>
        <w:color w:val="auto"/>
        <w:kern w:val="2"/>
        <w:sz w:val="28"/>
        <w:szCs w:val="28"/>
        <w:lang w:val="en-US" w:eastAsia="zh-CN" w:bidi="ar-SA"/>
      </w:rPr>
    </w:lvl>
    <w:lvl w:ilvl="2" w:tentative="0">
      <w:start w:val="1"/>
      <w:numFmt w:val="decimal"/>
      <w:pStyle w:val="5"/>
      <w:lvlText w:val="%1.%2.%3."/>
      <w:lvlJc w:val="left"/>
      <w:pPr>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43">
    <w:nsid w:val="7A5E7A08"/>
    <w:multiLevelType w:val="singleLevel"/>
    <w:tmpl w:val="7A5E7A08"/>
    <w:lvl w:ilvl="0" w:tentative="0">
      <w:start w:val="1"/>
      <w:numFmt w:val="decimalEnclosedCircleChinese"/>
      <w:suff w:val="nothing"/>
      <w:lvlText w:val="%1　"/>
      <w:lvlJc w:val="left"/>
      <w:pPr>
        <w:ind w:left="0" w:firstLine="400"/>
      </w:pPr>
      <w:rPr>
        <w:rFonts w:hint="eastAsia"/>
      </w:rPr>
    </w:lvl>
  </w:abstractNum>
  <w:abstractNum w:abstractNumId="44">
    <w:nsid w:val="7B3DE23E"/>
    <w:multiLevelType w:val="singleLevel"/>
    <w:tmpl w:val="7B3DE23E"/>
    <w:lvl w:ilvl="0" w:tentative="0">
      <w:start w:val="1"/>
      <w:numFmt w:val="decimal"/>
      <w:lvlText w:val="(%1)"/>
      <w:lvlJc w:val="left"/>
      <w:pPr>
        <w:ind w:left="425" w:hanging="425"/>
      </w:pPr>
      <w:rPr>
        <w:rFonts w:hint="default"/>
      </w:rPr>
    </w:lvl>
  </w:abstractNum>
  <w:abstractNum w:abstractNumId="45">
    <w:nsid w:val="7BAEB591"/>
    <w:multiLevelType w:val="singleLevel"/>
    <w:tmpl w:val="7BAEB591"/>
    <w:lvl w:ilvl="0" w:tentative="0">
      <w:start w:val="1"/>
      <w:numFmt w:val="decimalEnclosedCircleChinese"/>
      <w:suff w:val="nothing"/>
      <w:lvlText w:val="%1　"/>
      <w:lvlJc w:val="left"/>
      <w:pPr>
        <w:ind w:left="0" w:firstLine="400"/>
      </w:pPr>
      <w:rPr>
        <w:rFonts w:hint="eastAsia"/>
      </w:rPr>
    </w:lvl>
  </w:abstractNum>
  <w:abstractNum w:abstractNumId="46">
    <w:nsid w:val="7BFA1335"/>
    <w:multiLevelType w:val="singleLevel"/>
    <w:tmpl w:val="7BFA1335"/>
    <w:lvl w:ilvl="0" w:tentative="0">
      <w:start w:val="1"/>
      <w:numFmt w:val="decimal"/>
      <w:lvlText w:val="(%1)"/>
      <w:lvlJc w:val="left"/>
      <w:pPr>
        <w:ind w:left="425" w:hanging="425"/>
      </w:pPr>
      <w:rPr>
        <w:rFonts w:hint="default"/>
      </w:rPr>
    </w:lvl>
  </w:abstractNum>
  <w:abstractNum w:abstractNumId="47">
    <w:nsid w:val="7F4E959F"/>
    <w:multiLevelType w:val="singleLevel"/>
    <w:tmpl w:val="7F4E959F"/>
    <w:lvl w:ilvl="0" w:tentative="0">
      <w:start w:val="1"/>
      <w:numFmt w:val="decimal"/>
      <w:lvlText w:val="(%1)"/>
      <w:lvlJc w:val="left"/>
      <w:pPr>
        <w:ind w:left="425" w:hanging="425"/>
      </w:pPr>
      <w:rPr>
        <w:rFonts w:hint="default"/>
      </w:rPr>
    </w:lvl>
  </w:abstractNum>
  <w:abstractNum w:abstractNumId="48">
    <w:nsid w:val="7FFE747A"/>
    <w:multiLevelType w:val="singleLevel"/>
    <w:tmpl w:val="7FFE747A"/>
    <w:lvl w:ilvl="0" w:tentative="0">
      <w:start w:val="1"/>
      <w:numFmt w:val="decimalEnclosedCircleChinese"/>
      <w:suff w:val="nothing"/>
      <w:lvlText w:val="%1　"/>
      <w:lvlJc w:val="left"/>
      <w:pPr>
        <w:ind w:left="0" w:firstLine="400"/>
      </w:pPr>
      <w:rPr>
        <w:rFonts w:hint="eastAsia"/>
      </w:rPr>
    </w:lvl>
  </w:abstractNum>
  <w:num w:numId="1">
    <w:abstractNumId w:val="42"/>
  </w:num>
  <w:num w:numId="2">
    <w:abstractNumId w:val="40"/>
  </w:num>
  <w:num w:numId="3">
    <w:abstractNumId w:val="37"/>
  </w:num>
  <w:num w:numId="4">
    <w:abstractNumId w:val="38"/>
  </w:num>
  <w:num w:numId="5">
    <w:abstractNumId w:val="39"/>
  </w:num>
  <w:num w:numId="6">
    <w:abstractNumId w:val="14"/>
  </w:num>
  <w:num w:numId="7">
    <w:abstractNumId w:val="8"/>
  </w:num>
  <w:num w:numId="8">
    <w:abstractNumId w:val="33"/>
  </w:num>
  <w:num w:numId="9">
    <w:abstractNumId w:val="9"/>
  </w:num>
  <w:num w:numId="10">
    <w:abstractNumId w:val="21"/>
  </w:num>
  <w:num w:numId="11">
    <w:abstractNumId w:val="36"/>
  </w:num>
  <w:num w:numId="12">
    <w:abstractNumId w:val="35"/>
  </w:num>
  <w:num w:numId="13">
    <w:abstractNumId w:val="48"/>
  </w:num>
  <w:num w:numId="14">
    <w:abstractNumId w:val="47"/>
  </w:num>
  <w:num w:numId="15">
    <w:abstractNumId w:val="24"/>
  </w:num>
  <w:num w:numId="16">
    <w:abstractNumId w:val="0"/>
  </w:num>
  <w:num w:numId="17">
    <w:abstractNumId w:val="5"/>
  </w:num>
  <w:num w:numId="18">
    <w:abstractNumId w:val="7"/>
  </w:num>
  <w:num w:numId="19">
    <w:abstractNumId w:val="12"/>
  </w:num>
  <w:num w:numId="20">
    <w:abstractNumId w:val="32"/>
  </w:num>
  <w:num w:numId="21">
    <w:abstractNumId w:val="18"/>
  </w:num>
  <w:num w:numId="22">
    <w:abstractNumId w:val="19"/>
  </w:num>
  <w:num w:numId="23">
    <w:abstractNumId w:val="44"/>
  </w:num>
  <w:num w:numId="24">
    <w:abstractNumId w:val="2"/>
  </w:num>
  <w:num w:numId="25">
    <w:abstractNumId w:val="3"/>
  </w:num>
  <w:num w:numId="26">
    <w:abstractNumId w:val="29"/>
  </w:num>
  <w:num w:numId="27">
    <w:abstractNumId w:val="15"/>
  </w:num>
  <w:num w:numId="28">
    <w:abstractNumId w:val="17"/>
  </w:num>
  <w:num w:numId="29">
    <w:abstractNumId w:val="16"/>
  </w:num>
  <w:num w:numId="30">
    <w:abstractNumId w:val="13"/>
  </w:num>
  <w:num w:numId="31">
    <w:abstractNumId w:val="23"/>
  </w:num>
  <w:num w:numId="32">
    <w:abstractNumId w:val="20"/>
  </w:num>
  <w:num w:numId="33">
    <w:abstractNumId w:val="10"/>
  </w:num>
  <w:num w:numId="34">
    <w:abstractNumId w:val="31"/>
  </w:num>
  <w:num w:numId="35">
    <w:abstractNumId w:val="34"/>
  </w:num>
  <w:num w:numId="36">
    <w:abstractNumId w:val="30"/>
  </w:num>
  <w:num w:numId="37">
    <w:abstractNumId w:val="4"/>
  </w:num>
  <w:num w:numId="38">
    <w:abstractNumId w:val="1"/>
  </w:num>
  <w:num w:numId="39">
    <w:abstractNumId w:val="46"/>
  </w:num>
  <w:num w:numId="40">
    <w:abstractNumId w:val="45"/>
  </w:num>
  <w:num w:numId="41">
    <w:abstractNumId w:val="27"/>
  </w:num>
  <w:num w:numId="42">
    <w:abstractNumId w:val="41"/>
  </w:num>
  <w:num w:numId="43">
    <w:abstractNumId w:val="43"/>
  </w:num>
  <w:num w:numId="44">
    <w:abstractNumId w:val="25"/>
  </w:num>
  <w:num w:numId="45">
    <w:abstractNumId w:val="28"/>
  </w:num>
  <w:num w:numId="46">
    <w:abstractNumId w:val="11"/>
  </w:num>
  <w:num w:numId="47">
    <w:abstractNumId w:val="6"/>
  </w:num>
  <w:num w:numId="48">
    <w:abstractNumId w:val="22"/>
  </w:num>
  <w:num w:numId="49">
    <w:abstractNumId w:val="2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曹桂僮">
    <w15:presenceInfo w15:providerId="WPS Office" w15:userId="7740799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trackRevisions w:val="1"/>
  <w:documentProtection w:enforcement="0"/>
  <w:defaultTabStop w:val="0"/>
  <w:hyphenationZone w:val="36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5F3538"/>
    <w:rsid w:val="00006AC6"/>
    <w:rsid w:val="000155C1"/>
    <w:rsid w:val="00017DA4"/>
    <w:rsid w:val="00020CCA"/>
    <w:rsid w:val="00022D5C"/>
    <w:rsid w:val="00043892"/>
    <w:rsid w:val="00074A93"/>
    <w:rsid w:val="00080A4B"/>
    <w:rsid w:val="00091546"/>
    <w:rsid w:val="000D0B59"/>
    <w:rsid w:val="000F2F1B"/>
    <w:rsid w:val="00107BBC"/>
    <w:rsid w:val="00111210"/>
    <w:rsid w:val="00115F19"/>
    <w:rsid w:val="001347A1"/>
    <w:rsid w:val="00134A06"/>
    <w:rsid w:val="00136D24"/>
    <w:rsid w:val="00145DEC"/>
    <w:rsid w:val="00150E3C"/>
    <w:rsid w:val="00162002"/>
    <w:rsid w:val="001710E0"/>
    <w:rsid w:val="00195917"/>
    <w:rsid w:val="001A7C68"/>
    <w:rsid w:val="001B4516"/>
    <w:rsid w:val="001D59AF"/>
    <w:rsid w:val="001E1C63"/>
    <w:rsid w:val="00212D4B"/>
    <w:rsid w:val="00221246"/>
    <w:rsid w:val="00237A0C"/>
    <w:rsid w:val="00246F11"/>
    <w:rsid w:val="00265C20"/>
    <w:rsid w:val="00267749"/>
    <w:rsid w:val="002A145B"/>
    <w:rsid w:val="002A441A"/>
    <w:rsid w:val="002A7126"/>
    <w:rsid w:val="002B7DE3"/>
    <w:rsid w:val="002E319F"/>
    <w:rsid w:val="00305473"/>
    <w:rsid w:val="0031389B"/>
    <w:rsid w:val="003172E3"/>
    <w:rsid w:val="00325CDD"/>
    <w:rsid w:val="00350ED5"/>
    <w:rsid w:val="00371836"/>
    <w:rsid w:val="00387065"/>
    <w:rsid w:val="00387972"/>
    <w:rsid w:val="00394007"/>
    <w:rsid w:val="003C284A"/>
    <w:rsid w:val="003E2A37"/>
    <w:rsid w:val="003F3002"/>
    <w:rsid w:val="00420DF4"/>
    <w:rsid w:val="00423E22"/>
    <w:rsid w:val="00442A3F"/>
    <w:rsid w:val="00451199"/>
    <w:rsid w:val="00490CFD"/>
    <w:rsid w:val="004B4AE4"/>
    <w:rsid w:val="004C1A90"/>
    <w:rsid w:val="004C52FA"/>
    <w:rsid w:val="004D6013"/>
    <w:rsid w:val="004E3D8B"/>
    <w:rsid w:val="004F2452"/>
    <w:rsid w:val="004F6585"/>
    <w:rsid w:val="00500BE6"/>
    <w:rsid w:val="00503D15"/>
    <w:rsid w:val="00506B40"/>
    <w:rsid w:val="00507A0F"/>
    <w:rsid w:val="00511FE1"/>
    <w:rsid w:val="00531E22"/>
    <w:rsid w:val="00580745"/>
    <w:rsid w:val="00592183"/>
    <w:rsid w:val="00594ACA"/>
    <w:rsid w:val="005D1510"/>
    <w:rsid w:val="005F3538"/>
    <w:rsid w:val="005F4858"/>
    <w:rsid w:val="00606B53"/>
    <w:rsid w:val="00642860"/>
    <w:rsid w:val="0064405C"/>
    <w:rsid w:val="006718A5"/>
    <w:rsid w:val="00681CA1"/>
    <w:rsid w:val="0069254F"/>
    <w:rsid w:val="006B7A44"/>
    <w:rsid w:val="006C0A29"/>
    <w:rsid w:val="006C59DA"/>
    <w:rsid w:val="006D58F1"/>
    <w:rsid w:val="006E79EE"/>
    <w:rsid w:val="006F315A"/>
    <w:rsid w:val="0070474C"/>
    <w:rsid w:val="007263AA"/>
    <w:rsid w:val="00755B96"/>
    <w:rsid w:val="007635AE"/>
    <w:rsid w:val="007640AF"/>
    <w:rsid w:val="007A2E44"/>
    <w:rsid w:val="007A4429"/>
    <w:rsid w:val="007A4CC4"/>
    <w:rsid w:val="007C0087"/>
    <w:rsid w:val="007C1899"/>
    <w:rsid w:val="007C4A22"/>
    <w:rsid w:val="007C4BEC"/>
    <w:rsid w:val="007D6A8C"/>
    <w:rsid w:val="008018B5"/>
    <w:rsid w:val="00806ED4"/>
    <w:rsid w:val="00834A91"/>
    <w:rsid w:val="0084696F"/>
    <w:rsid w:val="00847C37"/>
    <w:rsid w:val="00852090"/>
    <w:rsid w:val="00852469"/>
    <w:rsid w:val="00871A8B"/>
    <w:rsid w:val="00875F30"/>
    <w:rsid w:val="008C7BB7"/>
    <w:rsid w:val="00912179"/>
    <w:rsid w:val="009429B7"/>
    <w:rsid w:val="00942A01"/>
    <w:rsid w:val="00966A74"/>
    <w:rsid w:val="00967079"/>
    <w:rsid w:val="00980149"/>
    <w:rsid w:val="00990A5A"/>
    <w:rsid w:val="009942C4"/>
    <w:rsid w:val="009A4DD1"/>
    <w:rsid w:val="009A54D9"/>
    <w:rsid w:val="009A6B1C"/>
    <w:rsid w:val="009B1269"/>
    <w:rsid w:val="009B3E55"/>
    <w:rsid w:val="009B70BA"/>
    <w:rsid w:val="009C3E43"/>
    <w:rsid w:val="009D34F4"/>
    <w:rsid w:val="009D4FEA"/>
    <w:rsid w:val="009F04A5"/>
    <w:rsid w:val="00A12946"/>
    <w:rsid w:val="00A16203"/>
    <w:rsid w:val="00A21BE9"/>
    <w:rsid w:val="00A23D49"/>
    <w:rsid w:val="00A467B0"/>
    <w:rsid w:val="00A51610"/>
    <w:rsid w:val="00A57A03"/>
    <w:rsid w:val="00A6380D"/>
    <w:rsid w:val="00A81BE4"/>
    <w:rsid w:val="00A81C61"/>
    <w:rsid w:val="00A841FA"/>
    <w:rsid w:val="00A95776"/>
    <w:rsid w:val="00AB0B72"/>
    <w:rsid w:val="00AD7853"/>
    <w:rsid w:val="00AF5699"/>
    <w:rsid w:val="00AF5B29"/>
    <w:rsid w:val="00B3207B"/>
    <w:rsid w:val="00B46A5C"/>
    <w:rsid w:val="00B532E8"/>
    <w:rsid w:val="00B70CEA"/>
    <w:rsid w:val="00B7454C"/>
    <w:rsid w:val="00B901DD"/>
    <w:rsid w:val="00BA28E0"/>
    <w:rsid w:val="00BC14D8"/>
    <w:rsid w:val="00BC6101"/>
    <w:rsid w:val="00BD4420"/>
    <w:rsid w:val="00BD5A1F"/>
    <w:rsid w:val="00C26C56"/>
    <w:rsid w:val="00C46C0B"/>
    <w:rsid w:val="00C517E0"/>
    <w:rsid w:val="00C60D34"/>
    <w:rsid w:val="00C611F0"/>
    <w:rsid w:val="00C77AF5"/>
    <w:rsid w:val="00C944F7"/>
    <w:rsid w:val="00C953D7"/>
    <w:rsid w:val="00CA7BCD"/>
    <w:rsid w:val="00CE47A9"/>
    <w:rsid w:val="00CF7399"/>
    <w:rsid w:val="00D114AB"/>
    <w:rsid w:val="00D134C1"/>
    <w:rsid w:val="00D3139C"/>
    <w:rsid w:val="00D35DBA"/>
    <w:rsid w:val="00D36FB7"/>
    <w:rsid w:val="00D806B1"/>
    <w:rsid w:val="00D80A96"/>
    <w:rsid w:val="00D91606"/>
    <w:rsid w:val="00D9557F"/>
    <w:rsid w:val="00DA257B"/>
    <w:rsid w:val="00DB5D2B"/>
    <w:rsid w:val="00DD1D39"/>
    <w:rsid w:val="00DE54F8"/>
    <w:rsid w:val="00DF7E47"/>
    <w:rsid w:val="00E32FC9"/>
    <w:rsid w:val="00E4223C"/>
    <w:rsid w:val="00E906AB"/>
    <w:rsid w:val="00EA2D08"/>
    <w:rsid w:val="00EB429D"/>
    <w:rsid w:val="00EB443B"/>
    <w:rsid w:val="00EC4B2E"/>
    <w:rsid w:val="00ED19BC"/>
    <w:rsid w:val="00EE181F"/>
    <w:rsid w:val="00EF6BAF"/>
    <w:rsid w:val="00F05E4A"/>
    <w:rsid w:val="00F3294A"/>
    <w:rsid w:val="00F42402"/>
    <w:rsid w:val="00F8121D"/>
    <w:rsid w:val="00F9750C"/>
    <w:rsid w:val="00FA7AD3"/>
    <w:rsid w:val="00FC0860"/>
    <w:rsid w:val="00FC1887"/>
    <w:rsid w:val="00FC5115"/>
    <w:rsid w:val="00FD48A8"/>
    <w:rsid w:val="00FF1F3F"/>
    <w:rsid w:val="012660A9"/>
    <w:rsid w:val="012D0002"/>
    <w:rsid w:val="013D2BAC"/>
    <w:rsid w:val="014E4463"/>
    <w:rsid w:val="0163343D"/>
    <w:rsid w:val="016352EC"/>
    <w:rsid w:val="01944CBB"/>
    <w:rsid w:val="019C45B0"/>
    <w:rsid w:val="01A22C15"/>
    <w:rsid w:val="01AE01D5"/>
    <w:rsid w:val="01AE43CA"/>
    <w:rsid w:val="01B41F67"/>
    <w:rsid w:val="01BE5DA7"/>
    <w:rsid w:val="01C7267B"/>
    <w:rsid w:val="01C77DCE"/>
    <w:rsid w:val="01DB2023"/>
    <w:rsid w:val="01F309CE"/>
    <w:rsid w:val="01F43DA3"/>
    <w:rsid w:val="01FB5015"/>
    <w:rsid w:val="02122419"/>
    <w:rsid w:val="02376741"/>
    <w:rsid w:val="02395C5C"/>
    <w:rsid w:val="02571C51"/>
    <w:rsid w:val="027E1E5D"/>
    <w:rsid w:val="02955B33"/>
    <w:rsid w:val="03016C98"/>
    <w:rsid w:val="03195159"/>
    <w:rsid w:val="031E17A5"/>
    <w:rsid w:val="034871D6"/>
    <w:rsid w:val="03495651"/>
    <w:rsid w:val="036E6716"/>
    <w:rsid w:val="037A022C"/>
    <w:rsid w:val="039C7D49"/>
    <w:rsid w:val="03A30F33"/>
    <w:rsid w:val="03CD3E65"/>
    <w:rsid w:val="03DA0245"/>
    <w:rsid w:val="04057559"/>
    <w:rsid w:val="041476CE"/>
    <w:rsid w:val="044309D2"/>
    <w:rsid w:val="047256AF"/>
    <w:rsid w:val="04820994"/>
    <w:rsid w:val="0483569D"/>
    <w:rsid w:val="04C03776"/>
    <w:rsid w:val="04DA6540"/>
    <w:rsid w:val="04F14E7B"/>
    <w:rsid w:val="04FC0BF1"/>
    <w:rsid w:val="050B2A5C"/>
    <w:rsid w:val="0515133D"/>
    <w:rsid w:val="05182F2F"/>
    <w:rsid w:val="05381D3E"/>
    <w:rsid w:val="053D7FC0"/>
    <w:rsid w:val="05856AD5"/>
    <w:rsid w:val="058622C5"/>
    <w:rsid w:val="05960BBB"/>
    <w:rsid w:val="059A0EFF"/>
    <w:rsid w:val="059C6759"/>
    <w:rsid w:val="059D3ECB"/>
    <w:rsid w:val="05BC2647"/>
    <w:rsid w:val="05FB67D4"/>
    <w:rsid w:val="0624310A"/>
    <w:rsid w:val="06290A7A"/>
    <w:rsid w:val="065D3A3F"/>
    <w:rsid w:val="068357E1"/>
    <w:rsid w:val="0687363C"/>
    <w:rsid w:val="069C5598"/>
    <w:rsid w:val="06CF2D55"/>
    <w:rsid w:val="06DF42C5"/>
    <w:rsid w:val="06E52414"/>
    <w:rsid w:val="06F821B9"/>
    <w:rsid w:val="06F85085"/>
    <w:rsid w:val="071D0BC1"/>
    <w:rsid w:val="07243E9E"/>
    <w:rsid w:val="0729552B"/>
    <w:rsid w:val="072A332A"/>
    <w:rsid w:val="076F6DFC"/>
    <w:rsid w:val="078556B7"/>
    <w:rsid w:val="079B7DAE"/>
    <w:rsid w:val="07A53822"/>
    <w:rsid w:val="07A65F1C"/>
    <w:rsid w:val="07AB20F7"/>
    <w:rsid w:val="07DD1CE5"/>
    <w:rsid w:val="07DE427B"/>
    <w:rsid w:val="07E3229D"/>
    <w:rsid w:val="081C0AFD"/>
    <w:rsid w:val="0847029A"/>
    <w:rsid w:val="084A512B"/>
    <w:rsid w:val="084A5DB4"/>
    <w:rsid w:val="085773D2"/>
    <w:rsid w:val="08715859"/>
    <w:rsid w:val="08771DAE"/>
    <w:rsid w:val="08816891"/>
    <w:rsid w:val="08AC5ABE"/>
    <w:rsid w:val="08DD79D1"/>
    <w:rsid w:val="09056E38"/>
    <w:rsid w:val="091D7025"/>
    <w:rsid w:val="0969226A"/>
    <w:rsid w:val="096B5FE2"/>
    <w:rsid w:val="09F75E93"/>
    <w:rsid w:val="0A053F67"/>
    <w:rsid w:val="0A0D45BD"/>
    <w:rsid w:val="0A12103F"/>
    <w:rsid w:val="0A274143"/>
    <w:rsid w:val="0A2E773B"/>
    <w:rsid w:val="0A35351F"/>
    <w:rsid w:val="0A491B21"/>
    <w:rsid w:val="0A6A629A"/>
    <w:rsid w:val="0A802B9B"/>
    <w:rsid w:val="0AA338DC"/>
    <w:rsid w:val="0AAE262A"/>
    <w:rsid w:val="0AD80205"/>
    <w:rsid w:val="0B1A1934"/>
    <w:rsid w:val="0B407E31"/>
    <w:rsid w:val="0B46155C"/>
    <w:rsid w:val="0B543195"/>
    <w:rsid w:val="0B6A55FE"/>
    <w:rsid w:val="0BAF350E"/>
    <w:rsid w:val="0BD45234"/>
    <w:rsid w:val="0BFC62BF"/>
    <w:rsid w:val="0C022104"/>
    <w:rsid w:val="0C0E09CC"/>
    <w:rsid w:val="0C197F77"/>
    <w:rsid w:val="0C210965"/>
    <w:rsid w:val="0C300F4E"/>
    <w:rsid w:val="0C414D43"/>
    <w:rsid w:val="0C445F5E"/>
    <w:rsid w:val="0C5C3B90"/>
    <w:rsid w:val="0C6B15B7"/>
    <w:rsid w:val="0C762CD4"/>
    <w:rsid w:val="0C7B270D"/>
    <w:rsid w:val="0CBB2344"/>
    <w:rsid w:val="0CD75635"/>
    <w:rsid w:val="0CF13B61"/>
    <w:rsid w:val="0CFF6C1D"/>
    <w:rsid w:val="0D192616"/>
    <w:rsid w:val="0D260B79"/>
    <w:rsid w:val="0D2737D0"/>
    <w:rsid w:val="0D5B5013"/>
    <w:rsid w:val="0D686883"/>
    <w:rsid w:val="0D813430"/>
    <w:rsid w:val="0DC219BA"/>
    <w:rsid w:val="0DF92080"/>
    <w:rsid w:val="0E09425F"/>
    <w:rsid w:val="0E13724A"/>
    <w:rsid w:val="0E3B202B"/>
    <w:rsid w:val="0E495BA4"/>
    <w:rsid w:val="0E706F7A"/>
    <w:rsid w:val="0E833DCE"/>
    <w:rsid w:val="0EC8238B"/>
    <w:rsid w:val="0EED45D8"/>
    <w:rsid w:val="0EEE04DB"/>
    <w:rsid w:val="0F016FEF"/>
    <w:rsid w:val="0F191AF8"/>
    <w:rsid w:val="0F1A3BD9"/>
    <w:rsid w:val="0F3B37DC"/>
    <w:rsid w:val="0F5A11B7"/>
    <w:rsid w:val="0F711D2E"/>
    <w:rsid w:val="0F92006D"/>
    <w:rsid w:val="0F9D4A1B"/>
    <w:rsid w:val="0FD234A1"/>
    <w:rsid w:val="0FFF10A2"/>
    <w:rsid w:val="101165A4"/>
    <w:rsid w:val="101420C6"/>
    <w:rsid w:val="10223E2A"/>
    <w:rsid w:val="10272027"/>
    <w:rsid w:val="10741A82"/>
    <w:rsid w:val="107C2E16"/>
    <w:rsid w:val="107D3B5D"/>
    <w:rsid w:val="10925428"/>
    <w:rsid w:val="10BD1BF7"/>
    <w:rsid w:val="10DC1574"/>
    <w:rsid w:val="111D253D"/>
    <w:rsid w:val="1121639C"/>
    <w:rsid w:val="11494E5B"/>
    <w:rsid w:val="115C6507"/>
    <w:rsid w:val="119208DE"/>
    <w:rsid w:val="11AD4D51"/>
    <w:rsid w:val="11FF682D"/>
    <w:rsid w:val="1248037D"/>
    <w:rsid w:val="127221CF"/>
    <w:rsid w:val="12781C14"/>
    <w:rsid w:val="127B4354"/>
    <w:rsid w:val="12B61CCE"/>
    <w:rsid w:val="12BACE0E"/>
    <w:rsid w:val="12E9699E"/>
    <w:rsid w:val="12FFB875"/>
    <w:rsid w:val="13093371"/>
    <w:rsid w:val="1332608E"/>
    <w:rsid w:val="13631197"/>
    <w:rsid w:val="137E4BC6"/>
    <w:rsid w:val="139205A9"/>
    <w:rsid w:val="13991175"/>
    <w:rsid w:val="13B66BCC"/>
    <w:rsid w:val="13B773FB"/>
    <w:rsid w:val="13BB14CF"/>
    <w:rsid w:val="13C73899"/>
    <w:rsid w:val="13DE2D7F"/>
    <w:rsid w:val="143F2545"/>
    <w:rsid w:val="14887A48"/>
    <w:rsid w:val="14A563E7"/>
    <w:rsid w:val="14B040EF"/>
    <w:rsid w:val="14EF730E"/>
    <w:rsid w:val="1540370B"/>
    <w:rsid w:val="154E03DB"/>
    <w:rsid w:val="15725BBC"/>
    <w:rsid w:val="15812573"/>
    <w:rsid w:val="163C5239"/>
    <w:rsid w:val="16443366"/>
    <w:rsid w:val="164A6FD5"/>
    <w:rsid w:val="164E50B7"/>
    <w:rsid w:val="16571DC8"/>
    <w:rsid w:val="165B7B6F"/>
    <w:rsid w:val="16B9505C"/>
    <w:rsid w:val="16BE1B7C"/>
    <w:rsid w:val="16DA2833"/>
    <w:rsid w:val="16DC407B"/>
    <w:rsid w:val="16E94FD5"/>
    <w:rsid w:val="16EB4859"/>
    <w:rsid w:val="16FF269D"/>
    <w:rsid w:val="170A0687"/>
    <w:rsid w:val="17216597"/>
    <w:rsid w:val="17322DA9"/>
    <w:rsid w:val="17332018"/>
    <w:rsid w:val="17336004"/>
    <w:rsid w:val="174B18B2"/>
    <w:rsid w:val="1751587E"/>
    <w:rsid w:val="175E09A7"/>
    <w:rsid w:val="17763917"/>
    <w:rsid w:val="17A37C6A"/>
    <w:rsid w:val="17BBB23A"/>
    <w:rsid w:val="17BD224D"/>
    <w:rsid w:val="17FD6DFD"/>
    <w:rsid w:val="17FF8C9B"/>
    <w:rsid w:val="181C6C93"/>
    <w:rsid w:val="18512847"/>
    <w:rsid w:val="19263CD4"/>
    <w:rsid w:val="192A433E"/>
    <w:rsid w:val="19724A30"/>
    <w:rsid w:val="199630DA"/>
    <w:rsid w:val="19A02DC2"/>
    <w:rsid w:val="19A43115"/>
    <w:rsid w:val="19D7019D"/>
    <w:rsid w:val="19F54B3F"/>
    <w:rsid w:val="19FA25FA"/>
    <w:rsid w:val="19FD58A6"/>
    <w:rsid w:val="1A042F3E"/>
    <w:rsid w:val="1A16366E"/>
    <w:rsid w:val="1A337C35"/>
    <w:rsid w:val="1A3831B1"/>
    <w:rsid w:val="1A3A17E5"/>
    <w:rsid w:val="1A577855"/>
    <w:rsid w:val="1A9F01B5"/>
    <w:rsid w:val="1AA37873"/>
    <w:rsid w:val="1ADA3FB1"/>
    <w:rsid w:val="1AFE5AA2"/>
    <w:rsid w:val="1B126453"/>
    <w:rsid w:val="1B612CCF"/>
    <w:rsid w:val="1B7053D6"/>
    <w:rsid w:val="1B7A4EB2"/>
    <w:rsid w:val="1B7A55C6"/>
    <w:rsid w:val="1B8D2A91"/>
    <w:rsid w:val="1BA42D99"/>
    <w:rsid w:val="1BB16EC3"/>
    <w:rsid w:val="1BB176C3"/>
    <w:rsid w:val="1BBD3D74"/>
    <w:rsid w:val="1BBE288E"/>
    <w:rsid w:val="1BDD87D6"/>
    <w:rsid w:val="1BE32D45"/>
    <w:rsid w:val="1BFD7352"/>
    <w:rsid w:val="1C125762"/>
    <w:rsid w:val="1C2A274F"/>
    <w:rsid w:val="1C2F0C2D"/>
    <w:rsid w:val="1C483C0A"/>
    <w:rsid w:val="1C4E6F07"/>
    <w:rsid w:val="1C566F2C"/>
    <w:rsid w:val="1C5A616E"/>
    <w:rsid w:val="1C784595"/>
    <w:rsid w:val="1C7D8165"/>
    <w:rsid w:val="1C9E2C64"/>
    <w:rsid w:val="1CB7CD76"/>
    <w:rsid w:val="1CBB1279"/>
    <w:rsid w:val="1CBB7BB4"/>
    <w:rsid w:val="1CEC4CAD"/>
    <w:rsid w:val="1CF87811"/>
    <w:rsid w:val="1D066D66"/>
    <w:rsid w:val="1D1272B8"/>
    <w:rsid w:val="1D28597A"/>
    <w:rsid w:val="1D440BC9"/>
    <w:rsid w:val="1D5B6CA6"/>
    <w:rsid w:val="1D726931"/>
    <w:rsid w:val="1D7F2DE1"/>
    <w:rsid w:val="1D9F4A74"/>
    <w:rsid w:val="1DAFFB6E"/>
    <w:rsid w:val="1DBE959B"/>
    <w:rsid w:val="1DBF85C4"/>
    <w:rsid w:val="1DCBB0E3"/>
    <w:rsid w:val="1DD52ED6"/>
    <w:rsid w:val="1DE76CE7"/>
    <w:rsid w:val="1DFEB288"/>
    <w:rsid w:val="1E276524"/>
    <w:rsid w:val="1E295D6A"/>
    <w:rsid w:val="1E3578F1"/>
    <w:rsid w:val="1E36509A"/>
    <w:rsid w:val="1E8B214C"/>
    <w:rsid w:val="1E906C70"/>
    <w:rsid w:val="1E9E406C"/>
    <w:rsid w:val="1EA8443E"/>
    <w:rsid w:val="1EADDF7B"/>
    <w:rsid w:val="1EB65E85"/>
    <w:rsid w:val="1EE61F3B"/>
    <w:rsid w:val="1EE98F78"/>
    <w:rsid w:val="1EFD39A7"/>
    <w:rsid w:val="1F0168F7"/>
    <w:rsid w:val="1F270AF3"/>
    <w:rsid w:val="1F287B05"/>
    <w:rsid w:val="1F3F0CBE"/>
    <w:rsid w:val="1F5E1352"/>
    <w:rsid w:val="1F5E35B5"/>
    <w:rsid w:val="1F8F7752"/>
    <w:rsid w:val="1F950F64"/>
    <w:rsid w:val="1FB38FBE"/>
    <w:rsid w:val="1FBF4575"/>
    <w:rsid w:val="1FCD3EF6"/>
    <w:rsid w:val="1FD06747"/>
    <w:rsid w:val="1FE02055"/>
    <w:rsid w:val="1FEA39A7"/>
    <w:rsid w:val="1FEB233C"/>
    <w:rsid w:val="1FF19842"/>
    <w:rsid w:val="1FFE228C"/>
    <w:rsid w:val="1FFF57C4"/>
    <w:rsid w:val="20000401"/>
    <w:rsid w:val="20013257"/>
    <w:rsid w:val="20043279"/>
    <w:rsid w:val="20430035"/>
    <w:rsid w:val="206426B7"/>
    <w:rsid w:val="20732C04"/>
    <w:rsid w:val="20826DF3"/>
    <w:rsid w:val="20962075"/>
    <w:rsid w:val="20A7394C"/>
    <w:rsid w:val="20C372A2"/>
    <w:rsid w:val="20C640DB"/>
    <w:rsid w:val="20DC2DC7"/>
    <w:rsid w:val="210A10EE"/>
    <w:rsid w:val="213211A3"/>
    <w:rsid w:val="21666555"/>
    <w:rsid w:val="21AB374D"/>
    <w:rsid w:val="21B5587E"/>
    <w:rsid w:val="21BA1B9A"/>
    <w:rsid w:val="21C32847"/>
    <w:rsid w:val="21C6456D"/>
    <w:rsid w:val="21DB6635"/>
    <w:rsid w:val="21E25450"/>
    <w:rsid w:val="21EB5ABA"/>
    <w:rsid w:val="21EC26E3"/>
    <w:rsid w:val="21FB4A4F"/>
    <w:rsid w:val="220279BC"/>
    <w:rsid w:val="22280ABD"/>
    <w:rsid w:val="223303CF"/>
    <w:rsid w:val="22350AE4"/>
    <w:rsid w:val="2250591D"/>
    <w:rsid w:val="22873544"/>
    <w:rsid w:val="22963C78"/>
    <w:rsid w:val="2298179E"/>
    <w:rsid w:val="22FD7BB8"/>
    <w:rsid w:val="23050980"/>
    <w:rsid w:val="23645B24"/>
    <w:rsid w:val="2389558B"/>
    <w:rsid w:val="23922691"/>
    <w:rsid w:val="23A70596"/>
    <w:rsid w:val="23B4796E"/>
    <w:rsid w:val="23DD8F84"/>
    <w:rsid w:val="23F7090F"/>
    <w:rsid w:val="23FE1DE9"/>
    <w:rsid w:val="240B34EC"/>
    <w:rsid w:val="24783A57"/>
    <w:rsid w:val="249101FB"/>
    <w:rsid w:val="24B361E7"/>
    <w:rsid w:val="24C35833"/>
    <w:rsid w:val="24C66A11"/>
    <w:rsid w:val="24CA09A5"/>
    <w:rsid w:val="24E51D82"/>
    <w:rsid w:val="24EF3BEB"/>
    <w:rsid w:val="2513335E"/>
    <w:rsid w:val="252C4517"/>
    <w:rsid w:val="25397B34"/>
    <w:rsid w:val="25564C99"/>
    <w:rsid w:val="255A4707"/>
    <w:rsid w:val="256E7826"/>
    <w:rsid w:val="2578792B"/>
    <w:rsid w:val="257E1710"/>
    <w:rsid w:val="258C184D"/>
    <w:rsid w:val="25C77EAA"/>
    <w:rsid w:val="25CD0E88"/>
    <w:rsid w:val="260B39D7"/>
    <w:rsid w:val="260C5FE2"/>
    <w:rsid w:val="262B7502"/>
    <w:rsid w:val="263C374D"/>
    <w:rsid w:val="265B466D"/>
    <w:rsid w:val="26702E69"/>
    <w:rsid w:val="267A740D"/>
    <w:rsid w:val="267D3B2D"/>
    <w:rsid w:val="268A4FDD"/>
    <w:rsid w:val="268B2C09"/>
    <w:rsid w:val="26911273"/>
    <w:rsid w:val="26955EC9"/>
    <w:rsid w:val="26BE29D8"/>
    <w:rsid w:val="26BE4AC1"/>
    <w:rsid w:val="26E52BC6"/>
    <w:rsid w:val="2716279A"/>
    <w:rsid w:val="275B2AE9"/>
    <w:rsid w:val="276A5D60"/>
    <w:rsid w:val="276E3546"/>
    <w:rsid w:val="27797BA7"/>
    <w:rsid w:val="277A74D0"/>
    <w:rsid w:val="277C5165"/>
    <w:rsid w:val="27814EF7"/>
    <w:rsid w:val="278321D1"/>
    <w:rsid w:val="27AC0730"/>
    <w:rsid w:val="27AF5311"/>
    <w:rsid w:val="27D57897"/>
    <w:rsid w:val="27DD7B8C"/>
    <w:rsid w:val="27E30153"/>
    <w:rsid w:val="27FC2E70"/>
    <w:rsid w:val="2809522F"/>
    <w:rsid w:val="2816024B"/>
    <w:rsid w:val="28430370"/>
    <w:rsid w:val="286E27AC"/>
    <w:rsid w:val="28762F1B"/>
    <w:rsid w:val="289839D7"/>
    <w:rsid w:val="289F1194"/>
    <w:rsid w:val="28A969A6"/>
    <w:rsid w:val="291B6E74"/>
    <w:rsid w:val="292629C6"/>
    <w:rsid w:val="2952352E"/>
    <w:rsid w:val="29811EF5"/>
    <w:rsid w:val="298C24A4"/>
    <w:rsid w:val="29951F35"/>
    <w:rsid w:val="299A2708"/>
    <w:rsid w:val="299F7BDA"/>
    <w:rsid w:val="29AA5A34"/>
    <w:rsid w:val="29C404F4"/>
    <w:rsid w:val="29DA0E44"/>
    <w:rsid w:val="29E25403"/>
    <w:rsid w:val="29E71027"/>
    <w:rsid w:val="29EF1A58"/>
    <w:rsid w:val="29FE3742"/>
    <w:rsid w:val="2A1254B3"/>
    <w:rsid w:val="2A1428DB"/>
    <w:rsid w:val="2A156301"/>
    <w:rsid w:val="2A223203"/>
    <w:rsid w:val="2A5D227C"/>
    <w:rsid w:val="2A6A0A58"/>
    <w:rsid w:val="2A6E3641"/>
    <w:rsid w:val="2A963B43"/>
    <w:rsid w:val="2AB12D27"/>
    <w:rsid w:val="2AB72FCC"/>
    <w:rsid w:val="2B5C0E16"/>
    <w:rsid w:val="2B7E52A9"/>
    <w:rsid w:val="2B8373C5"/>
    <w:rsid w:val="2BB26191"/>
    <w:rsid w:val="2BD855F5"/>
    <w:rsid w:val="2BED394A"/>
    <w:rsid w:val="2BEF6D75"/>
    <w:rsid w:val="2C3B1030"/>
    <w:rsid w:val="2C522C35"/>
    <w:rsid w:val="2C5C193D"/>
    <w:rsid w:val="2C5E7FD9"/>
    <w:rsid w:val="2C5F61CC"/>
    <w:rsid w:val="2C711226"/>
    <w:rsid w:val="2C7522BE"/>
    <w:rsid w:val="2CB41EE2"/>
    <w:rsid w:val="2CC87124"/>
    <w:rsid w:val="2CD45FFD"/>
    <w:rsid w:val="2CE621DF"/>
    <w:rsid w:val="2CFA3645"/>
    <w:rsid w:val="2D067F27"/>
    <w:rsid w:val="2D381E4D"/>
    <w:rsid w:val="2D40315E"/>
    <w:rsid w:val="2D7356BC"/>
    <w:rsid w:val="2DA21723"/>
    <w:rsid w:val="2DCC52C2"/>
    <w:rsid w:val="2DDE29A9"/>
    <w:rsid w:val="2DDF2977"/>
    <w:rsid w:val="2DE33D3F"/>
    <w:rsid w:val="2DFB1BA2"/>
    <w:rsid w:val="2DFC1C7C"/>
    <w:rsid w:val="2DFF68F6"/>
    <w:rsid w:val="2E1A1425"/>
    <w:rsid w:val="2E204E5B"/>
    <w:rsid w:val="2E296C3D"/>
    <w:rsid w:val="2E37DD07"/>
    <w:rsid w:val="2E5035AE"/>
    <w:rsid w:val="2E556001"/>
    <w:rsid w:val="2E7C5500"/>
    <w:rsid w:val="2E7FB638"/>
    <w:rsid w:val="2E862DF3"/>
    <w:rsid w:val="2E9A4AF0"/>
    <w:rsid w:val="2E9E7AFF"/>
    <w:rsid w:val="2EAE694F"/>
    <w:rsid w:val="2EC4391B"/>
    <w:rsid w:val="2EDC7007"/>
    <w:rsid w:val="2EF93E10"/>
    <w:rsid w:val="2F087CAC"/>
    <w:rsid w:val="2F1FD97F"/>
    <w:rsid w:val="2F224E04"/>
    <w:rsid w:val="2F2C2B5F"/>
    <w:rsid w:val="2F370BD3"/>
    <w:rsid w:val="2F5D4ED1"/>
    <w:rsid w:val="2F5D61C2"/>
    <w:rsid w:val="2F5EBBE6"/>
    <w:rsid w:val="2F673715"/>
    <w:rsid w:val="2F6D2C5D"/>
    <w:rsid w:val="2F6F8547"/>
    <w:rsid w:val="2FAFBFA6"/>
    <w:rsid w:val="2FD119B9"/>
    <w:rsid w:val="2FD27A96"/>
    <w:rsid w:val="2FF363C9"/>
    <w:rsid w:val="2FF5237E"/>
    <w:rsid w:val="2FF56941"/>
    <w:rsid w:val="2FFF920F"/>
    <w:rsid w:val="300B0C23"/>
    <w:rsid w:val="301003E3"/>
    <w:rsid w:val="30273DA7"/>
    <w:rsid w:val="303D4102"/>
    <w:rsid w:val="3088217B"/>
    <w:rsid w:val="30C10112"/>
    <w:rsid w:val="30D24667"/>
    <w:rsid w:val="30D30235"/>
    <w:rsid w:val="311942F2"/>
    <w:rsid w:val="31231565"/>
    <w:rsid w:val="312DD184"/>
    <w:rsid w:val="3140013D"/>
    <w:rsid w:val="314CE836"/>
    <w:rsid w:val="317047E3"/>
    <w:rsid w:val="31791C8B"/>
    <w:rsid w:val="31A54964"/>
    <w:rsid w:val="31A94500"/>
    <w:rsid w:val="31BC2155"/>
    <w:rsid w:val="31BC6B2B"/>
    <w:rsid w:val="31C56CF0"/>
    <w:rsid w:val="31C61B15"/>
    <w:rsid w:val="31CC609E"/>
    <w:rsid w:val="31CF61DB"/>
    <w:rsid w:val="31D7ADD3"/>
    <w:rsid w:val="31F3A5D8"/>
    <w:rsid w:val="3210599F"/>
    <w:rsid w:val="321923A5"/>
    <w:rsid w:val="321D2FD4"/>
    <w:rsid w:val="32213BFF"/>
    <w:rsid w:val="322366DC"/>
    <w:rsid w:val="324024EB"/>
    <w:rsid w:val="32613AC9"/>
    <w:rsid w:val="32D61552"/>
    <w:rsid w:val="32F36ECE"/>
    <w:rsid w:val="331B067D"/>
    <w:rsid w:val="335D15A0"/>
    <w:rsid w:val="336D5C82"/>
    <w:rsid w:val="33BE4DDD"/>
    <w:rsid w:val="33D35470"/>
    <w:rsid w:val="33FC2116"/>
    <w:rsid w:val="340332D7"/>
    <w:rsid w:val="342171AB"/>
    <w:rsid w:val="344A7DBC"/>
    <w:rsid w:val="3451209A"/>
    <w:rsid w:val="346E05B1"/>
    <w:rsid w:val="34746069"/>
    <w:rsid w:val="34823AA1"/>
    <w:rsid w:val="34827283"/>
    <w:rsid w:val="34990C32"/>
    <w:rsid w:val="34C85386"/>
    <w:rsid w:val="34D04DC8"/>
    <w:rsid w:val="34ED4CFB"/>
    <w:rsid w:val="34FD2D55"/>
    <w:rsid w:val="34FD4D9B"/>
    <w:rsid w:val="35146677"/>
    <w:rsid w:val="35181B19"/>
    <w:rsid w:val="351D6171"/>
    <w:rsid w:val="351F4520"/>
    <w:rsid w:val="356C0378"/>
    <w:rsid w:val="35755EF4"/>
    <w:rsid w:val="359C6E4E"/>
    <w:rsid w:val="35A155EE"/>
    <w:rsid w:val="35AFC1AC"/>
    <w:rsid w:val="35C43ED6"/>
    <w:rsid w:val="35E7EC3F"/>
    <w:rsid w:val="35E86348"/>
    <w:rsid w:val="3625128D"/>
    <w:rsid w:val="36273E48"/>
    <w:rsid w:val="36423CBF"/>
    <w:rsid w:val="36607366"/>
    <w:rsid w:val="366D48FE"/>
    <w:rsid w:val="368441F3"/>
    <w:rsid w:val="36C546D4"/>
    <w:rsid w:val="36CB1FD2"/>
    <w:rsid w:val="370E441D"/>
    <w:rsid w:val="370E7B58"/>
    <w:rsid w:val="374140AA"/>
    <w:rsid w:val="37434E2B"/>
    <w:rsid w:val="37463B92"/>
    <w:rsid w:val="374D6681"/>
    <w:rsid w:val="376E4617"/>
    <w:rsid w:val="377B9793"/>
    <w:rsid w:val="37883D5C"/>
    <w:rsid w:val="37A734B4"/>
    <w:rsid w:val="37B7B85E"/>
    <w:rsid w:val="37C20347"/>
    <w:rsid w:val="37C43A63"/>
    <w:rsid w:val="37C742E7"/>
    <w:rsid w:val="37F13C46"/>
    <w:rsid w:val="37FEB624"/>
    <w:rsid w:val="37FF7037"/>
    <w:rsid w:val="3801102D"/>
    <w:rsid w:val="380A6843"/>
    <w:rsid w:val="3845337D"/>
    <w:rsid w:val="38797C33"/>
    <w:rsid w:val="38B451F1"/>
    <w:rsid w:val="38F10AE6"/>
    <w:rsid w:val="38F4B2C3"/>
    <w:rsid w:val="38FD090D"/>
    <w:rsid w:val="391B4A7F"/>
    <w:rsid w:val="392D00E0"/>
    <w:rsid w:val="393C3C4D"/>
    <w:rsid w:val="396B1CE0"/>
    <w:rsid w:val="3975695E"/>
    <w:rsid w:val="397A6286"/>
    <w:rsid w:val="398E7D92"/>
    <w:rsid w:val="39BA182C"/>
    <w:rsid w:val="39DC4FD9"/>
    <w:rsid w:val="39E02773"/>
    <w:rsid w:val="39E51DA6"/>
    <w:rsid w:val="39E8299B"/>
    <w:rsid w:val="39EDCF8C"/>
    <w:rsid w:val="39FBD1AB"/>
    <w:rsid w:val="3A032E42"/>
    <w:rsid w:val="3A260377"/>
    <w:rsid w:val="3A606D28"/>
    <w:rsid w:val="3A767BD0"/>
    <w:rsid w:val="3A925339"/>
    <w:rsid w:val="3A9817CD"/>
    <w:rsid w:val="3A9B056E"/>
    <w:rsid w:val="3AB83457"/>
    <w:rsid w:val="3AC6749A"/>
    <w:rsid w:val="3ADAA791"/>
    <w:rsid w:val="3AE042F8"/>
    <w:rsid w:val="3AEFEC4A"/>
    <w:rsid w:val="3AF07258"/>
    <w:rsid w:val="3B315E73"/>
    <w:rsid w:val="3B38407D"/>
    <w:rsid w:val="3B481026"/>
    <w:rsid w:val="3B4915C6"/>
    <w:rsid w:val="3B641820"/>
    <w:rsid w:val="3B9B0A8A"/>
    <w:rsid w:val="3BC326ED"/>
    <w:rsid w:val="3BDBFBEB"/>
    <w:rsid w:val="3BDFAAD3"/>
    <w:rsid w:val="3BE61CD2"/>
    <w:rsid w:val="3BE65633"/>
    <w:rsid w:val="3BE720E7"/>
    <w:rsid w:val="3BEBAC3E"/>
    <w:rsid w:val="3BF7CA4B"/>
    <w:rsid w:val="3BFB1A99"/>
    <w:rsid w:val="3BFD45BF"/>
    <w:rsid w:val="3C3508DC"/>
    <w:rsid w:val="3C4711F0"/>
    <w:rsid w:val="3C524D31"/>
    <w:rsid w:val="3C7D8B7E"/>
    <w:rsid w:val="3C7F1C0B"/>
    <w:rsid w:val="3C9B2F59"/>
    <w:rsid w:val="3CB20AA9"/>
    <w:rsid w:val="3CD75CB4"/>
    <w:rsid w:val="3CDE7447"/>
    <w:rsid w:val="3CE46DDE"/>
    <w:rsid w:val="3CED6033"/>
    <w:rsid w:val="3CFC6834"/>
    <w:rsid w:val="3D4520CB"/>
    <w:rsid w:val="3D5C792A"/>
    <w:rsid w:val="3D961DFA"/>
    <w:rsid w:val="3D96545A"/>
    <w:rsid w:val="3DD111ED"/>
    <w:rsid w:val="3DE78D4A"/>
    <w:rsid w:val="3DE963F4"/>
    <w:rsid w:val="3DFD43D4"/>
    <w:rsid w:val="3DFD5858"/>
    <w:rsid w:val="3DFE73BF"/>
    <w:rsid w:val="3DFF08DE"/>
    <w:rsid w:val="3DFF341C"/>
    <w:rsid w:val="3DFF4CFF"/>
    <w:rsid w:val="3E172352"/>
    <w:rsid w:val="3E266B57"/>
    <w:rsid w:val="3E3175BD"/>
    <w:rsid w:val="3E3D4F6F"/>
    <w:rsid w:val="3E6443E2"/>
    <w:rsid w:val="3E7D05E7"/>
    <w:rsid w:val="3E8C5CF1"/>
    <w:rsid w:val="3E95279E"/>
    <w:rsid w:val="3EAF3F79"/>
    <w:rsid w:val="3EB230C4"/>
    <w:rsid w:val="3EBBC05D"/>
    <w:rsid w:val="3EC57FD3"/>
    <w:rsid w:val="3EC73E2F"/>
    <w:rsid w:val="3EDC1F2B"/>
    <w:rsid w:val="3EDF708D"/>
    <w:rsid w:val="3EDF943C"/>
    <w:rsid w:val="3EE7D6D8"/>
    <w:rsid w:val="3EF7D386"/>
    <w:rsid w:val="3EFDE22A"/>
    <w:rsid w:val="3EFE2F48"/>
    <w:rsid w:val="3F00274D"/>
    <w:rsid w:val="3F003771"/>
    <w:rsid w:val="3F3E0249"/>
    <w:rsid w:val="3F4F760C"/>
    <w:rsid w:val="3F54602C"/>
    <w:rsid w:val="3F564931"/>
    <w:rsid w:val="3F6B9D2A"/>
    <w:rsid w:val="3F7FDDC3"/>
    <w:rsid w:val="3F9FA718"/>
    <w:rsid w:val="3FA94F37"/>
    <w:rsid w:val="3FB2630E"/>
    <w:rsid w:val="3FB957B5"/>
    <w:rsid w:val="3FBF2BCB"/>
    <w:rsid w:val="3FD63A41"/>
    <w:rsid w:val="3FD70C18"/>
    <w:rsid w:val="3FF5EB70"/>
    <w:rsid w:val="3FFD814A"/>
    <w:rsid w:val="3FFFB3B0"/>
    <w:rsid w:val="3FFFFA94"/>
    <w:rsid w:val="405C2BAB"/>
    <w:rsid w:val="405F7E3F"/>
    <w:rsid w:val="406F1E68"/>
    <w:rsid w:val="40867477"/>
    <w:rsid w:val="40897D1A"/>
    <w:rsid w:val="40A40AF6"/>
    <w:rsid w:val="40AA5038"/>
    <w:rsid w:val="40BB5DC8"/>
    <w:rsid w:val="40C262C0"/>
    <w:rsid w:val="40ED4F53"/>
    <w:rsid w:val="40FC0DCE"/>
    <w:rsid w:val="414778CE"/>
    <w:rsid w:val="415778B3"/>
    <w:rsid w:val="41920300"/>
    <w:rsid w:val="419B06C2"/>
    <w:rsid w:val="419D658F"/>
    <w:rsid w:val="41CB464F"/>
    <w:rsid w:val="41DA3784"/>
    <w:rsid w:val="41E16141"/>
    <w:rsid w:val="41F369ED"/>
    <w:rsid w:val="422F06F7"/>
    <w:rsid w:val="425D4F55"/>
    <w:rsid w:val="426D735B"/>
    <w:rsid w:val="42A6433E"/>
    <w:rsid w:val="42B04CE7"/>
    <w:rsid w:val="42C85330"/>
    <w:rsid w:val="42DD385C"/>
    <w:rsid w:val="42FB5242"/>
    <w:rsid w:val="42FB5A0D"/>
    <w:rsid w:val="43002596"/>
    <w:rsid w:val="431B61D5"/>
    <w:rsid w:val="432159AF"/>
    <w:rsid w:val="432A5FF2"/>
    <w:rsid w:val="434F74B5"/>
    <w:rsid w:val="436C562F"/>
    <w:rsid w:val="43771C60"/>
    <w:rsid w:val="43B0767F"/>
    <w:rsid w:val="43BD5D51"/>
    <w:rsid w:val="43CC09CB"/>
    <w:rsid w:val="44223166"/>
    <w:rsid w:val="4439622E"/>
    <w:rsid w:val="444430DC"/>
    <w:rsid w:val="444D0996"/>
    <w:rsid w:val="445157F9"/>
    <w:rsid w:val="445A46AE"/>
    <w:rsid w:val="44984918"/>
    <w:rsid w:val="44BB0EBC"/>
    <w:rsid w:val="44C67C1C"/>
    <w:rsid w:val="44D4560D"/>
    <w:rsid w:val="44EB3558"/>
    <w:rsid w:val="44F14468"/>
    <w:rsid w:val="44F24AAA"/>
    <w:rsid w:val="45305A61"/>
    <w:rsid w:val="453B7BD0"/>
    <w:rsid w:val="45560523"/>
    <w:rsid w:val="456D071D"/>
    <w:rsid w:val="459A3ADA"/>
    <w:rsid w:val="459D03F3"/>
    <w:rsid w:val="45AE0B42"/>
    <w:rsid w:val="45C43B04"/>
    <w:rsid w:val="46091CB1"/>
    <w:rsid w:val="460F3276"/>
    <w:rsid w:val="46152395"/>
    <w:rsid w:val="461F14FD"/>
    <w:rsid w:val="463B03F6"/>
    <w:rsid w:val="464B6E61"/>
    <w:rsid w:val="467660C8"/>
    <w:rsid w:val="467B3859"/>
    <w:rsid w:val="469320F9"/>
    <w:rsid w:val="46955B8F"/>
    <w:rsid w:val="46B1432D"/>
    <w:rsid w:val="46B7075D"/>
    <w:rsid w:val="46D1738B"/>
    <w:rsid w:val="46F15A8F"/>
    <w:rsid w:val="46F548B3"/>
    <w:rsid w:val="46FA68F2"/>
    <w:rsid w:val="473F7CE7"/>
    <w:rsid w:val="4758131A"/>
    <w:rsid w:val="47C02616"/>
    <w:rsid w:val="47E441CE"/>
    <w:rsid w:val="482426E2"/>
    <w:rsid w:val="4825794A"/>
    <w:rsid w:val="48390BC8"/>
    <w:rsid w:val="48852191"/>
    <w:rsid w:val="48903FA4"/>
    <w:rsid w:val="48AC1250"/>
    <w:rsid w:val="48CC1100"/>
    <w:rsid w:val="48F70E49"/>
    <w:rsid w:val="491E3AFC"/>
    <w:rsid w:val="492938A3"/>
    <w:rsid w:val="493C2EEF"/>
    <w:rsid w:val="493F2A4C"/>
    <w:rsid w:val="49C738EC"/>
    <w:rsid w:val="49CC64AE"/>
    <w:rsid w:val="49F271BB"/>
    <w:rsid w:val="49F33445"/>
    <w:rsid w:val="4A006FD4"/>
    <w:rsid w:val="4A0B507A"/>
    <w:rsid w:val="4A193BB5"/>
    <w:rsid w:val="4A531399"/>
    <w:rsid w:val="4A60050C"/>
    <w:rsid w:val="4A606F0E"/>
    <w:rsid w:val="4A62250E"/>
    <w:rsid w:val="4A70719A"/>
    <w:rsid w:val="4A713C1A"/>
    <w:rsid w:val="4A8876D7"/>
    <w:rsid w:val="4A894391"/>
    <w:rsid w:val="4AFA4706"/>
    <w:rsid w:val="4B56298F"/>
    <w:rsid w:val="4B7969E3"/>
    <w:rsid w:val="4B847FAA"/>
    <w:rsid w:val="4B8A0110"/>
    <w:rsid w:val="4B916F58"/>
    <w:rsid w:val="4BAB508F"/>
    <w:rsid w:val="4BAF4B43"/>
    <w:rsid w:val="4BB06368"/>
    <w:rsid w:val="4BD27220"/>
    <w:rsid w:val="4BDE28C7"/>
    <w:rsid w:val="4BFD5EBB"/>
    <w:rsid w:val="4BFE16A7"/>
    <w:rsid w:val="4BFF1435"/>
    <w:rsid w:val="4BFF6F9B"/>
    <w:rsid w:val="4C452020"/>
    <w:rsid w:val="4C896C3A"/>
    <w:rsid w:val="4CA20A5D"/>
    <w:rsid w:val="4CC67B76"/>
    <w:rsid w:val="4CEF5AE3"/>
    <w:rsid w:val="4D190898"/>
    <w:rsid w:val="4D1A097F"/>
    <w:rsid w:val="4D23764B"/>
    <w:rsid w:val="4D2B35AC"/>
    <w:rsid w:val="4D3660FB"/>
    <w:rsid w:val="4D6F15B9"/>
    <w:rsid w:val="4D7B2662"/>
    <w:rsid w:val="4D7C1931"/>
    <w:rsid w:val="4D7D49A1"/>
    <w:rsid w:val="4DA53C4D"/>
    <w:rsid w:val="4DB820C0"/>
    <w:rsid w:val="4DBD9719"/>
    <w:rsid w:val="4DC17A51"/>
    <w:rsid w:val="4DCF488C"/>
    <w:rsid w:val="4DE22629"/>
    <w:rsid w:val="4DE64B05"/>
    <w:rsid w:val="4DED6568"/>
    <w:rsid w:val="4E122737"/>
    <w:rsid w:val="4E1F8CBB"/>
    <w:rsid w:val="4E67055D"/>
    <w:rsid w:val="4E6E5789"/>
    <w:rsid w:val="4E72727B"/>
    <w:rsid w:val="4E7667F7"/>
    <w:rsid w:val="4E957DFF"/>
    <w:rsid w:val="4E971256"/>
    <w:rsid w:val="4E984797"/>
    <w:rsid w:val="4E9C6296"/>
    <w:rsid w:val="4EA264CB"/>
    <w:rsid w:val="4EAE74F0"/>
    <w:rsid w:val="4EAF1044"/>
    <w:rsid w:val="4EBF6674"/>
    <w:rsid w:val="4ECF5C98"/>
    <w:rsid w:val="4EDDFE7F"/>
    <w:rsid w:val="4EFF2BF9"/>
    <w:rsid w:val="4EFFC4C8"/>
    <w:rsid w:val="4F063914"/>
    <w:rsid w:val="4F104B4C"/>
    <w:rsid w:val="4F7EA961"/>
    <w:rsid w:val="4F9C00B1"/>
    <w:rsid w:val="4FAC7B53"/>
    <w:rsid w:val="4FBB2334"/>
    <w:rsid w:val="4FBF2E37"/>
    <w:rsid w:val="4FBF7ABB"/>
    <w:rsid w:val="4FC27C0D"/>
    <w:rsid w:val="4FC9A512"/>
    <w:rsid w:val="4FDB2E5D"/>
    <w:rsid w:val="4FDEE80A"/>
    <w:rsid w:val="4FE1EA02"/>
    <w:rsid w:val="4FF37FC7"/>
    <w:rsid w:val="4FF69CE4"/>
    <w:rsid w:val="4FF82FCD"/>
    <w:rsid w:val="4FFB37C4"/>
    <w:rsid w:val="4FFB7646"/>
    <w:rsid w:val="4FFF7EF6"/>
    <w:rsid w:val="4FFFAC90"/>
    <w:rsid w:val="50095FD2"/>
    <w:rsid w:val="505A7E8D"/>
    <w:rsid w:val="508170EA"/>
    <w:rsid w:val="50B226AC"/>
    <w:rsid w:val="50CF2041"/>
    <w:rsid w:val="50CF3D2E"/>
    <w:rsid w:val="50E20766"/>
    <w:rsid w:val="50E61077"/>
    <w:rsid w:val="510C379A"/>
    <w:rsid w:val="51171F77"/>
    <w:rsid w:val="512A1D7D"/>
    <w:rsid w:val="514D34B2"/>
    <w:rsid w:val="514F4228"/>
    <w:rsid w:val="51B00C69"/>
    <w:rsid w:val="51BEC81D"/>
    <w:rsid w:val="51DBD5C4"/>
    <w:rsid w:val="51DF4444"/>
    <w:rsid w:val="51F222ED"/>
    <w:rsid w:val="52065067"/>
    <w:rsid w:val="522BF72B"/>
    <w:rsid w:val="523C5AF4"/>
    <w:rsid w:val="524514D2"/>
    <w:rsid w:val="525763F1"/>
    <w:rsid w:val="52616FCC"/>
    <w:rsid w:val="52955B34"/>
    <w:rsid w:val="52A00E5A"/>
    <w:rsid w:val="52AA7D8E"/>
    <w:rsid w:val="52B910F3"/>
    <w:rsid w:val="52BC1043"/>
    <w:rsid w:val="52D734DB"/>
    <w:rsid w:val="52EF0127"/>
    <w:rsid w:val="52F90540"/>
    <w:rsid w:val="531775DF"/>
    <w:rsid w:val="53193986"/>
    <w:rsid w:val="53230361"/>
    <w:rsid w:val="5330784A"/>
    <w:rsid w:val="53470C23"/>
    <w:rsid w:val="53712C42"/>
    <w:rsid w:val="537C49A8"/>
    <w:rsid w:val="537FEAB6"/>
    <w:rsid w:val="53946628"/>
    <w:rsid w:val="53A70F92"/>
    <w:rsid w:val="53B25ABE"/>
    <w:rsid w:val="53B62514"/>
    <w:rsid w:val="53B6FEC1"/>
    <w:rsid w:val="53C63A1D"/>
    <w:rsid w:val="53D6675A"/>
    <w:rsid w:val="53F752CB"/>
    <w:rsid w:val="54565FF9"/>
    <w:rsid w:val="54647A8B"/>
    <w:rsid w:val="54B00A36"/>
    <w:rsid w:val="54DAD04C"/>
    <w:rsid w:val="54E02D83"/>
    <w:rsid w:val="54F63FF3"/>
    <w:rsid w:val="54FD567D"/>
    <w:rsid w:val="54FD6B63"/>
    <w:rsid w:val="55167AED"/>
    <w:rsid w:val="551C5DF5"/>
    <w:rsid w:val="556A30EE"/>
    <w:rsid w:val="556E620B"/>
    <w:rsid w:val="558860E5"/>
    <w:rsid w:val="55A35789"/>
    <w:rsid w:val="55BBD439"/>
    <w:rsid w:val="55E77D6B"/>
    <w:rsid w:val="55FF3867"/>
    <w:rsid w:val="56082D76"/>
    <w:rsid w:val="563358DB"/>
    <w:rsid w:val="56450725"/>
    <w:rsid w:val="565678FF"/>
    <w:rsid w:val="56676A3B"/>
    <w:rsid w:val="567B4733"/>
    <w:rsid w:val="56864599"/>
    <w:rsid w:val="56C5242B"/>
    <w:rsid w:val="56F8B93F"/>
    <w:rsid w:val="57084B1A"/>
    <w:rsid w:val="5716281D"/>
    <w:rsid w:val="571641D2"/>
    <w:rsid w:val="574A6804"/>
    <w:rsid w:val="576FCE77"/>
    <w:rsid w:val="57757225"/>
    <w:rsid w:val="577C34A0"/>
    <w:rsid w:val="577E43E4"/>
    <w:rsid w:val="579D66D1"/>
    <w:rsid w:val="57B032B0"/>
    <w:rsid w:val="57B52C12"/>
    <w:rsid w:val="57D245FB"/>
    <w:rsid w:val="57DE010A"/>
    <w:rsid w:val="57E27380"/>
    <w:rsid w:val="57EC1C37"/>
    <w:rsid w:val="57EE400A"/>
    <w:rsid w:val="57FA6DC3"/>
    <w:rsid w:val="57FB4BB7"/>
    <w:rsid w:val="580425DB"/>
    <w:rsid w:val="58070396"/>
    <w:rsid w:val="580B7A1E"/>
    <w:rsid w:val="5848387A"/>
    <w:rsid w:val="589B2469"/>
    <w:rsid w:val="58A57FB8"/>
    <w:rsid w:val="58C143F1"/>
    <w:rsid w:val="58C20339"/>
    <w:rsid w:val="58EF2ED6"/>
    <w:rsid w:val="58F76A49"/>
    <w:rsid w:val="58F86589"/>
    <w:rsid w:val="58FE7C82"/>
    <w:rsid w:val="590B7B6A"/>
    <w:rsid w:val="591A40BF"/>
    <w:rsid w:val="596A6FAF"/>
    <w:rsid w:val="59750844"/>
    <w:rsid w:val="59763685"/>
    <w:rsid w:val="59765EEA"/>
    <w:rsid w:val="59C81C62"/>
    <w:rsid w:val="59E31C10"/>
    <w:rsid w:val="59F623D4"/>
    <w:rsid w:val="5A4667F7"/>
    <w:rsid w:val="5A5F9182"/>
    <w:rsid w:val="5A6DF9DA"/>
    <w:rsid w:val="5A6FB2C3"/>
    <w:rsid w:val="5A770F02"/>
    <w:rsid w:val="5AAB1367"/>
    <w:rsid w:val="5AD03454"/>
    <w:rsid w:val="5AEE71B9"/>
    <w:rsid w:val="5AFF0911"/>
    <w:rsid w:val="5AFF9745"/>
    <w:rsid w:val="5B0942E0"/>
    <w:rsid w:val="5B2E4B9D"/>
    <w:rsid w:val="5B2F8F64"/>
    <w:rsid w:val="5B37E4B9"/>
    <w:rsid w:val="5B4824CF"/>
    <w:rsid w:val="5B543C54"/>
    <w:rsid w:val="5B67927D"/>
    <w:rsid w:val="5B6E484F"/>
    <w:rsid w:val="5B8D6CBF"/>
    <w:rsid w:val="5BA902C7"/>
    <w:rsid w:val="5BAF222B"/>
    <w:rsid w:val="5BB7356A"/>
    <w:rsid w:val="5BBBB2A3"/>
    <w:rsid w:val="5BBE949F"/>
    <w:rsid w:val="5BC2081E"/>
    <w:rsid w:val="5BCD34E2"/>
    <w:rsid w:val="5BD45F32"/>
    <w:rsid w:val="5BF06CB5"/>
    <w:rsid w:val="5C1105B5"/>
    <w:rsid w:val="5C1A488D"/>
    <w:rsid w:val="5C386B9B"/>
    <w:rsid w:val="5C395256"/>
    <w:rsid w:val="5C3E5B64"/>
    <w:rsid w:val="5C9B06EE"/>
    <w:rsid w:val="5CBA3E29"/>
    <w:rsid w:val="5CBA59CF"/>
    <w:rsid w:val="5CBF33B4"/>
    <w:rsid w:val="5CD54487"/>
    <w:rsid w:val="5D0152E3"/>
    <w:rsid w:val="5D4E2F5A"/>
    <w:rsid w:val="5D687BBC"/>
    <w:rsid w:val="5D6E63F5"/>
    <w:rsid w:val="5D7874FB"/>
    <w:rsid w:val="5DAA192F"/>
    <w:rsid w:val="5DAE520E"/>
    <w:rsid w:val="5DB02545"/>
    <w:rsid w:val="5DB26B6E"/>
    <w:rsid w:val="5DBEA44F"/>
    <w:rsid w:val="5DCB3BBB"/>
    <w:rsid w:val="5DE7EB04"/>
    <w:rsid w:val="5DEEB54D"/>
    <w:rsid w:val="5DF43709"/>
    <w:rsid w:val="5DF7F0AD"/>
    <w:rsid w:val="5DFF0BD9"/>
    <w:rsid w:val="5DFF6009"/>
    <w:rsid w:val="5E223A1E"/>
    <w:rsid w:val="5E2C15B1"/>
    <w:rsid w:val="5E6E4F0C"/>
    <w:rsid w:val="5E781CBB"/>
    <w:rsid w:val="5E8426B4"/>
    <w:rsid w:val="5E912F6A"/>
    <w:rsid w:val="5EB7F07C"/>
    <w:rsid w:val="5EBF131E"/>
    <w:rsid w:val="5EC079F6"/>
    <w:rsid w:val="5EDD5A8E"/>
    <w:rsid w:val="5EE23E73"/>
    <w:rsid w:val="5EE61B26"/>
    <w:rsid w:val="5EFC1233"/>
    <w:rsid w:val="5EFCA94E"/>
    <w:rsid w:val="5EFE108C"/>
    <w:rsid w:val="5EFF736A"/>
    <w:rsid w:val="5F096E33"/>
    <w:rsid w:val="5F178159"/>
    <w:rsid w:val="5F1A3522"/>
    <w:rsid w:val="5F3D500E"/>
    <w:rsid w:val="5F472B53"/>
    <w:rsid w:val="5F6B9046"/>
    <w:rsid w:val="5F6F3C46"/>
    <w:rsid w:val="5F863F1D"/>
    <w:rsid w:val="5F9C9415"/>
    <w:rsid w:val="5FBBA95C"/>
    <w:rsid w:val="5FBD0738"/>
    <w:rsid w:val="5FC955D9"/>
    <w:rsid w:val="5FCB0157"/>
    <w:rsid w:val="5FCFC3B6"/>
    <w:rsid w:val="5FDD4935"/>
    <w:rsid w:val="5FE77507"/>
    <w:rsid w:val="5FE972F4"/>
    <w:rsid w:val="5FEAC0DE"/>
    <w:rsid w:val="5FEBDACF"/>
    <w:rsid w:val="5FF3FB25"/>
    <w:rsid w:val="5FF75BBD"/>
    <w:rsid w:val="5FF7A058"/>
    <w:rsid w:val="5FF7D69B"/>
    <w:rsid w:val="5FFB2FC1"/>
    <w:rsid w:val="5FFB602C"/>
    <w:rsid w:val="5FFC17E3"/>
    <w:rsid w:val="5FFC8133"/>
    <w:rsid w:val="5FFD8FDE"/>
    <w:rsid w:val="5FFE0E1C"/>
    <w:rsid w:val="5FFF0172"/>
    <w:rsid w:val="5FFF2A70"/>
    <w:rsid w:val="5FFF325B"/>
    <w:rsid w:val="5FFFD7AB"/>
    <w:rsid w:val="600476D8"/>
    <w:rsid w:val="600F2399"/>
    <w:rsid w:val="60162061"/>
    <w:rsid w:val="6020492C"/>
    <w:rsid w:val="60246E5A"/>
    <w:rsid w:val="603270AA"/>
    <w:rsid w:val="60793D1E"/>
    <w:rsid w:val="60893BA5"/>
    <w:rsid w:val="60917251"/>
    <w:rsid w:val="60C646FE"/>
    <w:rsid w:val="61137819"/>
    <w:rsid w:val="61245254"/>
    <w:rsid w:val="61676606"/>
    <w:rsid w:val="616F5743"/>
    <w:rsid w:val="6192688F"/>
    <w:rsid w:val="619C02CB"/>
    <w:rsid w:val="61CA42B7"/>
    <w:rsid w:val="61D65C48"/>
    <w:rsid w:val="61E87C1E"/>
    <w:rsid w:val="61F20E76"/>
    <w:rsid w:val="61FB87B7"/>
    <w:rsid w:val="622F635F"/>
    <w:rsid w:val="626C3AD2"/>
    <w:rsid w:val="628715DE"/>
    <w:rsid w:val="629E17B2"/>
    <w:rsid w:val="62E81E92"/>
    <w:rsid w:val="62E9EA41"/>
    <w:rsid w:val="62F000E8"/>
    <w:rsid w:val="62F06055"/>
    <w:rsid w:val="631101D6"/>
    <w:rsid w:val="631657EC"/>
    <w:rsid w:val="63302908"/>
    <w:rsid w:val="637EB7DE"/>
    <w:rsid w:val="638C6472"/>
    <w:rsid w:val="63A26D99"/>
    <w:rsid w:val="63AC23F6"/>
    <w:rsid w:val="63DD7ED6"/>
    <w:rsid w:val="63F6F1A0"/>
    <w:rsid w:val="640413B7"/>
    <w:rsid w:val="64251596"/>
    <w:rsid w:val="64363A81"/>
    <w:rsid w:val="644616C2"/>
    <w:rsid w:val="64625757"/>
    <w:rsid w:val="64764FD0"/>
    <w:rsid w:val="64A60EEB"/>
    <w:rsid w:val="64A664F5"/>
    <w:rsid w:val="64D7762D"/>
    <w:rsid w:val="64F34CD9"/>
    <w:rsid w:val="64FD2264"/>
    <w:rsid w:val="65077C7A"/>
    <w:rsid w:val="65185E0F"/>
    <w:rsid w:val="651C6972"/>
    <w:rsid w:val="65224777"/>
    <w:rsid w:val="654448A0"/>
    <w:rsid w:val="65484739"/>
    <w:rsid w:val="65622F6B"/>
    <w:rsid w:val="656851F1"/>
    <w:rsid w:val="658E5B0E"/>
    <w:rsid w:val="65AF564B"/>
    <w:rsid w:val="65BF7561"/>
    <w:rsid w:val="65D9DB5B"/>
    <w:rsid w:val="65DA5089"/>
    <w:rsid w:val="65E30867"/>
    <w:rsid w:val="65E37D74"/>
    <w:rsid w:val="65F52EEA"/>
    <w:rsid w:val="66044022"/>
    <w:rsid w:val="661844CB"/>
    <w:rsid w:val="662451B9"/>
    <w:rsid w:val="662E109F"/>
    <w:rsid w:val="664C3DDE"/>
    <w:rsid w:val="66881F75"/>
    <w:rsid w:val="669E4F30"/>
    <w:rsid w:val="66C6572C"/>
    <w:rsid w:val="66D363C7"/>
    <w:rsid w:val="66DC04E9"/>
    <w:rsid w:val="66DF04D1"/>
    <w:rsid w:val="66E322C8"/>
    <w:rsid w:val="67085C74"/>
    <w:rsid w:val="67432E0C"/>
    <w:rsid w:val="674D0C79"/>
    <w:rsid w:val="6767074D"/>
    <w:rsid w:val="679F04A6"/>
    <w:rsid w:val="67BD2470"/>
    <w:rsid w:val="67D74F1A"/>
    <w:rsid w:val="67D94149"/>
    <w:rsid w:val="67D975ED"/>
    <w:rsid w:val="67E75111"/>
    <w:rsid w:val="67E934CF"/>
    <w:rsid w:val="67F863F9"/>
    <w:rsid w:val="67FBEDFF"/>
    <w:rsid w:val="67FF81D9"/>
    <w:rsid w:val="68016A6B"/>
    <w:rsid w:val="6811367A"/>
    <w:rsid w:val="683038EC"/>
    <w:rsid w:val="684472DE"/>
    <w:rsid w:val="687A4A88"/>
    <w:rsid w:val="688B0859"/>
    <w:rsid w:val="68AC4784"/>
    <w:rsid w:val="68AF8147"/>
    <w:rsid w:val="68BC334C"/>
    <w:rsid w:val="68FF16BD"/>
    <w:rsid w:val="69083FF8"/>
    <w:rsid w:val="69087E4B"/>
    <w:rsid w:val="698A2A90"/>
    <w:rsid w:val="69A00505"/>
    <w:rsid w:val="69A644F7"/>
    <w:rsid w:val="69AE28AC"/>
    <w:rsid w:val="69F01DE9"/>
    <w:rsid w:val="69F713ED"/>
    <w:rsid w:val="6A122665"/>
    <w:rsid w:val="6A306E8D"/>
    <w:rsid w:val="6A334ED5"/>
    <w:rsid w:val="6A576060"/>
    <w:rsid w:val="6A5E63F6"/>
    <w:rsid w:val="6A792CD4"/>
    <w:rsid w:val="6A793679"/>
    <w:rsid w:val="6A9347BC"/>
    <w:rsid w:val="6A9C3573"/>
    <w:rsid w:val="6AB7938A"/>
    <w:rsid w:val="6AC45A36"/>
    <w:rsid w:val="6AD35E5A"/>
    <w:rsid w:val="6AD54C5F"/>
    <w:rsid w:val="6AF34462"/>
    <w:rsid w:val="6B1B42E7"/>
    <w:rsid w:val="6B1E9518"/>
    <w:rsid w:val="6B25024B"/>
    <w:rsid w:val="6B427AC6"/>
    <w:rsid w:val="6B447426"/>
    <w:rsid w:val="6B4539C8"/>
    <w:rsid w:val="6B7F1ACB"/>
    <w:rsid w:val="6B7F3F01"/>
    <w:rsid w:val="6B8444E3"/>
    <w:rsid w:val="6BA74FA7"/>
    <w:rsid w:val="6BAC7DB8"/>
    <w:rsid w:val="6BB57799"/>
    <w:rsid w:val="6BC063D4"/>
    <w:rsid w:val="6BCE3942"/>
    <w:rsid w:val="6BCE97DA"/>
    <w:rsid w:val="6BD7D5FF"/>
    <w:rsid w:val="6BE15CB0"/>
    <w:rsid w:val="6BE4D4B7"/>
    <w:rsid w:val="6BE99AC1"/>
    <w:rsid w:val="6BFE409F"/>
    <w:rsid w:val="6BFF34DC"/>
    <w:rsid w:val="6BFF39E6"/>
    <w:rsid w:val="6C040D91"/>
    <w:rsid w:val="6C1B66FE"/>
    <w:rsid w:val="6C2B5074"/>
    <w:rsid w:val="6C4A4406"/>
    <w:rsid w:val="6C4E2924"/>
    <w:rsid w:val="6C5749F2"/>
    <w:rsid w:val="6C976D25"/>
    <w:rsid w:val="6CA267FF"/>
    <w:rsid w:val="6CD701AD"/>
    <w:rsid w:val="6CE93724"/>
    <w:rsid w:val="6D0F4B22"/>
    <w:rsid w:val="6D124964"/>
    <w:rsid w:val="6D1568F1"/>
    <w:rsid w:val="6D1C6FEA"/>
    <w:rsid w:val="6D2F3163"/>
    <w:rsid w:val="6D302451"/>
    <w:rsid w:val="6D3D25D6"/>
    <w:rsid w:val="6D605FE2"/>
    <w:rsid w:val="6D7907DB"/>
    <w:rsid w:val="6D8D2BF1"/>
    <w:rsid w:val="6D950046"/>
    <w:rsid w:val="6DB45CC8"/>
    <w:rsid w:val="6DBF3489"/>
    <w:rsid w:val="6DD11366"/>
    <w:rsid w:val="6DDF0996"/>
    <w:rsid w:val="6DF5BAAB"/>
    <w:rsid w:val="6DFA1942"/>
    <w:rsid w:val="6DFD2937"/>
    <w:rsid w:val="6DFDB49F"/>
    <w:rsid w:val="6DFF5236"/>
    <w:rsid w:val="6DFFEC01"/>
    <w:rsid w:val="6E175337"/>
    <w:rsid w:val="6E290650"/>
    <w:rsid w:val="6E296892"/>
    <w:rsid w:val="6E54453D"/>
    <w:rsid w:val="6E56494C"/>
    <w:rsid w:val="6E5D0773"/>
    <w:rsid w:val="6E747247"/>
    <w:rsid w:val="6E7D1EAD"/>
    <w:rsid w:val="6EB4028B"/>
    <w:rsid w:val="6EB505AF"/>
    <w:rsid w:val="6EB78631"/>
    <w:rsid w:val="6EDF53F1"/>
    <w:rsid w:val="6EEC49D8"/>
    <w:rsid w:val="6EEF0B32"/>
    <w:rsid w:val="6EF60114"/>
    <w:rsid w:val="6EFB10F8"/>
    <w:rsid w:val="6EFEB924"/>
    <w:rsid w:val="6EFF99EE"/>
    <w:rsid w:val="6F3E0E69"/>
    <w:rsid w:val="6F666BEF"/>
    <w:rsid w:val="6F6F7062"/>
    <w:rsid w:val="6F7030AD"/>
    <w:rsid w:val="6F73E50F"/>
    <w:rsid w:val="6F7D0A6B"/>
    <w:rsid w:val="6F7FFF4A"/>
    <w:rsid w:val="6F961B9B"/>
    <w:rsid w:val="6FA16ADC"/>
    <w:rsid w:val="6FAB6811"/>
    <w:rsid w:val="6FAFBFFB"/>
    <w:rsid w:val="6FB16FC8"/>
    <w:rsid w:val="6FBC6BFB"/>
    <w:rsid w:val="6FBCF14A"/>
    <w:rsid w:val="6FBF1418"/>
    <w:rsid w:val="6FC3E1B9"/>
    <w:rsid w:val="6FC73735"/>
    <w:rsid w:val="6FCA4DF1"/>
    <w:rsid w:val="6FD41697"/>
    <w:rsid w:val="6FD75997"/>
    <w:rsid w:val="6FDDFD55"/>
    <w:rsid w:val="6FE7B23A"/>
    <w:rsid w:val="6FF7179D"/>
    <w:rsid w:val="6FFB6A95"/>
    <w:rsid w:val="6FFBB719"/>
    <w:rsid w:val="6FFD1F4D"/>
    <w:rsid w:val="6FFD907D"/>
    <w:rsid w:val="6FFDC225"/>
    <w:rsid w:val="6FFE31A1"/>
    <w:rsid w:val="6FFEFD89"/>
    <w:rsid w:val="6FFF8332"/>
    <w:rsid w:val="6FFFDD66"/>
    <w:rsid w:val="702E3C1A"/>
    <w:rsid w:val="7051635D"/>
    <w:rsid w:val="70667543"/>
    <w:rsid w:val="706C1141"/>
    <w:rsid w:val="707A7A47"/>
    <w:rsid w:val="707ACEE2"/>
    <w:rsid w:val="70910FA0"/>
    <w:rsid w:val="70E5058B"/>
    <w:rsid w:val="70E626FC"/>
    <w:rsid w:val="71290FCC"/>
    <w:rsid w:val="71667B14"/>
    <w:rsid w:val="716B2601"/>
    <w:rsid w:val="718304F0"/>
    <w:rsid w:val="71DD35C7"/>
    <w:rsid w:val="71E11FAB"/>
    <w:rsid w:val="71F35792"/>
    <w:rsid w:val="71F3BBC3"/>
    <w:rsid w:val="71FB0555"/>
    <w:rsid w:val="720B4C23"/>
    <w:rsid w:val="72425E07"/>
    <w:rsid w:val="725430D1"/>
    <w:rsid w:val="727BC918"/>
    <w:rsid w:val="727F33AE"/>
    <w:rsid w:val="72B46733"/>
    <w:rsid w:val="72C3286B"/>
    <w:rsid w:val="72FB6C32"/>
    <w:rsid w:val="730249A6"/>
    <w:rsid w:val="731A1328"/>
    <w:rsid w:val="732F676D"/>
    <w:rsid w:val="73390023"/>
    <w:rsid w:val="733D1A97"/>
    <w:rsid w:val="73571507"/>
    <w:rsid w:val="73573306"/>
    <w:rsid w:val="736271AA"/>
    <w:rsid w:val="73731622"/>
    <w:rsid w:val="737D0F4D"/>
    <w:rsid w:val="737F8F3A"/>
    <w:rsid w:val="738B2608"/>
    <w:rsid w:val="73AB5ECD"/>
    <w:rsid w:val="73AF5B7E"/>
    <w:rsid w:val="73BAD5FE"/>
    <w:rsid w:val="73CEF0D1"/>
    <w:rsid w:val="73DA5A6B"/>
    <w:rsid w:val="73F7C6DF"/>
    <w:rsid w:val="73F81BDD"/>
    <w:rsid w:val="73FB655B"/>
    <w:rsid w:val="73FBE158"/>
    <w:rsid w:val="740E3270"/>
    <w:rsid w:val="74120ABF"/>
    <w:rsid w:val="741E078C"/>
    <w:rsid w:val="742D0BE7"/>
    <w:rsid w:val="742D4BC8"/>
    <w:rsid w:val="74365B03"/>
    <w:rsid w:val="743708A4"/>
    <w:rsid w:val="747B3C25"/>
    <w:rsid w:val="74835F67"/>
    <w:rsid w:val="749F79E5"/>
    <w:rsid w:val="74A04C0F"/>
    <w:rsid w:val="74A07090"/>
    <w:rsid w:val="74A65F83"/>
    <w:rsid w:val="74B35591"/>
    <w:rsid w:val="74B71BA4"/>
    <w:rsid w:val="74CFE18A"/>
    <w:rsid w:val="74D4179D"/>
    <w:rsid w:val="74D7DCCC"/>
    <w:rsid w:val="74DD0043"/>
    <w:rsid w:val="74FB1268"/>
    <w:rsid w:val="74FD58D6"/>
    <w:rsid w:val="751F967B"/>
    <w:rsid w:val="754461E9"/>
    <w:rsid w:val="755D4CEE"/>
    <w:rsid w:val="75744A66"/>
    <w:rsid w:val="758B2412"/>
    <w:rsid w:val="759255DC"/>
    <w:rsid w:val="759454B1"/>
    <w:rsid w:val="75A849C2"/>
    <w:rsid w:val="75AA4574"/>
    <w:rsid w:val="75BB0EB9"/>
    <w:rsid w:val="75C31B6E"/>
    <w:rsid w:val="75DC2A74"/>
    <w:rsid w:val="75FD26B9"/>
    <w:rsid w:val="762D2D7D"/>
    <w:rsid w:val="763784B3"/>
    <w:rsid w:val="76381AA8"/>
    <w:rsid w:val="763B583E"/>
    <w:rsid w:val="765C3690"/>
    <w:rsid w:val="767E1BCE"/>
    <w:rsid w:val="768D3BBF"/>
    <w:rsid w:val="76EB4A26"/>
    <w:rsid w:val="76EE89CA"/>
    <w:rsid w:val="76FF5A66"/>
    <w:rsid w:val="773241E6"/>
    <w:rsid w:val="77377275"/>
    <w:rsid w:val="773C3835"/>
    <w:rsid w:val="774DF727"/>
    <w:rsid w:val="77570290"/>
    <w:rsid w:val="775A751B"/>
    <w:rsid w:val="775BCDE5"/>
    <w:rsid w:val="775C6B73"/>
    <w:rsid w:val="7767772A"/>
    <w:rsid w:val="77715EEE"/>
    <w:rsid w:val="777AC51E"/>
    <w:rsid w:val="777F2F83"/>
    <w:rsid w:val="777F4501"/>
    <w:rsid w:val="77921B37"/>
    <w:rsid w:val="779866A6"/>
    <w:rsid w:val="77A25A2E"/>
    <w:rsid w:val="77AB2BEE"/>
    <w:rsid w:val="77B92F30"/>
    <w:rsid w:val="77B93C2B"/>
    <w:rsid w:val="77BFE4D5"/>
    <w:rsid w:val="77CE4490"/>
    <w:rsid w:val="77CF578D"/>
    <w:rsid w:val="77DF033C"/>
    <w:rsid w:val="77E3CD25"/>
    <w:rsid w:val="77FB0480"/>
    <w:rsid w:val="77FC1E8E"/>
    <w:rsid w:val="77FECE08"/>
    <w:rsid w:val="77FF6978"/>
    <w:rsid w:val="77FF9D80"/>
    <w:rsid w:val="78005205"/>
    <w:rsid w:val="78097A40"/>
    <w:rsid w:val="781F2A2B"/>
    <w:rsid w:val="781F4CEB"/>
    <w:rsid w:val="78214911"/>
    <w:rsid w:val="78450947"/>
    <w:rsid w:val="78555A54"/>
    <w:rsid w:val="785E5B68"/>
    <w:rsid w:val="786F1BD8"/>
    <w:rsid w:val="78737AE2"/>
    <w:rsid w:val="78975E1E"/>
    <w:rsid w:val="78C23D15"/>
    <w:rsid w:val="78EFF015"/>
    <w:rsid w:val="78FE588C"/>
    <w:rsid w:val="79134E49"/>
    <w:rsid w:val="791F31F5"/>
    <w:rsid w:val="79227CA0"/>
    <w:rsid w:val="792523E2"/>
    <w:rsid w:val="79261FDD"/>
    <w:rsid w:val="792A075E"/>
    <w:rsid w:val="79443C33"/>
    <w:rsid w:val="79590F1D"/>
    <w:rsid w:val="79692385"/>
    <w:rsid w:val="79752BB3"/>
    <w:rsid w:val="797B41A3"/>
    <w:rsid w:val="79AC6EC1"/>
    <w:rsid w:val="79AF92A3"/>
    <w:rsid w:val="79B7D8FE"/>
    <w:rsid w:val="79CA0200"/>
    <w:rsid w:val="79D165E9"/>
    <w:rsid w:val="79EA0DD4"/>
    <w:rsid w:val="79EF2389"/>
    <w:rsid w:val="79F425F6"/>
    <w:rsid w:val="79F9B5D3"/>
    <w:rsid w:val="79FDCBC5"/>
    <w:rsid w:val="79FF1100"/>
    <w:rsid w:val="7A0477AF"/>
    <w:rsid w:val="7A11A91F"/>
    <w:rsid w:val="7A1C1405"/>
    <w:rsid w:val="7A1E1516"/>
    <w:rsid w:val="7A4E7E41"/>
    <w:rsid w:val="7A520BF2"/>
    <w:rsid w:val="7A5E264A"/>
    <w:rsid w:val="7A612CD5"/>
    <w:rsid w:val="7A695FC6"/>
    <w:rsid w:val="7A6D1AE1"/>
    <w:rsid w:val="7A7FFECD"/>
    <w:rsid w:val="7A93537D"/>
    <w:rsid w:val="7A9D148A"/>
    <w:rsid w:val="7AB110B7"/>
    <w:rsid w:val="7ABDDC92"/>
    <w:rsid w:val="7AD26A30"/>
    <w:rsid w:val="7AD5E9BB"/>
    <w:rsid w:val="7ADE0E8D"/>
    <w:rsid w:val="7ADFFE25"/>
    <w:rsid w:val="7AEF53BB"/>
    <w:rsid w:val="7AEFAC0F"/>
    <w:rsid w:val="7AF9CE13"/>
    <w:rsid w:val="7AFB3742"/>
    <w:rsid w:val="7B047EF2"/>
    <w:rsid w:val="7B3B1B11"/>
    <w:rsid w:val="7B3D1A27"/>
    <w:rsid w:val="7B516286"/>
    <w:rsid w:val="7B575C2C"/>
    <w:rsid w:val="7B6C0247"/>
    <w:rsid w:val="7B711D02"/>
    <w:rsid w:val="7B863F43"/>
    <w:rsid w:val="7B903D88"/>
    <w:rsid w:val="7BABDA04"/>
    <w:rsid w:val="7BB3231A"/>
    <w:rsid w:val="7BB76011"/>
    <w:rsid w:val="7BCB24F5"/>
    <w:rsid w:val="7BDF6C6B"/>
    <w:rsid w:val="7BDFEFD4"/>
    <w:rsid w:val="7BF3EC5F"/>
    <w:rsid w:val="7BFB96C4"/>
    <w:rsid w:val="7BFD566D"/>
    <w:rsid w:val="7BFDA4F7"/>
    <w:rsid w:val="7BFEE859"/>
    <w:rsid w:val="7BFF4E18"/>
    <w:rsid w:val="7BFF5064"/>
    <w:rsid w:val="7BFFAD67"/>
    <w:rsid w:val="7C1A327A"/>
    <w:rsid w:val="7C393522"/>
    <w:rsid w:val="7C4BEDE0"/>
    <w:rsid w:val="7C9B69DA"/>
    <w:rsid w:val="7CAB64D7"/>
    <w:rsid w:val="7CBC10A2"/>
    <w:rsid w:val="7CC7607D"/>
    <w:rsid w:val="7CD20560"/>
    <w:rsid w:val="7CDFA5F8"/>
    <w:rsid w:val="7CE53436"/>
    <w:rsid w:val="7CFA4459"/>
    <w:rsid w:val="7CFBB2DA"/>
    <w:rsid w:val="7CFF5160"/>
    <w:rsid w:val="7CFF6ACA"/>
    <w:rsid w:val="7D080444"/>
    <w:rsid w:val="7D1212FC"/>
    <w:rsid w:val="7D28206F"/>
    <w:rsid w:val="7D2E69FE"/>
    <w:rsid w:val="7D37F126"/>
    <w:rsid w:val="7D397385"/>
    <w:rsid w:val="7D3F7416"/>
    <w:rsid w:val="7D660761"/>
    <w:rsid w:val="7D70A563"/>
    <w:rsid w:val="7D7765FA"/>
    <w:rsid w:val="7D7F7E34"/>
    <w:rsid w:val="7D817AB6"/>
    <w:rsid w:val="7D8BAB67"/>
    <w:rsid w:val="7D9F061E"/>
    <w:rsid w:val="7DAE0FEB"/>
    <w:rsid w:val="7DB006F7"/>
    <w:rsid w:val="7DBC4185"/>
    <w:rsid w:val="7DC92E80"/>
    <w:rsid w:val="7DCC321F"/>
    <w:rsid w:val="7DCF3D0D"/>
    <w:rsid w:val="7DD40658"/>
    <w:rsid w:val="7DDF6F5D"/>
    <w:rsid w:val="7DE044EE"/>
    <w:rsid w:val="7DE65A83"/>
    <w:rsid w:val="7DEBB135"/>
    <w:rsid w:val="7DED5D86"/>
    <w:rsid w:val="7DEF83CD"/>
    <w:rsid w:val="7DEFA8D8"/>
    <w:rsid w:val="7DFCA959"/>
    <w:rsid w:val="7DFE324B"/>
    <w:rsid w:val="7DFFAAEA"/>
    <w:rsid w:val="7DFFFC04"/>
    <w:rsid w:val="7E315F17"/>
    <w:rsid w:val="7E394201"/>
    <w:rsid w:val="7E3B3311"/>
    <w:rsid w:val="7E3E6ACB"/>
    <w:rsid w:val="7E455712"/>
    <w:rsid w:val="7E52528B"/>
    <w:rsid w:val="7E6C33FE"/>
    <w:rsid w:val="7E6F7CF6"/>
    <w:rsid w:val="7E701773"/>
    <w:rsid w:val="7E741B85"/>
    <w:rsid w:val="7E7E008F"/>
    <w:rsid w:val="7E7E0E12"/>
    <w:rsid w:val="7E8F0729"/>
    <w:rsid w:val="7E9D120D"/>
    <w:rsid w:val="7E9FB2AB"/>
    <w:rsid w:val="7EAEBEB8"/>
    <w:rsid w:val="7EB33410"/>
    <w:rsid w:val="7EB72C1D"/>
    <w:rsid w:val="7ECE7709"/>
    <w:rsid w:val="7ECEAD09"/>
    <w:rsid w:val="7ED792E6"/>
    <w:rsid w:val="7EDAAD31"/>
    <w:rsid w:val="7EDD1E59"/>
    <w:rsid w:val="7EEF9216"/>
    <w:rsid w:val="7EF68A4B"/>
    <w:rsid w:val="7EF7911E"/>
    <w:rsid w:val="7EFA17F6"/>
    <w:rsid w:val="7EFB885F"/>
    <w:rsid w:val="7EFF4DC6"/>
    <w:rsid w:val="7EFF85B5"/>
    <w:rsid w:val="7EFFFDEF"/>
    <w:rsid w:val="7F0A5E64"/>
    <w:rsid w:val="7F2605A2"/>
    <w:rsid w:val="7F2E4800"/>
    <w:rsid w:val="7F3F1887"/>
    <w:rsid w:val="7F43C999"/>
    <w:rsid w:val="7F4C048F"/>
    <w:rsid w:val="7F4D1CFD"/>
    <w:rsid w:val="7F4F64F9"/>
    <w:rsid w:val="7F5204B6"/>
    <w:rsid w:val="7F5AF6F7"/>
    <w:rsid w:val="7F5D4220"/>
    <w:rsid w:val="7F5FF7BE"/>
    <w:rsid w:val="7F6174C9"/>
    <w:rsid w:val="7F63F7E3"/>
    <w:rsid w:val="7F7018C2"/>
    <w:rsid w:val="7F761195"/>
    <w:rsid w:val="7F766022"/>
    <w:rsid w:val="7F783D38"/>
    <w:rsid w:val="7F7906B5"/>
    <w:rsid w:val="7F7D1EED"/>
    <w:rsid w:val="7F7F4215"/>
    <w:rsid w:val="7F7F5F1C"/>
    <w:rsid w:val="7F7FD621"/>
    <w:rsid w:val="7F894D8D"/>
    <w:rsid w:val="7F8F2015"/>
    <w:rsid w:val="7F8FF8A2"/>
    <w:rsid w:val="7F910529"/>
    <w:rsid w:val="7F9E1D6F"/>
    <w:rsid w:val="7F9F77D8"/>
    <w:rsid w:val="7FADD291"/>
    <w:rsid w:val="7FAE427A"/>
    <w:rsid w:val="7FAF00C0"/>
    <w:rsid w:val="7FAFE5D2"/>
    <w:rsid w:val="7FB3003C"/>
    <w:rsid w:val="7FB57ECD"/>
    <w:rsid w:val="7FB7186C"/>
    <w:rsid w:val="7FBB598A"/>
    <w:rsid w:val="7FBD51F0"/>
    <w:rsid w:val="7FBF0A4C"/>
    <w:rsid w:val="7FBF0B7C"/>
    <w:rsid w:val="7FC7504E"/>
    <w:rsid w:val="7FCF29A4"/>
    <w:rsid w:val="7FDB599C"/>
    <w:rsid w:val="7FDBE81F"/>
    <w:rsid w:val="7FDDD0A2"/>
    <w:rsid w:val="7FDE37EF"/>
    <w:rsid w:val="7FDF2A9B"/>
    <w:rsid w:val="7FDF8351"/>
    <w:rsid w:val="7FDF9D8B"/>
    <w:rsid w:val="7FE03D41"/>
    <w:rsid w:val="7FEB091F"/>
    <w:rsid w:val="7FEB1DCF"/>
    <w:rsid w:val="7FED4901"/>
    <w:rsid w:val="7FEEAB16"/>
    <w:rsid w:val="7FEF74BA"/>
    <w:rsid w:val="7FF14873"/>
    <w:rsid w:val="7FF264C3"/>
    <w:rsid w:val="7FF31505"/>
    <w:rsid w:val="7FF5C563"/>
    <w:rsid w:val="7FF645DF"/>
    <w:rsid w:val="7FF65994"/>
    <w:rsid w:val="7FF812FB"/>
    <w:rsid w:val="7FFA2660"/>
    <w:rsid w:val="7FFB90B0"/>
    <w:rsid w:val="7FFBDCD6"/>
    <w:rsid w:val="7FFD2149"/>
    <w:rsid w:val="7FFD466C"/>
    <w:rsid w:val="7FFEBB4B"/>
    <w:rsid w:val="7FFF0275"/>
    <w:rsid w:val="7FFF23AD"/>
    <w:rsid w:val="7FFF505E"/>
    <w:rsid w:val="7FFF7610"/>
    <w:rsid w:val="8777C9FF"/>
    <w:rsid w:val="89FC95A1"/>
    <w:rsid w:val="8A6D2E50"/>
    <w:rsid w:val="8BE7B90F"/>
    <w:rsid w:val="8E3FD3FD"/>
    <w:rsid w:val="8FFB513D"/>
    <w:rsid w:val="8FFD105A"/>
    <w:rsid w:val="90733F48"/>
    <w:rsid w:val="957BA712"/>
    <w:rsid w:val="97F6AD12"/>
    <w:rsid w:val="9A0886B8"/>
    <w:rsid w:val="9A379AF2"/>
    <w:rsid w:val="9BDF2BB9"/>
    <w:rsid w:val="9BDF8DF8"/>
    <w:rsid w:val="9BF341F8"/>
    <w:rsid w:val="9CDB7C22"/>
    <w:rsid w:val="9D57DA38"/>
    <w:rsid w:val="9D637D2B"/>
    <w:rsid w:val="9DFA6105"/>
    <w:rsid w:val="9DFE8B0F"/>
    <w:rsid w:val="9EEB86B4"/>
    <w:rsid w:val="9EEF260B"/>
    <w:rsid w:val="9F497BA1"/>
    <w:rsid w:val="9F6E074A"/>
    <w:rsid w:val="9F81006F"/>
    <w:rsid w:val="9F953FBD"/>
    <w:rsid w:val="9FE7D5D1"/>
    <w:rsid w:val="9FEF710F"/>
    <w:rsid w:val="9FFF0169"/>
    <w:rsid w:val="A1FF9678"/>
    <w:rsid w:val="A3EB22EB"/>
    <w:rsid w:val="A3FF894F"/>
    <w:rsid w:val="A5577D79"/>
    <w:rsid w:val="A77FDBC6"/>
    <w:rsid w:val="A87A4120"/>
    <w:rsid w:val="A9CACFCD"/>
    <w:rsid w:val="AB4E6138"/>
    <w:rsid w:val="ABFE3BCF"/>
    <w:rsid w:val="ADDE5A84"/>
    <w:rsid w:val="AED79528"/>
    <w:rsid w:val="AF472850"/>
    <w:rsid w:val="AF6F91B3"/>
    <w:rsid w:val="AF7E2AC7"/>
    <w:rsid w:val="AF7F252D"/>
    <w:rsid w:val="AFDB845B"/>
    <w:rsid w:val="B0EBB8BD"/>
    <w:rsid w:val="B2791464"/>
    <w:rsid w:val="B53FA986"/>
    <w:rsid w:val="B5BD0127"/>
    <w:rsid w:val="B5DF6496"/>
    <w:rsid w:val="B5F92A2C"/>
    <w:rsid w:val="B5FB047D"/>
    <w:rsid w:val="B5FD32AB"/>
    <w:rsid w:val="B5FF0E77"/>
    <w:rsid w:val="B6BF147F"/>
    <w:rsid w:val="B73DDCBB"/>
    <w:rsid w:val="B766221D"/>
    <w:rsid w:val="B76D1150"/>
    <w:rsid w:val="B7762D09"/>
    <w:rsid w:val="B77AAB90"/>
    <w:rsid w:val="B77DBB39"/>
    <w:rsid w:val="B79FDF95"/>
    <w:rsid w:val="B7E7A80C"/>
    <w:rsid w:val="B7EF8E8C"/>
    <w:rsid w:val="B7FF8702"/>
    <w:rsid w:val="B95F34C1"/>
    <w:rsid w:val="B9BCCC5C"/>
    <w:rsid w:val="B9DB3EB4"/>
    <w:rsid w:val="BA4C44D4"/>
    <w:rsid w:val="BB7742D8"/>
    <w:rsid w:val="BBCEF167"/>
    <w:rsid w:val="BBEB0819"/>
    <w:rsid w:val="BD5FFBA7"/>
    <w:rsid w:val="BD7BAEBF"/>
    <w:rsid w:val="BD7D1EA4"/>
    <w:rsid w:val="BDBF29BF"/>
    <w:rsid w:val="BDC33546"/>
    <w:rsid w:val="BDFF65F5"/>
    <w:rsid w:val="BE372A47"/>
    <w:rsid w:val="BECF54CE"/>
    <w:rsid w:val="BEDFBD38"/>
    <w:rsid w:val="BEEF18F6"/>
    <w:rsid w:val="BEF766B0"/>
    <w:rsid w:val="BEFEC40E"/>
    <w:rsid w:val="BF30B5AE"/>
    <w:rsid w:val="BF55C9EC"/>
    <w:rsid w:val="BF5C5331"/>
    <w:rsid w:val="BF5F0194"/>
    <w:rsid w:val="BF7A162B"/>
    <w:rsid w:val="BF7D600F"/>
    <w:rsid w:val="BF7DDA40"/>
    <w:rsid w:val="BF7FD4DF"/>
    <w:rsid w:val="BF9FCC11"/>
    <w:rsid w:val="BFBEE996"/>
    <w:rsid w:val="BFBFA3A8"/>
    <w:rsid w:val="BFD338D3"/>
    <w:rsid w:val="BFDF7824"/>
    <w:rsid w:val="BFE9D642"/>
    <w:rsid w:val="BFEB3B43"/>
    <w:rsid w:val="BFEE386A"/>
    <w:rsid w:val="BFEF89EB"/>
    <w:rsid w:val="BFEFDD57"/>
    <w:rsid w:val="BFFDC944"/>
    <w:rsid w:val="BFFE13C3"/>
    <w:rsid w:val="BFFE658B"/>
    <w:rsid w:val="BFFF3F7B"/>
    <w:rsid w:val="BFFFF5F1"/>
    <w:rsid w:val="C257A7F1"/>
    <w:rsid w:val="C2E1F9DE"/>
    <w:rsid w:val="C57FED04"/>
    <w:rsid w:val="C7F7C71F"/>
    <w:rsid w:val="C97D7AF1"/>
    <w:rsid w:val="C97F4DDC"/>
    <w:rsid w:val="C9AD615F"/>
    <w:rsid w:val="C9DFD267"/>
    <w:rsid w:val="CA2FD2B2"/>
    <w:rsid w:val="CB7B0F75"/>
    <w:rsid w:val="CB9B872D"/>
    <w:rsid w:val="CBD40B43"/>
    <w:rsid w:val="CBFF34BE"/>
    <w:rsid w:val="CCAEFA30"/>
    <w:rsid w:val="CD3F6910"/>
    <w:rsid w:val="CD7CD60B"/>
    <w:rsid w:val="CD7FA086"/>
    <w:rsid w:val="CE996332"/>
    <w:rsid w:val="CEFD7446"/>
    <w:rsid w:val="CF3F1327"/>
    <w:rsid w:val="CF7E5EC7"/>
    <w:rsid w:val="CFE6FED9"/>
    <w:rsid w:val="CFEEA2E6"/>
    <w:rsid w:val="CFF7F3EB"/>
    <w:rsid w:val="CFFB108D"/>
    <w:rsid w:val="CFFF323F"/>
    <w:rsid w:val="D07EB1A5"/>
    <w:rsid w:val="D4F2D5C1"/>
    <w:rsid w:val="D53952F9"/>
    <w:rsid w:val="D54F45BA"/>
    <w:rsid w:val="D57B69BC"/>
    <w:rsid w:val="D5B9D2F5"/>
    <w:rsid w:val="D5F7C2D2"/>
    <w:rsid w:val="D5F7CCFC"/>
    <w:rsid w:val="D5FF3D7B"/>
    <w:rsid w:val="D6EB284F"/>
    <w:rsid w:val="D7775AF6"/>
    <w:rsid w:val="D7BF5639"/>
    <w:rsid w:val="D7F35246"/>
    <w:rsid w:val="D7F529A8"/>
    <w:rsid w:val="D8BF05F7"/>
    <w:rsid w:val="D8BF6B65"/>
    <w:rsid w:val="D96F3BD7"/>
    <w:rsid w:val="D9EED068"/>
    <w:rsid w:val="D9FFCA56"/>
    <w:rsid w:val="DAB58A30"/>
    <w:rsid w:val="DAFF0A43"/>
    <w:rsid w:val="DBE3619A"/>
    <w:rsid w:val="DC1BAE42"/>
    <w:rsid w:val="DC5A6A43"/>
    <w:rsid w:val="DCFA1676"/>
    <w:rsid w:val="DD054F01"/>
    <w:rsid w:val="DD1DE4E2"/>
    <w:rsid w:val="DD97BF2A"/>
    <w:rsid w:val="DDB140CB"/>
    <w:rsid w:val="DDDF3E71"/>
    <w:rsid w:val="DDF507F1"/>
    <w:rsid w:val="DDF76B94"/>
    <w:rsid w:val="DDF97510"/>
    <w:rsid w:val="DDFE49B8"/>
    <w:rsid w:val="DE27F143"/>
    <w:rsid w:val="DE7B79C1"/>
    <w:rsid w:val="DE7BDAD5"/>
    <w:rsid w:val="DE9AFC0C"/>
    <w:rsid w:val="DEEF823E"/>
    <w:rsid w:val="DEFFC3A6"/>
    <w:rsid w:val="DF3E9D4A"/>
    <w:rsid w:val="DF712FC7"/>
    <w:rsid w:val="DF77C4F0"/>
    <w:rsid w:val="DF77EC74"/>
    <w:rsid w:val="DF7AB60F"/>
    <w:rsid w:val="DF7F88AB"/>
    <w:rsid w:val="DF7FC553"/>
    <w:rsid w:val="DF7FFC2B"/>
    <w:rsid w:val="DF820684"/>
    <w:rsid w:val="DF8E20AF"/>
    <w:rsid w:val="DF97558A"/>
    <w:rsid w:val="DFAFDD77"/>
    <w:rsid w:val="DFBD1D88"/>
    <w:rsid w:val="DFBDE5E6"/>
    <w:rsid w:val="DFD5B560"/>
    <w:rsid w:val="DFDD2F33"/>
    <w:rsid w:val="DFDECB76"/>
    <w:rsid w:val="DFDFA5A7"/>
    <w:rsid w:val="DFF45F36"/>
    <w:rsid w:val="DFF6304C"/>
    <w:rsid w:val="DFF77C98"/>
    <w:rsid w:val="DFF83D0A"/>
    <w:rsid w:val="DFFC63D3"/>
    <w:rsid w:val="DFFDC5E7"/>
    <w:rsid w:val="DFFE1982"/>
    <w:rsid w:val="DFFF0DDF"/>
    <w:rsid w:val="DFFF4097"/>
    <w:rsid w:val="DFFFAAA6"/>
    <w:rsid w:val="DFFFB705"/>
    <w:rsid w:val="E09D0848"/>
    <w:rsid w:val="E0FE09D5"/>
    <w:rsid w:val="E2DD4B02"/>
    <w:rsid w:val="E2FFC85B"/>
    <w:rsid w:val="E38C320C"/>
    <w:rsid w:val="E3DF0DF6"/>
    <w:rsid w:val="E3FD3197"/>
    <w:rsid w:val="E3FF8385"/>
    <w:rsid w:val="E42EFE60"/>
    <w:rsid w:val="E4DE8ADC"/>
    <w:rsid w:val="E5DFFCE8"/>
    <w:rsid w:val="E5E7CC39"/>
    <w:rsid w:val="E5FBD928"/>
    <w:rsid w:val="E64FE55E"/>
    <w:rsid w:val="E6AEA81B"/>
    <w:rsid w:val="E6B9EEE0"/>
    <w:rsid w:val="E6BFB2F3"/>
    <w:rsid w:val="E6FBB56C"/>
    <w:rsid w:val="E7363F96"/>
    <w:rsid w:val="E787FC6B"/>
    <w:rsid w:val="E7A9B573"/>
    <w:rsid w:val="E7BD50EC"/>
    <w:rsid w:val="E7DEAE4A"/>
    <w:rsid w:val="E7EFF9A8"/>
    <w:rsid w:val="E7FA94B4"/>
    <w:rsid w:val="E7FB9046"/>
    <w:rsid w:val="E97F9DF3"/>
    <w:rsid w:val="E9B7E723"/>
    <w:rsid w:val="E9F798D5"/>
    <w:rsid w:val="EADD7143"/>
    <w:rsid w:val="EB1974CA"/>
    <w:rsid w:val="EB3F63A1"/>
    <w:rsid w:val="EB5F12DE"/>
    <w:rsid w:val="EBA7A325"/>
    <w:rsid w:val="EBB46995"/>
    <w:rsid w:val="EBB9B41B"/>
    <w:rsid w:val="EBCB183E"/>
    <w:rsid w:val="EBDF0747"/>
    <w:rsid w:val="EBDF9952"/>
    <w:rsid w:val="EBFE57E2"/>
    <w:rsid w:val="EBFF9965"/>
    <w:rsid w:val="EC9D5035"/>
    <w:rsid w:val="ECF58BDF"/>
    <w:rsid w:val="ED5F3595"/>
    <w:rsid w:val="EDE550DC"/>
    <w:rsid w:val="EDEEA809"/>
    <w:rsid w:val="EDF58001"/>
    <w:rsid w:val="EDFF2FDB"/>
    <w:rsid w:val="EE4CDCC3"/>
    <w:rsid w:val="EE7A3A35"/>
    <w:rsid w:val="EE7BDD4F"/>
    <w:rsid w:val="EE8BFB70"/>
    <w:rsid w:val="EEE5B4B5"/>
    <w:rsid w:val="EEE79FDF"/>
    <w:rsid w:val="EEFBE378"/>
    <w:rsid w:val="EEFF95E8"/>
    <w:rsid w:val="EF7F171D"/>
    <w:rsid w:val="EF7F8749"/>
    <w:rsid w:val="EF7FB972"/>
    <w:rsid w:val="EF8B610E"/>
    <w:rsid w:val="EFB197DF"/>
    <w:rsid w:val="EFBBB548"/>
    <w:rsid w:val="EFD75C0F"/>
    <w:rsid w:val="EFDBA42E"/>
    <w:rsid w:val="EFDBB368"/>
    <w:rsid w:val="EFDF474B"/>
    <w:rsid w:val="EFED6499"/>
    <w:rsid w:val="EFF1347F"/>
    <w:rsid w:val="EFF53AFC"/>
    <w:rsid w:val="EFFA4489"/>
    <w:rsid w:val="EFFB6F63"/>
    <w:rsid w:val="EFFF511E"/>
    <w:rsid w:val="EFFFD2B3"/>
    <w:rsid w:val="F05D11BD"/>
    <w:rsid w:val="F0DB21DF"/>
    <w:rsid w:val="F127A948"/>
    <w:rsid w:val="F24E8D59"/>
    <w:rsid w:val="F2BC851F"/>
    <w:rsid w:val="F31E2B97"/>
    <w:rsid w:val="F35F96ED"/>
    <w:rsid w:val="F3BE88EE"/>
    <w:rsid w:val="F3D743D2"/>
    <w:rsid w:val="F3DFD9DB"/>
    <w:rsid w:val="F3E71D60"/>
    <w:rsid w:val="F3ECF929"/>
    <w:rsid w:val="F3F6BE0E"/>
    <w:rsid w:val="F3FFD4C7"/>
    <w:rsid w:val="F3FFF346"/>
    <w:rsid w:val="F5B640F1"/>
    <w:rsid w:val="F5BACD43"/>
    <w:rsid w:val="F5DC05AE"/>
    <w:rsid w:val="F5FD215B"/>
    <w:rsid w:val="F5FF7D84"/>
    <w:rsid w:val="F67F0040"/>
    <w:rsid w:val="F6BD211F"/>
    <w:rsid w:val="F6DAF782"/>
    <w:rsid w:val="F6F722AD"/>
    <w:rsid w:val="F6F7E997"/>
    <w:rsid w:val="F6FD7205"/>
    <w:rsid w:val="F6FFC063"/>
    <w:rsid w:val="F7262C84"/>
    <w:rsid w:val="F75F58BD"/>
    <w:rsid w:val="F75F5F98"/>
    <w:rsid w:val="F777A668"/>
    <w:rsid w:val="F777DA5F"/>
    <w:rsid w:val="F77B7917"/>
    <w:rsid w:val="F77B9799"/>
    <w:rsid w:val="F77EF0C8"/>
    <w:rsid w:val="F77F148C"/>
    <w:rsid w:val="F77F646B"/>
    <w:rsid w:val="F7B604DE"/>
    <w:rsid w:val="F7C72084"/>
    <w:rsid w:val="F7D7DF13"/>
    <w:rsid w:val="F7DBA54A"/>
    <w:rsid w:val="F7E7F0B4"/>
    <w:rsid w:val="F7EB1909"/>
    <w:rsid w:val="F7ED2DFB"/>
    <w:rsid w:val="F7F76767"/>
    <w:rsid w:val="F7FE576D"/>
    <w:rsid w:val="F7FF2D7E"/>
    <w:rsid w:val="F7FF45D2"/>
    <w:rsid w:val="F7FF82DA"/>
    <w:rsid w:val="F83D89BF"/>
    <w:rsid w:val="F8AB5974"/>
    <w:rsid w:val="F8F701A7"/>
    <w:rsid w:val="F95D2C26"/>
    <w:rsid w:val="F972A3BC"/>
    <w:rsid w:val="F9C9AD75"/>
    <w:rsid w:val="F9D58D93"/>
    <w:rsid w:val="F9DFCDDB"/>
    <w:rsid w:val="F9ED94DE"/>
    <w:rsid w:val="F9FCC452"/>
    <w:rsid w:val="FA683823"/>
    <w:rsid w:val="FA7A55D4"/>
    <w:rsid w:val="FAD76C0D"/>
    <w:rsid w:val="FAD9F85A"/>
    <w:rsid w:val="FADB8CAD"/>
    <w:rsid w:val="FAF9B959"/>
    <w:rsid w:val="FB29E20D"/>
    <w:rsid w:val="FB2F7B09"/>
    <w:rsid w:val="FB33F53F"/>
    <w:rsid w:val="FB3984B9"/>
    <w:rsid w:val="FB3FA56C"/>
    <w:rsid w:val="FB5F7B9E"/>
    <w:rsid w:val="FB672AAC"/>
    <w:rsid w:val="FB6E902A"/>
    <w:rsid w:val="FB7DE12E"/>
    <w:rsid w:val="FB7E261B"/>
    <w:rsid w:val="FBA7645F"/>
    <w:rsid w:val="FBAA652D"/>
    <w:rsid w:val="FBB5DCA1"/>
    <w:rsid w:val="FBDB8F4F"/>
    <w:rsid w:val="FBDB9456"/>
    <w:rsid w:val="FBDE2D6F"/>
    <w:rsid w:val="FBDFB064"/>
    <w:rsid w:val="FBEB5C74"/>
    <w:rsid w:val="FBED4E03"/>
    <w:rsid w:val="FBEFDB75"/>
    <w:rsid w:val="FBF60D3F"/>
    <w:rsid w:val="FBF71601"/>
    <w:rsid w:val="FBFE5F93"/>
    <w:rsid w:val="FBFECEBD"/>
    <w:rsid w:val="FBFF2733"/>
    <w:rsid w:val="FBFF37E6"/>
    <w:rsid w:val="FBFFE05D"/>
    <w:rsid w:val="FC7EFEF5"/>
    <w:rsid w:val="FC7F92BC"/>
    <w:rsid w:val="FCBE57C2"/>
    <w:rsid w:val="FCDF0312"/>
    <w:rsid w:val="FCFF3D56"/>
    <w:rsid w:val="FCFF91CB"/>
    <w:rsid w:val="FD4C520C"/>
    <w:rsid w:val="FD61819E"/>
    <w:rsid w:val="FD6EA2D3"/>
    <w:rsid w:val="FD6FED2C"/>
    <w:rsid w:val="FD7C4EC3"/>
    <w:rsid w:val="FD9F6065"/>
    <w:rsid w:val="FDD2F99A"/>
    <w:rsid w:val="FDD3A869"/>
    <w:rsid w:val="FDD3ACFB"/>
    <w:rsid w:val="FDD484AA"/>
    <w:rsid w:val="FDD51E90"/>
    <w:rsid w:val="FDDDB0E1"/>
    <w:rsid w:val="FDDE5103"/>
    <w:rsid w:val="FDE7242A"/>
    <w:rsid w:val="FDED2C43"/>
    <w:rsid w:val="FDEDF827"/>
    <w:rsid w:val="FDEEB0D6"/>
    <w:rsid w:val="FDF7A712"/>
    <w:rsid w:val="FDFAB02F"/>
    <w:rsid w:val="FDFD5921"/>
    <w:rsid w:val="FDFD9CBE"/>
    <w:rsid w:val="FDFF36C5"/>
    <w:rsid w:val="FDFFD3AF"/>
    <w:rsid w:val="FDFFD7B9"/>
    <w:rsid w:val="FDFFE4FC"/>
    <w:rsid w:val="FE3D810E"/>
    <w:rsid w:val="FE69B448"/>
    <w:rsid w:val="FE6FD900"/>
    <w:rsid w:val="FE7AA142"/>
    <w:rsid w:val="FE7DDB45"/>
    <w:rsid w:val="FE7FF999"/>
    <w:rsid w:val="FEB68866"/>
    <w:rsid w:val="FEBE713A"/>
    <w:rsid w:val="FEDEFD8A"/>
    <w:rsid w:val="FEE5C5FE"/>
    <w:rsid w:val="FEEEC0C8"/>
    <w:rsid w:val="FEEF528D"/>
    <w:rsid w:val="FEF616B9"/>
    <w:rsid w:val="FEF71859"/>
    <w:rsid w:val="FEF8835F"/>
    <w:rsid w:val="FEFA3217"/>
    <w:rsid w:val="FEFC7219"/>
    <w:rsid w:val="FEFE9206"/>
    <w:rsid w:val="FEFF45BB"/>
    <w:rsid w:val="FEFFC1E8"/>
    <w:rsid w:val="FEFFEBB1"/>
    <w:rsid w:val="FF1A3FEC"/>
    <w:rsid w:val="FF1FA616"/>
    <w:rsid w:val="FF349D28"/>
    <w:rsid w:val="FF351F76"/>
    <w:rsid w:val="FF3D264D"/>
    <w:rsid w:val="FF4B0E78"/>
    <w:rsid w:val="FF5F28D1"/>
    <w:rsid w:val="FF5F5B92"/>
    <w:rsid w:val="FF726865"/>
    <w:rsid w:val="FF75B286"/>
    <w:rsid w:val="FF77461E"/>
    <w:rsid w:val="FF775439"/>
    <w:rsid w:val="FF779728"/>
    <w:rsid w:val="FF7D514A"/>
    <w:rsid w:val="FF7E0055"/>
    <w:rsid w:val="FF7E30F0"/>
    <w:rsid w:val="FF7E7382"/>
    <w:rsid w:val="FF7E7603"/>
    <w:rsid w:val="FF7EDA67"/>
    <w:rsid w:val="FF7EDA97"/>
    <w:rsid w:val="FF8DF735"/>
    <w:rsid w:val="FF97D3EF"/>
    <w:rsid w:val="FF9DB75F"/>
    <w:rsid w:val="FFA71855"/>
    <w:rsid w:val="FFA7B8BE"/>
    <w:rsid w:val="FFA9C010"/>
    <w:rsid w:val="FFAD09B5"/>
    <w:rsid w:val="FFB1E11E"/>
    <w:rsid w:val="FFB74517"/>
    <w:rsid w:val="FFB7C59D"/>
    <w:rsid w:val="FFB87CE8"/>
    <w:rsid w:val="FFBE6391"/>
    <w:rsid w:val="FFBF7E63"/>
    <w:rsid w:val="FFC35FDA"/>
    <w:rsid w:val="FFC7DE9A"/>
    <w:rsid w:val="FFCBA3B9"/>
    <w:rsid w:val="FFD7A04A"/>
    <w:rsid w:val="FFD7DAAD"/>
    <w:rsid w:val="FFDBB635"/>
    <w:rsid w:val="FFDCAF54"/>
    <w:rsid w:val="FFDCE5D8"/>
    <w:rsid w:val="FFDD4492"/>
    <w:rsid w:val="FFDF01E6"/>
    <w:rsid w:val="FFDFB404"/>
    <w:rsid w:val="FFE328E8"/>
    <w:rsid w:val="FFE49A0B"/>
    <w:rsid w:val="FFE8DB3D"/>
    <w:rsid w:val="FFEBDC4A"/>
    <w:rsid w:val="FFEFC3F0"/>
    <w:rsid w:val="FFEFD0AC"/>
    <w:rsid w:val="FFF39423"/>
    <w:rsid w:val="FFF6C7E9"/>
    <w:rsid w:val="FFF7182F"/>
    <w:rsid w:val="FFF765AE"/>
    <w:rsid w:val="FFF766A8"/>
    <w:rsid w:val="FFF7A542"/>
    <w:rsid w:val="FFF907FB"/>
    <w:rsid w:val="FFF95BFE"/>
    <w:rsid w:val="FFFB7073"/>
    <w:rsid w:val="FFFB844C"/>
    <w:rsid w:val="FFFB8976"/>
    <w:rsid w:val="FFFD18E5"/>
    <w:rsid w:val="FFFD2BB2"/>
    <w:rsid w:val="FFFD9F4A"/>
    <w:rsid w:val="FFFDDC20"/>
    <w:rsid w:val="FFFE8D3E"/>
    <w:rsid w:val="FFFEB346"/>
    <w:rsid w:val="FFFEDB2B"/>
    <w:rsid w:val="FFFEF630"/>
    <w:rsid w:val="FFFF1275"/>
    <w:rsid w:val="FFFF1C2D"/>
    <w:rsid w:val="FFFF2CD7"/>
    <w:rsid w:val="FFFF2E1A"/>
    <w:rsid w:val="FFFF3E69"/>
    <w:rsid w:val="FFFF7100"/>
    <w:rsid w:val="FFFFD3B4"/>
    <w:rsid w:val="FFFFFA9A"/>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nhideWhenUsed="0" w:uiPriority="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480" w:firstLineChars="200"/>
    </w:pPr>
    <w:rPr>
      <w:rFonts w:ascii="宋体" w:hAnsi="宋体" w:eastAsia="Songti SC" w:cs="宋体"/>
      <w:kern w:val="2"/>
      <w:sz w:val="24"/>
      <w:szCs w:val="24"/>
      <w:lang w:val="en-US" w:eastAsia="zh-CN" w:bidi="ar-SA"/>
    </w:rPr>
  </w:style>
  <w:style w:type="paragraph" w:styleId="3">
    <w:name w:val="heading 1"/>
    <w:basedOn w:val="1"/>
    <w:next w:val="1"/>
    <w:link w:val="37"/>
    <w:qFormat/>
    <w:uiPriority w:val="0"/>
    <w:pPr>
      <w:keepNext/>
      <w:keepLines/>
      <w:pageBreakBefore w:val="0"/>
      <w:numPr>
        <w:ilvl w:val="0"/>
        <w:numId w:val="1"/>
      </w:numPr>
      <w:tabs>
        <w:tab w:val="left" w:pos="0"/>
        <w:tab w:val="left" w:pos="420"/>
      </w:tabs>
      <w:spacing w:before="50" w:beforeLines="50" w:after="50" w:afterLines="50" w:line="360" w:lineRule="auto"/>
      <w:ind w:left="0" w:firstLine="0" w:firstLineChars="0"/>
      <w:jc w:val="center"/>
      <w:outlineLvl w:val="0"/>
    </w:pPr>
    <w:rPr>
      <w:rFonts w:ascii="微软雅黑" w:hAnsi="微软雅黑" w:eastAsia="微软雅黑" w:cs="微软雅黑"/>
      <w:b/>
      <w:bCs/>
      <w:kern w:val="44"/>
      <w:sz w:val="30"/>
      <w:szCs w:val="30"/>
    </w:rPr>
  </w:style>
  <w:style w:type="paragraph" w:styleId="4">
    <w:name w:val="heading 2"/>
    <w:basedOn w:val="1"/>
    <w:next w:val="1"/>
    <w:link w:val="38"/>
    <w:qFormat/>
    <w:uiPriority w:val="9"/>
    <w:pPr>
      <w:keepNext/>
      <w:keepLines/>
      <w:numPr>
        <w:ilvl w:val="1"/>
        <w:numId w:val="1"/>
      </w:numPr>
      <w:tabs>
        <w:tab w:val="left" w:pos="0"/>
        <w:tab w:val="left" w:pos="420"/>
        <w:tab w:val="left" w:pos="576"/>
      </w:tabs>
      <w:spacing w:before="50" w:beforeLines="50" w:line="360" w:lineRule="auto"/>
      <w:ind w:left="0" w:firstLine="0" w:firstLineChars="0"/>
      <w:jc w:val="left"/>
      <w:outlineLvl w:val="1"/>
    </w:pPr>
    <w:rPr>
      <w:rFonts w:ascii="微软雅黑" w:hAnsi="微软雅黑" w:eastAsia="FZDaHei-B02S" w:cs="微软雅黑"/>
      <w:b/>
      <w:bCs/>
      <w:sz w:val="28"/>
      <w:szCs w:val="28"/>
    </w:rPr>
  </w:style>
  <w:style w:type="paragraph" w:styleId="5">
    <w:name w:val="heading 3"/>
    <w:basedOn w:val="1"/>
    <w:next w:val="1"/>
    <w:link w:val="39"/>
    <w:qFormat/>
    <w:uiPriority w:val="9"/>
    <w:pPr>
      <w:keepNext/>
      <w:keepLines/>
      <w:numPr>
        <w:ilvl w:val="2"/>
        <w:numId w:val="1"/>
      </w:numPr>
      <w:tabs>
        <w:tab w:val="left" w:pos="0"/>
        <w:tab w:val="left" w:pos="420"/>
        <w:tab w:val="left" w:pos="576"/>
      </w:tabs>
      <w:spacing w:before="50" w:beforeLines="50" w:after="50" w:afterLines="50" w:line="360" w:lineRule="auto"/>
      <w:ind w:left="0" w:firstLine="0" w:firstLineChars="0"/>
      <w:jc w:val="left"/>
      <w:outlineLvl w:val="2"/>
    </w:pPr>
    <w:rPr>
      <w:rFonts w:ascii="Times New Roman Bold" w:hAnsi="Times New Roman Bold" w:eastAsia="Heiti SC Medium" w:cs="Times New Roman"/>
      <w:b/>
    </w:rPr>
  </w:style>
  <w:style w:type="paragraph" w:styleId="6">
    <w:name w:val="heading 4"/>
    <w:basedOn w:val="1"/>
    <w:next w:val="1"/>
    <w:link w:val="40"/>
    <w:qFormat/>
    <w:uiPriority w:val="9"/>
    <w:pPr>
      <w:keepNext/>
      <w:keepLines/>
      <w:numPr>
        <w:ilvl w:val="3"/>
        <w:numId w:val="1"/>
      </w:numPr>
      <w:tabs>
        <w:tab w:val="left" w:pos="0"/>
        <w:tab w:val="left" w:pos="420"/>
      </w:tabs>
      <w:ind w:firstLine="0" w:firstLineChars="0"/>
      <w:outlineLvl w:val="3"/>
    </w:pPr>
    <w:rPr>
      <w:rFonts w:ascii="Arial" w:hAnsi="Arial" w:eastAsia="微软雅黑" w:cs="Times New Roman"/>
      <w:b/>
    </w:rPr>
  </w:style>
  <w:style w:type="paragraph" w:styleId="7">
    <w:name w:val="heading 5"/>
    <w:basedOn w:val="1"/>
    <w:next w:val="1"/>
    <w:link w:val="41"/>
    <w:qFormat/>
    <w:uiPriority w:val="9"/>
    <w:pPr>
      <w:keepNext/>
      <w:keepLines/>
      <w:numPr>
        <w:ilvl w:val="4"/>
        <w:numId w:val="1"/>
      </w:numPr>
      <w:tabs>
        <w:tab w:val="left" w:pos="0"/>
      </w:tabs>
      <w:spacing w:before="280" w:after="290" w:line="372" w:lineRule="auto"/>
      <w:ind w:firstLine="0" w:firstLineChars="0"/>
      <w:outlineLvl w:val="4"/>
    </w:pPr>
    <w:rPr>
      <w:rFonts w:ascii="Times New Roman" w:hAnsi="Times New Roman" w:eastAsia="微软雅黑" w:cs="Times New Roman"/>
      <w:b/>
      <w:sz w:val="28"/>
    </w:rPr>
  </w:style>
  <w:style w:type="paragraph" w:styleId="8">
    <w:name w:val="heading 6"/>
    <w:basedOn w:val="1"/>
    <w:next w:val="1"/>
    <w:link w:val="42"/>
    <w:qFormat/>
    <w:uiPriority w:val="9"/>
    <w:pPr>
      <w:keepNext/>
      <w:keepLines/>
      <w:numPr>
        <w:ilvl w:val="5"/>
        <w:numId w:val="1"/>
      </w:numPr>
      <w:tabs>
        <w:tab w:val="left" w:pos="0"/>
      </w:tabs>
      <w:spacing w:before="240" w:after="64" w:line="320" w:lineRule="auto"/>
      <w:ind w:firstLine="0" w:firstLineChars="0"/>
      <w:outlineLvl w:val="5"/>
    </w:pPr>
    <w:rPr>
      <w:rFonts w:ascii="Cambria" w:hAnsi="Cambria" w:eastAsia="幼圆" w:cs="Times New Roman"/>
      <w:b/>
      <w:bCs/>
    </w:rPr>
  </w:style>
  <w:style w:type="paragraph" w:styleId="9">
    <w:name w:val="heading 7"/>
    <w:basedOn w:val="1"/>
    <w:next w:val="1"/>
    <w:link w:val="43"/>
    <w:qFormat/>
    <w:uiPriority w:val="9"/>
    <w:pPr>
      <w:keepNext/>
      <w:keepLines/>
      <w:numPr>
        <w:ilvl w:val="6"/>
        <w:numId w:val="1"/>
      </w:numPr>
      <w:tabs>
        <w:tab w:val="left" w:pos="0"/>
      </w:tabs>
      <w:spacing w:before="240" w:after="64" w:line="320" w:lineRule="auto"/>
      <w:ind w:firstLine="0" w:firstLineChars="0"/>
      <w:outlineLvl w:val="6"/>
    </w:pPr>
    <w:rPr>
      <w:rFonts w:ascii="Times New Roman" w:hAnsi="Times New Roman" w:cs="Times New Roman"/>
      <w:b/>
      <w:bCs/>
    </w:rPr>
  </w:style>
  <w:style w:type="paragraph" w:styleId="10">
    <w:name w:val="heading 8"/>
    <w:basedOn w:val="1"/>
    <w:next w:val="1"/>
    <w:link w:val="44"/>
    <w:qFormat/>
    <w:uiPriority w:val="0"/>
    <w:pPr>
      <w:keepNext/>
      <w:keepLines/>
      <w:numPr>
        <w:ilvl w:val="7"/>
        <w:numId w:val="1"/>
      </w:numPr>
      <w:tabs>
        <w:tab w:val="left" w:pos="0"/>
      </w:tabs>
      <w:spacing w:before="240" w:after="64" w:line="317" w:lineRule="auto"/>
      <w:ind w:firstLine="0" w:firstLineChars="0"/>
      <w:outlineLvl w:val="7"/>
    </w:pPr>
    <w:rPr>
      <w:rFonts w:ascii="Arial" w:hAnsi="Arial" w:eastAsia="黑体" w:cs="Times New Roman"/>
    </w:rPr>
  </w:style>
  <w:style w:type="paragraph" w:styleId="11">
    <w:name w:val="heading 9"/>
    <w:basedOn w:val="1"/>
    <w:next w:val="1"/>
    <w:link w:val="45"/>
    <w:qFormat/>
    <w:uiPriority w:val="0"/>
    <w:pPr>
      <w:keepNext/>
      <w:keepLines/>
      <w:numPr>
        <w:ilvl w:val="8"/>
        <w:numId w:val="1"/>
      </w:numPr>
      <w:tabs>
        <w:tab w:val="left" w:pos="0"/>
      </w:tabs>
      <w:spacing w:before="240" w:after="64" w:line="317" w:lineRule="auto"/>
      <w:ind w:firstLine="0" w:firstLineChars="0"/>
      <w:outlineLvl w:val="8"/>
    </w:pPr>
    <w:rPr>
      <w:rFonts w:ascii="Arial" w:hAnsi="Arial" w:eastAsia="黑体" w:cs="Times New Roman"/>
      <w:sz w:val="21"/>
    </w:rPr>
  </w:style>
  <w:style w:type="character" w:default="1" w:styleId="34">
    <w:name w:val="Default Paragraph Font"/>
    <w:unhideWhenUsed/>
    <w:qFormat/>
    <w:uiPriority w:val="1"/>
  </w:style>
  <w:style w:type="table" w:default="1" w:styleId="32">
    <w:name w:val="Normal Table"/>
    <w:unhideWhenUsed/>
    <w:qFormat/>
    <w:uiPriority w:val="99"/>
    <w:tblPr>
      <w:tblCellMar>
        <w:top w:w="0" w:type="dxa"/>
        <w:left w:w="108" w:type="dxa"/>
        <w:bottom w:w="0" w:type="dxa"/>
        <w:right w:w="108" w:type="dxa"/>
      </w:tblCellMar>
    </w:tblPr>
  </w:style>
  <w:style w:type="paragraph" w:styleId="2">
    <w:name w:val="Body Text"/>
    <w:basedOn w:val="1"/>
    <w:link w:val="47"/>
    <w:qFormat/>
    <w:uiPriority w:val="0"/>
    <w:pPr>
      <w:widowControl w:val="0"/>
      <w:spacing w:after="120" w:line="360" w:lineRule="auto"/>
      <w:ind w:firstLine="0" w:firstLineChars="0"/>
      <w:jc w:val="both"/>
    </w:pPr>
    <w:rPr>
      <w:rFonts w:ascii="Times New Roman" w:hAnsi="Times New Roman" w:eastAsia="等线" w:cs="Times New Roman"/>
      <w:kern w:val="2"/>
      <w:sz w:val="24"/>
      <w:szCs w:val="24"/>
      <w:lang w:val="en-US" w:eastAsia="zh-CN" w:bidi="ar-SA"/>
    </w:rPr>
  </w:style>
  <w:style w:type="paragraph" w:styleId="12">
    <w:name w:val="toc 7"/>
    <w:basedOn w:val="1"/>
    <w:next w:val="1"/>
    <w:unhideWhenUsed/>
    <w:qFormat/>
    <w:uiPriority w:val="39"/>
    <w:pPr>
      <w:spacing w:line="240" w:lineRule="auto"/>
      <w:ind w:left="2520" w:leftChars="1200" w:firstLine="0" w:firstLineChars="0"/>
      <w:jc w:val="both"/>
    </w:pPr>
    <w:rPr>
      <w:rFonts w:ascii="Calibri" w:hAnsi="Calibri" w:eastAsia="宋体" w:cs="Times New Roman"/>
      <w:sz w:val="21"/>
      <w:szCs w:val="22"/>
    </w:rPr>
  </w:style>
  <w:style w:type="paragraph" w:styleId="13">
    <w:name w:val="List Number"/>
    <w:basedOn w:val="1"/>
    <w:qFormat/>
    <w:uiPriority w:val="0"/>
    <w:pPr>
      <w:numPr>
        <w:ilvl w:val="0"/>
        <w:numId w:val="2"/>
      </w:numPr>
      <w:ind w:firstLine="0" w:firstLineChars="0"/>
    </w:pPr>
  </w:style>
  <w:style w:type="paragraph" w:styleId="14">
    <w:name w:val="Normal Indent"/>
    <w:basedOn w:val="1"/>
    <w:qFormat/>
    <w:uiPriority w:val="0"/>
    <w:pPr>
      <w:numPr>
        <w:ilvl w:val="0"/>
        <w:numId w:val="3"/>
      </w:numPr>
      <w:spacing w:beforeLines="50" w:afterLines="50"/>
      <w:ind w:firstLineChars="0"/>
    </w:pPr>
    <w:rPr>
      <w:rFonts w:ascii="Times New Roman" w:hAnsi="Times New Roman" w:cs="Times New Roman"/>
    </w:rPr>
  </w:style>
  <w:style w:type="paragraph" w:styleId="15">
    <w:name w:val="caption"/>
    <w:basedOn w:val="1"/>
    <w:next w:val="1"/>
    <w:link w:val="46"/>
    <w:qFormat/>
    <w:uiPriority w:val="99"/>
    <w:pPr>
      <w:jc w:val="center"/>
    </w:pPr>
    <w:rPr>
      <w:sz w:val="20"/>
      <w:szCs w:val="20"/>
    </w:rPr>
  </w:style>
  <w:style w:type="paragraph" w:styleId="16">
    <w:name w:val="annotation text"/>
    <w:basedOn w:val="1"/>
    <w:unhideWhenUsed/>
    <w:qFormat/>
    <w:uiPriority w:val="99"/>
    <w:pPr>
      <w:jc w:val="left"/>
    </w:pPr>
  </w:style>
  <w:style w:type="paragraph" w:styleId="17">
    <w:name w:val="toc 5"/>
    <w:basedOn w:val="1"/>
    <w:next w:val="1"/>
    <w:unhideWhenUsed/>
    <w:qFormat/>
    <w:uiPriority w:val="39"/>
    <w:pPr>
      <w:spacing w:line="240" w:lineRule="auto"/>
      <w:ind w:left="1680" w:leftChars="800" w:firstLine="0" w:firstLineChars="0"/>
      <w:jc w:val="both"/>
    </w:pPr>
    <w:rPr>
      <w:rFonts w:ascii="Calibri" w:hAnsi="Calibri" w:eastAsia="宋体" w:cs="Times New Roman"/>
      <w:sz w:val="21"/>
      <w:szCs w:val="22"/>
    </w:rPr>
  </w:style>
  <w:style w:type="paragraph" w:styleId="18">
    <w:name w:val="toc 3"/>
    <w:basedOn w:val="1"/>
    <w:next w:val="1"/>
    <w:unhideWhenUsed/>
    <w:qFormat/>
    <w:uiPriority w:val="39"/>
    <w:pPr>
      <w:spacing w:line="240" w:lineRule="auto"/>
      <w:ind w:left="840" w:leftChars="400" w:firstLine="0" w:firstLineChars="0"/>
      <w:jc w:val="both"/>
    </w:pPr>
    <w:rPr>
      <w:rFonts w:ascii="Calibri" w:hAnsi="Calibri" w:eastAsia="宋体" w:cs="Times New Roman"/>
      <w:sz w:val="21"/>
      <w:szCs w:val="22"/>
    </w:rPr>
  </w:style>
  <w:style w:type="paragraph" w:styleId="19">
    <w:name w:val="toc 8"/>
    <w:basedOn w:val="1"/>
    <w:next w:val="1"/>
    <w:unhideWhenUsed/>
    <w:qFormat/>
    <w:uiPriority w:val="39"/>
    <w:pPr>
      <w:spacing w:line="240" w:lineRule="auto"/>
      <w:ind w:left="2940" w:leftChars="1400" w:firstLine="0" w:firstLineChars="0"/>
      <w:jc w:val="both"/>
    </w:pPr>
    <w:rPr>
      <w:rFonts w:ascii="Calibri" w:hAnsi="Calibri" w:eastAsia="宋体" w:cs="Times New Roman"/>
      <w:sz w:val="21"/>
      <w:szCs w:val="22"/>
    </w:rPr>
  </w:style>
  <w:style w:type="paragraph" w:styleId="20">
    <w:name w:val="Balloon Text"/>
    <w:basedOn w:val="1"/>
    <w:link w:val="48"/>
    <w:unhideWhenUsed/>
    <w:qFormat/>
    <w:uiPriority w:val="99"/>
    <w:pPr>
      <w:spacing w:line="240" w:lineRule="auto"/>
    </w:pPr>
    <w:rPr>
      <w:sz w:val="18"/>
      <w:szCs w:val="18"/>
    </w:rPr>
  </w:style>
  <w:style w:type="paragraph" w:styleId="21">
    <w:name w:val="footer"/>
    <w:basedOn w:val="1"/>
    <w:link w:val="49"/>
    <w:unhideWhenUsed/>
    <w:qFormat/>
    <w:uiPriority w:val="99"/>
    <w:pPr>
      <w:tabs>
        <w:tab w:val="center" w:pos="4153"/>
        <w:tab w:val="right" w:pos="8306"/>
      </w:tabs>
      <w:snapToGrid w:val="0"/>
      <w:spacing w:line="240" w:lineRule="auto"/>
    </w:pPr>
    <w:rPr>
      <w:sz w:val="18"/>
      <w:szCs w:val="18"/>
    </w:rPr>
  </w:style>
  <w:style w:type="paragraph" w:styleId="22">
    <w:name w:val="header"/>
    <w:basedOn w:val="1"/>
    <w:link w:val="50"/>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23">
    <w:name w:val="toc 1"/>
    <w:basedOn w:val="1"/>
    <w:next w:val="1"/>
    <w:unhideWhenUsed/>
    <w:qFormat/>
    <w:uiPriority w:val="39"/>
  </w:style>
  <w:style w:type="paragraph" w:styleId="24">
    <w:name w:val="toc 4"/>
    <w:basedOn w:val="1"/>
    <w:next w:val="1"/>
    <w:unhideWhenUsed/>
    <w:qFormat/>
    <w:uiPriority w:val="39"/>
    <w:pPr>
      <w:spacing w:line="240" w:lineRule="auto"/>
      <w:ind w:left="1260" w:leftChars="600" w:firstLine="0" w:firstLineChars="0"/>
      <w:jc w:val="both"/>
    </w:pPr>
    <w:rPr>
      <w:rFonts w:ascii="Calibri" w:hAnsi="Calibri" w:eastAsia="宋体" w:cs="Times New Roman"/>
      <w:sz w:val="21"/>
      <w:szCs w:val="22"/>
    </w:rPr>
  </w:style>
  <w:style w:type="paragraph" w:styleId="25">
    <w:name w:val="Subtitle"/>
    <w:basedOn w:val="1"/>
    <w:next w:val="1"/>
    <w:link w:val="51"/>
    <w:qFormat/>
    <w:uiPriority w:val="11"/>
    <w:pPr>
      <w:spacing w:before="240" w:after="60" w:line="312" w:lineRule="auto"/>
      <w:jc w:val="center"/>
      <w:outlineLvl w:val="1"/>
    </w:pPr>
    <w:rPr>
      <w:rFonts w:eastAsia="宋体"/>
      <w:b/>
      <w:bCs/>
      <w:kern w:val="28"/>
      <w:sz w:val="32"/>
      <w:szCs w:val="32"/>
    </w:rPr>
  </w:style>
  <w:style w:type="paragraph" w:styleId="26">
    <w:name w:val="toc 6"/>
    <w:basedOn w:val="1"/>
    <w:next w:val="1"/>
    <w:unhideWhenUsed/>
    <w:qFormat/>
    <w:uiPriority w:val="39"/>
    <w:pPr>
      <w:spacing w:line="240" w:lineRule="auto"/>
      <w:ind w:left="2100" w:leftChars="1000" w:firstLine="0" w:firstLineChars="0"/>
      <w:jc w:val="both"/>
    </w:pPr>
    <w:rPr>
      <w:rFonts w:ascii="Calibri" w:hAnsi="Calibri" w:eastAsia="宋体" w:cs="Times New Roman"/>
      <w:sz w:val="21"/>
      <w:szCs w:val="22"/>
    </w:rPr>
  </w:style>
  <w:style w:type="paragraph" w:styleId="27">
    <w:name w:val="toc 2"/>
    <w:basedOn w:val="1"/>
    <w:next w:val="1"/>
    <w:unhideWhenUsed/>
    <w:qFormat/>
    <w:uiPriority w:val="39"/>
    <w:pPr>
      <w:ind w:left="420" w:leftChars="200"/>
    </w:pPr>
  </w:style>
  <w:style w:type="paragraph" w:styleId="28">
    <w:name w:val="toc 9"/>
    <w:basedOn w:val="1"/>
    <w:next w:val="1"/>
    <w:unhideWhenUsed/>
    <w:qFormat/>
    <w:uiPriority w:val="39"/>
    <w:pPr>
      <w:spacing w:line="240" w:lineRule="auto"/>
      <w:ind w:left="3360" w:leftChars="1600" w:firstLine="0" w:firstLineChars="0"/>
      <w:jc w:val="both"/>
    </w:pPr>
    <w:rPr>
      <w:rFonts w:ascii="Calibri" w:hAnsi="Calibri" w:eastAsia="宋体" w:cs="Times New Roman"/>
      <w:sz w:val="21"/>
      <w:szCs w:val="22"/>
    </w:rPr>
  </w:style>
  <w:style w:type="paragraph" w:styleId="29">
    <w:name w:val="Normal (Web)"/>
    <w:basedOn w:val="1"/>
    <w:unhideWhenUsed/>
    <w:qFormat/>
    <w:uiPriority w:val="99"/>
    <w:pPr>
      <w:widowControl w:val="0"/>
      <w:spacing w:line="360" w:lineRule="auto"/>
      <w:ind w:firstLine="200" w:firstLineChars="200"/>
    </w:pPr>
    <w:rPr>
      <w:rFonts w:ascii="宋体" w:hAnsi="宋体" w:eastAsia="等线" w:cs="宋体"/>
      <w:kern w:val="2"/>
      <w:sz w:val="24"/>
      <w:szCs w:val="24"/>
      <w:lang w:val="en-US" w:eastAsia="zh-CN" w:bidi="ar-SA"/>
    </w:rPr>
  </w:style>
  <w:style w:type="paragraph" w:styleId="30">
    <w:name w:val="index 1"/>
    <w:basedOn w:val="1"/>
    <w:next w:val="1"/>
    <w:qFormat/>
    <w:uiPriority w:val="0"/>
    <w:rPr>
      <w:rFonts w:ascii="宋体" w:hAnsi="宋体" w:eastAsia="宋体" w:cs="Times New Roman"/>
      <w:szCs w:val="20"/>
    </w:rPr>
  </w:style>
  <w:style w:type="paragraph" w:styleId="31">
    <w:name w:val="Title"/>
    <w:basedOn w:val="1"/>
    <w:next w:val="1"/>
    <w:qFormat/>
    <w:uiPriority w:val="9"/>
    <w:pPr>
      <w:keepNext/>
      <w:keepLines/>
      <w:spacing w:before="0" w:after="0" w:line="408" w:lineRule="auto"/>
      <w:jc w:val="center"/>
      <w:outlineLvl w:val="0"/>
    </w:pPr>
    <w:rPr>
      <w:b/>
      <w:bCs/>
      <w:color w:val="1A1A1A"/>
      <w:sz w:val="48"/>
      <w:szCs w:val="48"/>
    </w:rPr>
  </w:style>
  <w:style w:type="table" w:styleId="33">
    <w:name w:val="Table Grid"/>
    <w:basedOn w:val="32"/>
    <w:qFormat/>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35">
    <w:name w:val="page number"/>
    <w:qFormat/>
    <w:uiPriority w:val="0"/>
  </w:style>
  <w:style w:type="character" w:styleId="36">
    <w:name w:val="Hyperlink"/>
    <w:unhideWhenUsed/>
    <w:qFormat/>
    <w:uiPriority w:val="99"/>
    <w:rPr>
      <w:color w:val="0563C1"/>
      <w:u w:val="single"/>
    </w:rPr>
  </w:style>
  <w:style w:type="character" w:customStyle="1" w:styleId="37">
    <w:name w:val="标题 1 字符"/>
    <w:link w:val="3"/>
    <w:qFormat/>
    <w:uiPriority w:val="0"/>
    <w:rPr>
      <w:rFonts w:ascii="微软雅黑" w:hAnsi="微软雅黑" w:eastAsia="微软雅黑" w:cs="微软雅黑"/>
      <w:b/>
      <w:bCs/>
      <w:kern w:val="44"/>
      <w:sz w:val="30"/>
      <w:szCs w:val="30"/>
    </w:rPr>
  </w:style>
  <w:style w:type="character" w:customStyle="1" w:styleId="38">
    <w:name w:val="标题 2 字符"/>
    <w:link w:val="4"/>
    <w:qFormat/>
    <w:uiPriority w:val="9"/>
    <w:rPr>
      <w:rFonts w:ascii="微软雅黑" w:hAnsi="微软雅黑" w:eastAsia="FZDaHei-B02S" w:cs="微软雅黑"/>
      <w:b/>
      <w:bCs/>
      <w:kern w:val="2"/>
      <w:sz w:val="28"/>
      <w:szCs w:val="28"/>
    </w:rPr>
  </w:style>
  <w:style w:type="character" w:customStyle="1" w:styleId="39">
    <w:name w:val="标题 3 字符"/>
    <w:link w:val="5"/>
    <w:qFormat/>
    <w:uiPriority w:val="9"/>
    <w:rPr>
      <w:rFonts w:ascii="Times New Roman Bold" w:hAnsi="Times New Roman Bold" w:eastAsia="Heiti SC Medium"/>
      <w:b/>
      <w:kern w:val="2"/>
      <w:sz w:val="24"/>
      <w:szCs w:val="24"/>
    </w:rPr>
  </w:style>
  <w:style w:type="character" w:customStyle="1" w:styleId="40">
    <w:name w:val="标题 4 字符"/>
    <w:link w:val="6"/>
    <w:qFormat/>
    <w:uiPriority w:val="9"/>
    <w:rPr>
      <w:rFonts w:ascii="Arial" w:hAnsi="Arial" w:eastAsia="微软雅黑"/>
      <w:b/>
      <w:kern w:val="2"/>
      <w:sz w:val="24"/>
      <w:szCs w:val="24"/>
    </w:rPr>
  </w:style>
  <w:style w:type="character" w:customStyle="1" w:styleId="41">
    <w:name w:val="标题 5 字符"/>
    <w:link w:val="7"/>
    <w:qFormat/>
    <w:uiPriority w:val="9"/>
    <w:rPr>
      <w:rFonts w:ascii="Times New Roman" w:hAnsi="Times New Roman" w:eastAsia="微软雅黑"/>
      <w:b/>
      <w:kern w:val="2"/>
      <w:sz w:val="28"/>
      <w:szCs w:val="24"/>
    </w:rPr>
  </w:style>
  <w:style w:type="character" w:customStyle="1" w:styleId="42">
    <w:name w:val="标题 6 字符"/>
    <w:link w:val="8"/>
    <w:qFormat/>
    <w:uiPriority w:val="9"/>
    <w:rPr>
      <w:rFonts w:ascii="Cambria" w:hAnsi="Cambria" w:eastAsia="幼圆"/>
      <w:b/>
      <w:bCs/>
      <w:kern w:val="2"/>
      <w:sz w:val="24"/>
      <w:szCs w:val="24"/>
    </w:rPr>
  </w:style>
  <w:style w:type="character" w:customStyle="1" w:styleId="43">
    <w:name w:val="标题 7 字符"/>
    <w:link w:val="9"/>
    <w:qFormat/>
    <w:uiPriority w:val="9"/>
    <w:rPr>
      <w:rFonts w:ascii="Times New Roman" w:hAnsi="Times New Roman"/>
      <w:b/>
      <w:bCs/>
      <w:kern w:val="2"/>
      <w:sz w:val="24"/>
      <w:szCs w:val="24"/>
    </w:rPr>
  </w:style>
  <w:style w:type="character" w:customStyle="1" w:styleId="44">
    <w:name w:val="标题 8 字符"/>
    <w:link w:val="10"/>
    <w:qFormat/>
    <w:uiPriority w:val="0"/>
    <w:rPr>
      <w:rFonts w:ascii="Arial" w:hAnsi="Arial" w:eastAsia="黑体"/>
      <w:kern w:val="2"/>
      <w:sz w:val="24"/>
      <w:szCs w:val="24"/>
    </w:rPr>
  </w:style>
  <w:style w:type="character" w:customStyle="1" w:styleId="45">
    <w:name w:val="标题 9 字符"/>
    <w:link w:val="11"/>
    <w:qFormat/>
    <w:uiPriority w:val="0"/>
    <w:rPr>
      <w:rFonts w:ascii="Arial" w:hAnsi="Arial" w:eastAsia="黑体"/>
      <w:kern w:val="2"/>
      <w:sz w:val="21"/>
      <w:szCs w:val="24"/>
    </w:rPr>
  </w:style>
  <w:style w:type="character" w:customStyle="1" w:styleId="46">
    <w:name w:val="题注 字符"/>
    <w:link w:val="15"/>
    <w:qFormat/>
    <w:uiPriority w:val="99"/>
    <w:rPr>
      <w:rFonts w:ascii="宋体" w:hAnsi="宋体" w:eastAsia="宋体" w:cs="宋体"/>
      <w:sz w:val="20"/>
      <w:szCs w:val="20"/>
    </w:rPr>
  </w:style>
  <w:style w:type="character" w:customStyle="1" w:styleId="47">
    <w:name w:val="正文文本 字符"/>
    <w:link w:val="2"/>
    <w:qFormat/>
    <w:uiPriority w:val="0"/>
    <w:rPr>
      <w:rFonts w:ascii="Times New Roman" w:hAnsi="Times New Roman" w:eastAsia="宋体" w:cs="Times New Roman"/>
      <w:sz w:val="24"/>
      <w:szCs w:val="24"/>
    </w:rPr>
  </w:style>
  <w:style w:type="character" w:customStyle="1" w:styleId="48">
    <w:name w:val="批注框文本 字符"/>
    <w:link w:val="20"/>
    <w:semiHidden/>
    <w:qFormat/>
    <w:uiPriority w:val="99"/>
    <w:rPr>
      <w:rFonts w:ascii="宋体" w:hAnsi="宋体" w:eastAsia="宋体" w:cs="宋体"/>
      <w:kern w:val="2"/>
      <w:sz w:val="18"/>
      <w:szCs w:val="18"/>
    </w:rPr>
  </w:style>
  <w:style w:type="character" w:customStyle="1" w:styleId="49">
    <w:name w:val="页脚 字符"/>
    <w:link w:val="21"/>
    <w:qFormat/>
    <w:uiPriority w:val="99"/>
    <w:rPr>
      <w:rFonts w:ascii="宋体" w:hAnsi="宋体" w:eastAsia="宋体" w:cs="宋体"/>
      <w:sz w:val="18"/>
      <w:szCs w:val="18"/>
    </w:rPr>
  </w:style>
  <w:style w:type="character" w:customStyle="1" w:styleId="50">
    <w:name w:val="页眉 字符"/>
    <w:link w:val="22"/>
    <w:qFormat/>
    <w:uiPriority w:val="99"/>
    <w:rPr>
      <w:rFonts w:ascii="宋体" w:hAnsi="宋体" w:eastAsia="宋体" w:cs="宋体"/>
      <w:sz w:val="18"/>
      <w:szCs w:val="18"/>
    </w:rPr>
  </w:style>
  <w:style w:type="character" w:customStyle="1" w:styleId="51">
    <w:name w:val="副标题 字符"/>
    <w:link w:val="25"/>
    <w:qFormat/>
    <w:uiPriority w:val="11"/>
    <w:rPr>
      <w:b/>
      <w:bCs/>
      <w:kern w:val="28"/>
      <w:sz w:val="32"/>
      <w:szCs w:val="32"/>
    </w:rPr>
  </w:style>
  <w:style w:type="paragraph" w:customStyle="1" w:styleId="52">
    <w:name w:val="Normal Indent1"/>
    <w:qFormat/>
    <w:uiPriority w:val="0"/>
    <w:pPr>
      <w:spacing w:line="360" w:lineRule="auto"/>
      <w:ind w:firstLine="883" w:firstLineChars="200"/>
    </w:pPr>
    <w:rPr>
      <w:rFonts w:ascii="Songti SC" w:hAnsi="Songti SC" w:eastAsia="等线" w:cs="Songti SC"/>
      <w:kern w:val="2"/>
      <w:sz w:val="24"/>
      <w:szCs w:val="24"/>
      <w:lang w:val="en-US" w:eastAsia="zh-CN" w:bidi="ar-SA"/>
    </w:rPr>
  </w:style>
  <w:style w:type="paragraph" w:customStyle="1" w:styleId="53">
    <w:name w:val="_Style 11"/>
    <w:link w:val="54"/>
    <w:qFormat/>
    <w:uiPriority w:val="0"/>
    <w:rPr>
      <w:rFonts w:ascii="Monaco" w:hAnsi="Monaco" w:eastAsia="Monaco" w:cs="Monaco"/>
      <w:kern w:val="2"/>
      <w:sz w:val="21"/>
      <w:szCs w:val="24"/>
      <w:lang w:val="en-US" w:eastAsia="zh-CN" w:bidi="ar-SA"/>
    </w:rPr>
  </w:style>
  <w:style w:type="character" w:customStyle="1" w:styleId="54">
    <w:name w:val="Unresolved Mention"/>
    <w:link w:val="53"/>
    <w:unhideWhenUsed/>
    <w:qFormat/>
    <w:uiPriority w:val="99"/>
    <w:rPr>
      <w:color w:val="605E5C"/>
      <w:shd w:val="clear" w:color="auto" w:fill="E1DFDD"/>
    </w:rPr>
  </w:style>
  <w:style w:type="character" w:customStyle="1" w:styleId="55">
    <w:name w:val="图片 字符"/>
    <w:link w:val="56"/>
    <w:qFormat/>
    <w:uiPriority w:val="0"/>
    <w:rPr>
      <w:rFonts w:ascii="宋体" w:hAnsi="宋体" w:eastAsia="宋体" w:cs="宋体"/>
      <w:sz w:val="24"/>
      <w:szCs w:val="24"/>
    </w:rPr>
  </w:style>
  <w:style w:type="paragraph" w:customStyle="1" w:styleId="56">
    <w:name w:val="图片"/>
    <w:basedOn w:val="1"/>
    <w:link w:val="55"/>
    <w:qFormat/>
    <w:uiPriority w:val="0"/>
    <w:pPr>
      <w:ind w:firstLine="0" w:firstLineChars="0"/>
      <w:jc w:val="center"/>
    </w:pPr>
  </w:style>
  <w:style w:type="character" w:customStyle="1" w:styleId="57">
    <w:name w:val="正文1 字符"/>
    <w:link w:val="58"/>
    <w:qFormat/>
    <w:uiPriority w:val="0"/>
    <w:rPr>
      <w:rFonts w:ascii="Times New Roman" w:hAnsi="Times New Roman" w:eastAsia="宋体" w:cs="Times New Roman"/>
      <w:sz w:val="24"/>
      <w:szCs w:val="24"/>
    </w:rPr>
  </w:style>
  <w:style w:type="paragraph" w:customStyle="1" w:styleId="58">
    <w:name w:val="正文1"/>
    <w:basedOn w:val="1"/>
    <w:link w:val="57"/>
    <w:qFormat/>
    <w:uiPriority w:val="0"/>
    <w:pPr>
      <w:ind w:firstLine="420" w:firstLineChars="0"/>
    </w:pPr>
    <w:rPr>
      <w:rFonts w:ascii="Times New Roman" w:hAnsi="Times New Roman" w:cs="Times New Roman"/>
    </w:rPr>
  </w:style>
  <w:style w:type="character" w:customStyle="1" w:styleId="59">
    <w:name w:val="样式5 字符"/>
    <w:link w:val="60"/>
    <w:qFormat/>
    <w:uiPriority w:val="0"/>
    <w:rPr>
      <w:rFonts w:ascii="Times New Roman" w:hAnsi="Times New Roman" w:eastAsia="宋体" w:cs="Times New Roman"/>
      <w:sz w:val="24"/>
      <w:szCs w:val="24"/>
    </w:rPr>
  </w:style>
  <w:style w:type="paragraph" w:customStyle="1" w:styleId="60">
    <w:name w:val="样式5"/>
    <w:basedOn w:val="1"/>
    <w:link w:val="59"/>
    <w:qFormat/>
    <w:uiPriority w:val="0"/>
    <w:rPr>
      <w:rFonts w:ascii="Times New Roman" w:hAnsi="Times New Roman" w:cs="Times New Roman"/>
    </w:rPr>
  </w:style>
  <w:style w:type="character" w:customStyle="1" w:styleId="61">
    <w:name w:val="melo-codeblock-Base-theme-char"/>
    <w:qFormat/>
    <w:uiPriority w:val="0"/>
    <w:rPr>
      <w:rFonts w:ascii="Monaco" w:hAnsi="Monaco" w:eastAsia="Monaco" w:cs="Monaco"/>
      <w:color w:val="000000"/>
      <w:sz w:val="21"/>
    </w:rPr>
  </w:style>
  <w:style w:type="character" w:customStyle="1" w:styleId="62">
    <w:name w:val="正文应用 Char"/>
    <w:link w:val="63"/>
    <w:qFormat/>
    <w:uiPriority w:val="0"/>
    <w:rPr>
      <w:rFonts w:ascii="Times New Roman" w:hAnsi="Times New Roman" w:eastAsia="宋体" w:cs="Times New Roman"/>
      <w:bCs/>
      <w:sz w:val="24"/>
      <w:szCs w:val="24"/>
    </w:rPr>
  </w:style>
  <w:style w:type="paragraph" w:customStyle="1" w:styleId="63">
    <w:name w:val="正文应用"/>
    <w:basedOn w:val="1"/>
    <w:link w:val="62"/>
    <w:qFormat/>
    <w:uiPriority w:val="0"/>
    <w:pPr>
      <w:ind w:firstLine="480"/>
      <w:jc w:val="both"/>
    </w:pPr>
    <w:rPr>
      <w:rFonts w:ascii="Times New Roman" w:hAnsi="Times New Roman" w:cs="Times New Roman"/>
      <w:bCs/>
    </w:rPr>
  </w:style>
  <w:style w:type="paragraph" w:customStyle="1" w:styleId="64">
    <w:name w:val="表格正文-中间对齐"/>
    <w:qFormat/>
    <w:uiPriority w:val="0"/>
    <w:pPr>
      <w:jc w:val="center"/>
    </w:pPr>
    <w:rPr>
      <w:rFonts w:ascii="等线" w:hAnsi="等线" w:eastAsia="等线" w:cs="宋体"/>
      <w:kern w:val="2"/>
      <w:sz w:val="21"/>
      <w:szCs w:val="24"/>
      <w:lang w:val="en-US" w:eastAsia="zh-CN" w:bidi="ar-SA"/>
    </w:rPr>
  </w:style>
  <w:style w:type="paragraph" w:customStyle="1" w:styleId="65">
    <w:name w:val="样式7"/>
    <w:basedOn w:val="1"/>
    <w:link w:val="66"/>
    <w:qFormat/>
    <w:uiPriority w:val="0"/>
    <w:pPr>
      <w:numPr>
        <w:ilvl w:val="0"/>
        <w:numId w:val="4"/>
      </w:numPr>
      <w:ind w:left="0" w:firstLine="200"/>
    </w:pPr>
    <w:rPr>
      <w:rFonts w:cs="Times New Roman"/>
    </w:rPr>
  </w:style>
  <w:style w:type="character" w:customStyle="1" w:styleId="66">
    <w:name w:val="样式7 字符"/>
    <w:link w:val="65"/>
    <w:qFormat/>
    <w:uiPriority w:val="0"/>
    <w:rPr>
      <w:rFonts w:ascii="宋体" w:hAnsi="宋体"/>
      <w:kern w:val="2"/>
      <w:sz w:val="24"/>
      <w:szCs w:val="24"/>
    </w:rPr>
  </w:style>
  <w:style w:type="paragraph" w:customStyle="1" w:styleId="67">
    <w:name w:val="_Style 25"/>
    <w:qFormat/>
    <w:uiPriority w:val="0"/>
    <w:rPr>
      <w:rFonts w:ascii="Monaco" w:hAnsi="Monaco" w:eastAsia="Monaco" w:cs="Monaco"/>
      <w:kern w:val="2"/>
      <w:sz w:val="21"/>
      <w:szCs w:val="24"/>
      <w:lang w:val="en-US" w:eastAsia="zh-CN" w:bidi="ar-SA"/>
    </w:rPr>
  </w:style>
  <w:style w:type="paragraph" w:customStyle="1" w:styleId="68">
    <w:name w:val="_Style 26"/>
    <w:qFormat/>
    <w:uiPriority w:val="0"/>
    <w:rPr>
      <w:rFonts w:ascii="Monaco" w:hAnsi="Monaco" w:eastAsia="Monaco" w:cs="Monaco"/>
      <w:kern w:val="2"/>
      <w:sz w:val="21"/>
      <w:szCs w:val="24"/>
      <w:lang w:val="en-US" w:eastAsia="zh-CN" w:bidi="ar-SA"/>
    </w:rPr>
  </w:style>
  <w:style w:type="paragraph" w:customStyle="1" w:styleId="69">
    <w:name w:val="WPSOffice手动目录 2"/>
    <w:qFormat/>
    <w:uiPriority w:val="0"/>
    <w:pPr>
      <w:ind w:leftChars="200"/>
    </w:pPr>
    <w:rPr>
      <w:rFonts w:ascii="等线" w:hAnsi="等线" w:eastAsia="等线" w:cs="Times New Roman"/>
      <w:kern w:val="2"/>
      <w:sz w:val="21"/>
      <w:szCs w:val="24"/>
      <w:lang w:val="en-US" w:eastAsia="zh-CN" w:bidi="ar-SA"/>
    </w:rPr>
  </w:style>
  <w:style w:type="paragraph" w:customStyle="1" w:styleId="70">
    <w:name w:val="melo-codeblock-Base-theme-para"/>
    <w:basedOn w:val="1"/>
    <w:qFormat/>
    <w:uiPriority w:val="0"/>
    <w:pPr>
      <w:spacing w:before="0" w:after="0" w:line="360" w:lineRule="auto"/>
    </w:pPr>
    <w:rPr>
      <w:rFonts w:ascii="Monaco" w:hAnsi="Monaco" w:eastAsia="Monaco" w:cs="Monaco"/>
      <w:color w:val="000000"/>
      <w:sz w:val="21"/>
    </w:rPr>
  </w:style>
  <w:style w:type="character" w:customStyle="1" w:styleId="71">
    <w:name w:val="样式4 字符"/>
    <w:link w:val="72"/>
    <w:qFormat/>
    <w:uiPriority w:val="0"/>
    <w:rPr>
      <w:rFonts w:ascii="宋体" w:hAnsi="宋体" w:eastAsia="宋体" w:cs="Times New Roman"/>
      <w:sz w:val="20"/>
      <w:szCs w:val="20"/>
    </w:rPr>
  </w:style>
  <w:style w:type="paragraph" w:customStyle="1" w:styleId="72">
    <w:name w:val="样式4"/>
    <w:basedOn w:val="1"/>
    <w:link w:val="71"/>
    <w:qFormat/>
    <w:uiPriority w:val="0"/>
    <w:pPr>
      <w:jc w:val="center"/>
    </w:pPr>
    <w:rPr>
      <w:rFonts w:cs="Times New Roman"/>
      <w:sz w:val="20"/>
      <w:szCs w:val="20"/>
    </w:rPr>
  </w:style>
  <w:style w:type="paragraph" w:styleId="73">
    <w:name w:val="List Paragraph"/>
    <w:basedOn w:val="1"/>
    <w:qFormat/>
    <w:uiPriority w:val="99"/>
    <w:pPr>
      <w:ind w:firstLine="420"/>
    </w:pPr>
  </w:style>
  <w:style w:type="paragraph" w:customStyle="1" w:styleId="74">
    <w:name w:val="TOC 标题1"/>
    <w:basedOn w:val="3"/>
    <w:next w:val="1"/>
    <w:unhideWhenUsed/>
    <w:qFormat/>
    <w:uiPriority w:val="39"/>
    <w:pPr>
      <w:pageBreakBefore w:val="0"/>
      <w:widowControl/>
      <w:numPr>
        <w:ilvl w:val="0"/>
      </w:numPr>
      <w:tabs>
        <w:tab w:val="clear" w:pos="0"/>
        <w:tab w:val="clear" w:pos="420"/>
      </w:tabs>
      <w:spacing w:before="240" w:line="259" w:lineRule="auto"/>
      <w:outlineLvl w:val="9"/>
    </w:pPr>
    <w:rPr>
      <w:rFonts w:ascii="Calibri Light" w:hAnsi="Calibri Light" w:eastAsia="宋体" w:cs="Times New Roman"/>
      <w:b w:val="0"/>
      <w:bCs w:val="0"/>
      <w:color w:val="2E75B5"/>
      <w:kern w:val="0"/>
      <w:sz w:val="32"/>
      <w:szCs w:val="32"/>
    </w:rPr>
  </w:style>
  <w:style w:type="paragraph" w:customStyle="1" w:styleId="75">
    <w:name w:val="样式3"/>
    <w:basedOn w:val="1"/>
    <w:qFormat/>
    <w:uiPriority w:val="0"/>
    <w:pPr>
      <w:keepNext/>
      <w:keepLines/>
      <w:numPr>
        <w:ilvl w:val="2"/>
        <w:numId w:val="5"/>
      </w:numPr>
      <w:outlineLvl w:val="2"/>
    </w:pPr>
    <w:rPr>
      <w:rFonts w:ascii="Calibri" w:hAnsi="Calibri" w:eastAsia="微软雅黑" w:cs="Times New Roman"/>
      <w:b/>
      <w:sz w:val="28"/>
      <w:szCs w:val="28"/>
    </w:rPr>
  </w:style>
  <w:style w:type="paragraph" w:customStyle="1" w:styleId="76">
    <w:name w:val="WPSOffice手动目录 3"/>
    <w:qFormat/>
    <w:uiPriority w:val="0"/>
    <w:pPr>
      <w:ind w:leftChars="400"/>
    </w:pPr>
    <w:rPr>
      <w:rFonts w:ascii="等线" w:hAnsi="等线" w:eastAsia="等线" w:cs="Times New Roman"/>
      <w:kern w:val="2"/>
      <w:sz w:val="21"/>
      <w:szCs w:val="24"/>
      <w:lang w:val="en-US" w:eastAsia="zh-CN" w:bidi="ar-SA"/>
    </w:rPr>
  </w:style>
  <w:style w:type="paragraph" w:customStyle="1" w:styleId="77">
    <w:name w:val="封面标题"/>
    <w:next w:val="1"/>
    <w:qFormat/>
    <w:uiPriority w:val="0"/>
    <w:pPr>
      <w:spacing w:before="163" w:after="163"/>
      <w:jc w:val="center"/>
    </w:pPr>
    <w:rPr>
      <w:rFonts w:ascii="等线" w:hAnsi="等线" w:eastAsia="黑体" w:cs="Times New Roman"/>
      <w:b/>
      <w:kern w:val="2"/>
      <w:sz w:val="44"/>
      <w:szCs w:val="22"/>
      <w:lang w:val="en-US" w:eastAsia="zh-CN" w:bidi="ar-SA"/>
    </w:rPr>
  </w:style>
  <w:style w:type="paragraph" w:customStyle="1" w:styleId="78">
    <w:name w:val="样式2"/>
    <w:basedOn w:val="1"/>
    <w:link w:val="79"/>
    <w:qFormat/>
    <w:uiPriority w:val="0"/>
    <w:pPr>
      <w:keepNext/>
      <w:keepLines/>
      <w:numPr>
        <w:ilvl w:val="1"/>
        <w:numId w:val="5"/>
      </w:numPr>
      <w:outlineLvl w:val="1"/>
    </w:pPr>
    <w:rPr>
      <w:rFonts w:ascii="微软雅黑" w:hAnsi="微软雅黑" w:eastAsia="微软雅黑" w:cs="微软雅黑"/>
      <w:b/>
      <w:bCs/>
      <w:sz w:val="28"/>
      <w:szCs w:val="30"/>
    </w:rPr>
  </w:style>
  <w:style w:type="character" w:customStyle="1" w:styleId="79">
    <w:name w:val="样式2 字符"/>
    <w:link w:val="78"/>
    <w:qFormat/>
    <w:uiPriority w:val="0"/>
    <w:rPr>
      <w:rFonts w:ascii="微软雅黑" w:hAnsi="微软雅黑" w:eastAsia="微软雅黑" w:cs="微软雅黑"/>
      <w:b/>
      <w:bCs/>
      <w:kern w:val="2"/>
      <w:sz w:val="28"/>
      <w:szCs w:val="30"/>
    </w:rPr>
  </w:style>
  <w:style w:type="paragraph" w:customStyle="1" w:styleId="80">
    <w:name w:val="表格标题栏"/>
    <w:qFormat/>
    <w:uiPriority w:val="0"/>
    <w:pPr>
      <w:spacing w:line="360" w:lineRule="auto"/>
      <w:jc w:val="center"/>
    </w:pPr>
    <w:rPr>
      <w:rFonts w:ascii="等线" w:hAnsi="等线" w:eastAsia="等线" w:cs="宋体"/>
      <w:b/>
      <w:bCs/>
      <w:kern w:val="2"/>
      <w:sz w:val="21"/>
      <w:szCs w:val="24"/>
      <w:lang w:val="en-US" w:eastAsia="zh-CN" w:bidi="ar-SA"/>
    </w:rPr>
  </w:style>
  <w:style w:type="paragraph" w:customStyle="1" w:styleId="81">
    <w:name w:val="样式1"/>
    <w:basedOn w:val="1"/>
    <w:link w:val="82"/>
    <w:qFormat/>
    <w:uiPriority w:val="0"/>
    <w:pPr>
      <w:keepNext/>
      <w:keepLines/>
      <w:numPr>
        <w:ilvl w:val="0"/>
        <w:numId w:val="5"/>
      </w:numPr>
      <w:outlineLvl w:val="0"/>
    </w:pPr>
    <w:rPr>
      <w:rFonts w:ascii="微软雅黑" w:hAnsi="微软雅黑" w:eastAsia="微软雅黑" w:cs="微软雅黑"/>
      <w:b/>
      <w:bCs/>
      <w:sz w:val="30"/>
      <w:szCs w:val="30"/>
    </w:rPr>
  </w:style>
  <w:style w:type="character" w:customStyle="1" w:styleId="82">
    <w:name w:val="样式1 字符"/>
    <w:link w:val="81"/>
    <w:qFormat/>
    <w:uiPriority w:val="0"/>
    <w:rPr>
      <w:rFonts w:ascii="微软雅黑" w:hAnsi="微软雅黑" w:eastAsia="微软雅黑" w:cs="微软雅黑"/>
      <w:b/>
      <w:bCs/>
      <w:kern w:val="2"/>
      <w:sz w:val="30"/>
      <w:szCs w:val="30"/>
    </w:rPr>
  </w:style>
  <w:style w:type="paragraph" w:customStyle="1" w:styleId="83">
    <w:name w:val="WPSOffice手动目录 1"/>
    <w:qFormat/>
    <w:uiPriority w:val="0"/>
    <w:rPr>
      <w:rFonts w:ascii="等线" w:hAnsi="等线" w:eastAsia="等线" w:cs="Times New Roman"/>
      <w:kern w:val="2"/>
      <w:sz w:val="21"/>
      <w:szCs w:val="24"/>
      <w:lang w:val="en-US" w:eastAsia="zh-CN" w:bidi="ar-SA"/>
    </w:rPr>
  </w:style>
  <w:style w:type="paragraph" w:customStyle="1" w:styleId="84">
    <w:name w:val="列表段落2"/>
    <w:basedOn w:val="1"/>
    <w:qFormat/>
    <w:uiPriority w:val="99"/>
    <w:pPr>
      <w:spacing w:line="240" w:lineRule="auto"/>
      <w:ind w:firstLine="420"/>
    </w:pPr>
    <w:rPr>
      <w:rFonts w:ascii="Calibri" w:hAnsi="Calibri" w:eastAsia="宋体" w:cs="Times New Roman"/>
      <w:sz w:val="21"/>
      <w:szCs w:val="22"/>
    </w:rPr>
  </w:style>
  <w:style w:type="paragraph" w:customStyle="1" w:styleId="85">
    <w:name w:val="_Style 82"/>
    <w:qFormat/>
    <w:uiPriority w:val="0"/>
    <w:rPr>
      <w:rFonts w:ascii="Monaco" w:hAnsi="Monaco" w:eastAsia="Monaco" w:cs="Monaco"/>
      <w:kern w:val="2"/>
      <w:sz w:val="21"/>
      <w:szCs w:val="24"/>
      <w:lang w:val="en-US" w:eastAsia="zh-CN" w:bidi="ar-SA"/>
    </w:rPr>
  </w:style>
  <w:style w:type="paragraph" w:customStyle="1" w:styleId="86">
    <w:name w:val="_Style 5"/>
    <w:qFormat/>
    <w:uiPriority w:val="0"/>
    <w:pPr>
      <w:widowControl w:val="0"/>
    </w:pPr>
    <w:rPr>
      <w:rFonts w:ascii="Times New Roman" w:hAnsi="Times New Roman" w:eastAsia="宋体" w:cs="Times New Roman"/>
      <w:kern w:val="2"/>
      <w:sz w:val="21"/>
      <w:szCs w:val="22"/>
      <w:lang w:val="en-US" w:eastAsia="zh-CN" w:bidi="ar-SA"/>
    </w:rPr>
  </w:style>
  <w:style w:type="paragraph" w:customStyle="1" w:styleId="87">
    <w:name w:val="表格正文-左对齐"/>
    <w:next w:val="64"/>
    <w:qFormat/>
    <w:uiPriority w:val="0"/>
    <w:rPr>
      <w:rFonts w:ascii="Times New Roman" w:hAnsi="Times New Roman" w:eastAsia="宋体" w:cs="宋体"/>
      <w:kern w:val="2"/>
      <w:sz w:val="21"/>
      <w:lang w:val="en-US" w:eastAsia="zh-CN" w:bidi="ar-SA"/>
    </w:rPr>
  </w:style>
  <w:style w:type="paragraph" w:customStyle="1" w:styleId="88">
    <w:name w:val="paragraph"/>
    <w:basedOn w:val="1"/>
    <w:semiHidden/>
    <w:qFormat/>
    <w:uiPriority w:val="0"/>
    <w:pPr>
      <w:widowControl/>
      <w:spacing w:before="100" w:beforeAutospacing="1" w:after="100" w:afterAutospacing="1"/>
      <w:jc w:val="left"/>
    </w:pPr>
    <w:rPr>
      <w:rFonts w:ascii="等线" w:hAnsi="等线" w:eastAsia="等线" w:cs="Times New Roman"/>
      <w:kern w:val="0"/>
      <w:sz w:val="24"/>
    </w:rPr>
  </w:style>
  <w:style w:type="paragraph" w:customStyle="1" w:styleId="89">
    <w:name w:val="_正文"/>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90">
    <w:name w:val="表格"/>
    <w:basedOn w:val="2"/>
    <w:qFormat/>
    <w:uiPriority w:val="0"/>
    <w:pPr>
      <w:spacing w:line="240" w:lineRule="auto"/>
      <w:ind w:firstLine="0" w:firstLineChars="0"/>
      <w:jc w:val="center"/>
    </w:pPr>
    <w:rPr>
      <w:rFonts w:ascii="Times New Roman Bold" w:hAnsi="Times New Roman Bold" w:eastAsia="Songti SC"/>
      <w:sz w:val="18"/>
    </w:rPr>
  </w:style>
  <w:style w:type="character" w:customStyle="1" w:styleId="91">
    <w:name w:val="font21"/>
    <w:qFormat/>
    <w:uiPriority w:val="0"/>
    <w:rPr>
      <w:rFonts w:hint="eastAsia" w:ascii="宋体" w:hAnsi="宋体" w:eastAsia="宋体" w:cs="宋体"/>
      <w:color w:val="000000"/>
      <w:sz w:val="24"/>
      <w:szCs w:val="24"/>
      <w:u w:val="none"/>
    </w:rPr>
  </w:style>
  <w:style w:type="character" w:customStyle="1" w:styleId="92">
    <w:name w:val="font11"/>
    <w:qFormat/>
    <w:uiPriority w:val="0"/>
    <w:rPr>
      <w:rFonts w:hint="eastAsia" w:ascii="宋体" w:hAnsi="宋体" w:eastAsia="宋体" w:cs="宋体"/>
      <w:color w:val="000000"/>
      <w:sz w:val="21"/>
      <w:szCs w:val="21"/>
      <w:u w:val="none"/>
    </w:rPr>
  </w:style>
  <w:style w:type="paragraph" w:styleId="93">
    <w:name w:val="No Spacing"/>
    <w:qFormat/>
    <w:uiPriority w:val="1"/>
    <w:pPr>
      <w:widowControl w:val="0"/>
    </w:pPr>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121</Pages>
  <Words>4670</Words>
  <Characters>6450</Characters>
  <Lines>2829</Lines>
  <Paragraphs>1958</Paragraphs>
  <TotalTime>4</TotalTime>
  <ScaleCrop>false</ScaleCrop>
  <LinksUpToDate>false</LinksUpToDate>
  <CharactersWithSpaces>6583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2023-06-26T17:54:00Z</dcterms:created>
  <dc:creator>Data</dc:creator>
  <cp:lastModifiedBy>Young海琦</cp:lastModifiedBy>
  <dcterms:modified xsi:type="dcterms:W3CDTF">2026-09-08T01:38:01Z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6D7B7AA8D1C5492FA353A149FA5183F2_13</vt:lpwstr>
  </property>
  <property fmtid="{D5CDD505-2E9C-101B-9397-08002B2CF9AE}" pid="4" name="KSOTemplateDocerSaveRecord">
    <vt:lpwstr>eyJoZGlkIjoiNzI1OTNlNzAwMmUzNTU0ZTIwMzNjMjVhZDg1YTNmODQiLCJ1c2VySWQiOiIxNTI2ODQ2OTIyIn0=</vt:lpwstr>
  </property>
</Properties>
</file>